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652DEA" w:rsidRDefault="00652DEA">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71E7B7B" w14:textId="77777777" w:rsidR="00652DEA" w:rsidRDefault="00C15CB5">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affe"/>
          <w:rFonts w:ascii="Times New Roman" w:eastAsia="仿宋_GB2312" w:hAnsi="Times New Roman" w:cs="Times New Roman"/>
          <w:b/>
          <w:sz w:val="28"/>
          <w:szCs w:val="28"/>
          <w:lang w:eastAsia="zh-CN"/>
        </w:rPr>
        <w:commentReference w:id="3"/>
      </w:r>
      <w:commentRangeEnd w:id="4"/>
      <w:r>
        <w:rPr>
          <w:rStyle w:val="affe"/>
          <w:rFonts w:ascii="Times New Roman" w:eastAsia="仿宋_GB2312" w:hAnsi="Times New Roman" w:cs="Times New Roman"/>
          <w:b/>
          <w:sz w:val="28"/>
          <w:szCs w:val="28"/>
          <w:lang w:eastAsia="zh-CN"/>
        </w:rPr>
        <w:commentReference w:id="4"/>
      </w:r>
    </w:p>
    <w:p w14:paraId="5AAFDEE6"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3BFD428D" w14:textId="77777777" w:rsidR="00652DEA" w:rsidRDefault="00C15CB5">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974F0A2" w14:textId="77777777" w:rsidR="00652DEA" w:rsidRDefault="00C15CB5">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A40010E" w14:textId="77777777" w:rsidR="00652DEA" w:rsidRDefault="00C15CB5">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29D6B04F" w14:textId="77777777" w:rsidR="00652DEA" w:rsidRDefault="00C15CB5">
      <w:pPr>
        <w:spacing w:before="120" w:after="240"/>
        <w:rPr>
          <w:rFonts w:ascii="Times New Roman" w:eastAsia="仿宋_GB2312" w:hAnsi="Times New Roman" w:cs="Times New Roman"/>
          <w:b/>
          <w:sz w:val="21"/>
          <w:szCs w:val="21"/>
          <w:lang w:eastAsia="zh-CN"/>
        </w:rPr>
        <w:sectPr w:rsidR="00652DEA">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0A37501D" w14:textId="77777777" w:rsidR="00652DEA" w:rsidRDefault="00652DEA">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652DEA" w14:paraId="735BE03B" w14:textId="77777777">
        <w:trPr>
          <w:trHeight w:hRule="exact" w:val="834"/>
        </w:trPr>
        <w:tc>
          <w:tcPr>
            <w:tcW w:w="2445" w:type="pct"/>
            <w:vAlign w:val="bottom"/>
          </w:tcPr>
          <w:p w14:paraId="63680758" w14:textId="77777777" w:rsidR="00652DEA" w:rsidRDefault="00C15CB5">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5DAB6C7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02EB378F"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33B68C5" w14:textId="77777777">
        <w:trPr>
          <w:trHeight w:hRule="exact" w:val="1385"/>
        </w:trPr>
        <w:tc>
          <w:tcPr>
            <w:tcW w:w="2445" w:type="pct"/>
            <w:vAlign w:val="bottom"/>
          </w:tcPr>
          <w:p w14:paraId="4C1877D3" w14:textId="77777777" w:rsidR="00652DEA" w:rsidRDefault="00C15CB5">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2B94F92A" w14:textId="77777777" w:rsidR="00652DEA" w:rsidRDefault="00C15CB5">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0C01A9F3"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A05A80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14437C8" w14:textId="77777777">
        <w:trPr>
          <w:trHeight w:hRule="exact" w:val="834"/>
        </w:trPr>
        <w:tc>
          <w:tcPr>
            <w:tcW w:w="2445" w:type="pct"/>
            <w:vAlign w:val="bottom"/>
          </w:tcPr>
          <w:p w14:paraId="5C2F76F5" w14:textId="77777777" w:rsidR="00652DEA" w:rsidRDefault="00C15CB5">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5A39BBE3"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1C8F396" w14:textId="77777777" w:rsidR="00652DEA" w:rsidRDefault="00652DEA">
            <w:pPr>
              <w:autoSpaceDE w:val="0"/>
              <w:autoSpaceDN w:val="0"/>
              <w:adjustRightInd w:val="0"/>
              <w:spacing w:line="240" w:lineRule="exact"/>
              <w:rPr>
                <w:rFonts w:ascii="Times New Roman" w:eastAsia="仿宋_GB2312" w:hAnsi="Times New Roman" w:cs="Times New Roman"/>
                <w:b/>
                <w:lang w:eastAsia="zh-CN"/>
              </w:rPr>
            </w:pPr>
          </w:p>
        </w:tc>
      </w:tr>
      <w:tr w:rsidR="00652DEA" w14:paraId="388F880F" w14:textId="77777777">
        <w:trPr>
          <w:trHeight w:hRule="exact" w:val="1670"/>
        </w:trPr>
        <w:tc>
          <w:tcPr>
            <w:tcW w:w="2445" w:type="pct"/>
            <w:vAlign w:val="bottom"/>
          </w:tcPr>
          <w:p w14:paraId="28F01F40"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7033D544" w14:textId="77777777" w:rsidR="00652DEA" w:rsidRDefault="00C15CB5">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041C7FBA" w14:textId="77777777" w:rsidR="00652DEA" w:rsidRDefault="00C15CB5">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72A3D3E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7760247" w14:textId="77777777">
        <w:trPr>
          <w:trHeight w:hRule="exact" w:val="1690"/>
        </w:trPr>
        <w:tc>
          <w:tcPr>
            <w:tcW w:w="2445" w:type="pct"/>
            <w:vAlign w:val="bottom"/>
          </w:tcPr>
          <w:p w14:paraId="56F66F1C"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5FB2BD26"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37EF57EC"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D0B940D"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76BB28D" w14:textId="77777777">
        <w:trPr>
          <w:trHeight w:hRule="exact" w:val="1746"/>
        </w:trPr>
        <w:tc>
          <w:tcPr>
            <w:tcW w:w="2445" w:type="pct"/>
            <w:vAlign w:val="bottom"/>
          </w:tcPr>
          <w:p w14:paraId="5175124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0E3B499B" w14:textId="77777777" w:rsidR="00652DEA" w:rsidRDefault="00C15CB5">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4CC5E56B" w14:textId="77777777" w:rsidR="00652DEA" w:rsidRDefault="00C15CB5">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E27B00A"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5D2A937D" w14:textId="77777777">
        <w:trPr>
          <w:trHeight w:hRule="exact" w:val="1707"/>
        </w:trPr>
        <w:tc>
          <w:tcPr>
            <w:tcW w:w="2445" w:type="pct"/>
            <w:vAlign w:val="bottom"/>
          </w:tcPr>
          <w:p w14:paraId="50F39CE9" w14:textId="77777777" w:rsidR="00652DEA" w:rsidRDefault="00C15CB5">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30BBE8B3" w14:textId="77777777" w:rsidR="00652DEA" w:rsidRDefault="00C15CB5">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1F70168D"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0061E4C"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23BDA58B" w14:textId="77777777">
        <w:trPr>
          <w:trHeight w:val="1714"/>
        </w:trPr>
        <w:tc>
          <w:tcPr>
            <w:tcW w:w="2445" w:type="pct"/>
            <w:vAlign w:val="bottom"/>
          </w:tcPr>
          <w:p w14:paraId="1653B621" w14:textId="77777777" w:rsidR="00652DEA" w:rsidRDefault="00C15CB5">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3E4A137A" w14:textId="77777777" w:rsidR="00652DEA" w:rsidRDefault="00C15CB5">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1169951A" w14:textId="77777777" w:rsidR="00652DEA" w:rsidRDefault="00C15CB5">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068745EE" w14:textId="77777777" w:rsidR="00652DEA" w:rsidRDefault="00C15CB5">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44EAFD9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4B94D5A5" w14:textId="77777777">
        <w:trPr>
          <w:trHeight w:hRule="exact" w:val="1003"/>
        </w:trPr>
        <w:tc>
          <w:tcPr>
            <w:tcW w:w="2445" w:type="pct"/>
            <w:vAlign w:val="bottom"/>
          </w:tcPr>
          <w:p w14:paraId="3DEEC669" w14:textId="77777777" w:rsidR="00652DEA" w:rsidRDefault="00652DEA">
            <w:pPr>
              <w:spacing w:afterLines="50" w:after="120"/>
              <w:jc w:val="both"/>
              <w:rPr>
                <w:rFonts w:ascii="Times New Roman" w:eastAsia="仿宋_GB2312" w:hAnsi="Times New Roman" w:cs="Times New Roman"/>
              </w:rPr>
            </w:pPr>
          </w:p>
        </w:tc>
        <w:tc>
          <w:tcPr>
            <w:tcW w:w="1258" w:type="pct"/>
            <w:vAlign w:val="bottom"/>
          </w:tcPr>
          <w:p w14:paraId="3656B9A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45FB081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344E8418" w14:textId="77777777">
        <w:trPr>
          <w:trHeight w:hRule="exact" w:val="1003"/>
        </w:trPr>
        <w:tc>
          <w:tcPr>
            <w:tcW w:w="2445" w:type="pct"/>
            <w:vAlign w:val="bottom"/>
          </w:tcPr>
          <w:p w14:paraId="723DE989"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049F31CB" w14:textId="77777777" w:rsidR="00652DEA" w:rsidRDefault="00652DEA">
            <w:pPr>
              <w:autoSpaceDE w:val="0"/>
              <w:autoSpaceDN w:val="0"/>
              <w:adjustRightInd w:val="0"/>
              <w:rPr>
                <w:rFonts w:ascii="Times New Roman" w:eastAsia="仿宋_GB2312" w:hAnsi="Times New Roman" w:cs="Times New Roman"/>
                <w:lang w:eastAsia="zh-CN"/>
              </w:rPr>
            </w:pPr>
          </w:p>
        </w:tc>
        <w:tc>
          <w:tcPr>
            <w:tcW w:w="1297" w:type="pct"/>
            <w:vAlign w:val="bottom"/>
          </w:tcPr>
          <w:p w14:paraId="53128261"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482DB7C7" w14:textId="77777777">
        <w:trPr>
          <w:trHeight w:hRule="exact" w:val="1094"/>
        </w:trPr>
        <w:tc>
          <w:tcPr>
            <w:tcW w:w="2445" w:type="pct"/>
            <w:vAlign w:val="bottom"/>
          </w:tcPr>
          <w:p w14:paraId="67E23FE3"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7FF2410C"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1E856C9A"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62486C05"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B2E62F0" w14:textId="77777777">
        <w:trPr>
          <w:trHeight w:hRule="exact" w:val="1695"/>
        </w:trPr>
        <w:tc>
          <w:tcPr>
            <w:tcW w:w="2445" w:type="pct"/>
            <w:vAlign w:val="bottom"/>
          </w:tcPr>
          <w:p w14:paraId="7245CDC7" w14:textId="77777777"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2C614E6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83508A8"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101652C"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1FCA12D1" w14:textId="77777777">
        <w:trPr>
          <w:trHeight w:hRule="exact" w:val="1695"/>
        </w:trPr>
        <w:tc>
          <w:tcPr>
            <w:tcW w:w="2445" w:type="pct"/>
            <w:vAlign w:val="bottom"/>
          </w:tcPr>
          <w:p w14:paraId="4B99056E" w14:textId="77777777" w:rsidR="00652DEA" w:rsidRDefault="00652DEA">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13CDA180" w14:textId="44DEA00E" w:rsidR="00652DEA" w:rsidRDefault="00C15CB5">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r w:rsidR="00233B8D">
              <w:rPr>
                <w:rFonts w:ascii="Times New Roman" w:eastAsia="仿宋_GB2312" w:hAnsi="Times New Roman" w:cs="Times New Roman"/>
                <w:sz w:val="20"/>
                <w:lang w:eastAsia="zh-CN"/>
              </w:rPr>
              <w:t>W</w:t>
            </w:r>
            <w:ins w:id="21" w:author="Xuning Wei12232" w:date="2026-10-15T14:32:00Z">
              <w:r>
                <w:rPr>
                  <w:rFonts w:ascii="Times New Roman" w:eastAsia="仿宋_GB2312" w:hAnsi="Times New Roman" w:cs="Times New Roman"/>
                  <w:sz w:val="20"/>
                  <w:lang w:eastAsia="zh-CN"/>
                </w:rPr>
                <w:t xml:space="preserve">ang </w:t>
              </w:r>
            </w:ins>
          </w:p>
          <w:p w14:paraId="6642D78A"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62675A5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299C43A"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7C0C6097" w14:textId="77777777">
        <w:trPr>
          <w:trHeight w:hRule="exact" w:val="1695"/>
        </w:trPr>
        <w:tc>
          <w:tcPr>
            <w:tcW w:w="2445" w:type="pct"/>
            <w:vAlign w:val="bottom"/>
          </w:tcPr>
          <w:p w14:paraId="4EE2D4D7" w14:textId="77777777" w:rsidR="00652DEA" w:rsidRDefault="00C15CB5">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68D152DC" w14:textId="77777777" w:rsidR="00652DEA" w:rsidRDefault="00C15CB5">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4B3F9BE0" w14:textId="77777777" w:rsidR="00652DEA" w:rsidRDefault="00C15CB5">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2F70305A" w14:textId="77777777" w:rsidR="00652DEA" w:rsidRDefault="00C15CB5">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1A2C311"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DDBEF00"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2F382FB7" w14:textId="77777777">
        <w:trPr>
          <w:trHeight w:hRule="exact" w:val="1695"/>
        </w:trPr>
        <w:tc>
          <w:tcPr>
            <w:tcW w:w="2445" w:type="pct"/>
            <w:vAlign w:val="bottom"/>
          </w:tcPr>
          <w:p w14:paraId="2B927CC0" w14:textId="77777777" w:rsidR="00652DEA" w:rsidRDefault="00C15CB5">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263D849E" w14:textId="77777777" w:rsidR="00652DEA" w:rsidRDefault="00C15CB5">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4D94FFB0" w14:textId="77777777" w:rsidR="00652DEA" w:rsidRDefault="00C15CB5">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3E5DE5B5" w14:textId="77777777" w:rsidR="00652DEA" w:rsidRDefault="00C15CB5">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7E82860C"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3461D779" w14:textId="77777777" w:rsidR="00652DEA" w:rsidRDefault="00652DEA">
            <w:pPr>
              <w:autoSpaceDE w:val="0"/>
              <w:autoSpaceDN w:val="0"/>
              <w:adjustRightInd w:val="0"/>
              <w:rPr>
                <w:rFonts w:ascii="Times New Roman" w:eastAsia="仿宋_GB2312" w:hAnsi="Times New Roman" w:cs="Times New Roman"/>
                <w:szCs w:val="21"/>
                <w:u w:val="single"/>
                <w:lang w:eastAsia="zh-CN"/>
              </w:rPr>
            </w:pPr>
          </w:p>
        </w:tc>
      </w:tr>
      <w:tr w:rsidR="00652DEA" w14:paraId="54717D6A" w14:textId="77777777">
        <w:trPr>
          <w:trHeight w:hRule="exact" w:val="834"/>
        </w:trPr>
        <w:tc>
          <w:tcPr>
            <w:tcW w:w="2445" w:type="pct"/>
            <w:vAlign w:val="bottom"/>
          </w:tcPr>
          <w:p w14:paraId="7ACE94EB" w14:textId="77777777" w:rsidR="00652DEA" w:rsidRDefault="00C15CB5">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3CF2D8B6" w14:textId="77777777" w:rsidR="00652DEA" w:rsidRDefault="00652DEA">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0FB78278" w14:textId="77777777" w:rsidR="00652DEA" w:rsidRDefault="00652DEA">
            <w:pPr>
              <w:autoSpaceDE w:val="0"/>
              <w:autoSpaceDN w:val="0"/>
              <w:adjustRightInd w:val="0"/>
              <w:rPr>
                <w:rFonts w:ascii="Times New Roman" w:eastAsia="仿宋_GB2312" w:hAnsi="Times New Roman" w:cs="Times New Roman"/>
                <w:szCs w:val="21"/>
              </w:rPr>
            </w:pPr>
          </w:p>
        </w:tc>
      </w:tr>
      <w:tr w:rsidR="00652DEA" w14:paraId="697F9BB6" w14:textId="77777777">
        <w:trPr>
          <w:trHeight w:hRule="exact" w:val="1533"/>
        </w:trPr>
        <w:tc>
          <w:tcPr>
            <w:tcW w:w="2445" w:type="pct"/>
            <w:vAlign w:val="bottom"/>
          </w:tcPr>
          <w:p w14:paraId="3F3FB913" w14:textId="77777777" w:rsidR="00652DEA" w:rsidRDefault="00C15CB5">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326EF073" w14:textId="77777777" w:rsidR="00652DEA" w:rsidRDefault="00C15CB5">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114F3073" w14:textId="77777777" w:rsidR="00652DEA" w:rsidRDefault="00C15CB5">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34ABEC50" w14:textId="77777777" w:rsidR="00652DEA" w:rsidRDefault="00C15CB5">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1FC39945" w14:textId="77777777" w:rsidR="00652DEA" w:rsidRDefault="00652DEA">
            <w:pPr>
              <w:autoSpaceDE w:val="0"/>
              <w:autoSpaceDN w:val="0"/>
              <w:adjustRightInd w:val="0"/>
              <w:rPr>
                <w:rFonts w:ascii="Times New Roman" w:eastAsia="仿宋_GB2312" w:hAnsi="Times New Roman" w:cs="Times New Roman"/>
                <w:szCs w:val="21"/>
                <w:lang w:eastAsia="zh-CN"/>
              </w:rPr>
            </w:pPr>
          </w:p>
        </w:tc>
      </w:tr>
    </w:tbl>
    <w:p w14:paraId="0562CB0E" w14:textId="77777777" w:rsidR="00652DEA" w:rsidRDefault="00652DEA">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34CE0A41" w14:textId="77777777" w:rsidR="00652DEA" w:rsidRDefault="00652DEA">
      <w:pPr>
        <w:textAlignment w:val="baseline"/>
        <w:rPr>
          <w:ins w:id="49" w:author="Xuning Wei12232" w:date="2026-10-17T18:43:00Z"/>
          <w:rFonts w:ascii="Times New Roman" w:eastAsia="Times New Roman" w:hAnsi="Times New Roman" w:cs="Times New Roman"/>
          <w:sz w:val="21"/>
          <w:szCs w:val="21"/>
        </w:rPr>
      </w:pPr>
    </w:p>
    <w:p w14:paraId="62EBF3C5" w14:textId="77777777" w:rsidR="00652DEA" w:rsidRDefault="00652DEA">
      <w:pPr>
        <w:spacing w:before="50" w:after="50"/>
        <w:rPr>
          <w:del w:id="50" w:author="Xuning Wei12232" w:date="2026-10-17T18:43:00Z"/>
          <w:rFonts w:ascii="Times New Roman" w:eastAsiaTheme="minorEastAsia" w:hAnsi="Times New Roman" w:cs="Times New Roman"/>
          <w:sz w:val="21"/>
          <w:szCs w:val="21"/>
        </w:rPr>
        <w:sectPr w:rsidR="00652DEA">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02EF7A6F" w14:textId="77777777" w:rsidR="00652DEA" w:rsidRPr="00652DEA" w:rsidRDefault="00C15CB5">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6D98A12B" w14:textId="77777777" w:rsidR="00652DEA" w:rsidRDefault="00C15CB5">
      <w:pPr>
        <w:rPr>
          <w:rFonts w:ascii="Times New Roman" w:eastAsiaTheme="minorEastAsia" w:hAnsi="Times New Roman" w:cs="Times New Roman"/>
        </w:rPr>
      </w:pPr>
      <w:commentRangeStart w:id="55"/>
      <w:commentRangeStart w:id="56"/>
      <w:commentRangeStart w:id="57"/>
      <w:commentRangeStart w:id="58"/>
      <w:commentRangeEnd w:id="55"/>
      <w:r>
        <w:rPr>
          <w:rStyle w:val="affe"/>
          <w:rFonts w:ascii="Times New Roman" w:eastAsiaTheme="minorEastAsia" w:hAnsi="Times New Roman" w:cs="Times New Roman"/>
          <w:sz w:val="22"/>
          <w:szCs w:val="32"/>
        </w:rPr>
        <w:commentReference w:id="55"/>
      </w:r>
      <w:commentRangeEnd w:id="56"/>
      <w:r>
        <w:rPr>
          <w:rStyle w:val="affe"/>
          <w:rFonts w:ascii="Times New Roman" w:eastAsiaTheme="minorEastAsia" w:hAnsi="Times New Roman" w:cs="Times New Roman"/>
          <w:sz w:val="22"/>
          <w:szCs w:val="32"/>
        </w:rPr>
        <w:commentReference w:id="56"/>
      </w:r>
      <w:commentRangeEnd w:id="57"/>
      <w:r>
        <w:rPr>
          <w:rStyle w:val="affe"/>
          <w:rFonts w:ascii="Times New Roman" w:eastAsiaTheme="minorEastAsia" w:hAnsi="Times New Roman" w:cs="Times New Roman"/>
          <w:sz w:val="22"/>
          <w:szCs w:val="32"/>
        </w:rPr>
        <w:commentReference w:id="57"/>
      </w:r>
      <w:commentRangeEnd w:id="58"/>
      <w:r>
        <w:rPr>
          <w:rStyle w:val="affe"/>
          <w:rFonts w:ascii="Times New Roman" w:eastAsiaTheme="minorEastAsia" w:hAnsi="Times New Roman" w:cs="Times New Roman"/>
          <w:sz w:val="22"/>
          <w:szCs w:val="32"/>
        </w:rPr>
        <w:commentReference w:id="58"/>
      </w:r>
    </w:p>
    <w:p w14:paraId="2946DB82" w14:textId="77777777" w:rsidR="00652DEA" w:rsidRDefault="00652DEA">
      <w:pPr>
        <w:rPr>
          <w:ins w:id="59" w:author="Xuning Wei12232" w:date="2026-10-17T18:43:00Z"/>
          <w:rFonts w:ascii="Times New Roman" w:eastAsiaTheme="minorEastAsia" w:hAnsi="Times New Roman" w:cs="Times New Roman"/>
          <w:sz w:val="21"/>
          <w:szCs w:val="21"/>
        </w:rPr>
        <w:sectPr w:rsidR="00652DEA">
          <w:headerReference w:type="default" r:id="rId18"/>
          <w:pgSz w:w="11907" w:h="16839"/>
          <w:pgMar w:top="720" w:right="1440" w:bottom="720" w:left="1440" w:header="720" w:footer="720" w:gutter="0"/>
          <w:cols w:space="720"/>
          <w:docGrid w:linePitch="360"/>
        </w:sectPr>
      </w:pPr>
    </w:p>
    <w:p w14:paraId="5997CC1D" w14:textId="77777777" w:rsidR="00652DEA" w:rsidRDefault="00C15CB5">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4B08E8BD" w14:textId="77777777" w:rsidR="00652DEA" w:rsidRDefault="00C15CB5">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652DEA" w14:paraId="2F687144" w14:textId="77777777">
        <w:trPr>
          <w:trHeight w:val="397"/>
          <w:tblHeader/>
          <w:jc w:val="center"/>
        </w:trPr>
        <w:tc>
          <w:tcPr>
            <w:tcW w:w="1696" w:type="dxa"/>
            <w:shd w:val="pct5" w:color="auto" w:fill="FFFFFF" w:themeFill="background1"/>
            <w:vAlign w:val="center"/>
          </w:tcPr>
          <w:p w14:paraId="43C58A28"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70D8AAF"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2145BC1A"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5B9E8A06" w14:textId="77777777" w:rsidR="00652DEA" w:rsidRDefault="00C15CB5">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652DEA" w14:paraId="5438C58A" w14:textId="77777777">
        <w:trPr>
          <w:trHeight w:val="397"/>
          <w:jc w:val="center"/>
        </w:trPr>
        <w:tc>
          <w:tcPr>
            <w:tcW w:w="1696" w:type="dxa"/>
            <w:vAlign w:val="center"/>
          </w:tcPr>
          <w:p w14:paraId="110FFD37" w14:textId="77777777" w:rsidR="00652DEA" w:rsidRDefault="00652DEA">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554A98E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787DD206" w14:textId="77777777" w:rsidR="00652DEA" w:rsidRDefault="00C15CB5">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629D792A" w14:textId="77777777" w:rsidR="00652DEA" w:rsidRDefault="00C15CB5">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04239BD8" w14:textId="77777777" w:rsidR="00652DEA" w:rsidRDefault="00C15CB5">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6B699379" w14:textId="77777777" w:rsidR="00652DEA" w:rsidRDefault="00652DEA">
      <w:pPr>
        <w:spacing w:line="276" w:lineRule="auto"/>
        <w:rPr>
          <w:rFonts w:ascii="Times New Roman" w:eastAsia="仿宋_GB2312" w:hAnsi="Times New Roman" w:cs="Times New Roman"/>
          <w:sz w:val="21"/>
          <w:szCs w:val="21"/>
        </w:rPr>
      </w:pPr>
    </w:p>
    <w:p w14:paraId="3FE9F23F" w14:textId="77777777" w:rsidR="00652DEA" w:rsidRDefault="00C15CB5">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1F72F646" w14:textId="77777777" w:rsidR="00652DEA" w:rsidRDefault="00652DEA">
      <w:pPr>
        <w:rPr>
          <w:rFonts w:ascii="Times New Roman" w:eastAsia="仿宋_GB2312" w:hAnsi="Times New Roman" w:cs="Times New Roman"/>
          <w:lang w:eastAsia="zh-CN"/>
        </w:rPr>
      </w:pPr>
    </w:p>
    <w:p w14:paraId="63172812" w14:textId="77777777" w:rsidR="00652DEA" w:rsidRDefault="00C15CB5">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76DCE867" w14:textId="77777777" w:rsidR="00652DEA" w:rsidRDefault="00C15CB5">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
        <w:fldChar w:fldCharType="separate"/>
      </w:r>
      <w:r>
        <w:rPr>
          <w:rStyle w:val="aff0"/>
          <w:color w:val="auto"/>
          <w:rPrChange w:id="64" w:author="Xuning Wei12232" w:date="2026-10-24T11:11:00Z">
            <w:rPr>
              <w:rStyle w:val="aff0"/>
            </w:rPr>
          </w:rPrChange>
        </w:rPr>
        <w:fldChar w:fldCharType="begin"/>
      </w:r>
      <w:r>
        <w:rPr>
          <w:rStyle w:val="aff0"/>
          <w:color w:val="auto"/>
          <w:rPrChange w:id="65" w:author="Xuning Wei12232" w:date="2026-10-24T11:11:00Z">
            <w:rPr>
              <w:rStyle w:val="aff0"/>
            </w:rPr>
          </w:rPrChange>
        </w:rPr>
        <w:instrText xml:space="preserve"> </w:instrText>
      </w:r>
      <w:r>
        <w:instrText>HYPERLINK \l "_Toc243596287"</w:instrText>
      </w:r>
      <w:r>
        <w:rPr>
          <w:rStyle w:val="aff0"/>
          <w:color w:val="auto"/>
          <w:rPrChange w:id="66" w:author="Xuning Wei12232" w:date="2026-10-24T11:11:00Z">
            <w:rPr>
              <w:rStyle w:val="aff0"/>
            </w:rPr>
          </w:rPrChange>
        </w:rPr>
        <w:instrText xml:space="preserve"> </w:instrText>
      </w:r>
      <w:r>
        <w:rPr>
          <w:rStyle w:val="aff0"/>
          <w:color w:val="auto"/>
          <w:rPrChange w:id="67" w:author="Xuning Wei12232" w:date="2026-10-24T11:11:00Z">
            <w:rPr>
              <w:rStyle w:val="aff0"/>
            </w:rPr>
          </w:rPrChange>
        </w:rPr>
        <w:fldChar w:fldCharType="separate"/>
      </w:r>
      <w:r>
        <w:rPr>
          <w:rStyle w:val="aff0"/>
          <w:rFonts w:eastAsia="仿宋_GB2312"/>
          <w:color w:val="auto"/>
          <w:rPrChange w:id="68" w:author="Xuning Wei12232" w:date="2026-10-24T11:11:00Z">
            <w:rPr>
              <w:rStyle w:val="aff0"/>
              <w:rFonts w:eastAsia="仿宋_GB2312"/>
            </w:rPr>
          </w:rPrChange>
        </w:rPr>
        <w:t>Revision History</w:t>
      </w:r>
      <w:r>
        <w:tab/>
      </w:r>
      <w:r>
        <w:fldChar w:fldCharType="begin"/>
      </w:r>
      <w:r>
        <w:instrText xml:space="preserve"> PAGEREF _Toc243596287 \h </w:instrText>
      </w:r>
      <w:r>
        <w:fldChar w:fldCharType="separate"/>
      </w:r>
      <w:r>
        <w:t>4</w:t>
      </w:r>
      <w:r>
        <w:fldChar w:fldCharType="end"/>
      </w:r>
      <w:r>
        <w:rPr>
          <w:rStyle w:val="aff0"/>
          <w:color w:val="auto"/>
          <w:rPrChange w:id="69" w:author="Xuning Wei12232" w:date="2026-10-24T11:11:00Z">
            <w:rPr>
              <w:rStyle w:val="aff0"/>
            </w:rPr>
          </w:rPrChange>
        </w:rPr>
        <w:fldChar w:fldCharType="end"/>
      </w:r>
    </w:p>
    <w:p w14:paraId="7AD68997" w14:textId="77777777" w:rsidR="00652DEA" w:rsidRDefault="00C15CB5">
      <w:pPr>
        <w:pStyle w:val="11"/>
        <w:rPr>
          <w:ins w:id="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1" w:author="Xuning Wei12232" w:date="2026-10-24T11:11:00Z">
            <w:rPr>
              <w:rStyle w:val="aff0"/>
            </w:rPr>
          </w:rPrChange>
        </w:rPr>
        <w:fldChar w:fldCharType="begin"/>
      </w:r>
      <w:r>
        <w:rPr>
          <w:rStyle w:val="aff0"/>
          <w:color w:val="auto"/>
          <w:rPrChange w:id="72" w:author="Xuning Wei12232" w:date="2026-10-24T11:11:00Z">
            <w:rPr>
              <w:rStyle w:val="aff0"/>
            </w:rPr>
          </w:rPrChange>
        </w:rPr>
        <w:instrText xml:space="preserve"> </w:instrText>
      </w:r>
      <w:r>
        <w:instrText>HYPERLINK \l "_Toc243596288"</w:instrText>
      </w:r>
      <w:r>
        <w:rPr>
          <w:rStyle w:val="aff0"/>
          <w:color w:val="auto"/>
          <w:rPrChange w:id="73" w:author="Xuning Wei12232" w:date="2026-10-24T11:11:00Z">
            <w:rPr>
              <w:rStyle w:val="aff0"/>
            </w:rPr>
          </w:rPrChange>
        </w:rPr>
        <w:instrText xml:space="preserve"> </w:instrText>
      </w:r>
      <w:r>
        <w:rPr>
          <w:rStyle w:val="aff0"/>
          <w:color w:val="auto"/>
          <w:rPrChange w:id="74" w:author="Xuning Wei12232" w:date="2026-10-24T11:11:00Z">
            <w:rPr>
              <w:rStyle w:val="aff0"/>
            </w:rPr>
          </w:rPrChange>
        </w:rPr>
        <w:fldChar w:fldCharType="separate"/>
      </w:r>
      <w:r>
        <w:rPr>
          <w:rStyle w:val="aff0"/>
          <w:rFonts w:eastAsia="仿宋_GB2312"/>
          <w:color w:val="auto"/>
          <w:rPrChange w:id="75" w:author="Xuning Wei12232" w:date="2026-10-24T11:11:00Z">
            <w:rPr>
              <w:rStyle w:val="aff0"/>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76" w:author="Xuning Wei12232" w:date="2026-10-24T11:11:00Z">
            <w:rPr>
              <w:rStyle w:val="aff0"/>
              <w:rFonts w:eastAsia="仿宋_GB2312"/>
            </w:rPr>
          </w:rPrChange>
        </w:rPr>
        <w:t>Introduction</w:t>
      </w:r>
      <w:r>
        <w:tab/>
      </w:r>
      <w:r>
        <w:fldChar w:fldCharType="begin"/>
      </w:r>
      <w:r>
        <w:instrText xml:space="preserve"> PAGEREF _Toc243596288 \h </w:instrText>
      </w:r>
      <w:r>
        <w:fldChar w:fldCharType="separate"/>
      </w:r>
      <w:r>
        <w:t>6</w:t>
      </w:r>
      <w:r>
        <w:fldChar w:fldCharType="end"/>
      </w:r>
      <w:r>
        <w:rPr>
          <w:rStyle w:val="aff0"/>
          <w:color w:val="auto"/>
          <w:rPrChange w:id="77" w:author="Xuning Wei12232" w:date="2026-10-24T11:11:00Z">
            <w:rPr>
              <w:rStyle w:val="aff0"/>
            </w:rPr>
          </w:rPrChange>
        </w:rPr>
        <w:fldChar w:fldCharType="end"/>
      </w:r>
    </w:p>
    <w:p w14:paraId="7F30EBCA" w14:textId="77777777" w:rsidR="00652DEA" w:rsidRDefault="00C15CB5">
      <w:pPr>
        <w:pStyle w:val="11"/>
        <w:rPr>
          <w:ins w:id="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79" w:author="Xuning Wei12232" w:date="2026-10-24T11:11:00Z">
            <w:rPr>
              <w:rStyle w:val="aff0"/>
            </w:rPr>
          </w:rPrChange>
        </w:rPr>
        <w:fldChar w:fldCharType="begin"/>
      </w:r>
      <w:r>
        <w:rPr>
          <w:rStyle w:val="aff0"/>
          <w:color w:val="auto"/>
          <w:rPrChange w:id="80" w:author="Xuning Wei12232" w:date="2026-10-24T11:11:00Z">
            <w:rPr>
              <w:rStyle w:val="aff0"/>
            </w:rPr>
          </w:rPrChange>
        </w:rPr>
        <w:instrText xml:space="preserve"> </w:instrText>
      </w:r>
      <w:r>
        <w:instrText>HYPERLINK \l "_Toc243596289"</w:instrText>
      </w:r>
      <w:r>
        <w:rPr>
          <w:rStyle w:val="aff0"/>
          <w:color w:val="auto"/>
          <w:rPrChange w:id="81" w:author="Xuning Wei12232" w:date="2026-10-24T11:11:00Z">
            <w:rPr>
              <w:rStyle w:val="aff0"/>
            </w:rPr>
          </w:rPrChange>
        </w:rPr>
        <w:instrText xml:space="preserve"> </w:instrText>
      </w:r>
      <w:r>
        <w:rPr>
          <w:rStyle w:val="aff0"/>
          <w:color w:val="auto"/>
          <w:rPrChange w:id="82" w:author="Xuning Wei12232" w:date="2026-10-24T11:11:00Z">
            <w:rPr>
              <w:rStyle w:val="aff0"/>
            </w:rPr>
          </w:rPrChange>
        </w:rPr>
        <w:fldChar w:fldCharType="separate"/>
      </w:r>
      <w:r>
        <w:rPr>
          <w:rStyle w:val="aff0"/>
          <w:rFonts w:eastAsia="仿宋_GB2312"/>
          <w:color w:val="auto"/>
          <w:rPrChange w:id="83" w:author="Xuning Wei12232" w:date="2026-10-24T11:11:00Z">
            <w:rPr>
              <w:rStyle w:val="aff0"/>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84" w:author="Xuning Wei12232" w:date="2026-10-24T11:11:00Z">
            <w:rPr>
              <w:rStyle w:val="aff0"/>
              <w:rFonts w:eastAsia="仿宋_GB2312"/>
            </w:rPr>
          </w:rPrChange>
        </w:rPr>
        <w:t>Objective and Scope</w:t>
      </w:r>
      <w:r>
        <w:tab/>
      </w:r>
      <w:r>
        <w:fldChar w:fldCharType="begin"/>
      </w:r>
      <w:r>
        <w:instrText xml:space="preserve"> PAGEREF _Toc243596289 \h </w:instrText>
      </w:r>
      <w:r>
        <w:fldChar w:fldCharType="separate"/>
      </w:r>
      <w:r>
        <w:t>9</w:t>
      </w:r>
      <w:r>
        <w:fldChar w:fldCharType="end"/>
      </w:r>
      <w:r>
        <w:rPr>
          <w:rStyle w:val="aff0"/>
          <w:color w:val="auto"/>
          <w:rPrChange w:id="85" w:author="Xuning Wei12232" w:date="2026-10-24T11:11:00Z">
            <w:rPr>
              <w:rStyle w:val="aff0"/>
            </w:rPr>
          </w:rPrChange>
        </w:rPr>
        <w:fldChar w:fldCharType="end"/>
      </w:r>
    </w:p>
    <w:p w14:paraId="519BE406" w14:textId="77777777" w:rsidR="00652DEA" w:rsidRDefault="00C15CB5">
      <w:pPr>
        <w:pStyle w:val="11"/>
        <w:rPr>
          <w:ins w:id="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87" w:author="Xuning Wei12232" w:date="2026-10-24T11:11:00Z">
            <w:rPr>
              <w:rStyle w:val="aff0"/>
            </w:rPr>
          </w:rPrChange>
        </w:rPr>
        <w:fldChar w:fldCharType="begin"/>
      </w:r>
      <w:r>
        <w:rPr>
          <w:rStyle w:val="aff0"/>
          <w:color w:val="auto"/>
          <w:rPrChange w:id="88" w:author="Xuning Wei12232" w:date="2026-10-24T11:11:00Z">
            <w:rPr>
              <w:rStyle w:val="aff0"/>
            </w:rPr>
          </w:rPrChange>
        </w:rPr>
        <w:instrText xml:space="preserve"> </w:instrText>
      </w:r>
      <w:r>
        <w:instrText>HYPERLINK \l "_Toc243596291"</w:instrText>
      </w:r>
      <w:r>
        <w:rPr>
          <w:rStyle w:val="aff0"/>
          <w:color w:val="auto"/>
          <w:rPrChange w:id="89" w:author="Xuning Wei12232" w:date="2026-10-24T11:11:00Z">
            <w:rPr>
              <w:rStyle w:val="aff0"/>
            </w:rPr>
          </w:rPrChange>
        </w:rPr>
        <w:instrText xml:space="preserve"> </w:instrText>
      </w:r>
      <w:r>
        <w:rPr>
          <w:rStyle w:val="aff0"/>
          <w:color w:val="auto"/>
          <w:rPrChange w:id="90" w:author="Xuning Wei12232" w:date="2026-10-24T11:11:00Z">
            <w:rPr>
              <w:rStyle w:val="aff0"/>
            </w:rPr>
          </w:rPrChange>
        </w:rPr>
        <w:fldChar w:fldCharType="separate"/>
      </w:r>
      <w:r>
        <w:rPr>
          <w:rStyle w:val="aff0"/>
          <w:rFonts w:eastAsia="仿宋_GB2312"/>
          <w:color w:val="auto"/>
          <w:rPrChange w:id="91" w:author="Xuning Wei12232" w:date="2026-10-24T11:11:00Z">
            <w:rPr>
              <w:rStyle w:val="aff0"/>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92" w:author="Xuning Wei12232" w:date="2026-10-24T11:11:00Z">
            <w:rPr>
              <w:rStyle w:val="aff0"/>
              <w:rFonts w:eastAsia="仿宋_GB2312"/>
            </w:rPr>
          </w:rPrChange>
        </w:rPr>
        <w:t xml:space="preserve">Validation Type </w:t>
      </w:r>
      <w:r>
        <w:rPr>
          <w:rStyle w:val="aff0"/>
          <w:rFonts w:eastAsia="仿宋_GB2312"/>
          <w:color w:val="auto"/>
          <w:lang w:eastAsia="zh-CN"/>
          <w:rPrChange w:id="93" w:author="Xuning Wei12232" w:date="2026-10-24T11:11:00Z">
            <w:rPr>
              <w:rStyle w:val="aff0"/>
              <w:rFonts w:eastAsia="仿宋_GB2312"/>
              <w:lang w:eastAsia="zh-CN"/>
            </w:rPr>
          </w:rPrChange>
        </w:rPr>
        <w:t>an</w:t>
      </w:r>
      <w:r>
        <w:rPr>
          <w:rStyle w:val="aff0"/>
          <w:rFonts w:eastAsia="仿宋_GB2312"/>
          <w:color w:val="auto"/>
          <w:rPrChange w:id="94" w:author="Xuning Wei12232" w:date="2026-10-24T11:11:00Z">
            <w:rPr>
              <w:rStyle w:val="aff0"/>
              <w:rFonts w:eastAsia="仿宋_GB2312"/>
            </w:rPr>
          </w:rPrChange>
        </w:rPr>
        <w:t>d Strategy</w:t>
      </w:r>
      <w:r>
        <w:tab/>
      </w:r>
      <w:r>
        <w:fldChar w:fldCharType="begin"/>
      </w:r>
      <w:r>
        <w:instrText xml:space="preserve"> PAGEREF _Toc243596291 \h </w:instrText>
      </w:r>
      <w:r>
        <w:fldChar w:fldCharType="separate"/>
      </w:r>
      <w:r>
        <w:t>9</w:t>
      </w:r>
      <w:r>
        <w:fldChar w:fldCharType="end"/>
      </w:r>
      <w:r>
        <w:rPr>
          <w:rStyle w:val="aff0"/>
          <w:color w:val="auto"/>
          <w:rPrChange w:id="95" w:author="Xuning Wei12232" w:date="2026-10-24T11:11:00Z">
            <w:rPr>
              <w:rStyle w:val="aff0"/>
            </w:rPr>
          </w:rPrChange>
        </w:rPr>
        <w:fldChar w:fldCharType="end"/>
      </w:r>
    </w:p>
    <w:p w14:paraId="1E0B9D6F" w14:textId="77777777" w:rsidR="00652DEA" w:rsidRDefault="00C15CB5">
      <w:pPr>
        <w:pStyle w:val="11"/>
        <w:rPr>
          <w:ins w:id="9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97" w:author="Xuning Wei12232" w:date="2026-10-24T11:11:00Z">
            <w:rPr>
              <w:rStyle w:val="aff0"/>
            </w:rPr>
          </w:rPrChange>
        </w:rPr>
        <w:fldChar w:fldCharType="begin"/>
      </w:r>
      <w:r>
        <w:rPr>
          <w:rStyle w:val="aff0"/>
          <w:color w:val="auto"/>
          <w:rPrChange w:id="98" w:author="Xuning Wei12232" w:date="2026-10-24T11:11:00Z">
            <w:rPr>
              <w:rStyle w:val="aff0"/>
            </w:rPr>
          </w:rPrChange>
        </w:rPr>
        <w:instrText xml:space="preserve"> </w:instrText>
      </w:r>
      <w:r>
        <w:instrText>HYPERLINK \l "_Toc243596292"</w:instrText>
      </w:r>
      <w:r>
        <w:rPr>
          <w:rStyle w:val="aff0"/>
          <w:color w:val="auto"/>
          <w:rPrChange w:id="99" w:author="Xuning Wei12232" w:date="2026-10-24T11:11:00Z">
            <w:rPr>
              <w:rStyle w:val="aff0"/>
            </w:rPr>
          </w:rPrChange>
        </w:rPr>
        <w:instrText xml:space="preserve"> </w:instrText>
      </w:r>
      <w:r>
        <w:rPr>
          <w:rStyle w:val="aff0"/>
          <w:color w:val="auto"/>
          <w:rPrChange w:id="100" w:author="Xuning Wei12232" w:date="2026-10-24T11:11:00Z">
            <w:rPr>
              <w:rStyle w:val="aff0"/>
            </w:rPr>
          </w:rPrChange>
        </w:rPr>
        <w:fldChar w:fldCharType="separate"/>
      </w:r>
      <w:r>
        <w:rPr>
          <w:rStyle w:val="aff0"/>
          <w:rFonts w:eastAsia="仿宋_GB2312"/>
          <w:color w:val="auto"/>
          <w:rPrChange w:id="101" w:author="Xuning Wei12232" w:date="2026-10-24T11:11:00Z">
            <w:rPr>
              <w:rStyle w:val="aff0"/>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02" w:author="Xuning Wei12232" w:date="2026-10-24T11:11:00Z">
            <w:rPr>
              <w:rStyle w:val="aff0"/>
              <w:rFonts w:eastAsia="仿宋_GB2312"/>
            </w:rPr>
          </w:rPrChange>
        </w:rPr>
        <w:t>Manufacturing, release and stability testing site</w:t>
      </w:r>
      <w:r>
        <w:tab/>
      </w:r>
      <w:r>
        <w:fldChar w:fldCharType="begin"/>
      </w:r>
      <w:r>
        <w:instrText xml:space="preserve"> PAGEREF _Toc243596292 \h </w:instrText>
      </w:r>
      <w:r>
        <w:fldChar w:fldCharType="separate"/>
      </w:r>
      <w:r>
        <w:t>10</w:t>
      </w:r>
      <w:r>
        <w:fldChar w:fldCharType="end"/>
      </w:r>
      <w:r>
        <w:rPr>
          <w:rStyle w:val="aff0"/>
          <w:color w:val="auto"/>
          <w:rPrChange w:id="103" w:author="Xuning Wei12232" w:date="2026-10-24T11:11:00Z">
            <w:rPr>
              <w:rStyle w:val="aff0"/>
            </w:rPr>
          </w:rPrChange>
        </w:rPr>
        <w:fldChar w:fldCharType="end"/>
      </w:r>
    </w:p>
    <w:p w14:paraId="278B44C0" w14:textId="77777777" w:rsidR="00652DEA" w:rsidRDefault="00C15CB5">
      <w:pPr>
        <w:pStyle w:val="11"/>
        <w:rPr>
          <w:ins w:id="10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05" w:author="Xuning Wei12232" w:date="2026-10-24T11:11:00Z">
            <w:rPr>
              <w:rStyle w:val="aff0"/>
            </w:rPr>
          </w:rPrChange>
        </w:rPr>
        <w:fldChar w:fldCharType="begin"/>
      </w:r>
      <w:r>
        <w:rPr>
          <w:rStyle w:val="aff0"/>
          <w:color w:val="auto"/>
          <w:rPrChange w:id="106" w:author="Xuning Wei12232" w:date="2026-10-24T11:11:00Z">
            <w:rPr>
              <w:rStyle w:val="aff0"/>
            </w:rPr>
          </w:rPrChange>
        </w:rPr>
        <w:instrText xml:space="preserve"> </w:instrText>
      </w:r>
      <w:r>
        <w:instrText>HYPERLINK \l "_Toc243596300"</w:instrText>
      </w:r>
      <w:r>
        <w:rPr>
          <w:rStyle w:val="aff0"/>
          <w:color w:val="auto"/>
          <w:rPrChange w:id="107" w:author="Xuning Wei12232" w:date="2026-10-24T11:11:00Z">
            <w:rPr>
              <w:rStyle w:val="aff0"/>
            </w:rPr>
          </w:rPrChange>
        </w:rPr>
        <w:instrText xml:space="preserve"> </w:instrText>
      </w:r>
      <w:r>
        <w:rPr>
          <w:rStyle w:val="aff0"/>
          <w:color w:val="auto"/>
          <w:rPrChange w:id="108" w:author="Xuning Wei12232" w:date="2026-10-24T11:11:00Z">
            <w:rPr>
              <w:rStyle w:val="aff0"/>
            </w:rPr>
          </w:rPrChange>
        </w:rPr>
        <w:fldChar w:fldCharType="separate"/>
      </w:r>
      <w:r>
        <w:rPr>
          <w:rStyle w:val="aff0"/>
          <w:rFonts w:eastAsia="仿宋_GB2312"/>
          <w:color w:val="auto"/>
          <w:rPrChange w:id="109" w:author="Xuning Wei12232" w:date="2026-10-24T11:11:00Z">
            <w:rPr>
              <w:rStyle w:val="aff0"/>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0" w:author="Xuning Wei12232" w:date="2026-10-24T11:11:00Z">
            <w:rPr>
              <w:rStyle w:val="aff0"/>
              <w:rFonts w:eastAsia="仿宋_GB2312"/>
            </w:rPr>
          </w:rPrChange>
        </w:rPr>
        <w:t>Functions and Responsibilities</w:t>
      </w:r>
      <w:r>
        <w:tab/>
      </w:r>
      <w:r>
        <w:fldChar w:fldCharType="begin"/>
      </w:r>
      <w:r>
        <w:instrText xml:space="preserve"> PAGEREF _Toc243596300 \h </w:instrText>
      </w:r>
      <w:r>
        <w:fldChar w:fldCharType="separate"/>
      </w:r>
      <w:r>
        <w:t>10</w:t>
      </w:r>
      <w:r>
        <w:fldChar w:fldCharType="end"/>
      </w:r>
      <w:r>
        <w:rPr>
          <w:rStyle w:val="aff0"/>
          <w:color w:val="auto"/>
          <w:rPrChange w:id="111" w:author="Xuning Wei12232" w:date="2026-10-24T11:11:00Z">
            <w:rPr>
              <w:rStyle w:val="aff0"/>
            </w:rPr>
          </w:rPrChange>
        </w:rPr>
        <w:fldChar w:fldCharType="end"/>
      </w:r>
    </w:p>
    <w:p w14:paraId="20A89290" w14:textId="77777777" w:rsidR="00652DEA" w:rsidRDefault="00C15CB5">
      <w:pPr>
        <w:pStyle w:val="11"/>
        <w:rPr>
          <w:ins w:id="11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13" w:author="Xuning Wei12232" w:date="2026-10-24T11:11:00Z">
            <w:rPr>
              <w:rStyle w:val="aff0"/>
            </w:rPr>
          </w:rPrChange>
        </w:rPr>
        <w:fldChar w:fldCharType="begin"/>
      </w:r>
      <w:r>
        <w:rPr>
          <w:rStyle w:val="aff0"/>
          <w:color w:val="auto"/>
          <w:rPrChange w:id="114" w:author="Xuning Wei12232" w:date="2026-10-24T11:11:00Z">
            <w:rPr>
              <w:rStyle w:val="aff0"/>
            </w:rPr>
          </w:rPrChange>
        </w:rPr>
        <w:instrText xml:space="preserve"> </w:instrText>
      </w:r>
      <w:r>
        <w:instrText>HYPERLINK \l "_Toc243596301"</w:instrText>
      </w:r>
      <w:r>
        <w:rPr>
          <w:rStyle w:val="aff0"/>
          <w:color w:val="auto"/>
          <w:rPrChange w:id="115" w:author="Xuning Wei12232" w:date="2026-10-24T11:11:00Z">
            <w:rPr>
              <w:rStyle w:val="aff0"/>
            </w:rPr>
          </w:rPrChange>
        </w:rPr>
        <w:instrText xml:space="preserve"> </w:instrText>
      </w:r>
      <w:r>
        <w:rPr>
          <w:rStyle w:val="aff0"/>
          <w:color w:val="auto"/>
          <w:rPrChange w:id="116" w:author="Xuning Wei12232" w:date="2026-10-24T11:11:00Z">
            <w:rPr>
              <w:rStyle w:val="aff0"/>
            </w:rPr>
          </w:rPrChange>
        </w:rPr>
        <w:fldChar w:fldCharType="separate"/>
      </w:r>
      <w:r>
        <w:rPr>
          <w:rStyle w:val="aff0"/>
          <w:rFonts w:eastAsia="仿宋_GB2312"/>
          <w:color w:val="auto"/>
          <w:rPrChange w:id="117" w:author="Xuning Wei12232" w:date="2026-10-24T11:11:00Z">
            <w:rPr>
              <w:rStyle w:val="aff0"/>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18" w:author="Xuning Wei12232" w:date="2026-10-24T11:11:00Z">
            <w:rPr>
              <w:rStyle w:val="aff0"/>
              <w:rFonts w:eastAsia="仿宋_GB2312"/>
            </w:rPr>
          </w:rPrChange>
        </w:rPr>
        <w:t>Batch Plan</w:t>
      </w:r>
      <w:r>
        <w:tab/>
      </w:r>
      <w:r>
        <w:fldChar w:fldCharType="begin"/>
      </w:r>
      <w:r>
        <w:instrText xml:space="preserve"> PAGEREF _Toc243596301 \h </w:instrText>
      </w:r>
      <w:r>
        <w:fldChar w:fldCharType="separate"/>
      </w:r>
      <w:r>
        <w:t>11</w:t>
      </w:r>
      <w:r>
        <w:fldChar w:fldCharType="end"/>
      </w:r>
      <w:r>
        <w:rPr>
          <w:rStyle w:val="aff0"/>
          <w:color w:val="auto"/>
          <w:rPrChange w:id="119" w:author="Xuning Wei12232" w:date="2026-10-24T11:11:00Z">
            <w:rPr>
              <w:rStyle w:val="aff0"/>
            </w:rPr>
          </w:rPrChange>
        </w:rPr>
        <w:fldChar w:fldCharType="end"/>
      </w:r>
    </w:p>
    <w:p w14:paraId="08519257" w14:textId="77777777" w:rsidR="00652DEA" w:rsidRDefault="00C15CB5">
      <w:pPr>
        <w:pStyle w:val="11"/>
        <w:rPr>
          <w:ins w:id="12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1" w:author="Xuning Wei12232" w:date="2026-10-24T11:11:00Z">
            <w:rPr>
              <w:rStyle w:val="aff0"/>
            </w:rPr>
          </w:rPrChange>
        </w:rPr>
        <w:fldChar w:fldCharType="begin"/>
      </w:r>
      <w:r>
        <w:rPr>
          <w:rStyle w:val="aff0"/>
          <w:color w:val="auto"/>
          <w:rPrChange w:id="122" w:author="Xuning Wei12232" w:date="2026-10-24T11:11:00Z">
            <w:rPr>
              <w:rStyle w:val="aff0"/>
            </w:rPr>
          </w:rPrChange>
        </w:rPr>
        <w:instrText xml:space="preserve"> </w:instrText>
      </w:r>
      <w:r>
        <w:instrText>HYPERLINK \l "_Toc243596302"</w:instrText>
      </w:r>
      <w:r>
        <w:rPr>
          <w:rStyle w:val="aff0"/>
          <w:color w:val="auto"/>
          <w:rPrChange w:id="123" w:author="Xuning Wei12232" w:date="2026-10-24T11:11:00Z">
            <w:rPr>
              <w:rStyle w:val="aff0"/>
            </w:rPr>
          </w:rPrChange>
        </w:rPr>
        <w:instrText xml:space="preserve"> </w:instrText>
      </w:r>
      <w:r>
        <w:rPr>
          <w:rStyle w:val="aff0"/>
          <w:color w:val="auto"/>
          <w:rPrChange w:id="124" w:author="Xuning Wei12232" w:date="2026-10-24T11:11:00Z">
            <w:rPr>
              <w:rStyle w:val="aff0"/>
            </w:rPr>
          </w:rPrChange>
        </w:rPr>
        <w:fldChar w:fldCharType="separate"/>
      </w:r>
      <w:r>
        <w:rPr>
          <w:rStyle w:val="aff0"/>
          <w:rFonts w:eastAsia="仿宋_GB2312"/>
          <w:color w:val="auto"/>
          <w:rPrChange w:id="125" w:author="Xuning Wei12232" w:date="2026-10-24T11:11:00Z">
            <w:rPr>
              <w:rStyle w:val="aff0"/>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26" w:author="Xuning Wei12232" w:date="2026-10-24T11:11:00Z">
            <w:rPr>
              <w:rStyle w:val="aff0"/>
              <w:rFonts w:eastAsia="仿宋_GB2312"/>
            </w:rPr>
          </w:rPrChange>
        </w:rPr>
        <w:t>Qualified Process Equipment</w:t>
      </w:r>
      <w:r>
        <w:tab/>
      </w:r>
      <w:r>
        <w:fldChar w:fldCharType="begin"/>
      </w:r>
      <w:r>
        <w:instrText xml:space="preserve"> PAGEREF _Toc243596302 \h </w:instrText>
      </w:r>
      <w:r>
        <w:fldChar w:fldCharType="separate"/>
      </w:r>
      <w:r>
        <w:t>12</w:t>
      </w:r>
      <w:r>
        <w:fldChar w:fldCharType="end"/>
      </w:r>
      <w:r>
        <w:rPr>
          <w:rStyle w:val="aff0"/>
          <w:color w:val="auto"/>
          <w:rPrChange w:id="127" w:author="Xuning Wei12232" w:date="2026-10-24T11:11:00Z">
            <w:rPr>
              <w:rStyle w:val="aff0"/>
            </w:rPr>
          </w:rPrChange>
        </w:rPr>
        <w:fldChar w:fldCharType="end"/>
      </w:r>
    </w:p>
    <w:p w14:paraId="2C329740" w14:textId="77777777" w:rsidR="00652DEA" w:rsidRDefault="00C15CB5">
      <w:pPr>
        <w:pStyle w:val="11"/>
        <w:rPr>
          <w:ins w:id="12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29" w:author="Xuning Wei12232" w:date="2026-10-24T11:11:00Z">
            <w:rPr>
              <w:rStyle w:val="aff0"/>
            </w:rPr>
          </w:rPrChange>
        </w:rPr>
        <w:fldChar w:fldCharType="begin"/>
      </w:r>
      <w:r>
        <w:rPr>
          <w:rStyle w:val="aff0"/>
          <w:color w:val="auto"/>
          <w:rPrChange w:id="130" w:author="Xuning Wei12232" w:date="2026-10-24T11:11:00Z">
            <w:rPr>
              <w:rStyle w:val="aff0"/>
            </w:rPr>
          </w:rPrChange>
        </w:rPr>
        <w:instrText xml:space="preserve"> </w:instrText>
      </w:r>
      <w:r>
        <w:instrText>HYPERLINK \l "_Toc243596303"</w:instrText>
      </w:r>
      <w:r>
        <w:rPr>
          <w:rStyle w:val="aff0"/>
          <w:color w:val="auto"/>
          <w:rPrChange w:id="131" w:author="Xuning Wei12232" w:date="2026-10-24T11:11:00Z">
            <w:rPr>
              <w:rStyle w:val="aff0"/>
            </w:rPr>
          </w:rPrChange>
        </w:rPr>
        <w:instrText xml:space="preserve"> </w:instrText>
      </w:r>
      <w:r>
        <w:rPr>
          <w:rStyle w:val="aff0"/>
          <w:color w:val="auto"/>
          <w:rPrChange w:id="132" w:author="Xuning Wei12232" w:date="2026-10-24T11:11:00Z">
            <w:rPr>
              <w:rStyle w:val="aff0"/>
            </w:rPr>
          </w:rPrChange>
        </w:rPr>
        <w:fldChar w:fldCharType="separate"/>
      </w:r>
      <w:r>
        <w:rPr>
          <w:rStyle w:val="aff0"/>
          <w:rFonts w:eastAsia="仿宋_GB2312"/>
          <w:color w:val="auto"/>
          <w:rPrChange w:id="133" w:author="Xuning Wei12232" w:date="2026-10-24T11:11:00Z">
            <w:rPr>
              <w:rStyle w:val="aff0"/>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34" w:author="Xuning Wei12232" w:date="2026-10-24T11:11:00Z">
            <w:rPr>
              <w:rStyle w:val="aff0"/>
              <w:rFonts w:eastAsia="仿宋_GB2312"/>
            </w:rPr>
          </w:rPrChange>
        </w:rPr>
        <w:t>P</w:t>
      </w:r>
      <w:r>
        <w:rPr>
          <w:rStyle w:val="aff0"/>
          <w:rFonts w:eastAsia="仿宋_GB2312"/>
          <w:color w:val="auto"/>
          <w:lang w:eastAsia="zh-CN"/>
          <w:rPrChange w:id="135" w:author="Xuning Wei12232" w:date="2026-10-24T11:11:00Z">
            <w:rPr>
              <w:rStyle w:val="aff0"/>
              <w:rFonts w:eastAsia="仿宋_GB2312"/>
              <w:lang w:eastAsia="zh-CN"/>
            </w:rPr>
          </w:rPrChange>
        </w:rPr>
        <w:t>rocess Chemistry Overview</w:t>
      </w:r>
      <w:r>
        <w:tab/>
      </w:r>
      <w:r>
        <w:fldChar w:fldCharType="begin"/>
      </w:r>
      <w:r>
        <w:instrText xml:space="preserve"> PAGEREF _Toc243596303 \h </w:instrText>
      </w:r>
      <w:r>
        <w:fldChar w:fldCharType="separate"/>
      </w:r>
      <w:r>
        <w:t>17</w:t>
      </w:r>
      <w:r>
        <w:fldChar w:fldCharType="end"/>
      </w:r>
      <w:r>
        <w:rPr>
          <w:rStyle w:val="aff0"/>
          <w:color w:val="auto"/>
          <w:rPrChange w:id="136" w:author="Xuning Wei12232" w:date="2026-10-24T11:11:00Z">
            <w:rPr>
              <w:rStyle w:val="aff0"/>
            </w:rPr>
          </w:rPrChange>
        </w:rPr>
        <w:fldChar w:fldCharType="end"/>
      </w:r>
    </w:p>
    <w:p w14:paraId="026DA6E2" w14:textId="1BC865CA" w:rsidR="00652DEA" w:rsidRDefault="00C15CB5">
      <w:pPr>
        <w:pStyle w:val="11"/>
        <w:rPr>
          <w:ins w:id="1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38" w:author="Xuning Wei12232" w:date="2026-10-24T11:11:00Z">
            <w:rPr>
              <w:rStyle w:val="aff0"/>
            </w:rPr>
          </w:rPrChange>
        </w:rPr>
        <w:fldChar w:fldCharType="begin"/>
      </w:r>
      <w:r>
        <w:rPr>
          <w:rStyle w:val="aff0"/>
          <w:color w:val="auto"/>
          <w:rPrChange w:id="139" w:author="Xuning Wei12232" w:date="2026-10-24T11:11:00Z">
            <w:rPr>
              <w:rStyle w:val="aff0"/>
            </w:rPr>
          </w:rPrChange>
        </w:rPr>
        <w:instrText xml:space="preserve"> </w:instrText>
      </w:r>
      <w:r>
        <w:instrText>HYPERLINK \l "_Toc243596304"</w:instrText>
      </w:r>
      <w:r>
        <w:rPr>
          <w:rStyle w:val="aff0"/>
          <w:color w:val="auto"/>
          <w:rPrChange w:id="140" w:author="Xuning Wei12232" w:date="2026-10-24T11:11:00Z">
            <w:rPr>
              <w:rStyle w:val="aff0"/>
            </w:rPr>
          </w:rPrChange>
        </w:rPr>
        <w:instrText xml:space="preserve"> </w:instrText>
      </w:r>
      <w:r>
        <w:rPr>
          <w:rStyle w:val="aff0"/>
          <w:color w:val="auto"/>
          <w:rPrChange w:id="141" w:author="Xuning Wei12232" w:date="2026-10-24T11:11:00Z">
            <w:rPr>
              <w:rStyle w:val="aff0"/>
            </w:rPr>
          </w:rPrChange>
        </w:rPr>
        <w:fldChar w:fldCharType="separate"/>
      </w:r>
      <w:r>
        <w:rPr>
          <w:rStyle w:val="aff0"/>
          <w:rFonts w:eastAsia="仿宋_GB2312"/>
          <w:color w:val="auto"/>
          <w:rPrChange w:id="142" w:author="Xuning Wei12232" w:date="2026-10-24T11:11:00Z">
            <w:rPr>
              <w:rStyle w:val="aff0"/>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43" w:author="Xuning Wei12232" w:date="2026-10-24T11:11:00Z">
            <w:rPr>
              <w:rStyle w:val="aff0"/>
              <w:rFonts w:eastAsia="仿宋_GB2312"/>
            </w:rPr>
          </w:rPrChange>
        </w:rPr>
        <w:t>Critical Process Par</w:t>
      </w:r>
      <w:r w:rsidR="0096200E">
        <w:rPr>
          <w:rStyle w:val="aff0"/>
          <w:rFonts w:eastAsia="仿宋_GB2312"/>
          <w:color w:val="auto"/>
        </w:rPr>
        <w:t>αMe</w:t>
      </w:r>
      <w:r>
        <w:rPr>
          <w:rStyle w:val="aff0"/>
          <w:rFonts w:eastAsia="仿宋_GB2312"/>
          <w:color w:val="auto"/>
          <w:rPrChange w:id="144" w:author="Xuning Wei12232" w:date="2026-10-24T11:11:00Z">
            <w:rPr>
              <w:rStyle w:val="aff0"/>
              <w:rFonts w:eastAsia="仿宋_GB2312"/>
            </w:rPr>
          </w:rPrChange>
        </w:rPr>
        <w:t>ters and Critical Quality Attributes (CPPs and CQAs)</w:t>
      </w:r>
      <w:r>
        <w:tab/>
      </w:r>
      <w:r>
        <w:fldChar w:fldCharType="begin"/>
      </w:r>
      <w:r>
        <w:instrText xml:space="preserve"> PAGEREF _Toc243596304 \h </w:instrText>
      </w:r>
      <w:r>
        <w:fldChar w:fldCharType="separate"/>
      </w:r>
      <w:r>
        <w:t>33</w:t>
      </w:r>
      <w:r>
        <w:fldChar w:fldCharType="end"/>
      </w:r>
      <w:r>
        <w:rPr>
          <w:rStyle w:val="aff0"/>
          <w:color w:val="auto"/>
          <w:rPrChange w:id="145" w:author="Xuning Wei12232" w:date="2026-10-24T11:11:00Z">
            <w:rPr>
              <w:rStyle w:val="aff0"/>
            </w:rPr>
          </w:rPrChange>
        </w:rPr>
        <w:fldChar w:fldCharType="end"/>
      </w:r>
    </w:p>
    <w:p w14:paraId="02922117" w14:textId="77777777" w:rsidR="00652DEA" w:rsidRDefault="00C15CB5">
      <w:pPr>
        <w:pStyle w:val="11"/>
        <w:rPr>
          <w:ins w:id="14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47" w:author="Xuning Wei12232" w:date="2026-10-24T11:11:00Z">
            <w:rPr>
              <w:rStyle w:val="aff0"/>
            </w:rPr>
          </w:rPrChange>
        </w:rPr>
        <w:fldChar w:fldCharType="begin"/>
      </w:r>
      <w:r>
        <w:rPr>
          <w:rStyle w:val="aff0"/>
          <w:color w:val="auto"/>
          <w:rPrChange w:id="148" w:author="Xuning Wei12232" w:date="2026-10-24T11:11:00Z">
            <w:rPr>
              <w:rStyle w:val="aff0"/>
            </w:rPr>
          </w:rPrChange>
        </w:rPr>
        <w:instrText xml:space="preserve"> </w:instrText>
      </w:r>
      <w:r>
        <w:instrText>HYPERLINK \l "_Toc243596320"</w:instrText>
      </w:r>
      <w:r>
        <w:rPr>
          <w:rStyle w:val="aff0"/>
          <w:color w:val="auto"/>
          <w:rPrChange w:id="149" w:author="Xuning Wei12232" w:date="2026-10-24T11:11:00Z">
            <w:rPr>
              <w:rStyle w:val="aff0"/>
            </w:rPr>
          </w:rPrChange>
        </w:rPr>
        <w:instrText xml:space="preserve"> </w:instrText>
      </w:r>
      <w:r>
        <w:rPr>
          <w:rStyle w:val="aff0"/>
          <w:color w:val="auto"/>
          <w:rPrChange w:id="150" w:author="Xuning Wei12232" w:date="2026-10-24T11:11:00Z">
            <w:rPr>
              <w:rStyle w:val="aff0"/>
            </w:rPr>
          </w:rPrChange>
        </w:rPr>
        <w:fldChar w:fldCharType="separate"/>
      </w:r>
      <w:r>
        <w:rPr>
          <w:rStyle w:val="aff0"/>
          <w:rFonts w:eastAsia="仿宋_GB2312"/>
          <w:color w:val="auto"/>
          <w:rPrChange w:id="151" w:author="Xuning Wei12232" w:date="2026-10-24T11:11:00Z">
            <w:rPr>
              <w:rStyle w:val="aff0"/>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52" w:author="Xuning Wei12232" w:date="2026-10-24T11:11:00Z">
            <w:rPr>
              <w:rStyle w:val="aff0"/>
              <w:rFonts w:eastAsia="仿宋_GB2312"/>
            </w:rPr>
          </w:rPrChange>
        </w:rPr>
        <w:t>Materials and Specifications</w:t>
      </w:r>
      <w:r>
        <w:tab/>
      </w:r>
      <w:r>
        <w:fldChar w:fldCharType="begin"/>
      </w:r>
      <w:r>
        <w:instrText xml:space="preserve"> PAGEREF _Toc243596320 \h </w:instrText>
      </w:r>
      <w:r>
        <w:fldChar w:fldCharType="separate"/>
      </w:r>
      <w:r>
        <w:t>34</w:t>
      </w:r>
      <w:r>
        <w:fldChar w:fldCharType="end"/>
      </w:r>
      <w:r>
        <w:rPr>
          <w:rStyle w:val="aff0"/>
          <w:color w:val="auto"/>
          <w:rPrChange w:id="153" w:author="Xuning Wei12232" w:date="2026-10-24T11:11:00Z">
            <w:rPr>
              <w:rStyle w:val="aff0"/>
            </w:rPr>
          </w:rPrChange>
        </w:rPr>
        <w:fldChar w:fldCharType="end"/>
      </w:r>
    </w:p>
    <w:p w14:paraId="52CFE6CF" w14:textId="77777777" w:rsidR="00652DEA" w:rsidRDefault="00C15CB5">
      <w:pPr>
        <w:pStyle w:val="11"/>
        <w:rPr>
          <w:ins w:id="15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55" w:author="Xuning Wei12232" w:date="2026-10-24T11:11:00Z">
            <w:rPr>
              <w:rStyle w:val="aff0"/>
            </w:rPr>
          </w:rPrChange>
        </w:rPr>
        <w:fldChar w:fldCharType="begin"/>
      </w:r>
      <w:r>
        <w:rPr>
          <w:rStyle w:val="aff0"/>
          <w:color w:val="auto"/>
          <w:rPrChange w:id="156" w:author="Xuning Wei12232" w:date="2026-10-24T11:11:00Z">
            <w:rPr>
              <w:rStyle w:val="aff0"/>
            </w:rPr>
          </w:rPrChange>
        </w:rPr>
        <w:instrText xml:space="preserve"> </w:instrText>
      </w:r>
      <w:r>
        <w:instrText>HYPERLINK \l "_Toc243596321"</w:instrText>
      </w:r>
      <w:r>
        <w:rPr>
          <w:rStyle w:val="aff0"/>
          <w:color w:val="auto"/>
          <w:rPrChange w:id="157" w:author="Xuning Wei12232" w:date="2026-10-24T11:11:00Z">
            <w:rPr>
              <w:rStyle w:val="aff0"/>
            </w:rPr>
          </w:rPrChange>
        </w:rPr>
        <w:instrText xml:space="preserve"> </w:instrText>
      </w:r>
      <w:r>
        <w:rPr>
          <w:rStyle w:val="aff0"/>
          <w:color w:val="auto"/>
          <w:rPrChange w:id="158" w:author="Xuning Wei12232" w:date="2026-10-24T11:11:00Z">
            <w:rPr>
              <w:rStyle w:val="aff0"/>
            </w:rPr>
          </w:rPrChange>
        </w:rPr>
        <w:fldChar w:fldCharType="separate"/>
      </w:r>
      <w:r>
        <w:rPr>
          <w:rStyle w:val="aff0"/>
          <w:rFonts w:eastAsia="仿宋_GB2312"/>
          <w:color w:val="auto"/>
          <w:rPrChange w:id="159" w:author="Xuning Wei12232" w:date="2026-10-24T11:11:00Z">
            <w:rPr>
              <w:rStyle w:val="aff0"/>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0" w:author="Xuning Wei12232" w:date="2026-10-24T11:11:00Z">
            <w:rPr>
              <w:rStyle w:val="aff0"/>
              <w:rFonts w:eastAsia="仿宋_GB2312"/>
            </w:rPr>
          </w:rPrChange>
        </w:rPr>
        <w:t>Analytical Methods and Testing</w:t>
      </w:r>
      <w:r>
        <w:tab/>
      </w:r>
      <w:r>
        <w:fldChar w:fldCharType="begin"/>
      </w:r>
      <w:r>
        <w:instrText xml:space="preserve"> PAGEREF _Toc243596321 \h </w:instrText>
      </w:r>
      <w:r>
        <w:fldChar w:fldCharType="separate"/>
      </w:r>
      <w:r>
        <w:t>39</w:t>
      </w:r>
      <w:r>
        <w:fldChar w:fldCharType="end"/>
      </w:r>
      <w:r>
        <w:rPr>
          <w:rStyle w:val="aff0"/>
          <w:color w:val="auto"/>
          <w:rPrChange w:id="161" w:author="Xuning Wei12232" w:date="2026-10-24T11:11:00Z">
            <w:rPr>
              <w:rStyle w:val="aff0"/>
            </w:rPr>
          </w:rPrChange>
        </w:rPr>
        <w:fldChar w:fldCharType="end"/>
      </w:r>
    </w:p>
    <w:p w14:paraId="7401D6AC" w14:textId="77777777" w:rsidR="00652DEA" w:rsidRDefault="00C15CB5">
      <w:pPr>
        <w:pStyle w:val="11"/>
        <w:rPr>
          <w:ins w:id="16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63" w:author="Xuning Wei12232" w:date="2026-10-24T11:11:00Z">
            <w:rPr>
              <w:rStyle w:val="aff0"/>
            </w:rPr>
          </w:rPrChange>
        </w:rPr>
        <w:fldChar w:fldCharType="begin"/>
      </w:r>
      <w:r>
        <w:rPr>
          <w:rStyle w:val="aff0"/>
          <w:color w:val="auto"/>
          <w:rPrChange w:id="164" w:author="Xuning Wei12232" w:date="2026-10-24T11:11:00Z">
            <w:rPr>
              <w:rStyle w:val="aff0"/>
            </w:rPr>
          </w:rPrChange>
        </w:rPr>
        <w:instrText xml:space="preserve"> </w:instrText>
      </w:r>
      <w:r>
        <w:instrText>HYPERLINK \l "_Toc243596322"</w:instrText>
      </w:r>
      <w:r>
        <w:rPr>
          <w:rStyle w:val="aff0"/>
          <w:color w:val="auto"/>
          <w:rPrChange w:id="165" w:author="Xuning Wei12232" w:date="2026-10-24T11:11:00Z">
            <w:rPr>
              <w:rStyle w:val="aff0"/>
            </w:rPr>
          </w:rPrChange>
        </w:rPr>
        <w:instrText xml:space="preserve"> </w:instrText>
      </w:r>
      <w:r>
        <w:rPr>
          <w:rStyle w:val="aff0"/>
          <w:color w:val="auto"/>
          <w:rPrChange w:id="166" w:author="Xuning Wei12232" w:date="2026-10-24T11:11:00Z">
            <w:rPr>
              <w:rStyle w:val="aff0"/>
            </w:rPr>
          </w:rPrChange>
        </w:rPr>
        <w:fldChar w:fldCharType="separate"/>
      </w:r>
      <w:r>
        <w:rPr>
          <w:rStyle w:val="aff0"/>
          <w:rFonts w:eastAsia="仿宋_GB2312"/>
          <w:color w:val="auto"/>
          <w:rPrChange w:id="167" w:author="Xuning Wei12232" w:date="2026-10-24T11:11:00Z">
            <w:rPr>
              <w:rStyle w:val="aff0"/>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68" w:author="Xuning Wei12232" w:date="2026-10-24T11:11:00Z">
            <w:rPr>
              <w:rStyle w:val="aff0"/>
              <w:rFonts w:eastAsia="仿宋_GB2312"/>
            </w:rPr>
          </w:rPrChange>
        </w:rPr>
        <w:t>Batch Production Record (OR) Review</w:t>
      </w:r>
      <w:r>
        <w:tab/>
      </w:r>
      <w:r>
        <w:fldChar w:fldCharType="begin"/>
      </w:r>
      <w:r>
        <w:instrText xml:space="preserve"> PAGEREF _Toc243596322 \h </w:instrText>
      </w:r>
      <w:r>
        <w:fldChar w:fldCharType="separate"/>
      </w:r>
      <w:r>
        <w:t>40</w:t>
      </w:r>
      <w:r>
        <w:fldChar w:fldCharType="end"/>
      </w:r>
      <w:r>
        <w:rPr>
          <w:rStyle w:val="aff0"/>
          <w:color w:val="auto"/>
          <w:rPrChange w:id="169" w:author="Xuning Wei12232" w:date="2026-10-24T11:11:00Z">
            <w:rPr>
              <w:rStyle w:val="aff0"/>
            </w:rPr>
          </w:rPrChange>
        </w:rPr>
        <w:fldChar w:fldCharType="end"/>
      </w:r>
    </w:p>
    <w:p w14:paraId="5044AB07" w14:textId="77777777" w:rsidR="00652DEA" w:rsidRDefault="00C15CB5">
      <w:pPr>
        <w:pStyle w:val="11"/>
        <w:rPr>
          <w:ins w:id="170"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1" w:author="Xuning Wei12232" w:date="2026-10-24T11:11:00Z">
            <w:rPr>
              <w:rStyle w:val="aff0"/>
            </w:rPr>
          </w:rPrChange>
        </w:rPr>
        <w:fldChar w:fldCharType="begin"/>
      </w:r>
      <w:r>
        <w:rPr>
          <w:rStyle w:val="aff0"/>
          <w:color w:val="auto"/>
          <w:rPrChange w:id="172" w:author="Xuning Wei12232" w:date="2026-10-24T11:11:00Z">
            <w:rPr>
              <w:rStyle w:val="aff0"/>
            </w:rPr>
          </w:rPrChange>
        </w:rPr>
        <w:instrText xml:space="preserve"> </w:instrText>
      </w:r>
      <w:r>
        <w:instrText>HYPERLINK \l "_Toc243596323"</w:instrText>
      </w:r>
      <w:r>
        <w:rPr>
          <w:rStyle w:val="aff0"/>
          <w:color w:val="auto"/>
          <w:rPrChange w:id="173" w:author="Xuning Wei12232" w:date="2026-10-24T11:11:00Z">
            <w:rPr>
              <w:rStyle w:val="aff0"/>
            </w:rPr>
          </w:rPrChange>
        </w:rPr>
        <w:instrText xml:space="preserve"> </w:instrText>
      </w:r>
      <w:r>
        <w:rPr>
          <w:rStyle w:val="aff0"/>
          <w:color w:val="auto"/>
          <w:rPrChange w:id="174" w:author="Xuning Wei12232" w:date="2026-10-24T11:11:00Z">
            <w:rPr>
              <w:rStyle w:val="aff0"/>
            </w:rPr>
          </w:rPrChange>
        </w:rPr>
        <w:fldChar w:fldCharType="separate"/>
      </w:r>
      <w:r>
        <w:rPr>
          <w:rStyle w:val="aff0"/>
          <w:color w:val="auto"/>
          <w:rPrChange w:id="175" w:author="Xuning Wei12232" w:date="2026-10-24T11:11:00Z">
            <w:rPr>
              <w:rStyle w:val="aff0"/>
            </w:rPr>
          </w:rPrChange>
        </w:rPr>
        <w:t>13.</w:t>
      </w:r>
      <w:r>
        <w:rPr>
          <w:rFonts w:asciiTheme="minorHAnsi" w:eastAsiaTheme="minorEastAsia" w:hAnsiTheme="minorHAnsi" w:cstheme="minorBidi"/>
          <w:b w:val="0"/>
          <w:bCs w:val="0"/>
          <w:kern w:val="2"/>
          <w:sz w:val="21"/>
          <w:szCs w:val="22"/>
          <w:lang w:eastAsia="zh-CN"/>
        </w:rPr>
        <w:tab/>
      </w:r>
      <w:r>
        <w:rPr>
          <w:rStyle w:val="aff0"/>
          <w:color w:val="auto"/>
          <w:rPrChange w:id="176" w:author="Xuning Wei12232" w:date="2026-10-24T11:11:00Z">
            <w:rPr>
              <w:rStyle w:val="aff0"/>
            </w:rPr>
          </w:rPrChange>
        </w:rPr>
        <w:t xml:space="preserve">Sample Retaining </w:t>
      </w:r>
      <w:r>
        <w:tab/>
      </w:r>
      <w:r>
        <w:fldChar w:fldCharType="begin"/>
      </w:r>
      <w:r>
        <w:instrText xml:space="preserve"> PAGEREF _Toc243596323 \h </w:instrText>
      </w:r>
      <w:r>
        <w:fldChar w:fldCharType="separate"/>
      </w:r>
      <w:r>
        <w:t>40</w:t>
      </w:r>
      <w:r>
        <w:fldChar w:fldCharType="end"/>
      </w:r>
      <w:r>
        <w:rPr>
          <w:rStyle w:val="aff0"/>
          <w:color w:val="auto"/>
          <w:rPrChange w:id="177" w:author="Xuning Wei12232" w:date="2026-10-24T11:11:00Z">
            <w:rPr>
              <w:rStyle w:val="aff0"/>
            </w:rPr>
          </w:rPrChange>
        </w:rPr>
        <w:fldChar w:fldCharType="end"/>
      </w:r>
    </w:p>
    <w:p w14:paraId="50C88392" w14:textId="77777777" w:rsidR="00652DEA" w:rsidRDefault="00C15CB5">
      <w:pPr>
        <w:pStyle w:val="11"/>
        <w:rPr>
          <w:ins w:id="178"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79" w:author="Xuning Wei12232" w:date="2026-10-24T11:11:00Z">
            <w:rPr>
              <w:rStyle w:val="aff0"/>
            </w:rPr>
          </w:rPrChange>
        </w:rPr>
        <w:fldChar w:fldCharType="begin"/>
      </w:r>
      <w:r>
        <w:rPr>
          <w:rStyle w:val="aff0"/>
          <w:color w:val="auto"/>
          <w:rPrChange w:id="180" w:author="Xuning Wei12232" w:date="2026-10-24T11:11:00Z">
            <w:rPr>
              <w:rStyle w:val="aff0"/>
            </w:rPr>
          </w:rPrChange>
        </w:rPr>
        <w:instrText xml:space="preserve"> </w:instrText>
      </w:r>
      <w:r>
        <w:instrText>HYPERLINK \l "_Toc243596326"</w:instrText>
      </w:r>
      <w:r>
        <w:rPr>
          <w:rStyle w:val="aff0"/>
          <w:color w:val="auto"/>
          <w:rPrChange w:id="181" w:author="Xuning Wei12232" w:date="2026-10-24T11:11:00Z">
            <w:rPr>
              <w:rStyle w:val="aff0"/>
            </w:rPr>
          </w:rPrChange>
        </w:rPr>
        <w:instrText xml:space="preserve"> </w:instrText>
      </w:r>
      <w:r>
        <w:rPr>
          <w:rStyle w:val="aff0"/>
          <w:color w:val="auto"/>
          <w:rPrChange w:id="182" w:author="Xuning Wei12232" w:date="2026-10-24T11:11:00Z">
            <w:rPr>
              <w:rStyle w:val="aff0"/>
            </w:rPr>
          </w:rPrChange>
        </w:rPr>
        <w:fldChar w:fldCharType="separate"/>
      </w:r>
      <w:r>
        <w:rPr>
          <w:rStyle w:val="aff0"/>
          <w:rFonts w:eastAsia="仿宋_GB2312"/>
          <w:color w:val="auto"/>
          <w:rPrChange w:id="183" w:author="Xuning Wei12232" w:date="2026-10-24T11:11:00Z">
            <w:rPr>
              <w:rStyle w:val="aff0"/>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84" w:author="Xuning Wei12232" w:date="2026-10-24T11:11:00Z">
            <w:rPr>
              <w:rStyle w:val="aff0"/>
              <w:rFonts w:eastAsia="仿宋_GB2312"/>
            </w:rPr>
          </w:rPrChange>
        </w:rPr>
        <w:t>Packaging and Storage</w:t>
      </w:r>
      <w:r>
        <w:tab/>
      </w:r>
      <w:r>
        <w:fldChar w:fldCharType="begin"/>
      </w:r>
      <w:r>
        <w:instrText xml:space="preserve"> PAGEREF _Toc243596326 \h </w:instrText>
      </w:r>
      <w:r>
        <w:fldChar w:fldCharType="separate"/>
      </w:r>
      <w:r>
        <w:t>40</w:t>
      </w:r>
      <w:r>
        <w:fldChar w:fldCharType="end"/>
      </w:r>
      <w:r>
        <w:rPr>
          <w:rStyle w:val="aff0"/>
          <w:color w:val="auto"/>
          <w:rPrChange w:id="185" w:author="Xuning Wei12232" w:date="2026-10-24T11:11:00Z">
            <w:rPr>
              <w:rStyle w:val="aff0"/>
            </w:rPr>
          </w:rPrChange>
        </w:rPr>
        <w:fldChar w:fldCharType="end"/>
      </w:r>
    </w:p>
    <w:p w14:paraId="3B40DE4A" w14:textId="77777777" w:rsidR="00652DEA" w:rsidRDefault="00C15CB5">
      <w:pPr>
        <w:pStyle w:val="11"/>
        <w:rPr>
          <w:ins w:id="186"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87" w:author="Xuning Wei12232" w:date="2026-10-24T11:11:00Z">
            <w:rPr>
              <w:rStyle w:val="aff0"/>
            </w:rPr>
          </w:rPrChange>
        </w:rPr>
        <w:fldChar w:fldCharType="begin"/>
      </w:r>
      <w:r>
        <w:rPr>
          <w:rStyle w:val="aff0"/>
          <w:color w:val="auto"/>
          <w:rPrChange w:id="188" w:author="Xuning Wei12232" w:date="2026-10-24T11:11:00Z">
            <w:rPr>
              <w:rStyle w:val="aff0"/>
            </w:rPr>
          </w:rPrChange>
        </w:rPr>
        <w:instrText xml:space="preserve"> </w:instrText>
      </w:r>
      <w:r>
        <w:instrText>HYPERLINK \l "_Toc243596328"</w:instrText>
      </w:r>
      <w:r>
        <w:rPr>
          <w:rStyle w:val="aff0"/>
          <w:color w:val="auto"/>
          <w:rPrChange w:id="189" w:author="Xuning Wei12232" w:date="2026-10-24T11:11:00Z">
            <w:rPr>
              <w:rStyle w:val="aff0"/>
            </w:rPr>
          </w:rPrChange>
        </w:rPr>
        <w:instrText xml:space="preserve"> </w:instrText>
      </w:r>
      <w:r>
        <w:rPr>
          <w:rStyle w:val="aff0"/>
          <w:color w:val="auto"/>
          <w:rPrChange w:id="190" w:author="Xuning Wei12232" w:date="2026-10-24T11:11:00Z">
            <w:rPr>
              <w:rStyle w:val="aff0"/>
            </w:rPr>
          </w:rPrChange>
        </w:rPr>
        <w:fldChar w:fldCharType="separate"/>
      </w:r>
      <w:r>
        <w:rPr>
          <w:rStyle w:val="aff0"/>
          <w:rFonts w:eastAsia="仿宋_GB2312"/>
          <w:color w:val="auto"/>
          <w:rPrChange w:id="191" w:author="Xuning Wei12232" w:date="2026-10-24T11:11:00Z">
            <w:rPr>
              <w:rStyle w:val="aff0"/>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192" w:author="Xuning Wei12232" w:date="2026-10-24T11:11:00Z">
            <w:rPr>
              <w:rStyle w:val="aff0"/>
              <w:rFonts w:eastAsia="仿宋_GB2312"/>
            </w:rPr>
          </w:rPrChange>
        </w:rPr>
        <w:t>Stability Test</w:t>
      </w:r>
      <w:r>
        <w:tab/>
      </w:r>
      <w:r>
        <w:fldChar w:fldCharType="begin"/>
      </w:r>
      <w:r>
        <w:instrText xml:space="preserve"> PAGEREF _Toc243596328 \h </w:instrText>
      </w:r>
      <w:r>
        <w:fldChar w:fldCharType="separate"/>
      </w:r>
      <w:r>
        <w:t>41</w:t>
      </w:r>
      <w:r>
        <w:fldChar w:fldCharType="end"/>
      </w:r>
      <w:r>
        <w:rPr>
          <w:rStyle w:val="aff0"/>
          <w:color w:val="auto"/>
          <w:rPrChange w:id="193" w:author="Xuning Wei12232" w:date="2026-10-24T11:11:00Z">
            <w:rPr>
              <w:rStyle w:val="aff0"/>
            </w:rPr>
          </w:rPrChange>
        </w:rPr>
        <w:fldChar w:fldCharType="end"/>
      </w:r>
    </w:p>
    <w:p w14:paraId="02F4BA58" w14:textId="77777777" w:rsidR="00652DEA" w:rsidRDefault="00C15CB5">
      <w:pPr>
        <w:pStyle w:val="11"/>
        <w:rPr>
          <w:ins w:id="194"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195" w:author="Xuning Wei12232" w:date="2026-10-24T11:11:00Z">
            <w:rPr>
              <w:rStyle w:val="aff0"/>
            </w:rPr>
          </w:rPrChange>
        </w:rPr>
        <w:fldChar w:fldCharType="begin"/>
      </w:r>
      <w:r>
        <w:rPr>
          <w:rStyle w:val="aff0"/>
          <w:color w:val="auto"/>
          <w:rPrChange w:id="196" w:author="Xuning Wei12232" w:date="2026-10-24T11:11:00Z">
            <w:rPr>
              <w:rStyle w:val="aff0"/>
            </w:rPr>
          </w:rPrChange>
        </w:rPr>
        <w:instrText xml:space="preserve"> </w:instrText>
      </w:r>
      <w:r>
        <w:instrText>HYPERLINK \l "_Toc243596330"</w:instrText>
      </w:r>
      <w:r>
        <w:rPr>
          <w:rStyle w:val="aff0"/>
          <w:color w:val="auto"/>
          <w:rPrChange w:id="197" w:author="Xuning Wei12232" w:date="2026-10-24T11:11:00Z">
            <w:rPr>
              <w:rStyle w:val="aff0"/>
            </w:rPr>
          </w:rPrChange>
        </w:rPr>
        <w:instrText xml:space="preserve"> </w:instrText>
      </w:r>
      <w:r>
        <w:rPr>
          <w:rStyle w:val="aff0"/>
          <w:color w:val="auto"/>
          <w:rPrChange w:id="198" w:author="Xuning Wei12232" w:date="2026-10-24T11:11:00Z">
            <w:rPr>
              <w:rStyle w:val="aff0"/>
            </w:rPr>
          </w:rPrChange>
        </w:rPr>
        <w:fldChar w:fldCharType="separate"/>
      </w:r>
      <w:r>
        <w:rPr>
          <w:rStyle w:val="aff0"/>
          <w:rFonts w:eastAsia="仿宋_GB2312"/>
          <w:color w:val="auto"/>
          <w:rPrChange w:id="199" w:author="Xuning Wei12232" w:date="2026-10-24T11:11:00Z">
            <w:rPr>
              <w:rStyle w:val="aff0"/>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00" w:author="Xuning Wei12232" w:date="2026-10-24T11:11:00Z">
            <w:rPr>
              <w:rStyle w:val="aff0"/>
              <w:rFonts w:eastAsia="仿宋_GB2312"/>
            </w:rPr>
          </w:rPrChange>
        </w:rPr>
        <w:t>Homogeneity study</w:t>
      </w:r>
      <w:r>
        <w:tab/>
      </w:r>
      <w:r>
        <w:fldChar w:fldCharType="begin"/>
      </w:r>
      <w:r>
        <w:instrText xml:space="preserve"> PAGEREF _Toc243596330 \h </w:instrText>
      </w:r>
      <w:r>
        <w:fldChar w:fldCharType="separate"/>
      </w:r>
      <w:r>
        <w:t>41</w:t>
      </w:r>
      <w:r>
        <w:fldChar w:fldCharType="end"/>
      </w:r>
      <w:r>
        <w:rPr>
          <w:rStyle w:val="aff0"/>
          <w:color w:val="auto"/>
          <w:rPrChange w:id="201" w:author="Xuning Wei12232" w:date="2026-10-24T11:11:00Z">
            <w:rPr>
              <w:rStyle w:val="aff0"/>
            </w:rPr>
          </w:rPrChange>
        </w:rPr>
        <w:fldChar w:fldCharType="end"/>
      </w:r>
    </w:p>
    <w:p w14:paraId="28491337" w14:textId="77777777" w:rsidR="00652DEA" w:rsidRDefault="00C15CB5">
      <w:pPr>
        <w:pStyle w:val="11"/>
        <w:rPr>
          <w:ins w:id="20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03" w:author="Xuning Wei12232" w:date="2026-10-24T11:11:00Z">
            <w:rPr>
              <w:rStyle w:val="aff0"/>
            </w:rPr>
          </w:rPrChange>
        </w:rPr>
        <w:fldChar w:fldCharType="begin"/>
      </w:r>
      <w:r>
        <w:rPr>
          <w:rStyle w:val="aff0"/>
          <w:color w:val="auto"/>
          <w:rPrChange w:id="204" w:author="Xuning Wei12232" w:date="2026-10-24T11:11:00Z">
            <w:rPr>
              <w:rStyle w:val="aff0"/>
            </w:rPr>
          </w:rPrChange>
        </w:rPr>
        <w:instrText xml:space="preserve"> </w:instrText>
      </w:r>
      <w:r>
        <w:instrText>HYPERLINK \l "_Toc243596333"</w:instrText>
      </w:r>
      <w:r>
        <w:rPr>
          <w:rStyle w:val="aff0"/>
          <w:color w:val="auto"/>
          <w:rPrChange w:id="205" w:author="Xuning Wei12232" w:date="2026-10-24T11:11:00Z">
            <w:rPr>
              <w:rStyle w:val="aff0"/>
            </w:rPr>
          </w:rPrChange>
        </w:rPr>
        <w:instrText xml:space="preserve"> </w:instrText>
      </w:r>
      <w:r>
        <w:rPr>
          <w:rStyle w:val="aff0"/>
          <w:color w:val="auto"/>
          <w:rPrChange w:id="206" w:author="Xuning Wei12232" w:date="2026-10-24T11:11:00Z">
            <w:rPr>
              <w:rStyle w:val="aff0"/>
            </w:rPr>
          </w:rPrChange>
        </w:rPr>
        <w:fldChar w:fldCharType="separate"/>
      </w:r>
      <w:r>
        <w:rPr>
          <w:rStyle w:val="aff0"/>
          <w:rFonts w:eastAsia="仿宋_GB2312"/>
          <w:color w:val="auto"/>
          <w:rPrChange w:id="207" w:author="Xuning Wei12232" w:date="2026-10-24T11:11:00Z">
            <w:rPr>
              <w:rStyle w:val="aff0"/>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0"/>
          <w:rFonts w:eastAsia="仿宋_GB2312"/>
          <w:color w:val="auto"/>
          <w:lang w:eastAsia="zh-CN"/>
          <w:rPrChange w:id="208" w:author="Xuning Wei12232" w:date="2026-10-24T11:11:00Z">
            <w:rPr>
              <w:rStyle w:val="aff0"/>
              <w:rFonts w:eastAsia="仿宋_GB2312"/>
              <w:lang w:eastAsia="zh-CN"/>
            </w:rPr>
          </w:rPrChange>
        </w:rPr>
        <w:t>ASYM-1</w:t>
      </w:r>
      <w:r>
        <w:rPr>
          <w:rStyle w:val="aff0"/>
          <w:rFonts w:eastAsia="仿宋_GB2312"/>
          <w:color w:val="auto"/>
          <w:rPrChange w:id="209" w:author="Xuning Wei12232" w:date="2026-10-24T11:11:00Z">
            <w:rPr>
              <w:rStyle w:val="aff0"/>
              <w:rFonts w:eastAsia="仿宋_GB2312"/>
            </w:rPr>
          </w:rPrChange>
        </w:rPr>
        <w:t xml:space="preserve">41366 </w:t>
      </w:r>
      <w:r>
        <w:rPr>
          <w:rStyle w:val="aff0"/>
          <w:rFonts w:eastAsia="仿宋_GB2312"/>
          <w:color w:val="auto"/>
          <w:lang w:eastAsia="zh-CN"/>
          <w:rPrChange w:id="210" w:author="Xuning Wei12232" w:date="2026-10-24T11:11:00Z">
            <w:rPr>
              <w:rStyle w:val="aff0"/>
              <w:rFonts w:eastAsia="仿宋_GB2312"/>
              <w:lang w:eastAsia="zh-CN"/>
            </w:rPr>
          </w:rPrChange>
        </w:rPr>
        <w:t>C</w:t>
      </w:r>
      <w:r>
        <w:rPr>
          <w:rStyle w:val="aff0"/>
          <w:rFonts w:eastAsia="仿宋_GB2312"/>
          <w:color w:val="auto"/>
          <w:rPrChange w:id="211" w:author="Xuning Wei12232" w:date="2026-10-24T11:11:00Z">
            <w:rPr>
              <w:rStyle w:val="aff0"/>
              <w:rFonts w:eastAsia="仿宋_GB2312"/>
            </w:rPr>
          </w:rPrChange>
        </w:rPr>
        <w:t>leaning Validation</w:t>
      </w:r>
      <w:r>
        <w:tab/>
      </w:r>
      <w:r>
        <w:fldChar w:fldCharType="begin"/>
      </w:r>
      <w:r>
        <w:instrText xml:space="preserve"> PAGEREF _Toc243596333 \h </w:instrText>
      </w:r>
      <w:r>
        <w:fldChar w:fldCharType="separate"/>
      </w:r>
      <w:r>
        <w:t>41</w:t>
      </w:r>
      <w:r>
        <w:fldChar w:fldCharType="end"/>
      </w:r>
      <w:r>
        <w:rPr>
          <w:rStyle w:val="aff0"/>
          <w:color w:val="auto"/>
          <w:rPrChange w:id="212" w:author="Xuning Wei12232" w:date="2026-10-24T11:11:00Z">
            <w:rPr>
              <w:rStyle w:val="aff0"/>
            </w:rPr>
          </w:rPrChange>
        </w:rPr>
        <w:fldChar w:fldCharType="end"/>
      </w:r>
    </w:p>
    <w:p w14:paraId="0422FF6C" w14:textId="77777777" w:rsidR="00652DEA" w:rsidRDefault="00C15CB5">
      <w:pPr>
        <w:pStyle w:val="11"/>
        <w:rPr>
          <w:ins w:id="213"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14" w:author="Xuning Wei12232" w:date="2026-10-24T11:11:00Z">
            <w:rPr>
              <w:rStyle w:val="aff0"/>
            </w:rPr>
          </w:rPrChange>
        </w:rPr>
        <w:fldChar w:fldCharType="begin"/>
      </w:r>
      <w:r>
        <w:rPr>
          <w:rStyle w:val="aff0"/>
          <w:color w:val="auto"/>
          <w:rPrChange w:id="215" w:author="Xuning Wei12232" w:date="2026-10-24T11:11:00Z">
            <w:rPr>
              <w:rStyle w:val="aff0"/>
            </w:rPr>
          </w:rPrChange>
        </w:rPr>
        <w:instrText xml:space="preserve"> </w:instrText>
      </w:r>
      <w:r>
        <w:instrText>HYPERLINK \l "_Toc243596334"</w:instrText>
      </w:r>
      <w:r>
        <w:rPr>
          <w:rStyle w:val="aff0"/>
          <w:color w:val="auto"/>
          <w:rPrChange w:id="216" w:author="Xuning Wei12232" w:date="2026-10-24T11:11:00Z">
            <w:rPr>
              <w:rStyle w:val="aff0"/>
            </w:rPr>
          </w:rPrChange>
        </w:rPr>
        <w:instrText xml:space="preserve"> </w:instrText>
      </w:r>
      <w:r>
        <w:rPr>
          <w:rStyle w:val="aff0"/>
          <w:color w:val="auto"/>
          <w:rPrChange w:id="217" w:author="Xuning Wei12232" w:date="2026-10-24T11:11:00Z">
            <w:rPr>
              <w:rStyle w:val="aff0"/>
            </w:rPr>
          </w:rPrChange>
        </w:rPr>
        <w:fldChar w:fldCharType="separate"/>
      </w:r>
      <w:r>
        <w:rPr>
          <w:rStyle w:val="aff0"/>
          <w:rFonts w:eastAsia="仿宋_GB2312"/>
          <w:color w:val="auto"/>
          <w:rPrChange w:id="218" w:author="Xuning Wei12232" w:date="2026-10-24T11:11:00Z">
            <w:rPr>
              <w:rStyle w:val="aff0"/>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0"/>
          <w:rFonts w:eastAsia="仿宋_GB2312"/>
          <w:color w:val="auto"/>
          <w:rPrChange w:id="219" w:author="Xuning Wei12232" w:date="2026-10-24T11:11:00Z">
            <w:rPr>
              <w:rStyle w:val="aff0"/>
              <w:rFonts w:eastAsia="仿宋_GB2312"/>
            </w:rPr>
          </w:rPrChange>
        </w:rPr>
        <w:t>Changes and Deviations</w:t>
      </w:r>
      <w:r>
        <w:tab/>
      </w:r>
      <w:r>
        <w:fldChar w:fldCharType="begin"/>
      </w:r>
      <w:r>
        <w:instrText xml:space="preserve"> PAGEREF _Toc243596334 \h </w:instrText>
      </w:r>
      <w:r>
        <w:fldChar w:fldCharType="separate"/>
      </w:r>
      <w:r>
        <w:t>42</w:t>
      </w:r>
      <w:r>
        <w:fldChar w:fldCharType="end"/>
      </w:r>
      <w:r>
        <w:rPr>
          <w:rStyle w:val="aff0"/>
          <w:color w:val="auto"/>
          <w:rPrChange w:id="220" w:author="Xuning Wei12232" w:date="2026-10-24T11:11:00Z">
            <w:rPr>
              <w:rStyle w:val="aff0"/>
            </w:rPr>
          </w:rPrChange>
        </w:rPr>
        <w:fldChar w:fldCharType="end"/>
      </w:r>
    </w:p>
    <w:p w14:paraId="2C15D0DB" w14:textId="77777777" w:rsidR="00652DEA" w:rsidRDefault="00C15CB5">
      <w:pPr>
        <w:pStyle w:val="11"/>
        <w:rPr>
          <w:ins w:id="221"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22" w:author="Xuning Wei12232" w:date="2026-10-24T11:11:00Z">
            <w:rPr>
              <w:rStyle w:val="aff0"/>
            </w:rPr>
          </w:rPrChange>
        </w:rPr>
        <w:fldChar w:fldCharType="begin"/>
      </w:r>
      <w:r>
        <w:rPr>
          <w:rStyle w:val="aff0"/>
          <w:color w:val="auto"/>
          <w:rPrChange w:id="223" w:author="Xuning Wei12232" w:date="2026-10-24T11:11:00Z">
            <w:rPr>
              <w:rStyle w:val="aff0"/>
            </w:rPr>
          </w:rPrChange>
        </w:rPr>
        <w:instrText xml:space="preserve"> </w:instrText>
      </w:r>
      <w:r>
        <w:instrText>HYPERLINK \l "_Toc243596335"</w:instrText>
      </w:r>
      <w:r>
        <w:rPr>
          <w:rStyle w:val="aff0"/>
          <w:color w:val="auto"/>
          <w:rPrChange w:id="224" w:author="Xuning Wei12232" w:date="2026-10-24T11:11:00Z">
            <w:rPr>
              <w:rStyle w:val="aff0"/>
            </w:rPr>
          </w:rPrChange>
        </w:rPr>
        <w:instrText xml:space="preserve"> </w:instrText>
      </w:r>
      <w:r>
        <w:rPr>
          <w:rStyle w:val="aff0"/>
          <w:color w:val="auto"/>
          <w:rPrChange w:id="225" w:author="Xuning Wei12232" w:date="2026-10-24T11:11:00Z">
            <w:rPr>
              <w:rStyle w:val="aff0"/>
            </w:rPr>
          </w:rPrChange>
        </w:rPr>
        <w:fldChar w:fldCharType="separate"/>
      </w:r>
      <w:r>
        <w:rPr>
          <w:rStyle w:val="aff0"/>
          <w:rFonts w:eastAsia="Times New Roman"/>
          <w:color w:val="auto"/>
          <w:rPrChange w:id="226" w:author="Xuning Wei12232" w:date="2026-10-24T11:11:00Z">
            <w:rPr>
              <w:rStyle w:val="aff0"/>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27" w:author="Xuning Wei12232" w:date="2026-10-24T11:11:00Z">
            <w:rPr>
              <w:rStyle w:val="aff0"/>
              <w:rFonts w:eastAsia="Times New Roman"/>
            </w:rPr>
          </w:rPrChange>
        </w:rPr>
        <w:t>Acceptance Criteria</w:t>
      </w:r>
      <w:r>
        <w:tab/>
      </w:r>
      <w:r>
        <w:fldChar w:fldCharType="begin"/>
      </w:r>
      <w:r>
        <w:instrText xml:space="preserve"> PAGEREF _Toc243596335 \h </w:instrText>
      </w:r>
      <w:r>
        <w:fldChar w:fldCharType="separate"/>
      </w:r>
      <w:r>
        <w:t>42</w:t>
      </w:r>
      <w:r>
        <w:fldChar w:fldCharType="end"/>
      </w:r>
      <w:r>
        <w:rPr>
          <w:rStyle w:val="aff0"/>
          <w:color w:val="auto"/>
          <w:rPrChange w:id="228" w:author="Xuning Wei12232" w:date="2026-10-24T11:11:00Z">
            <w:rPr>
              <w:rStyle w:val="aff0"/>
            </w:rPr>
          </w:rPrChange>
        </w:rPr>
        <w:fldChar w:fldCharType="end"/>
      </w:r>
    </w:p>
    <w:p w14:paraId="5841AA41" w14:textId="77777777" w:rsidR="00652DEA" w:rsidRDefault="00C15CB5">
      <w:pPr>
        <w:pStyle w:val="11"/>
        <w:rPr>
          <w:ins w:id="22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0" w:author="Xuning Wei12232" w:date="2026-10-24T11:11:00Z">
            <w:rPr>
              <w:rStyle w:val="aff0"/>
            </w:rPr>
          </w:rPrChange>
        </w:rPr>
        <w:fldChar w:fldCharType="begin"/>
      </w:r>
      <w:r>
        <w:rPr>
          <w:rStyle w:val="aff0"/>
          <w:color w:val="auto"/>
          <w:rPrChange w:id="231" w:author="Xuning Wei12232" w:date="2026-10-24T11:11:00Z">
            <w:rPr>
              <w:rStyle w:val="aff0"/>
            </w:rPr>
          </w:rPrChange>
        </w:rPr>
        <w:instrText xml:space="preserve"> </w:instrText>
      </w:r>
      <w:r>
        <w:instrText>HYPERLINK \l "_Toc243596342"</w:instrText>
      </w:r>
      <w:r>
        <w:rPr>
          <w:rStyle w:val="aff0"/>
          <w:color w:val="auto"/>
          <w:rPrChange w:id="232" w:author="Xuning Wei12232" w:date="2026-10-24T11:11:00Z">
            <w:rPr>
              <w:rStyle w:val="aff0"/>
            </w:rPr>
          </w:rPrChange>
        </w:rPr>
        <w:instrText xml:space="preserve"> </w:instrText>
      </w:r>
      <w:r>
        <w:rPr>
          <w:rStyle w:val="aff0"/>
          <w:color w:val="auto"/>
          <w:rPrChange w:id="233" w:author="Xuning Wei12232" w:date="2026-10-24T11:11:00Z">
            <w:rPr>
              <w:rStyle w:val="aff0"/>
            </w:rPr>
          </w:rPrChange>
        </w:rPr>
        <w:fldChar w:fldCharType="separate"/>
      </w:r>
      <w:r>
        <w:rPr>
          <w:rStyle w:val="aff0"/>
          <w:rFonts w:eastAsia="Times New Roman"/>
          <w:color w:val="auto"/>
          <w:rPrChange w:id="234" w:author="Xuning Wei12232" w:date="2026-10-24T11:11:00Z">
            <w:rPr>
              <w:rStyle w:val="aff0"/>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35" w:author="Xuning Wei12232" w:date="2026-10-24T11:11:00Z">
            <w:rPr>
              <w:rStyle w:val="aff0"/>
              <w:rFonts w:eastAsia="Times New Roman"/>
            </w:rPr>
          </w:rPrChange>
        </w:rPr>
        <w:t>Summary Report</w:t>
      </w:r>
      <w:r>
        <w:tab/>
      </w:r>
      <w:r>
        <w:fldChar w:fldCharType="begin"/>
      </w:r>
      <w:r>
        <w:instrText xml:space="preserve"> PAGEREF _Toc243596342 \h </w:instrText>
      </w:r>
      <w:r>
        <w:fldChar w:fldCharType="separate"/>
      </w:r>
      <w:r>
        <w:t>42</w:t>
      </w:r>
      <w:r>
        <w:fldChar w:fldCharType="end"/>
      </w:r>
      <w:r>
        <w:rPr>
          <w:rStyle w:val="aff0"/>
          <w:color w:val="auto"/>
          <w:rPrChange w:id="236" w:author="Xuning Wei12232" w:date="2026-10-24T11:11:00Z">
            <w:rPr>
              <w:rStyle w:val="aff0"/>
            </w:rPr>
          </w:rPrChange>
        </w:rPr>
        <w:fldChar w:fldCharType="end"/>
      </w:r>
    </w:p>
    <w:p w14:paraId="7D1D07B5" w14:textId="77777777" w:rsidR="00652DEA" w:rsidRDefault="00C15CB5">
      <w:pPr>
        <w:pStyle w:val="11"/>
        <w:rPr>
          <w:ins w:id="23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38" w:author="Xuning Wei12232" w:date="2026-10-24T11:11:00Z">
            <w:rPr>
              <w:rStyle w:val="aff0"/>
            </w:rPr>
          </w:rPrChange>
        </w:rPr>
        <w:fldChar w:fldCharType="begin"/>
      </w:r>
      <w:r>
        <w:rPr>
          <w:rStyle w:val="aff0"/>
          <w:color w:val="auto"/>
          <w:rPrChange w:id="239" w:author="Xuning Wei12232" w:date="2026-10-24T11:11:00Z">
            <w:rPr>
              <w:rStyle w:val="aff0"/>
            </w:rPr>
          </w:rPrChange>
        </w:rPr>
        <w:instrText xml:space="preserve"> </w:instrText>
      </w:r>
      <w:r>
        <w:instrText>HYPERLINK \l "_Toc243596349"</w:instrText>
      </w:r>
      <w:r>
        <w:rPr>
          <w:rStyle w:val="aff0"/>
          <w:color w:val="auto"/>
          <w:rPrChange w:id="240" w:author="Xuning Wei12232" w:date="2026-10-24T11:11:00Z">
            <w:rPr>
              <w:rStyle w:val="aff0"/>
            </w:rPr>
          </w:rPrChange>
        </w:rPr>
        <w:instrText xml:space="preserve"> </w:instrText>
      </w:r>
      <w:r>
        <w:rPr>
          <w:rStyle w:val="aff0"/>
          <w:color w:val="auto"/>
          <w:rPrChange w:id="241" w:author="Xuning Wei12232" w:date="2026-10-24T11:11:00Z">
            <w:rPr>
              <w:rStyle w:val="aff0"/>
            </w:rPr>
          </w:rPrChange>
        </w:rPr>
        <w:fldChar w:fldCharType="separate"/>
      </w:r>
      <w:r>
        <w:rPr>
          <w:rStyle w:val="aff0"/>
          <w:rFonts w:eastAsia="Times New Roman"/>
          <w:color w:val="auto"/>
          <w:rPrChange w:id="242" w:author="Xuning Wei12232" w:date="2026-10-24T11:11:00Z">
            <w:rPr>
              <w:rStyle w:val="aff0"/>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0"/>
          <w:rFonts w:eastAsia="Times New Roman"/>
          <w:color w:val="auto"/>
          <w:rPrChange w:id="243" w:author="Xuning Wei12232" w:date="2026-10-24T11:11:00Z">
            <w:rPr>
              <w:rStyle w:val="aff0"/>
              <w:rFonts w:eastAsia="Times New Roman"/>
            </w:rPr>
          </w:rPrChange>
        </w:rPr>
        <w:t>Batch Release and Disposition</w:t>
      </w:r>
      <w:r>
        <w:tab/>
      </w:r>
      <w:r>
        <w:fldChar w:fldCharType="begin"/>
      </w:r>
      <w:r>
        <w:instrText xml:space="preserve"> PAGEREF _Toc243596349 \h </w:instrText>
      </w:r>
      <w:r>
        <w:fldChar w:fldCharType="separate"/>
      </w:r>
      <w:r>
        <w:t>43</w:t>
      </w:r>
      <w:r>
        <w:fldChar w:fldCharType="end"/>
      </w:r>
      <w:r>
        <w:rPr>
          <w:rStyle w:val="aff0"/>
          <w:color w:val="auto"/>
          <w:rPrChange w:id="244" w:author="Xuning Wei12232" w:date="2026-10-24T11:11:00Z">
            <w:rPr>
              <w:rStyle w:val="aff0"/>
            </w:rPr>
          </w:rPrChange>
        </w:rPr>
        <w:fldChar w:fldCharType="end"/>
      </w:r>
    </w:p>
    <w:p w14:paraId="26CFF4CD" w14:textId="77777777" w:rsidR="00652DEA" w:rsidRDefault="00C15CB5">
      <w:pPr>
        <w:pStyle w:val="11"/>
        <w:rPr>
          <w:ins w:id="245"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46" w:author="Xuning Wei12232" w:date="2026-10-24T11:11:00Z">
            <w:rPr>
              <w:rStyle w:val="aff0"/>
            </w:rPr>
          </w:rPrChange>
        </w:rPr>
        <w:fldChar w:fldCharType="begin"/>
      </w:r>
      <w:r>
        <w:rPr>
          <w:rStyle w:val="aff0"/>
          <w:color w:val="auto"/>
          <w:rPrChange w:id="247" w:author="Xuning Wei12232" w:date="2026-10-24T11:11:00Z">
            <w:rPr>
              <w:rStyle w:val="aff0"/>
            </w:rPr>
          </w:rPrChange>
        </w:rPr>
        <w:instrText xml:space="preserve"> </w:instrText>
      </w:r>
      <w:r>
        <w:instrText>HYPERLINK \l "_Toc243596350"</w:instrText>
      </w:r>
      <w:r>
        <w:rPr>
          <w:rStyle w:val="aff0"/>
          <w:color w:val="auto"/>
          <w:rPrChange w:id="248" w:author="Xuning Wei12232" w:date="2026-10-24T11:11:00Z">
            <w:rPr>
              <w:rStyle w:val="aff0"/>
            </w:rPr>
          </w:rPrChange>
        </w:rPr>
        <w:instrText xml:space="preserve"> </w:instrText>
      </w:r>
      <w:r>
        <w:rPr>
          <w:rStyle w:val="aff0"/>
          <w:color w:val="auto"/>
          <w:rPrChange w:id="249" w:author="Xuning Wei12232" w:date="2026-10-24T11:11:00Z">
            <w:rPr>
              <w:rStyle w:val="aff0"/>
            </w:rPr>
          </w:rPrChange>
        </w:rPr>
        <w:fldChar w:fldCharType="separate"/>
      </w:r>
      <w:r>
        <w:rPr>
          <w:rStyle w:val="aff0"/>
          <w:rFonts w:eastAsia="仿宋_GB2312"/>
          <w:iCs/>
          <w:color w:val="auto"/>
          <w:kern w:val="0"/>
          <w:rPrChange w:id="250" w:author="Xuning Wei12232" w:date="2026-10-24T11:11:00Z">
            <w:rPr>
              <w:rStyle w:val="aff0"/>
              <w:rFonts w:eastAsia="仿宋_GB2312"/>
              <w:iCs/>
              <w:kern w:val="0"/>
            </w:rPr>
          </w:rPrChange>
        </w:rPr>
        <w:t>Appendix 1 Training SOP (Current Version)</w:t>
      </w:r>
      <w:r>
        <w:tab/>
      </w:r>
      <w:r>
        <w:fldChar w:fldCharType="begin"/>
      </w:r>
      <w:r>
        <w:instrText xml:space="preserve"> PAGEREF _Toc243596350 \h </w:instrText>
      </w:r>
      <w:r>
        <w:fldChar w:fldCharType="separate"/>
      </w:r>
      <w:r>
        <w:t>44</w:t>
      </w:r>
      <w:r>
        <w:fldChar w:fldCharType="end"/>
      </w:r>
      <w:r>
        <w:rPr>
          <w:rStyle w:val="aff0"/>
          <w:color w:val="auto"/>
          <w:rPrChange w:id="251" w:author="Xuning Wei12232" w:date="2026-10-24T11:11:00Z">
            <w:rPr>
              <w:rStyle w:val="aff0"/>
            </w:rPr>
          </w:rPrChange>
        </w:rPr>
        <w:fldChar w:fldCharType="end"/>
      </w:r>
    </w:p>
    <w:p w14:paraId="7A8D9424" w14:textId="77777777" w:rsidR="00652DEA" w:rsidRDefault="00C15CB5">
      <w:pPr>
        <w:pStyle w:val="11"/>
        <w:rPr>
          <w:ins w:id="252"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53" w:author="Xuning Wei12232" w:date="2026-10-24T11:11:00Z">
            <w:rPr>
              <w:rStyle w:val="aff0"/>
            </w:rPr>
          </w:rPrChange>
        </w:rPr>
        <w:fldChar w:fldCharType="begin"/>
      </w:r>
      <w:r>
        <w:rPr>
          <w:rStyle w:val="aff0"/>
          <w:color w:val="auto"/>
          <w:rPrChange w:id="254" w:author="Xuning Wei12232" w:date="2026-10-24T11:11:00Z">
            <w:rPr>
              <w:rStyle w:val="aff0"/>
            </w:rPr>
          </w:rPrChange>
        </w:rPr>
        <w:instrText xml:space="preserve"> </w:instrText>
      </w:r>
      <w:r>
        <w:instrText>HYPERLINK \l "_Toc243596351"</w:instrText>
      </w:r>
      <w:r>
        <w:rPr>
          <w:rStyle w:val="aff0"/>
          <w:color w:val="auto"/>
          <w:rPrChange w:id="255" w:author="Xuning Wei12232" w:date="2026-10-24T11:11:00Z">
            <w:rPr>
              <w:rStyle w:val="aff0"/>
            </w:rPr>
          </w:rPrChange>
        </w:rPr>
        <w:instrText xml:space="preserve"> </w:instrText>
      </w:r>
      <w:r>
        <w:rPr>
          <w:rStyle w:val="aff0"/>
          <w:color w:val="auto"/>
          <w:rPrChange w:id="256" w:author="Xuning Wei12232" w:date="2026-10-24T11:11:00Z">
            <w:rPr>
              <w:rStyle w:val="aff0"/>
            </w:rPr>
          </w:rPrChange>
        </w:rPr>
        <w:fldChar w:fldCharType="separate"/>
      </w:r>
      <w:r>
        <w:rPr>
          <w:rStyle w:val="aff0"/>
          <w:rFonts w:eastAsia="仿宋_GB2312"/>
          <w:iCs/>
          <w:color w:val="auto"/>
          <w:kern w:val="0"/>
          <w:rPrChange w:id="257" w:author="Xuning Wei12232" w:date="2026-10-24T11:11:00Z">
            <w:rPr>
              <w:rStyle w:val="aff0"/>
              <w:rFonts w:eastAsia="仿宋_GB2312"/>
              <w:iCs/>
              <w:kern w:val="0"/>
            </w:rPr>
          </w:rPrChange>
        </w:rPr>
        <w:t>Appendix 2 Referring document list</w:t>
      </w:r>
      <w:r>
        <w:tab/>
      </w:r>
      <w:r>
        <w:fldChar w:fldCharType="begin"/>
      </w:r>
      <w:r>
        <w:instrText xml:space="preserve"> PAGEREF _Toc243596351 \h </w:instrText>
      </w:r>
      <w:r>
        <w:fldChar w:fldCharType="separate"/>
      </w:r>
      <w:r>
        <w:t>45</w:t>
      </w:r>
      <w:r>
        <w:fldChar w:fldCharType="end"/>
      </w:r>
      <w:r>
        <w:rPr>
          <w:rStyle w:val="aff0"/>
          <w:color w:val="auto"/>
          <w:rPrChange w:id="258" w:author="Xuning Wei12232" w:date="2026-10-24T11:11:00Z">
            <w:rPr>
              <w:rStyle w:val="aff0"/>
            </w:rPr>
          </w:rPrChange>
        </w:rPr>
        <w:fldChar w:fldCharType="end"/>
      </w:r>
    </w:p>
    <w:p w14:paraId="072165C7" w14:textId="77777777" w:rsidR="00652DEA" w:rsidRDefault="00C15CB5">
      <w:pPr>
        <w:pStyle w:val="11"/>
        <w:rPr>
          <w:ins w:id="259"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0" w:author="Xuning Wei12232" w:date="2026-10-24T11:11:00Z">
            <w:rPr>
              <w:rStyle w:val="aff0"/>
            </w:rPr>
          </w:rPrChange>
        </w:rPr>
        <w:fldChar w:fldCharType="begin"/>
      </w:r>
      <w:r>
        <w:rPr>
          <w:rStyle w:val="aff0"/>
          <w:color w:val="auto"/>
          <w:rPrChange w:id="261" w:author="Xuning Wei12232" w:date="2026-10-24T11:11:00Z">
            <w:rPr>
              <w:rStyle w:val="aff0"/>
            </w:rPr>
          </w:rPrChange>
        </w:rPr>
        <w:instrText xml:space="preserve"> </w:instrText>
      </w:r>
      <w:r>
        <w:instrText>HYPERLINK \l "_Toc243596352"</w:instrText>
      </w:r>
      <w:r>
        <w:rPr>
          <w:rStyle w:val="aff0"/>
          <w:color w:val="auto"/>
          <w:rPrChange w:id="262" w:author="Xuning Wei12232" w:date="2026-10-24T11:11:00Z">
            <w:rPr>
              <w:rStyle w:val="aff0"/>
            </w:rPr>
          </w:rPrChange>
        </w:rPr>
        <w:instrText xml:space="preserve"> </w:instrText>
      </w:r>
      <w:r>
        <w:rPr>
          <w:rStyle w:val="aff0"/>
          <w:color w:val="auto"/>
          <w:rPrChange w:id="263" w:author="Xuning Wei12232" w:date="2026-10-24T11:11:00Z">
            <w:rPr>
              <w:rStyle w:val="aff0"/>
            </w:rPr>
          </w:rPrChange>
        </w:rPr>
        <w:fldChar w:fldCharType="separate"/>
      </w:r>
      <w:r>
        <w:rPr>
          <w:rStyle w:val="aff0"/>
          <w:rFonts w:eastAsia="仿宋_GB2312"/>
          <w:iCs/>
          <w:color w:val="auto"/>
          <w:kern w:val="0"/>
          <w:rPrChange w:id="264" w:author="Xuning Wei12232" w:date="2026-10-24T11:11:00Z">
            <w:rPr>
              <w:rStyle w:val="aff0"/>
              <w:rFonts w:eastAsia="仿宋_GB2312"/>
              <w:iCs/>
              <w:kern w:val="0"/>
            </w:rPr>
          </w:rPrChange>
        </w:rPr>
        <w:t xml:space="preserve">Appendix 3  </w:t>
      </w:r>
      <w:r>
        <w:rPr>
          <w:rStyle w:val="aff0"/>
          <w:rFonts w:eastAsia="仿宋_GB2312"/>
          <w:iCs/>
          <w:color w:val="auto"/>
          <w:kern w:val="0"/>
          <w:lang w:eastAsia="zh-CN"/>
          <w:rPrChange w:id="265" w:author="Xuning Wei12232" w:date="2026-10-24T11:11:00Z">
            <w:rPr>
              <w:rStyle w:val="aff0"/>
              <w:rFonts w:eastAsia="仿宋_GB2312"/>
              <w:iCs/>
              <w:kern w:val="0"/>
              <w:lang w:eastAsia="zh-CN"/>
            </w:rPr>
          </w:rPrChange>
        </w:rPr>
        <w:t xml:space="preserve"> IPCs Results Summary Table</w:t>
      </w:r>
      <w:r>
        <w:tab/>
      </w:r>
      <w:r>
        <w:fldChar w:fldCharType="begin"/>
      </w:r>
      <w:r>
        <w:instrText xml:space="preserve"> PAGEREF _Toc243596352 \h </w:instrText>
      </w:r>
      <w:r>
        <w:fldChar w:fldCharType="separate"/>
      </w:r>
      <w:r>
        <w:t>46</w:t>
      </w:r>
      <w:r>
        <w:fldChar w:fldCharType="end"/>
      </w:r>
      <w:r>
        <w:rPr>
          <w:rStyle w:val="aff0"/>
          <w:color w:val="auto"/>
          <w:rPrChange w:id="266" w:author="Xuning Wei12232" w:date="2026-10-24T11:11:00Z">
            <w:rPr>
              <w:rStyle w:val="aff0"/>
            </w:rPr>
          </w:rPrChange>
        </w:rPr>
        <w:fldChar w:fldCharType="end"/>
      </w:r>
    </w:p>
    <w:p w14:paraId="04FDF9B4" w14:textId="77777777" w:rsidR="00652DEA" w:rsidRDefault="00C15CB5">
      <w:pPr>
        <w:pStyle w:val="11"/>
        <w:rPr>
          <w:ins w:id="267" w:author="Xuning Wei12232" w:date="2026-10-22T21:17:00Z"/>
          <w:rFonts w:asciiTheme="minorHAnsi" w:eastAsiaTheme="minorEastAsia" w:hAnsiTheme="minorHAnsi" w:cstheme="minorBidi"/>
          <w:b w:val="0"/>
          <w:bCs w:val="0"/>
          <w:kern w:val="2"/>
          <w:sz w:val="21"/>
          <w:szCs w:val="22"/>
          <w:lang w:eastAsia="zh-CN"/>
        </w:rPr>
      </w:pPr>
      <w:r>
        <w:rPr>
          <w:rStyle w:val="aff0"/>
          <w:color w:val="auto"/>
          <w:rPrChange w:id="268" w:author="Xuning Wei12232" w:date="2026-10-24T11:11:00Z">
            <w:rPr>
              <w:rStyle w:val="aff0"/>
            </w:rPr>
          </w:rPrChange>
        </w:rPr>
        <w:fldChar w:fldCharType="begin"/>
      </w:r>
      <w:r>
        <w:rPr>
          <w:rStyle w:val="aff0"/>
          <w:color w:val="auto"/>
          <w:rPrChange w:id="269" w:author="Xuning Wei12232" w:date="2026-10-24T11:11:00Z">
            <w:rPr>
              <w:rStyle w:val="aff0"/>
            </w:rPr>
          </w:rPrChange>
        </w:rPr>
        <w:instrText xml:space="preserve"> </w:instrText>
      </w:r>
      <w:r>
        <w:instrText>HYPERLINK \l "_Toc243596353"</w:instrText>
      </w:r>
      <w:r>
        <w:rPr>
          <w:rStyle w:val="aff0"/>
          <w:color w:val="auto"/>
          <w:rPrChange w:id="270" w:author="Xuning Wei12232" w:date="2026-10-24T11:11:00Z">
            <w:rPr>
              <w:rStyle w:val="aff0"/>
            </w:rPr>
          </w:rPrChange>
        </w:rPr>
        <w:instrText xml:space="preserve"> </w:instrText>
      </w:r>
      <w:r>
        <w:rPr>
          <w:rStyle w:val="aff0"/>
          <w:color w:val="auto"/>
          <w:rPrChange w:id="271" w:author="Xuning Wei12232" w:date="2026-10-24T11:11:00Z">
            <w:rPr>
              <w:rStyle w:val="aff0"/>
            </w:rPr>
          </w:rPrChange>
        </w:rPr>
        <w:fldChar w:fldCharType="separate"/>
      </w:r>
      <w:r>
        <w:rPr>
          <w:rStyle w:val="aff0"/>
          <w:rFonts w:eastAsia="Times New Roman"/>
          <w:color w:val="auto"/>
          <w:lang w:eastAsia="zh-CN"/>
          <w:rPrChange w:id="272" w:author="Xuning Wei12232" w:date="2026-10-24T11:11:00Z">
            <w:rPr>
              <w:rStyle w:val="aff0"/>
              <w:rFonts w:eastAsia="Times New Roman"/>
              <w:lang w:eastAsia="zh-CN"/>
            </w:rPr>
          </w:rPrChange>
        </w:rPr>
        <w:t>Appendix 4   CPPs Results Summary Table</w:t>
      </w:r>
      <w:r>
        <w:tab/>
      </w:r>
      <w:r>
        <w:fldChar w:fldCharType="begin"/>
      </w:r>
      <w:r>
        <w:instrText xml:space="preserve"> PAGEREF _Toc243596353 \h </w:instrText>
      </w:r>
      <w:r>
        <w:fldChar w:fldCharType="separate"/>
      </w:r>
      <w:r>
        <w:t>48</w:t>
      </w:r>
      <w:r>
        <w:fldChar w:fldCharType="end"/>
      </w:r>
      <w:r>
        <w:rPr>
          <w:rStyle w:val="aff0"/>
          <w:color w:val="auto"/>
          <w:rPrChange w:id="273" w:author="Xuning Wei12232" w:date="2026-10-24T11:11:00Z">
            <w:rPr>
              <w:rStyle w:val="aff0"/>
            </w:rPr>
          </w:rPrChange>
        </w:rPr>
        <w:fldChar w:fldCharType="end"/>
      </w:r>
    </w:p>
    <w:p w14:paraId="0B40306C" w14:textId="77777777" w:rsidR="00652DEA" w:rsidRDefault="00652DEA">
      <w:pPr>
        <w:pStyle w:val="11"/>
        <w:rPr>
          <w:del w:id="274" w:author="Xuning Wei12232" w:date="2026-10-15T14:37:00Z"/>
          <w:rFonts w:asciiTheme="minorHAnsi" w:eastAsiaTheme="minorEastAsia" w:hAnsiTheme="minorHAnsi" w:cstheme="minorBidi"/>
          <w:b w:val="0"/>
          <w:bCs w:val="0"/>
          <w:kern w:val="2"/>
          <w:sz w:val="21"/>
          <w:szCs w:val="22"/>
          <w:lang w:eastAsia="zh-CN"/>
        </w:rPr>
      </w:pPr>
    </w:p>
    <w:p w14:paraId="76B6CFC5" w14:textId="77777777" w:rsidR="00652DEA" w:rsidRDefault="00652DEA">
      <w:pPr>
        <w:pStyle w:val="11"/>
        <w:rPr>
          <w:del w:id="275" w:author="Xuning Wei12232" w:date="2026-10-15T14:37:00Z"/>
          <w:rFonts w:asciiTheme="minorHAnsi" w:eastAsiaTheme="minorEastAsia" w:hAnsiTheme="minorHAnsi" w:cstheme="minorBidi"/>
          <w:b w:val="0"/>
          <w:bCs w:val="0"/>
          <w:kern w:val="2"/>
          <w:sz w:val="21"/>
          <w:szCs w:val="22"/>
          <w:lang w:eastAsia="zh-CN"/>
        </w:rPr>
      </w:pPr>
    </w:p>
    <w:p w14:paraId="2E18958D" w14:textId="77777777" w:rsidR="00652DEA" w:rsidRDefault="00652DEA">
      <w:pPr>
        <w:pStyle w:val="11"/>
        <w:rPr>
          <w:del w:id="276" w:author="Xuning Wei12232" w:date="2026-10-15T14:37:00Z"/>
          <w:rFonts w:asciiTheme="minorHAnsi" w:eastAsiaTheme="minorEastAsia" w:hAnsiTheme="minorHAnsi" w:cstheme="minorBidi"/>
          <w:b w:val="0"/>
          <w:bCs w:val="0"/>
          <w:kern w:val="2"/>
          <w:sz w:val="21"/>
          <w:szCs w:val="22"/>
          <w:lang w:eastAsia="zh-CN"/>
        </w:rPr>
      </w:pPr>
    </w:p>
    <w:p w14:paraId="7098AEF8" w14:textId="77777777" w:rsidR="00652DEA" w:rsidRDefault="00652DEA">
      <w:pPr>
        <w:pStyle w:val="11"/>
        <w:rPr>
          <w:del w:id="277" w:author="Xuning Wei12232" w:date="2026-10-15T14:37:00Z"/>
          <w:rFonts w:asciiTheme="minorHAnsi" w:eastAsiaTheme="minorEastAsia" w:hAnsiTheme="minorHAnsi" w:cstheme="minorBidi"/>
          <w:b w:val="0"/>
          <w:bCs w:val="0"/>
          <w:kern w:val="2"/>
          <w:sz w:val="21"/>
          <w:szCs w:val="22"/>
          <w:lang w:eastAsia="zh-CN"/>
        </w:rPr>
      </w:pPr>
    </w:p>
    <w:p w14:paraId="40E07EB0" w14:textId="77777777" w:rsidR="00652DEA" w:rsidRDefault="00652DEA">
      <w:pPr>
        <w:pStyle w:val="11"/>
        <w:rPr>
          <w:del w:id="278" w:author="Xuning Wei12232" w:date="2026-10-15T14:37:00Z"/>
          <w:rFonts w:asciiTheme="minorHAnsi" w:eastAsiaTheme="minorEastAsia" w:hAnsiTheme="minorHAnsi" w:cstheme="minorBidi"/>
          <w:b w:val="0"/>
          <w:bCs w:val="0"/>
          <w:kern w:val="2"/>
          <w:sz w:val="21"/>
          <w:szCs w:val="22"/>
          <w:lang w:eastAsia="zh-CN"/>
        </w:rPr>
      </w:pPr>
    </w:p>
    <w:p w14:paraId="758DBB82" w14:textId="77777777" w:rsidR="00652DEA" w:rsidRDefault="00652DEA">
      <w:pPr>
        <w:pStyle w:val="11"/>
        <w:rPr>
          <w:del w:id="279" w:author="Xuning Wei12232" w:date="2026-10-15T14:37:00Z"/>
          <w:rFonts w:asciiTheme="minorHAnsi" w:eastAsiaTheme="minorEastAsia" w:hAnsiTheme="minorHAnsi" w:cstheme="minorBidi"/>
          <w:b w:val="0"/>
          <w:bCs w:val="0"/>
          <w:kern w:val="2"/>
          <w:sz w:val="21"/>
          <w:szCs w:val="22"/>
          <w:lang w:eastAsia="zh-CN"/>
        </w:rPr>
      </w:pPr>
    </w:p>
    <w:p w14:paraId="070AC9CA" w14:textId="77777777" w:rsidR="00652DEA" w:rsidRDefault="00652DEA">
      <w:pPr>
        <w:pStyle w:val="11"/>
        <w:rPr>
          <w:del w:id="280" w:author="Xuning Wei12232" w:date="2026-10-15T14:37:00Z"/>
          <w:rFonts w:asciiTheme="minorHAnsi" w:eastAsiaTheme="minorEastAsia" w:hAnsiTheme="minorHAnsi" w:cstheme="minorBidi"/>
          <w:b w:val="0"/>
          <w:bCs w:val="0"/>
          <w:kern w:val="2"/>
          <w:sz w:val="21"/>
          <w:szCs w:val="22"/>
          <w:lang w:eastAsia="zh-CN"/>
        </w:rPr>
      </w:pPr>
    </w:p>
    <w:p w14:paraId="145A60DC" w14:textId="77777777" w:rsidR="00652DEA" w:rsidRDefault="00652DEA">
      <w:pPr>
        <w:pStyle w:val="11"/>
        <w:rPr>
          <w:del w:id="281" w:author="Xuning Wei12232" w:date="2026-10-15T14:37:00Z"/>
          <w:rFonts w:asciiTheme="minorHAnsi" w:eastAsiaTheme="minorEastAsia" w:hAnsiTheme="minorHAnsi" w:cstheme="minorBidi"/>
          <w:b w:val="0"/>
          <w:bCs w:val="0"/>
          <w:kern w:val="2"/>
          <w:sz w:val="21"/>
          <w:szCs w:val="22"/>
          <w:lang w:eastAsia="zh-CN"/>
        </w:rPr>
      </w:pPr>
    </w:p>
    <w:p w14:paraId="7ACCEA29" w14:textId="77777777" w:rsidR="00652DEA" w:rsidRDefault="00652DEA">
      <w:pPr>
        <w:pStyle w:val="11"/>
        <w:rPr>
          <w:del w:id="282" w:author="Xuning Wei12232" w:date="2026-10-15T14:37:00Z"/>
          <w:rFonts w:asciiTheme="minorHAnsi" w:eastAsiaTheme="minorEastAsia" w:hAnsiTheme="minorHAnsi" w:cstheme="minorBidi"/>
          <w:b w:val="0"/>
          <w:bCs w:val="0"/>
          <w:kern w:val="2"/>
          <w:sz w:val="21"/>
          <w:szCs w:val="22"/>
          <w:lang w:eastAsia="zh-CN"/>
        </w:rPr>
      </w:pPr>
    </w:p>
    <w:p w14:paraId="7022F70F" w14:textId="77777777" w:rsidR="00652DEA" w:rsidRDefault="00652DEA">
      <w:pPr>
        <w:pStyle w:val="11"/>
        <w:rPr>
          <w:del w:id="283" w:author="Xuning Wei12232" w:date="2026-10-15T14:37:00Z"/>
          <w:rFonts w:asciiTheme="minorHAnsi" w:eastAsiaTheme="minorEastAsia" w:hAnsiTheme="minorHAnsi" w:cstheme="minorBidi"/>
          <w:b w:val="0"/>
          <w:bCs w:val="0"/>
          <w:kern w:val="2"/>
          <w:sz w:val="21"/>
          <w:szCs w:val="22"/>
          <w:lang w:eastAsia="zh-CN"/>
        </w:rPr>
      </w:pPr>
    </w:p>
    <w:p w14:paraId="4B3DBAD8" w14:textId="77777777" w:rsidR="00652DEA" w:rsidRDefault="00652DEA">
      <w:pPr>
        <w:pStyle w:val="11"/>
        <w:rPr>
          <w:del w:id="284" w:author="Xuning Wei12232" w:date="2026-10-15T14:37:00Z"/>
          <w:rFonts w:asciiTheme="minorHAnsi" w:eastAsiaTheme="minorEastAsia" w:hAnsiTheme="minorHAnsi" w:cstheme="minorBidi"/>
          <w:b w:val="0"/>
          <w:bCs w:val="0"/>
          <w:kern w:val="2"/>
          <w:sz w:val="21"/>
          <w:szCs w:val="22"/>
          <w:lang w:eastAsia="zh-CN"/>
        </w:rPr>
      </w:pPr>
    </w:p>
    <w:p w14:paraId="30CEC14E" w14:textId="77777777" w:rsidR="00652DEA" w:rsidRDefault="00652DEA">
      <w:pPr>
        <w:pStyle w:val="11"/>
        <w:rPr>
          <w:del w:id="285" w:author="Xuning Wei12232" w:date="2026-10-15T14:37:00Z"/>
          <w:rFonts w:asciiTheme="minorHAnsi" w:eastAsiaTheme="minorEastAsia" w:hAnsiTheme="minorHAnsi" w:cstheme="minorBidi"/>
          <w:b w:val="0"/>
          <w:bCs w:val="0"/>
          <w:kern w:val="2"/>
          <w:sz w:val="21"/>
          <w:szCs w:val="22"/>
          <w:lang w:eastAsia="zh-CN"/>
        </w:rPr>
      </w:pPr>
    </w:p>
    <w:p w14:paraId="204B520D" w14:textId="77777777" w:rsidR="00652DEA" w:rsidRDefault="00652DEA">
      <w:pPr>
        <w:pStyle w:val="11"/>
        <w:rPr>
          <w:del w:id="286" w:author="Xuning Wei12232" w:date="2026-10-15T14:37:00Z"/>
          <w:rFonts w:asciiTheme="minorHAnsi" w:eastAsiaTheme="minorEastAsia" w:hAnsiTheme="minorHAnsi" w:cstheme="minorBidi"/>
          <w:b w:val="0"/>
          <w:bCs w:val="0"/>
          <w:kern w:val="2"/>
          <w:sz w:val="21"/>
          <w:szCs w:val="22"/>
          <w:lang w:eastAsia="zh-CN"/>
        </w:rPr>
      </w:pPr>
    </w:p>
    <w:p w14:paraId="23BC6607" w14:textId="77777777" w:rsidR="00652DEA" w:rsidRDefault="00652DEA">
      <w:pPr>
        <w:pStyle w:val="11"/>
        <w:rPr>
          <w:del w:id="287" w:author="Xuning Wei12232" w:date="2026-10-15T14:37:00Z"/>
          <w:rFonts w:asciiTheme="minorHAnsi" w:eastAsiaTheme="minorEastAsia" w:hAnsiTheme="minorHAnsi" w:cstheme="minorBidi"/>
          <w:b w:val="0"/>
          <w:bCs w:val="0"/>
          <w:kern w:val="2"/>
          <w:sz w:val="21"/>
          <w:szCs w:val="22"/>
          <w:lang w:eastAsia="zh-CN"/>
        </w:rPr>
      </w:pPr>
    </w:p>
    <w:p w14:paraId="49339F67" w14:textId="77777777" w:rsidR="00652DEA" w:rsidRDefault="00652DEA">
      <w:pPr>
        <w:pStyle w:val="11"/>
        <w:rPr>
          <w:del w:id="288" w:author="Xuning Wei12232" w:date="2026-10-15T14:37:00Z"/>
          <w:rFonts w:asciiTheme="minorHAnsi" w:eastAsiaTheme="minorEastAsia" w:hAnsiTheme="minorHAnsi" w:cstheme="minorBidi"/>
          <w:b w:val="0"/>
          <w:bCs w:val="0"/>
          <w:kern w:val="2"/>
          <w:sz w:val="21"/>
          <w:szCs w:val="22"/>
          <w:lang w:eastAsia="zh-CN"/>
        </w:rPr>
      </w:pPr>
    </w:p>
    <w:p w14:paraId="461A1FF6" w14:textId="77777777" w:rsidR="00652DEA" w:rsidRDefault="00652DEA">
      <w:pPr>
        <w:pStyle w:val="11"/>
        <w:rPr>
          <w:del w:id="289" w:author="Xuning Wei12232" w:date="2026-10-15T14:37:00Z"/>
          <w:rFonts w:asciiTheme="minorHAnsi" w:eastAsiaTheme="minorEastAsia" w:hAnsiTheme="minorHAnsi" w:cstheme="minorBidi"/>
          <w:b w:val="0"/>
          <w:bCs w:val="0"/>
          <w:kern w:val="2"/>
          <w:sz w:val="21"/>
          <w:szCs w:val="22"/>
          <w:lang w:eastAsia="zh-CN"/>
        </w:rPr>
      </w:pPr>
    </w:p>
    <w:p w14:paraId="06CD2ED9" w14:textId="77777777" w:rsidR="00652DEA" w:rsidRDefault="00652DEA">
      <w:pPr>
        <w:pStyle w:val="11"/>
        <w:rPr>
          <w:del w:id="290" w:author="Xuning Wei12232" w:date="2026-10-15T14:37:00Z"/>
          <w:rFonts w:asciiTheme="minorHAnsi" w:eastAsiaTheme="minorEastAsia" w:hAnsiTheme="minorHAnsi" w:cstheme="minorBidi"/>
          <w:b w:val="0"/>
          <w:bCs w:val="0"/>
          <w:kern w:val="2"/>
          <w:sz w:val="21"/>
          <w:szCs w:val="22"/>
          <w:lang w:eastAsia="zh-CN"/>
        </w:rPr>
      </w:pPr>
    </w:p>
    <w:p w14:paraId="2F795413" w14:textId="77777777" w:rsidR="00652DEA" w:rsidRDefault="00652DEA">
      <w:pPr>
        <w:pStyle w:val="11"/>
        <w:rPr>
          <w:del w:id="291" w:author="Xuning Wei12232" w:date="2026-10-15T14:37:00Z"/>
          <w:rFonts w:asciiTheme="minorHAnsi" w:eastAsiaTheme="minorEastAsia" w:hAnsiTheme="minorHAnsi" w:cstheme="minorBidi"/>
          <w:b w:val="0"/>
          <w:bCs w:val="0"/>
          <w:kern w:val="2"/>
          <w:sz w:val="21"/>
          <w:szCs w:val="22"/>
          <w:lang w:eastAsia="zh-CN"/>
        </w:rPr>
      </w:pPr>
    </w:p>
    <w:p w14:paraId="75FFC5A9" w14:textId="77777777" w:rsidR="00652DEA" w:rsidRDefault="00652DEA">
      <w:pPr>
        <w:pStyle w:val="11"/>
        <w:rPr>
          <w:del w:id="292" w:author="Xuning Wei12232" w:date="2026-10-15T14:37:00Z"/>
          <w:rFonts w:asciiTheme="minorHAnsi" w:eastAsiaTheme="minorEastAsia" w:hAnsiTheme="minorHAnsi" w:cstheme="minorBidi"/>
          <w:b w:val="0"/>
          <w:bCs w:val="0"/>
          <w:kern w:val="2"/>
          <w:sz w:val="21"/>
          <w:szCs w:val="22"/>
          <w:lang w:eastAsia="zh-CN"/>
        </w:rPr>
      </w:pPr>
    </w:p>
    <w:p w14:paraId="779E9D4F" w14:textId="77777777" w:rsidR="00652DEA" w:rsidRDefault="00652DEA">
      <w:pPr>
        <w:pStyle w:val="11"/>
        <w:rPr>
          <w:del w:id="293" w:author="Xuning Wei12232" w:date="2026-10-15T14:37:00Z"/>
          <w:rFonts w:asciiTheme="minorHAnsi" w:eastAsiaTheme="minorEastAsia" w:hAnsiTheme="minorHAnsi" w:cstheme="minorBidi"/>
          <w:b w:val="0"/>
          <w:bCs w:val="0"/>
          <w:kern w:val="2"/>
          <w:sz w:val="21"/>
          <w:szCs w:val="22"/>
          <w:lang w:eastAsia="zh-CN"/>
        </w:rPr>
      </w:pPr>
    </w:p>
    <w:p w14:paraId="7E26EF63" w14:textId="77777777" w:rsidR="00652DEA" w:rsidRDefault="00652DEA">
      <w:pPr>
        <w:pStyle w:val="11"/>
        <w:rPr>
          <w:del w:id="294" w:author="Xuning Wei12232" w:date="2026-10-15T14:37:00Z"/>
          <w:rFonts w:asciiTheme="minorHAnsi" w:eastAsiaTheme="minorEastAsia" w:hAnsiTheme="minorHAnsi" w:cstheme="minorBidi"/>
          <w:b w:val="0"/>
          <w:bCs w:val="0"/>
          <w:kern w:val="2"/>
          <w:sz w:val="21"/>
          <w:szCs w:val="22"/>
          <w:lang w:eastAsia="zh-CN"/>
        </w:rPr>
      </w:pPr>
    </w:p>
    <w:p w14:paraId="08CE6F91" w14:textId="77777777" w:rsidR="00652DEA" w:rsidRDefault="00C15CB5">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3E7A9F1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295" w:name="_Toc243596288"/>
      <w:bookmarkStart w:id="296" w:name="_Toc253738404"/>
      <w:bookmarkStart w:id="297" w:name="_Toc294622977"/>
      <w:r>
        <w:rPr>
          <w:rFonts w:ascii="Times New Roman" w:eastAsia="仿宋_GB2312" w:hAnsi="Times New Roman" w:cs="Times New Roman"/>
          <w:sz w:val="21"/>
          <w:szCs w:val="21"/>
        </w:rPr>
        <w:lastRenderedPageBreak/>
        <w:t>Introduction</w:t>
      </w:r>
      <w:bookmarkEnd w:id="295"/>
    </w:p>
    <w:p w14:paraId="5AE0AEA6" w14:textId="5B3CC004"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298"/>
      <w:commentRangeStart w:id="299"/>
      <w:r>
        <w:rPr>
          <w:rFonts w:ascii="Times New Roman" w:eastAsia="仿宋_GB2312" w:hAnsi="Times New Roman" w:cs="Times New Roman"/>
          <w:sz w:val="20"/>
          <w:szCs w:val="20"/>
          <w:lang w:eastAsia="zh-CN"/>
        </w:rPr>
        <w:t>methylpheny</w:t>
      </w:r>
      <w:commentRangeEnd w:id="298"/>
      <w:r>
        <w:rPr>
          <w:rStyle w:val="affe"/>
          <w:rFonts w:ascii="Times New Roman" w:eastAsia="仿宋_GB2312" w:hAnsi="Times New Roman" w:cs="Times New Roman"/>
          <w:sz w:val="20"/>
          <w:szCs w:val="20"/>
          <w:lang w:eastAsia="zh-CN"/>
          <w:rPrChange w:id="300" w:author="Xuning Wei12232" w:date="2026-10-24T11:11:00Z">
            <w:rPr>
              <w:rStyle w:val="affe"/>
              <w:rFonts w:ascii="Times New Roman" w:eastAsia="仿宋_GB2312" w:hAnsi="Times New Roman" w:cs="Times New Roman"/>
              <w:color w:val="0000FF"/>
              <w:sz w:val="20"/>
              <w:szCs w:val="20"/>
              <w:lang w:eastAsia="zh-CN"/>
            </w:rPr>
          </w:rPrChange>
        </w:rPr>
        <w:commentReference w:id="298"/>
      </w:r>
      <w:commentRangeEnd w:id="299"/>
      <w:r>
        <w:rPr>
          <w:rStyle w:val="affe"/>
          <w:rFonts w:ascii="Times New Roman" w:eastAsia="仿宋_GB2312" w:hAnsi="Times New Roman" w:cs="Times New Roman"/>
          <w:sz w:val="20"/>
          <w:szCs w:val="20"/>
          <w:lang w:eastAsia="zh-CN"/>
          <w:rPrChange w:id="301" w:author="Xuning Wei12232" w:date="2026-10-24T11:11:00Z">
            <w:rPr>
              <w:rStyle w:val="affe"/>
              <w:rFonts w:ascii="Times New Roman" w:eastAsia="仿宋_GB2312" w:hAnsi="Times New Roman" w:cs="Times New Roman"/>
              <w:color w:val="0000FF"/>
              <w:sz w:val="20"/>
              <w:szCs w:val="20"/>
              <w:lang w:eastAsia="zh-CN"/>
            </w:rPr>
          </w:rPrChange>
        </w:rPr>
        <w:commentReference w:id="299"/>
      </w:r>
      <w:r>
        <w:rPr>
          <w:rFonts w:ascii="Times New Roman" w:eastAsia="仿宋_GB2312" w:hAnsi="Times New Roman" w:cs="Times New Roman"/>
          <w:sz w:val="20"/>
          <w:szCs w:val="20"/>
          <w:lang w:eastAsia="zh-CN"/>
          <w:rPrChange w:id="302"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w:t>
      </w:r>
      <w:r w:rsidR="0096200E">
        <w:rPr>
          <w:rFonts w:ascii="Times New Roman" w:eastAsia="仿宋_GB2312" w:hAnsi="Times New Roman" w:cs="Times New Roman"/>
          <w:sz w:val="20"/>
          <w:szCs w:val="20"/>
          <w:lang w:eastAsia="zh-CN"/>
        </w:rPr>
        <w:t>αMe</w:t>
      </w:r>
      <w:r>
        <w:rPr>
          <w:rFonts w:ascii="Times New Roman" w:eastAsia="仿宋_GB2312" w:hAnsi="Times New Roman" w:cs="Times New Roman"/>
          <w:sz w:val="20"/>
          <w:szCs w:val="20"/>
          <w:lang w:eastAsia="zh-CN"/>
        </w:rPr>
        <w:t>thyldihydrobenzofuran-5-sulfonyl)-L-arginyl-tBu-L-seryl-tBu-L-seryl-N-triphenylmethyl-L-asparagyl-N-methyl-N’-triphenylmethyl-asparagyl-</w:t>
      </w:r>
      <w:commentRangeStart w:id="303"/>
      <w:commentRangeStart w:id="304"/>
      <w:r>
        <w:rPr>
          <w:rFonts w:ascii="Times New Roman" w:eastAsia="仿宋_GB2312" w:hAnsi="Times New Roman" w:cs="Times New Roman"/>
          <w:sz w:val="20"/>
          <w:szCs w:val="20"/>
          <w:lang w:eastAsia="zh-CN"/>
        </w:rPr>
        <w:t>pheny</w:t>
      </w:r>
      <w:commentRangeEnd w:id="303"/>
      <w:r>
        <w:rPr>
          <w:rStyle w:val="affe"/>
          <w:rFonts w:ascii="Times New Roman" w:eastAsia="仿宋_GB2312" w:hAnsi="Times New Roman" w:cs="Times New Roman"/>
          <w:sz w:val="20"/>
          <w:szCs w:val="20"/>
          <w:lang w:eastAsia="zh-CN"/>
          <w:rPrChange w:id="305" w:author="Xuning Wei12232" w:date="2026-10-24T11:11:00Z">
            <w:rPr>
              <w:rStyle w:val="affe"/>
              <w:rFonts w:ascii="Times New Roman" w:eastAsia="仿宋_GB2312" w:hAnsi="Times New Roman" w:cs="Times New Roman"/>
              <w:color w:val="0000FF"/>
              <w:sz w:val="20"/>
              <w:szCs w:val="20"/>
              <w:lang w:eastAsia="zh-CN"/>
            </w:rPr>
          </w:rPrChange>
        </w:rPr>
        <w:commentReference w:id="303"/>
      </w:r>
      <w:commentRangeEnd w:id="304"/>
      <w:r>
        <w:rPr>
          <w:rStyle w:val="affe"/>
          <w:rFonts w:ascii="Times New Roman" w:eastAsia="仿宋_GB2312" w:hAnsi="Times New Roman" w:cs="Times New Roman"/>
          <w:sz w:val="20"/>
          <w:szCs w:val="20"/>
          <w:lang w:eastAsia="zh-CN"/>
          <w:rPrChange w:id="306" w:author="Xuning Wei12232" w:date="2026-10-24T11:11:00Z">
            <w:rPr>
              <w:rStyle w:val="affe"/>
              <w:rFonts w:ascii="Times New Roman" w:eastAsia="仿宋_GB2312" w:hAnsi="Times New Roman" w:cs="Times New Roman"/>
              <w:color w:val="0000FF"/>
              <w:sz w:val="20"/>
              <w:szCs w:val="20"/>
              <w:lang w:eastAsia="zh-CN"/>
            </w:rPr>
          </w:rPrChange>
        </w:rPr>
        <w:commentReference w:id="304"/>
      </w:r>
      <w:r>
        <w:rPr>
          <w:rFonts w:ascii="Times New Roman" w:eastAsia="仿宋_GB2312" w:hAnsi="Times New Roman" w:cs="Times New Roman"/>
          <w:sz w:val="20"/>
          <w:szCs w:val="20"/>
          <w:lang w:eastAsia="zh-CN"/>
          <w:rPrChange w:id="307"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w:t>
      </w:r>
      <w:r w:rsidR="0096200E">
        <w:rPr>
          <w:rFonts w:ascii="Times New Roman" w:eastAsia="仿宋_GB2312" w:hAnsi="Times New Roman" w:cs="Times New Roman"/>
          <w:sz w:val="20"/>
          <w:szCs w:val="20"/>
          <w:lang w:eastAsia="zh-CN"/>
        </w:rPr>
        <w:t>αMe</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w:t>
      </w:r>
      <w:r w:rsidR="002B319F">
        <w:rPr>
          <w:rFonts w:ascii="Times New Roman" w:eastAsia="仿宋_GB2312" w:hAnsi="Times New Roman" w:cs="Times New Roman"/>
          <w:sz w:val="20"/>
          <w:szCs w:val="20"/>
        </w:rPr>
        <w:t>n in-process</w:t>
      </w:r>
      <w:r>
        <w:rPr>
          <w:rFonts w:ascii="Times New Roman" w:eastAsia="仿宋_GB2312" w:hAnsi="Times New Roman" w:cs="Times New Roman"/>
          <w:sz w:val="20"/>
          <w:szCs w:val="20"/>
        </w:rPr>
        <w:t xml:space="preserve"> </w:t>
      </w:r>
      <w:r w:rsidR="002B319F" w:rsidRPr="002B319F">
        <w:rPr>
          <w:rFonts w:ascii="Times New Roman" w:eastAsia="仿宋_GB2312" w:hAnsi="Times New Roman" w:cs="Times New Roman"/>
          <w:sz w:val="20"/>
          <w:szCs w:val="20"/>
        </w:rPr>
        <w:t>intermediate</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Sci</w:t>
      </w:r>
      <w:r w:rsidR="008A390D">
        <w:rPr>
          <w:rFonts w:ascii="Times New Roman" w:eastAsia="仿宋_GB2312" w:hAnsi="Times New Roman" w:cs="Times New Roman"/>
          <w:sz w:val="20"/>
          <w:szCs w:val="20"/>
        </w:rPr>
        <w:t>e</w:t>
      </w:r>
      <w:r>
        <w:rPr>
          <w:rFonts w:ascii="Times New Roman" w:eastAsia="仿宋_GB2312" w:hAnsi="Times New Roman" w:cs="Times New Roman"/>
          <w:sz w:val="20"/>
          <w:szCs w:val="20"/>
        </w:rPr>
        <w:t>n</w:t>
      </w:r>
      <w:r w:rsidR="008A390D">
        <w:rPr>
          <w:rFonts w:ascii="Times New Roman" w:eastAsia="仿宋_GB2312" w:hAnsi="Times New Roman" w:cs="Times New Roman"/>
          <w:sz w:val="20"/>
          <w:szCs w:val="20"/>
        </w:rPr>
        <w:t>ce</w:t>
      </w:r>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0A6959E7"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1C70F795" w14:textId="77777777" w:rsidR="00652DEA" w:rsidRDefault="00C15CB5">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5FBBE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35pt;height:2in" o:ole="">
            <v:imagedata r:id="rId19" o:title=""/>
          </v:shape>
          <o:OLEObject Type="Embed" ProgID="ChemDraw.Document.6.0" ShapeID="_x0000_i1025" DrawAspect="Content" ObjectID="_1854802559" r:id="rId20"/>
        </w:object>
      </w:r>
    </w:p>
    <w:p w14:paraId="00FBE333" w14:textId="77777777" w:rsidR="00652DEA" w:rsidRDefault="00C15CB5">
      <w:pPr>
        <w:spacing w:beforeLines="50" w:before="120" w:afterLines="50" w:after="120" w:line="360" w:lineRule="auto"/>
        <w:jc w:val="center"/>
        <w:rPr>
          <w:rFonts w:ascii="Times New Roman" w:eastAsia="仿宋_GB2312" w:hAnsi="Times New Roman" w:cs="Times New Roman"/>
          <w:b/>
          <w:sz w:val="21"/>
          <w:szCs w:val="21"/>
          <w:lang w:eastAsia="zh-CN"/>
        </w:rPr>
      </w:pPr>
      <w:bookmarkStart w:id="308" w:name="_Toc247361583"/>
      <w:bookmarkStart w:id="309"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308"/>
      <w:bookmarkEnd w:id="309"/>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5118C56B" w14:textId="77BBB6FF" w:rsidR="00652DEA" w:rsidRDefault="00C15CB5">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310"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311" w:author="Xuning Wei12232" w:date="2026-10-19T20:26:00Z">
        <w:r>
          <w:rPr>
            <w:rFonts w:ascii="Times New Roman" w:eastAsia="仿宋_GB2312" w:hAnsi="Times New Roman" w:cs="Times New Roman"/>
            <w:sz w:val="20"/>
            <w:szCs w:val="20"/>
            <w:lang w:eastAsia="zh-CN"/>
          </w:rPr>
          <w:t>2-Chlorotrit</w:t>
        </w:r>
      </w:ins>
      <w:r w:rsidR="0071398C">
        <w:rPr>
          <w:rFonts w:ascii="Times New Roman" w:eastAsia="仿宋_GB2312" w:hAnsi="Times New Roman" w:cs="Times New Roman"/>
          <w:sz w:val="20"/>
          <w:szCs w:val="20"/>
          <w:lang w:eastAsia="zh-CN"/>
        </w:rPr>
        <w:t>yl</w:t>
      </w:r>
      <w:ins w:id="312" w:author="Xuning Wei12232" w:date="2026-10-19T20:26:00Z">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313"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Fmoc-Gly-OH, Fmoc-L-Phe-OH, Fmoc-L-N-Me-Asn(Trt)-OH, Fmoc-L-Asn(Trt)-OH, Fmoc-L-Ser(tBu)-OH, Fmoc-L-Arg(Pbf)-OH, Fmoc-L-Val-OH, Fmoc-L-Leu-OH, Fmoc-L-α-Me-Phe-OH, Fmoc-L-Glu(OtBu)-OH·H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314"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O and Fmoc-L-Orn(Boc)-OH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deswelling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61CDCEAD" w14:textId="77777777" w:rsidR="00652DEA" w:rsidRDefault="00652DEA">
      <w:pPr>
        <w:spacing w:beforeLines="50" w:before="120" w:afterLines="50" w:after="120" w:line="360" w:lineRule="auto"/>
        <w:contextualSpacing/>
        <w:jc w:val="both"/>
        <w:rPr>
          <w:rFonts w:ascii="Times New Roman" w:hAnsi="Times New Roman" w:cs="Times New Roman"/>
          <w:sz w:val="20"/>
          <w:szCs w:val="20"/>
        </w:rPr>
      </w:pPr>
    </w:p>
    <w:p w14:paraId="45749952" w14:textId="77777777" w:rsidR="00652DEA" w:rsidRDefault="00C15CB5">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315" w:author="Xuning Wei12232" w:date="2026-10-18T10:58:00Z">
        <w:r>
          <w:object w:dxaOrig="5880" w:dyaOrig="10030" w14:anchorId="40710E88">
            <v:shape id="_x0000_i1026" type="#_x0000_t75" style="width:294.65pt;height:7in" o:ole="">
              <v:imagedata r:id="rId21" o:title=""/>
            </v:shape>
            <o:OLEObject Type="Embed" ProgID="ChemDraw.Document.6.0" ShapeID="_x0000_i1026" DrawAspect="Content" ObjectID="_1854802560" r:id="rId22"/>
          </w:object>
        </w:r>
      </w:ins>
      <w:ins w:id="316" w:author="Xuning Wei12232" w:date="2026-10-18T10:57:00Z">
        <w:r>
          <w:t xml:space="preserve"> </w:t>
        </w:r>
      </w:ins>
      <w:del w:id="317" w:author="Xuning Wei12232" w:date="2026-10-18T10:57:00Z">
        <w:r>
          <w:fldChar w:fldCharType="begin"/>
        </w:r>
        <w:r>
          <w:fldChar w:fldCharType="end"/>
        </w:r>
      </w:del>
      <w:commentRangeStart w:id="318"/>
      <w:commentRangeStart w:id="319"/>
      <w:del w:id="320" w:author="Xuning Wei12232" w:date="2026-10-15T16:09:00Z">
        <w:r>
          <w:rPr>
            <w:rFonts w:ascii="Times New Roman" w:hAnsi="Times New Roman" w:cs="Times New Roman"/>
          </w:rPr>
          <w:object w:dxaOrig="8950" w:dyaOrig="750" w14:anchorId="3AC88F6A">
            <v:shape id="_x0000_i1027" type="#_x0000_t75" style="width:446.95pt;height:36.55pt" o:ole="">
              <v:imagedata r:id="rId23" o:title=""/>
            </v:shape>
            <o:OLEObject Type="Embed" ProgID="ChemDraw.Document.6.0" ShapeID="_x0000_i1027" DrawAspect="Content" ObjectID="_1854802561" r:id="rId24"/>
          </w:object>
        </w:r>
      </w:del>
      <w:commentRangeEnd w:id="318"/>
      <w:r>
        <w:rPr>
          <w:rStyle w:val="affe"/>
          <w:rFonts w:ascii="Times New Roman" w:eastAsia="仿宋_GB2312" w:hAnsi="Times New Roman" w:cs="Times New Roman"/>
          <w:sz w:val="22"/>
          <w:szCs w:val="32"/>
        </w:rPr>
        <w:commentReference w:id="318"/>
      </w:r>
      <w:commentRangeEnd w:id="319"/>
      <w:r>
        <w:rPr>
          <w:rStyle w:val="affe"/>
          <w:rFonts w:ascii="Times New Roman" w:eastAsia="仿宋_GB2312" w:hAnsi="Times New Roman" w:cs="Times New Roman"/>
          <w:sz w:val="22"/>
          <w:szCs w:val="32"/>
        </w:rPr>
        <w:commentReference w:id="319"/>
      </w:r>
      <w:r>
        <w:rPr>
          <w:rFonts w:ascii="Times New Roman" w:eastAsia="仿宋_GB2312" w:hAnsi="Times New Roman" w:cs="Times New Roman"/>
        </w:rPr>
        <w:t xml:space="preserve"> </w:t>
      </w:r>
    </w:p>
    <w:p w14:paraId="65FA3340" w14:textId="77777777" w:rsidR="00652DEA" w:rsidRDefault="00C15CB5">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036691F1" w14:textId="2C7F3EE6" w:rsidR="00652DEA" w:rsidRDefault="00C15CB5">
      <w:pPr>
        <w:spacing w:beforeLines="50" w:before="120" w:afterLines="50" w:after="120" w:line="360" w:lineRule="auto"/>
        <w:jc w:val="both"/>
        <w:rPr>
          <w:del w:id="321"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322"/>
      <w:commentRangeStart w:id="323"/>
      <w:r>
        <w:rPr>
          <w:rFonts w:ascii="Times New Roman" w:eastAsia="仿宋_GB2312" w:hAnsi="Times New Roman" w:cs="Times New Roman"/>
          <w:sz w:val="20"/>
          <w:szCs w:val="20"/>
        </w:rPr>
        <w:t>Lilly</w:t>
      </w:r>
      <w:commentRangeEnd w:id="322"/>
      <w:r>
        <w:rPr>
          <w:rStyle w:val="affe"/>
          <w:rFonts w:ascii="Times New Roman" w:eastAsia="仿宋_GB2312" w:hAnsi="Times New Roman" w:cs="Times New Roman"/>
          <w:sz w:val="20"/>
          <w:szCs w:val="20"/>
        </w:rPr>
        <w:commentReference w:id="322"/>
      </w:r>
      <w:commentRangeEnd w:id="323"/>
      <w:r>
        <w:rPr>
          <w:rStyle w:val="affe"/>
          <w:rFonts w:ascii="Times New Roman" w:eastAsia="仿宋_GB2312" w:hAnsi="Times New Roman" w:cs="Times New Roman"/>
          <w:sz w:val="20"/>
          <w:szCs w:val="20"/>
        </w:rPr>
        <w:commentReference w:id="323"/>
      </w:r>
      <w:r>
        <w:rPr>
          <w:rFonts w:ascii="Times New Roman" w:eastAsia="仿宋_GB2312" w:hAnsi="Times New Roman" w:cs="Times New Roman"/>
          <w:sz w:val="20"/>
          <w:szCs w:val="20"/>
        </w:rPr>
        <w:t xml:space="preserve"> to Asymchem in August 2024, and the process was familiarized and further optimized for scaling up at Asymchem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(referred to as Asymchem TJ4) R&amp;D laboratory</w:t>
      </w:r>
      <w:commentRangeStart w:id="324"/>
      <w:commentRangeStart w:id="325"/>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w:t>
      </w:r>
      <w:r w:rsidR="0096200E">
        <w:rPr>
          <w:rFonts w:ascii="Times New Roman" w:eastAsia="仿宋_GB2312" w:hAnsi="Times New Roman" w:cs="Times New Roman"/>
          <w:sz w:val="20"/>
          <w:szCs w:val="20"/>
          <w:lang w:eastAsia="zh-CN"/>
        </w:rPr>
        <w:t>αMe</w:t>
      </w:r>
      <w:r>
        <w:rPr>
          <w:rFonts w:ascii="Times New Roman" w:eastAsia="仿宋_GB2312" w:hAnsi="Times New Roman" w:cs="Times New Roman"/>
          <w:sz w:val="20"/>
          <w:szCs w:val="20"/>
          <w:lang w:eastAsia="zh-CN"/>
        </w:rPr>
        <w:t>ters requiring validation during PPQ.</w:t>
      </w:r>
      <w:ins w:id="326" w:author="Xuning Wei12232" w:date="2026-10-19T14:24:00Z">
        <w:r>
          <w:rPr>
            <w:rFonts w:ascii="Times New Roman" w:eastAsia="仿宋_GB2312" w:hAnsi="Times New Roman" w:cs="Times New Roman"/>
            <w:sz w:val="20"/>
            <w:szCs w:val="20"/>
            <w:lang w:eastAsia="zh-CN"/>
          </w:rPr>
          <w:t xml:space="preserve"> </w:t>
        </w:r>
      </w:ins>
    </w:p>
    <w:p w14:paraId="52F34C76" w14:textId="77777777" w:rsidR="00652DEA" w:rsidRDefault="00C15CB5">
      <w:pPr>
        <w:spacing w:beforeLines="50" w:before="120" w:afterLines="50" w:after="120" w:line="360" w:lineRule="auto"/>
        <w:jc w:val="both"/>
        <w:rPr>
          <w:ins w:id="327"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324"/>
      <w:r>
        <w:rPr>
          <w:rStyle w:val="affe"/>
          <w:rFonts w:ascii="Times New Roman" w:eastAsia="仿宋_GB2312" w:hAnsi="Times New Roman" w:cs="Times New Roman"/>
          <w:sz w:val="20"/>
          <w:szCs w:val="20"/>
          <w:lang w:eastAsia="zh-CN"/>
        </w:rPr>
        <w:commentReference w:id="324"/>
      </w:r>
      <w:commentRangeEnd w:id="325"/>
      <w:r>
        <w:rPr>
          <w:rStyle w:val="affe"/>
          <w:rFonts w:ascii="Times New Roman" w:eastAsia="仿宋_GB2312" w:hAnsi="Times New Roman" w:cs="Times New Roman"/>
          <w:sz w:val="20"/>
          <w:szCs w:val="20"/>
          <w:lang w:eastAsia="zh-CN"/>
        </w:rPr>
        <w:commentReference w:id="325"/>
      </w:r>
    </w:p>
    <w:p w14:paraId="57727B49" w14:textId="2CBE64E8"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328"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r w:rsidR="00A56987" w:rsidRPr="00A56987">
        <w:rPr>
          <w:rFonts w:ascii="Times New Roman" w:eastAsia="仿宋_GB2312" w:hAnsi="Times New Roman" w:cs="Times New Roman"/>
          <w:color w:val="0000FF"/>
          <w:sz w:val="20"/>
          <w:szCs w:val="20"/>
          <w:lang w:eastAsia="zh-CN"/>
        </w:rPr>
        <w:t>N</w:t>
      </w:r>
      <w:ins w:id="329" w:author="Xuning Wei12232" w:date="2026-10-17T18:45:00Z">
        <w:r w:rsidRPr="00A56987">
          <w:rPr>
            <w:rFonts w:ascii="Times New Roman" w:eastAsia="仿宋_GB2312" w:hAnsi="Times New Roman" w:cs="Times New Roman"/>
            <w:color w:val="0000FF"/>
            <w:sz w:val="20"/>
            <w:szCs w:val="20"/>
            <w:lang w:eastAsia="zh-CN"/>
          </w:rPr>
          <w:t>o</w:t>
        </w:r>
      </w:ins>
      <w:r w:rsidR="00A56987" w:rsidRPr="00A56987">
        <w:rPr>
          <w:rFonts w:ascii="Times New Roman" w:eastAsia="仿宋_GB2312" w:hAnsi="Times New Roman" w:cs="Times New Roman"/>
          <w:color w:val="0000FF"/>
          <w:sz w:val="20"/>
          <w:szCs w:val="20"/>
          <w:lang w:eastAsia="zh-CN"/>
        </w:rPr>
        <w:t>vem</w:t>
      </w:r>
      <w:ins w:id="330" w:author="Xuning Wei12232" w:date="2026-10-17T18:45:00Z">
        <w:r w:rsidRPr="00A56987">
          <w:rPr>
            <w:rFonts w:ascii="Times New Roman" w:eastAsia="仿宋_GB2312" w:hAnsi="Times New Roman" w:cs="Times New Roman"/>
            <w:color w:val="0000FF"/>
            <w:sz w:val="20"/>
            <w:szCs w:val="20"/>
            <w:lang w:eastAsia="zh-CN"/>
          </w:rPr>
          <w:t>ber</w:t>
        </w:r>
      </w:ins>
      <w:commentRangeStart w:id="331"/>
      <w:commentRangeStart w:id="332"/>
      <w:commentRangeStart w:id="333"/>
      <w:del w:id="334" w:author="Xuning Wei12232" w:date="2026-10-15T14:42:00Z">
        <w:r w:rsidRPr="00A56987">
          <w:rPr>
            <w:rFonts w:ascii="Times New Roman" w:hAnsi="Times New Roman" w:cs="Times New Roman"/>
            <w:color w:val="0000FF"/>
            <w:sz w:val="20"/>
            <w:szCs w:val="20"/>
            <w:rPrChange w:id="335" w:author="Xuning Wei12232" w:date="2026-10-24T11:11:00Z">
              <w:rPr>
                <w:rFonts w:ascii="Times New Roman" w:hAnsi="Times New Roman" w:cs="Times New Roman"/>
                <w:sz w:val="20"/>
                <w:szCs w:val="20"/>
                <w:highlight w:val="yellow"/>
              </w:rPr>
            </w:rPrChange>
          </w:rPr>
          <w:delText xml:space="preserve"> </w:delText>
        </w:r>
      </w:del>
      <w:del w:id="336" w:author="Xuning Wei12232" w:date="2026-10-17T18:45:00Z">
        <w:r w:rsidRPr="00A56987">
          <w:rPr>
            <w:rFonts w:ascii="Times New Roman" w:hAnsi="Times New Roman" w:cs="Times New Roman"/>
            <w:color w:val="0000FF"/>
            <w:sz w:val="20"/>
            <w:szCs w:val="20"/>
            <w:rPrChange w:id="337" w:author="Xuning Wei12232" w:date="2026-10-24T11:11:00Z">
              <w:rPr>
                <w:rFonts w:ascii="Times New Roman" w:hAnsi="Times New Roman" w:cs="Times New Roman"/>
                <w:sz w:val="20"/>
                <w:szCs w:val="20"/>
                <w:highlight w:val="yellow"/>
              </w:rPr>
            </w:rPrChange>
          </w:rPr>
          <w:delText>September 15</w:delText>
        </w:r>
      </w:del>
      <w:del w:id="338" w:author="Xuning Wei12232" w:date="2026-09-14T16:49:00Z">
        <w:r w:rsidRPr="00A56987">
          <w:rPr>
            <w:rFonts w:ascii="Times New Roman" w:eastAsia="仿宋_GB2312" w:hAnsi="Times New Roman" w:cs="Times New Roman"/>
            <w:color w:val="0000FF"/>
            <w:sz w:val="20"/>
            <w:szCs w:val="20"/>
          </w:rPr>
          <w:delText xml:space="preserve"> </w:delText>
        </w:r>
      </w:del>
      <w:r w:rsidRPr="00A56987">
        <w:rPr>
          <w:rFonts w:ascii="Times New Roman" w:eastAsia="仿宋_GB2312" w:hAnsi="Times New Roman" w:cs="Times New Roman"/>
          <w:color w:val="0000FF"/>
          <w:sz w:val="20"/>
          <w:szCs w:val="20"/>
          <w:lang w:eastAsia="zh-CN"/>
        </w:rPr>
        <w:t xml:space="preserve"> </w:t>
      </w:r>
      <w:commentRangeEnd w:id="331"/>
      <w:r w:rsidRPr="00A56987">
        <w:rPr>
          <w:rStyle w:val="affe"/>
          <w:rFonts w:ascii="Times New Roman" w:eastAsia="仿宋_GB2312" w:hAnsi="Times New Roman" w:cs="Times New Roman"/>
          <w:color w:val="0000FF"/>
          <w:sz w:val="20"/>
          <w:szCs w:val="20"/>
          <w:lang w:eastAsia="zh-CN"/>
        </w:rPr>
        <w:commentReference w:id="331"/>
      </w:r>
      <w:commentRangeEnd w:id="332"/>
      <w:r w:rsidRPr="00A56987">
        <w:rPr>
          <w:rStyle w:val="affe"/>
          <w:rFonts w:ascii="Times New Roman" w:eastAsia="仿宋_GB2312" w:hAnsi="Times New Roman" w:cs="Times New Roman"/>
          <w:color w:val="0000FF"/>
          <w:sz w:val="20"/>
          <w:szCs w:val="20"/>
          <w:lang w:eastAsia="zh-CN"/>
        </w:rPr>
        <w:commentReference w:id="332"/>
      </w:r>
      <w:commentRangeEnd w:id="333"/>
      <w:r w:rsidR="00A17EA9">
        <w:rPr>
          <w:rStyle w:val="affe"/>
        </w:rPr>
        <w:commentReference w:id="333"/>
      </w:r>
      <w:r>
        <w:rPr>
          <w:rFonts w:ascii="Times New Roman" w:eastAsia="仿宋_GB2312" w:hAnsi="Times New Roman" w:cs="Times New Roman"/>
          <w:sz w:val="20"/>
          <w:szCs w:val="20"/>
          <w:lang w:eastAsia="zh-CN"/>
        </w:rPr>
        <w:t>2026 under cGMP conditions at Asymchem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339"/>
      <w:commentRangeStart w:id="340"/>
      <w:r>
        <w:rPr>
          <w:rFonts w:ascii="Times New Roman" w:eastAsia="仿宋_GB2312" w:hAnsi="Times New Roman" w:cs="Times New Roman"/>
          <w:sz w:val="20"/>
          <w:szCs w:val="20"/>
        </w:rPr>
        <w:t>For clarity</w:t>
      </w:r>
      <w:commentRangeEnd w:id="339"/>
      <w:r>
        <w:rPr>
          <w:rStyle w:val="affe"/>
          <w:rFonts w:ascii="Times New Roman" w:eastAsia="仿宋_GB2312" w:hAnsi="Times New Roman" w:cs="Times New Roman"/>
          <w:sz w:val="20"/>
          <w:szCs w:val="20"/>
        </w:rPr>
        <w:commentReference w:id="339"/>
      </w:r>
      <w:commentRangeEnd w:id="340"/>
      <w:r>
        <w:rPr>
          <w:rStyle w:val="affe"/>
          <w:rFonts w:ascii="Times New Roman" w:eastAsia="仿宋_GB2312" w:hAnsi="Times New Roman" w:cs="Times New Roman"/>
          <w:sz w:val="20"/>
          <w:szCs w:val="20"/>
        </w:rPr>
        <w:commentReference w:id="340"/>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6BB9E253" w14:textId="77777777" w:rsidR="00652DEA" w:rsidRDefault="00652DEA">
      <w:pPr>
        <w:spacing w:beforeLines="50" w:before="120" w:afterLines="50" w:after="120" w:line="360" w:lineRule="auto"/>
        <w:contextualSpacing/>
        <w:jc w:val="both"/>
        <w:rPr>
          <w:del w:id="341" w:author="Xuning Wei12232" w:date="2026-10-18T10:59:00Z"/>
          <w:rFonts w:ascii="Times New Roman" w:eastAsia="仿宋_GB2312" w:hAnsi="Times New Roman" w:cs="Times New Roman"/>
          <w:sz w:val="20"/>
          <w:szCs w:val="20"/>
        </w:rPr>
      </w:pPr>
    </w:p>
    <w:p w14:paraId="4867F9D6" w14:textId="0F57513A" w:rsidR="00652DEA" w:rsidRDefault="00C15CB5">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342" w:name="_Toc373005257"/>
      <w:r>
        <w:rPr>
          <w:rFonts w:ascii="Times New Roman" w:eastAsia="仿宋_GB2312" w:hAnsi="Times New Roman" w:cs="Times New Roman"/>
          <w:b/>
          <w:sz w:val="20"/>
          <w:szCs w:val="16"/>
          <w:lang w:eastAsia="zh-CN"/>
        </w:rPr>
        <w:t>Table 1. Corresponding Asymchem and Customer compound</w:t>
      </w:r>
      <w:bookmarkEnd w:id="342"/>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652DEA" w14:paraId="77E69ECD" w14:textId="77777777">
        <w:trPr>
          <w:trHeight w:val="397"/>
          <w:tblHeader/>
          <w:jc w:val="center"/>
        </w:trPr>
        <w:tc>
          <w:tcPr>
            <w:tcW w:w="390" w:type="pct"/>
            <w:shd w:val="pct5" w:color="auto" w:fill="FFFFFF" w:themeFill="background1"/>
            <w:vAlign w:val="center"/>
          </w:tcPr>
          <w:p w14:paraId="74231C31" w14:textId="77777777" w:rsidR="00652DEA" w:rsidRDefault="00C15CB5">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61389E23" w14:textId="6633AF2C" w:rsidR="00652DEA" w:rsidRDefault="00C15CB5" w:rsidP="00C37DE9">
            <w:pPr>
              <w:spacing w:beforeLines="50" w:before="120" w:afterLines="50" w:after="120"/>
              <w:jc w:val="center"/>
              <w:rPr>
                <w:rFonts w:ascii="Times New Roman" w:eastAsia="仿宋_GB2312" w:hAnsi="Times New Roman" w:cs="Times New Roman"/>
                <w:b/>
                <w:sz w:val="18"/>
                <w:szCs w:val="16"/>
                <w:lang w:eastAsia="zh-CN"/>
              </w:rPr>
            </w:pPr>
            <w:commentRangeStart w:id="343"/>
            <w:commentRangeStart w:id="344"/>
            <w:commentRangeStart w:id="345"/>
            <w:commentRangeStart w:id="346"/>
            <w:r>
              <w:rPr>
                <w:rFonts w:ascii="Times New Roman" w:eastAsia="仿宋_GB2312" w:hAnsi="Times New Roman" w:cs="Times New Roman"/>
                <w:b/>
                <w:sz w:val="18"/>
                <w:szCs w:val="16"/>
                <w:lang w:eastAsia="zh-CN"/>
              </w:rPr>
              <w:t xml:space="preserve">RSM </w:t>
            </w:r>
            <w:commentRangeEnd w:id="343"/>
            <w:r>
              <w:rPr>
                <w:rStyle w:val="affe"/>
                <w:rFonts w:ascii="Times New Roman" w:eastAsia="仿宋_GB2312" w:hAnsi="Times New Roman" w:cs="Times New Roman"/>
                <w:b/>
                <w:sz w:val="18"/>
                <w:szCs w:val="16"/>
                <w:lang w:eastAsia="zh-CN"/>
              </w:rPr>
              <w:commentReference w:id="343"/>
            </w:r>
            <w:commentRangeEnd w:id="344"/>
            <w:r>
              <w:rPr>
                <w:rStyle w:val="affe"/>
                <w:rFonts w:ascii="Times New Roman" w:eastAsia="仿宋_GB2312" w:hAnsi="Times New Roman" w:cs="Times New Roman"/>
                <w:b/>
                <w:sz w:val="18"/>
                <w:szCs w:val="16"/>
                <w:lang w:eastAsia="zh-CN"/>
              </w:rPr>
              <w:commentReference w:id="344"/>
            </w:r>
            <w:r>
              <w:rPr>
                <w:rFonts w:ascii="Times New Roman" w:eastAsia="仿宋_GB2312" w:hAnsi="Times New Roman" w:cs="Times New Roman"/>
                <w:b/>
                <w:sz w:val="18"/>
                <w:szCs w:val="16"/>
                <w:lang w:eastAsia="zh-CN"/>
              </w:rPr>
              <w:t>/</w:t>
            </w:r>
            <w:del w:id="347" w:author="Xuning Wei12232" w:date="2026-10-19T20:27:00Z">
              <w:r>
                <w:rPr>
                  <w:rFonts w:ascii="Times New Roman" w:eastAsia="仿宋_GB2312" w:hAnsi="Times New Roman" w:cs="Times New Roman"/>
                  <w:b/>
                  <w:sz w:val="18"/>
                  <w:szCs w:val="16"/>
                  <w:lang w:eastAsia="zh-CN"/>
                </w:rPr>
                <w:delText xml:space="preserve"> </w:delText>
              </w:r>
            </w:del>
            <w:r w:rsidR="00C37DE9">
              <w:rPr>
                <w:rFonts w:ascii="Times New Roman" w:eastAsia="仿宋_GB2312" w:hAnsi="Times New Roman" w:cs="Times New Roman"/>
                <w:b/>
                <w:sz w:val="18"/>
                <w:szCs w:val="16"/>
                <w:lang w:eastAsia="zh-CN"/>
              </w:rPr>
              <w:t>In-process intermediate</w:t>
            </w:r>
            <w:r>
              <w:rPr>
                <w:rFonts w:ascii="Times New Roman" w:eastAsia="仿宋_GB2312" w:hAnsi="Times New Roman" w:cs="Times New Roman"/>
                <w:b/>
                <w:sz w:val="18"/>
                <w:szCs w:val="16"/>
                <w:lang w:eastAsia="zh-CN"/>
              </w:rPr>
              <w:t xml:space="preserve"> </w:t>
            </w:r>
            <w:commentRangeEnd w:id="345"/>
            <w:r>
              <w:rPr>
                <w:rStyle w:val="affe"/>
                <w:rFonts w:ascii="Times New Roman" w:eastAsia="仿宋_GB2312" w:hAnsi="Times New Roman" w:cs="Times New Roman"/>
                <w:b/>
                <w:sz w:val="18"/>
                <w:szCs w:val="16"/>
                <w:lang w:eastAsia="zh-CN"/>
              </w:rPr>
              <w:commentReference w:id="345"/>
            </w:r>
            <w:commentRangeEnd w:id="346"/>
            <w:r>
              <w:rPr>
                <w:rStyle w:val="affe"/>
                <w:rFonts w:ascii="Times New Roman" w:eastAsia="仿宋_GB2312" w:hAnsi="Times New Roman" w:cs="Times New Roman"/>
                <w:b/>
                <w:sz w:val="18"/>
                <w:szCs w:val="16"/>
                <w:lang w:eastAsia="zh-CN"/>
              </w:rPr>
              <w:commentReference w:id="346"/>
            </w:r>
          </w:p>
        </w:tc>
        <w:tc>
          <w:tcPr>
            <w:tcW w:w="1965" w:type="pct"/>
            <w:shd w:val="pct5" w:color="auto" w:fill="FFFFFF" w:themeFill="background1"/>
            <w:vAlign w:val="center"/>
          </w:tcPr>
          <w:p w14:paraId="2C9BBD8D" w14:textId="233C9829"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w:t>
            </w:r>
            <w:r w:rsidR="0096200E">
              <w:rPr>
                <w:rFonts w:ascii="Times New Roman" w:eastAsia="仿宋_GB2312" w:hAnsi="Times New Roman" w:cs="Times New Roman"/>
                <w:b/>
                <w:kern w:val="0"/>
                <w:sz w:val="18"/>
                <w:szCs w:val="16"/>
                <w:lang w:eastAsia="zh-CN"/>
              </w:rPr>
              <w:t>αMe</w:t>
            </w:r>
          </w:p>
        </w:tc>
        <w:tc>
          <w:tcPr>
            <w:tcW w:w="1022" w:type="pct"/>
            <w:shd w:val="pct5" w:color="auto" w:fill="FFFFFF" w:themeFill="background1"/>
            <w:vAlign w:val="center"/>
          </w:tcPr>
          <w:p w14:paraId="2D4F57C4" w14:textId="77777777"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64704E33" w14:textId="16D8DFF9" w:rsidR="00652DEA" w:rsidRDefault="00C15CB5">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Asymchem Code</w:t>
            </w:r>
          </w:p>
        </w:tc>
      </w:tr>
      <w:tr w:rsidR="00652DEA" w14:paraId="6E46320C" w14:textId="77777777">
        <w:trPr>
          <w:trHeight w:val="397"/>
          <w:jc w:val="center"/>
          <w:del w:id="348" w:author="Xuning Wei12232" w:date="2026-10-17T18:46:00Z"/>
        </w:trPr>
        <w:tc>
          <w:tcPr>
            <w:tcW w:w="390" w:type="pct"/>
          </w:tcPr>
          <w:p w14:paraId="649841BE" w14:textId="77777777" w:rsidR="00652DEA" w:rsidRPr="00652DEA" w:rsidRDefault="00C15CB5">
            <w:pPr>
              <w:spacing w:beforeLines="50" w:before="120" w:afterLines="50" w:after="120"/>
              <w:jc w:val="center"/>
              <w:rPr>
                <w:del w:id="349" w:author="Xuning Wei12232" w:date="2026-10-17T18:46:00Z"/>
                <w:rFonts w:ascii="Times New Roman" w:eastAsia="仿宋_GB2312" w:hAnsi="Times New Roman" w:cs="Times New Roman"/>
                <w:bCs w:val="0"/>
                <w:sz w:val="18"/>
                <w:szCs w:val="18"/>
                <w:lang w:eastAsia="zh-CN"/>
                <w:rPrChange w:id="350" w:author="Xuning Wei12232" w:date="2026-10-24T11:11:00Z">
                  <w:rPr>
                    <w:del w:id="351" w:author="Xuning Wei12232" w:date="2026-10-17T18:46:00Z"/>
                    <w:rFonts w:ascii="Times New Roman" w:eastAsia="仿宋_GB2312" w:hAnsi="Times New Roman" w:cs="Times New Roman"/>
                    <w:bCs w:val="0"/>
                    <w:color w:val="0000FF"/>
                    <w:sz w:val="18"/>
                    <w:szCs w:val="18"/>
                    <w:lang w:eastAsia="zh-CN"/>
                  </w:rPr>
                </w:rPrChange>
              </w:rPr>
            </w:pPr>
            <w:del w:id="352" w:author="Xuning Wei12232" w:date="2026-10-17T18:46:00Z">
              <w:r>
                <w:rPr>
                  <w:rFonts w:ascii="Times New Roman" w:eastAsia="仿宋_GB2312" w:hAnsi="Times New Roman" w:cs="Times New Roman"/>
                  <w:bCs w:val="0"/>
                  <w:sz w:val="18"/>
                  <w:szCs w:val="18"/>
                  <w:lang w:eastAsia="zh-CN"/>
                  <w:rPrChange w:id="353"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20DD2185" w14:textId="77777777" w:rsidR="00652DEA" w:rsidRPr="00652DEA" w:rsidRDefault="00C15CB5">
            <w:pPr>
              <w:spacing w:beforeLines="50" w:before="120" w:afterLines="50" w:after="120"/>
              <w:jc w:val="center"/>
              <w:rPr>
                <w:del w:id="354" w:author="Xuning Wei12232" w:date="2026-10-17T18:46:00Z"/>
                <w:rFonts w:ascii="Times New Roman" w:eastAsia="仿宋_GB2312" w:hAnsi="Times New Roman" w:cs="Times New Roman"/>
                <w:sz w:val="18"/>
                <w:szCs w:val="18"/>
                <w:lang w:eastAsia="zh-CN"/>
                <w:rPrChange w:id="355" w:author="Xuning Wei12232" w:date="2026-10-24T11:11:00Z">
                  <w:rPr>
                    <w:del w:id="356" w:author="Xuning Wei12232" w:date="2026-10-17T18:46:00Z"/>
                    <w:rFonts w:ascii="Times New Roman" w:eastAsia="仿宋_GB2312" w:hAnsi="Times New Roman" w:cs="Times New Roman"/>
                    <w:color w:val="0000FF"/>
                    <w:sz w:val="18"/>
                    <w:szCs w:val="18"/>
                    <w:lang w:eastAsia="zh-CN"/>
                  </w:rPr>
                </w:rPrChange>
              </w:rPr>
            </w:pPr>
            <w:del w:id="357"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4E467668" w14:textId="77777777" w:rsidR="00652DEA" w:rsidRPr="00652DEA" w:rsidRDefault="00C15CB5">
            <w:pPr>
              <w:spacing w:beforeLines="50" w:before="120" w:afterLines="50" w:after="120"/>
              <w:jc w:val="center"/>
              <w:rPr>
                <w:del w:id="358" w:author="Xuning Wei12232" w:date="2026-10-17T18:46:00Z"/>
                <w:rFonts w:ascii="Times New Roman" w:eastAsia="仿宋_GB2312" w:hAnsi="Times New Roman" w:cs="Times New Roman"/>
                <w:sz w:val="18"/>
                <w:szCs w:val="16"/>
                <w:lang w:eastAsia="zh-CN"/>
                <w:rPrChange w:id="359" w:author="Xuning Wei12232" w:date="2026-10-24T11:11:00Z">
                  <w:rPr>
                    <w:del w:id="360" w:author="Xuning Wei12232" w:date="2026-10-17T18:46:00Z"/>
                    <w:rFonts w:ascii="Times New Roman" w:eastAsia="仿宋_GB2312" w:hAnsi="Times New Roman" w:cs="Times New Roman"/>
                    <w:color w:val="0000FF"/>
                    <w:sz w:val="18"/>
                    <w:szCs w:val="16"/>
                    <w:lang w:eastAsia="zh-CN"/>
                  </w:rPr>
                </w:rPrChange>
              </w:rPr>
            </w:pPr>
            <w:del w:id="361" w:author="Xuning Wei12232" w:date="2026-10-17T18:46:00Z">
              <w:r>
                <w:rPr>
                  <w:rFonts w:ascii="Times New Roman" w:eastAsia="仿宋_GB2312" w:hAnsi="Times New Roman" w:cs="Times New Roman"/>
                  <w:sz w:val="18"/>
                  <w:szCs w:val="18"/>
                  <w:lang w:eastAsia="zh-CN"/>
                  <w:rPrChange w:id="362"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34824FA9" w14:textId="77777777" w:rsidR="00652DEA" w:rsidRPr="00652DEA" w:rsidRDefault="00C15CB5">
            <w:pPr>
              <w:spacing w:beforeLines="50" w:before="120" w:afterLines="50" w:after="120"/>
              <w:jc w:val="center"/>
              <w:rPr>
                <w:del w:id="363" w:author="Xuning Wei12232" w:date="2026-10-17T18:46:00Z"/>
                <w:rFonts w:ascii="Times New Roman" w:eastAsia="仿宋_GB2312" w:hAnsi="Times New Roman" w:cs="Times New Roman"/>
                <w:bCs w:val="0"/>
                <w:sz w:val="18"/>
                <w:szCs w:val="16"/>
                <w:lang w:eastAsia="zh-CN"/>
                <w:rPrChange w:id="364" w:author="Xuning Wei12232" w:date="2026-10-24T11:11:00Z">
                  <w:rPr>
                    <w:del w:id="365" w:author="Xuning Wei12232" w:date="2026-10-17T18:46:00Z"/>
                    <w:rFonts w:ascii="Times New Roman" w:eastAsia="仿宋_GB2312" w:hAnsi="Times New Roman" w:cs="Times New Roman"/>
                    <w:bCs w:val="0"/>
                    <w:color w:val="0000FF"/>
                    <w:sz w:val="18"/>
                    <w:szCs w:val="16"/>
                    <w:lang w:eastAsia="zh-CN"/>
                  </w:rPr>
                </w:rPrChange>
              </w:rPr>
            </w:pPr>
            <w:del w:id="366" w:author="Xuning Wei12232" w:date="2026-10-17T18:46:00Z">
              <w:r>
                <w:rPr>
                  <w:rFonts w:ascii="Times New Roman" w:eastAsia="仿宋_GB2312" w:hAnsi="Times New Roman" w:cs="Times New Roman"/>
                  <w:bCs w:val="0"/>
                  <w:sz w:val="18"/>
                  <w:szCs w:val="16"/>
                  <w:lang w:eastAsia="zh-CN"/>
                  <w:rPrChange w:id="367"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4E73CEB" w14:textId="77777777" w:rsidR="00652DEA" w:rsidRPr="00652DEA" w:rsidRDefault="00C15CB5">
            <w:pPr>
              <w:spacing w:beforeLines="50" w:before="120" w:afterLines="50" w:after="120"/>
              <w:jc w:val="center"/>
              <w:rPr>
                <w:del w:id="368" w:author="Xuning Wei12232" w:date="2026-10-17T18:46:00Z"/>
                <w:rFonts w:ascii="Times New Roman" w:eastAsia="FangSong" w:hAnsi="Times New Roman" w:cs="Times New Roman"/>
                <w:kern w:val="0"/>
                <w:sz w:val="18"/>
                <w:szCs w:val="18"/>
                <w:lang w:eastAsia="zh-CN"/>
                <w:rPrChange w:id="369" w:author="Xuning Wei12232" w:date="2026-10-24T11:11:00Z">
                  <w:rPr>
                    <w:del w:id="370" w:author="Xuning Wei12232" w:date="2026-10-17T18:46:00Z"/>
                    <w:rFonts w:ascii="Times New Roman" w:eastAsia="FangSong" w:hAnsi="Times New Roman" w:cs="Times New Roman"/>
                    <w:color w:val="0000FF"/>
                    <w:kern w:val="0"/>
                    <w:sz w:val="18"/>
                    <w:szCs w:val="18"/>
                    <w:lang w:eastAsia="zh-CN"/>
                  </w:rPr>
                </w:rPrChange>
              </w:rPr>
            </w:pPr>
            <w:del w:id="371" w:author="Xuning Wei12232" w:date="2026-10-17T18:46:00Z">
              <w:r>
                <w:rPr>
                  <w:rFonts w:ascii="Times New Roman" w:eastAsia="FangSong" w:hAnsi="Times New Roman" w:cs="Times New Roman"/>
                  <w:kern w:val="0"/>
                  <w:sz w:val="18"/>
                  <w:szCs w:val="18"/>
                  <w:lang w:eastAsia="zh-CN"/>
                  <w:rPrChange w:id="372"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652DEA" w14:paraId="444012FE" w14:textId="77777777">
        <w:trPr>
          <w:trHeight w:val="397"/>
          <w:jc w:val="center"/>
        </w:trPr>
        <w:tc>
          <w:tcPr>
            <w:tcW w:w="390" w:type="pct"/>
          </w:tcPr>
          <w:p w14:paraId="56B20A0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7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7566CE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7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DDAA75D"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7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77" w:author="Xuning Wei12232" w:date="2026-10-24T11:11:00Z">
                  <w:rPr>
                    <w:rFonts w:ascii="Times New Roman" w:eastAsia="仿宋_GB2312" w:hAnsi="Times New Roman" w:cs="Times New Roman"/>
                    <w:color w:val="0000FF"/>
                    <w:sz w:val="18"/>
                    <w:szCs w:val="18"/>
                    <w:lang w:eastAsia="zh-CN"/>
                  </w:rPr>
                </w:rPrChange>
              </w:rPr>
              <w:t>Fmoc-Gly-OH</w:t>
            </w:r>
          </w:p>
        </w:tc>
        <w:tc>
          <w:tcPr>
            <w:tcW w:w="1022" w:type="pct"/>
          </w:tcPr>
          <w:p w14:paraId="7546AC1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7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7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6F6DDE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0" w:author="Xuning Wei12232" w:date="2026-10-24T11:11:00Z">
                  <w:rPr>
                    <w:rFonts w:ascii="Times New Roman" w:eastAsia="仿宋_GB2312" w:hAnsi="Times New Roman" w:cs="Times New Roman"/>
                    <w:color w:val="0000FF"/>
                    <w:sz w:val="18"/>
                    <w:szCs w:val="16"/>
                    <w:lang w:eastAsia="zh-CN"/>
                  </w:rPr>
                </w:rPrChange>
              </w:rPr>
            </w:pPr>
            <w:ins w:id="381" w:author="Xuning Wei12232" w:date="2026-10-15T14:48:00Z">
              <w:r>
                <w:rPr>
                  <w:rFonts w:ascii="Times New Roman" w:eastAsia="FangSong" w:hAnsi="Times New Roman" w:cs="Times New Roman"/>
                  <w:kern w:val="0"/>
                  <w:sz w:val="18"/>
                  <w:szCs w:val="18"/>
                  <w:lang w:eastAsia="zh-CN"/>
                  <w:rPrChange w:id="38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83" w:author="Xuning Wei12232" w:date="2026-10-24T11:11:00Z">
                  <w:rPr>
                    <w:rFonts w:ascii="Times New Roman" w:eastAsia="FangSong" w:hAnsi="Times New Roman" w:cs="Times New Roman"/>
                    <w:color w:val="0000FF"/>
                    <w:kern w:val="0"/>
                    <w:sz w:val="18"/>
                    <w:szCs w:val="18"/>
                    <w:lang w:eastAsia="zh-CN"/>
                  </w:rPr>
                </w:rPrChange>
              </w:rPr>
              <w:t>138200</w:t>
            </w:r>
          </w:p>
        </w:tc>
      </w:tr>
      <w:tr w:rsidR="00652DEA" w14:paraId="689499A6" w14:textId="77777777">
        <w:trPr>
          <w:trHeight w:val="397"/>
          <w:jc w:val="center"/>
        </w:trPr>
        <w:tc>
          <w:tcPr>
            <w:tcW w:w="390" w:type="pct"/>
          </w:tcPr>
          <w:p w14:paraId="249FAAB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8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14AE1F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8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1A3BED7"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87"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88" w:author="Xuning Wei12232" w:date="2026-10-24T11:11:00Z">
                  <w:rPr>
                    <w:rFonts w:ascii="Times New Roman" w:eastAsia="仿宋_GB2312" w:hAnsi="Times New Roman" w:cs="Times New Roman"/>
                    <w:color w:val="0000FF"/>
                    <w:sz w:val="18"/>
                    <w:szCs w:val="18"/>
                    <w:lang w:eastAsia="zh-CN"/>
                  </w:rPr>
                </w:rPrChange>
              </w:rPr>
              <w:t>Fmoc-L-Phe-OH</w:t>
            </w:r>
          </w:p>
        </w:tc>
        <w:tc>
          <w:tcPr>
            <w:tcW w:w="1022" w:type="pct"/>
          </w:tcPr>
          <w:p w14:paraId="7759889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38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39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A4C948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1" w:author="Xuning Wei12232" w:date="2026-10-24T11:11:00Z">
                  <w:rPr>
                    <w:rFonts w:ascii="Times New Roman" w:eastAsia="仿宋_GB2312" w:hAnsi="Times New Roman" w:cs="Times New Roman"/>
                    <w:color w:val="0000FF"/>
                    <w:sz w:val="18"/>
                    <w:szCs w:val="16"/>
                    <w:lang w:eastAsia="zh-CN"/>
                  </w:rPr>
                </w:rPrChange>
              </w:rPr>
            </w:pPr>
            <w:ins w:id="392" w:author="Xuning Wei12232" w:date="2026-10-15T14:48:00Z">
              <w:r>
                <w:rPr>
                  <w:rFonts w:ascii="Times New Roman" w:eastAsia="FangSong" w:hAnsi="Times New Roman" w:cs="Times New Roman"/>
                  <w:kern w:val="0"/>
                  <w:sz w:val="18"/>
                  <w:szCs w:val="18"/>
                  <w:lang w:eastAsia="zh-CN"/>
                  <w:rPrChange w:id="39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394" w:author="Xuning Wei12232" w:date="2026-10-24T11:11:00Z">
                  <w:rPr>
                    <w:rFonts w:ascii="Times New Roman" w:eastAsia="FangSong" w:hAnsi="Times New Roman" w:cs="Times New Roman"/>
                    <w:color w:val="0000FF"/>
                    <w:kern w:val="0"/>
                    <w:sz w:val="18"/>
                    <w:szCs w:val="18"/>
                    <w:lang w:eastAsia="zh-CN"/>
                  </w:rPr>
                </w:rPrChange>
              </w:rPr>
              <w:t>138203</w:t>
            </w:r>
          </w:p>
        </w:tc>
      </w:tr>
      <w:tr w:rsidR="00652DEA" w14:paraId="72926437" w14:textId="77777777">
        <w:trPr>
          <w:trHeight w:val="397"/>
          <w:jc w:val="center"/>
        </w:trPr>
        <w:tc>
          <w:tcPr>
            <w:tcW w:w="390" w:type="pct"/>
          </w:tcPr>
          <w:p w14:paraId="19F14E3C"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39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9F46E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3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124C2B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398"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399" w:author="Xuning Wei12232" w:date="2026-10-24T11:11:00Z">
                  <w:rPr>
                    <w:rFonts w:ascii="Times New Roman" w:eastAsia="仿宋_GB2312" w:hAnsi="Times New Roman" w:cs="Times New Roman"/>
                    <w:color w:val="0000FF"/>
                    <w:sz w:val="18"/>
                    <w:szCs w:val="18"/>
                    <w:lang w:eastAsia="zh-CN"/>
                  </w:rPr>
                </w:rPrChange>
              </w:rPr>
              <w:t>Fmoc-L-N-Me-Asn(Trt)-OH</w:t>
            </w:r>
          </w:p>
        </w:tc>
        <w:tc>
          <w:tcPr>
            <w:tcW w:w="1022" w:type="pct"/>
          </w:tcPr>
          <w:p w14:paraId="2F5090E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0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0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24791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2" w:author="Xuning Wei12232" w:date="2026-10-24T11:11:00Z">
                  <w:rPr>
                    <w:rFonts w:ascii="Times New Roman" w:eastAsia="仿宋_GB2312" w:hAnsi="Times New Roman" w:cs="Times New Roman"/>
                    <w:color w:val="0000FF"/>
                    <w:sz w:val="18"/>
                    <w:szCs w:val="16"/>
                    <w:lang w:eastAsia="zh-CN"/>
                  </w:rPr>
                </w:rPrChange>
              </w:rPr>
            </w:pPr>
            <w:ins w:id="403" w:author="Xuning Wei12232" w:date="2026-10-15T14:48:00Z">
              <w:r>
                <w:rPr>
                  <w:rFonts w:ascii="Times New Roman" w:eastAsia="FangSong" w:hAnsi="Times New Roman" w:cs="Times New Roman"/>
                  <w:kern w:val="0"/>
                  <w:sz w:val="18"/>
                  <w:szCs w:val="18"/>
                  <w:lang w:eastAsia="zh-CN"/>
                  <w:rPrChange w:id="40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05" w:author="Xuning Wei12232" w:date="2026-10-24T11:11:00Z">
                  <w:rPr>
                    <w:rFonts w:ascii="Times New Roman" w:eastAsia="FangSong" w:hAnsi="Times New Roman" w:cs="Times New Roman"/>
                    <w:color w:val="0000FF"/>
                    <w:kern w:val="0"/>
                    <w:sz w:val="18"/>
                    <w:szCs w:val="18"/>
                    <w:lang w:eastAsia="zh-CN"/>
                  </w:rPr>
                </w:rPrChange>
              </w:rPr>
              <w:t>138520</w:t>
            </w:r>
          </w:p>
        </w:tc>
      </w:tr>
      <w:tr w:rsidR="00652DEA" w14:paraId="066FCFA2" w14:textId="77777777">
        <w:trPr>
          <w:trHeight w:val="397"/>
          <w:jc w:val="center"/>
        </w:trPr>
        <w:tc>
          <w:tcPr>
            <w:tcW w:w="390" w:type="pct"/>
          </w:tcPr>
          <w:p w14:paraId="065D241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0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0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80905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0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49DFB5A"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09"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10" w:author="Xuning Wei12232" w:date="2026-10-24T11:11:00Z">
                  <w:rPr>
                    <w:rFonts w:ascii="Times New Roman" w:eastAsia="仿宋_GB2312" w:hAnsi="Times New Roman" w:cs="Times New Roman"/>
                    <w:color w:val="0000FF"/>
                    <w:sz w:val="18"/>
                    <w:szCs w:val="18"/>
                    <w:lang w:eastAsia="zh-CN"/>
                  </w:rPr>
                </w:rPrChange>
              </w:rPr>
              <w:t>Fmoc-L-Asn(Trt)-OH</w:t>
            </w:r>
          </w:p>
        </w:tc>
        <w:tc>
          <w:tcPr>
            <w:tcW w:w="1022" w:type="pct"/>
          </w:tcPr>
          <w:p w14:paraId="0DAEB2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1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1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8E8B04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13" w:author="Xuning Wei12232" w:date="2026-10-24T11:11:00Z">
                  <w:rPr>
                    <w:rFonts w:ascii="Times New Roman" w:eastAsia="仿宋_GB2312" w:hAnsi="Times New Roman" w:cs="Times New Roman"/>
                    <w:color w:val="0000FF"/>
                    <w:sz w:val="18"/>
                    <w:szCs w:val="16"/>
                    <w:lang w:eastAsia="zh-CN"/>
                  </w:rPr>
                </w:rPrChange>
              </w:rPr>
            </w:pPr>
            <w:ins w:id="414" w:author="Xuning Wei12232" w:date="2026-10-15T14:48:00Z">
              <w:r>
                <w:rPr>
                  <w:rFonts w:ascii="Times New Roman" w:eastAsia="FangSong" w:hAnsi="Times New Roman" w:cs="Times New Roman"/>
                  <w:kern w:val="0"/>
                  <w:sz w:val="18"/>
                  <w:szCs w:val="18"/>
                  <w:lang w:eastAsia="zh-CN"/>
                  <w:rPrChange w:id="41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16" w:author="Xuning Wei12232" w:date="2026-10-24T11:11:00Z">
                  <w:rPr>
                    <w:rFonts w:ascii="Times New Roman" w:eastAsia="FangSong" w:hAnsi="Times New Roman" w:cs="Times New Roman"/>
                    <w:color w:val="0000FF"/>
                    <w:kern w:val="0"/>
                    <w:sz w:val="18"/>
                    <w:szCs w:val="18"/>
                    <w:lang w:eastAsia="zh-CN"/>
                  </w:rPr>
                </w:rPrChange>
              </w:rPr>
              <w:t>138519</w:t>
            </w:r>
          </w:p>
        </w:tc>
      </w:tr>
      <w:tr w:rsidR="00652DEA" w14:paraId="2DC69102" w14:textId="77777777">
        <w:trPr>
          <w:trHeight w:val="397"/>
          <w:jc w:val="center"/>
        </w:trPr>
        <w:tc>
          <w:tcPr>
            <w:tcW w:w="390" w:type="pct"/>
          </w:tcPr>
          <w:p w14:paraId="2E32D521"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1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1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51A20E15"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19"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4C35CAF8"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20"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21"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7B0544C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C5277C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24" w:author="Xuning Wei12232" w:date="2026-10-24T11:11:00Z">
                  <w:rPr>
                    <w:rFonts w:ascii="Times New Roman" w:eastAsia="仿宋_GB2312" w:hAnsi="Times New Roman" w:cs="Times New Roman"/>
                    <w:color w:val="0000FF"/>
                    <w:sz w:val="18"/>
                    <w:szCs w:val="16"/>
                    <w:lang w:eastAsia="zh-CN"/>
                  </w:rPr>
                </w:rPrChange>
              </w:rPr>
            </w:pPr>
            <w:ins w:id="425" w:author="Xuning Wei12232" w:date="2026-10-15T14:48:00Z">
              <w:r>
                <w:rPr>
                  <w:rFonts w:ascii="Times New Roman" w:eastAsia="FangSong" w:hAnsi="Times New Roman" w:cs="Times New Roman"/>
                  <w:kern w:val="0"/>
                  <w:sz w:val="18"/>
                  <w:szCs w:val="18"/>
                  <w:lang w:eastAsia="zh-CN"/>
                  <w:rPrChange w:id="4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27" w:author="Xuning Wei12232" w:date="2026-10-24T11:11:00Z">
                  <w:rPr>
                    <w:rFonts w:ascii="Times New Roman" w:eastAsia="FangSong" w:hAnsi="Times New Roman" w:cs="Times New Roman"/>
                    <w:color w:val="0000FF"/>
                    <w:kern w:val="0"/>
                    <w:sz w:val="18"/>
                    <w:szCs w:val="18"/>
                    <w:lang w:eastAsia="zh-CN"/>
                  </w:rPr>
                </w:rPrChange>
              </w:rPr>
              <w:t>132732</w:t>
            </w:r>
          </w:p>
        </w:tc>
      </w:tr>
      <w:tr w:rsidR="00652DEA" w14:paraId="2FBE664F" w14:textId="77777777">
        <w:trPr>
          <w:trHeight w:val="397"/>
          <w:jc w:val="center"/>
        </w:trPr>
        <w:tc>
          <w:tcPr>
            <w:tcW w:w="390" w:type="pct"/>
          </w:tcPr>
          <w:p w14:paraId="0C5008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5C71673"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E408CE1"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32" w:author="Xuning Wei12232" w:date="2026-10-24T11:11:00Z">
                  <w:rPr>
                    <w:rFonts w:ascii="Times New Roman" w:eastAsia="仿宋_GB2312" w:hAnsi="Times New Roman" w:cs="Times New Roman"/>
                    <w:color w:val="0000FF"/>
                    <w:sz w:val="18"/>
                    <w:szCs w:val="18"/>
                    <w:lang w:eastAsia="zh-CN"/>
                  </w:rPr>
                </w:rPrChange>
              </w:rPr>
              <w:t>Fmoc-L-Arg(Pbf)-OH</w:t>
            </w:r>
          </w:p>
        </w:tc>
        <w:tc>
          <w:tcPr>
            <w:tcW w:w="1022" w:type="pct"/>
          </w:tcPr>
          <w:p w14:paraId="7D31833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3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3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895E12B"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35" w:author="Xuning Wei12232" w:date="2026-10-24T11:11:00Z">
                  <w:rPr>
                    <w:rFonts w:ascii="Times New Roman" w:eastAsia="仿宋_GB2312" w:hAnsi="Times New Roman" w:cs="Times New Roman"/>
                    <w:color w:val="0000FF"/>
                    <w:sz w:val="18"/>
                    <w:szCs w:val="16"/>
                    <w:lang w:eastAsia="zh-CN"/>
                  </w:rPr>
                </w:rPrChange>
              </w:rPr>
            </w:pPr>
            <w:ins w:id="436" w:author="Xuning Wei12232" w:date="2026-10-15T14:48:00Z">
              <w:r>
                <w:rPr>
                  <w:rFonts w:ascii="Times New Roman" w:eastAsia="FangSong" w:hAnsi="Times New Roman" w:cs="Times New Roman"/>
                  <w:kern w:val="0"/>
                  <w:sz w:val="18"/>
                  <w:szCs w:val="18"/>
                  <w:lang w:eastAsia="zh-CN"/>
                  <w:rPrChange w:id="43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38" w:author="Xuning Wei12232" w:date="2026-10-24T11:11:00Z">
                  <w:rPr>
                    <w:rFonts w:ascii="Times New Roman" w:eastAsia="FangSong" w:hAnsi="Times New Roman" w:cs="Times New Roman"/>
                    <w:color w:val="0000FF"/>
                    <w:kern w:val="0"/>
                    <w:sz w:val="18"/>
                    <w:szCs w:val="18"/>
                    <w:lang w:eastAsia="zh-CN"/>
                  </w:rPr>
                </w:rPrChange>
              </w:rPr>
              <w:t>138518</w:t>
            </w:r>
          </w:p>
        </w:tc>
      </w:tr>
      <w:tr w:rsidR="00652DEA" w14:paraId="73493A9B" w14:textId="77777777">
        <w:trPr>
          <w:trHeight w:val="397"/>
          <w:jc w:val="center"/>
        </w:trPr>
        <w:tc>
          <w:tcPr>
            <w:tcW w:w="390" w:type="pct"/>
          </w:tcPr>
          <w:p w14:paraId="050B3AD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3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40"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20693B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93BFC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2"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43" w:author="Xuning Wei12232" w:date="2026-10-24T11:11:00Z">
                  <w:rPr>
                    <w:rFonts w:ascii="Times New Roman" w:eastAsia="仿宋_GB2312" w:hAnsi="Times New Roman" w:cs="Times New Roman"/>
                    <w:color w:val="0000FF"/>
                    <w:sz w:val="18"/>
                    <w:szCs w:val="18"/>
                    <w:lang w:eastAsia="zh-CN"/>
                  </w:rPr>
                </w:rPrChange>
              </w:rPr>
              <w:t>Fmoc-L-Val-OH</w:t>
            </w:r>
          </w:p>
        </w:tc>
        <w:tc>
          <w:tcPr>
            <w:tcW w:w="1022" w:type="pct"/>
          </w:tcPr>
          <w:p w14:paraId="1379704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4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4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A77C9F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46" w:author="Xuning Wei12232" w:date="2026-10-24T11:11:00Z">
                  <w:rPr>
                    <w:rFonts w:ascii="Times New Roman" w:eastAsia="仿宋_GB2312" w:hAnsi="Times New Roman" w:cs="Times New Roman"/>
                    <w:color w:val="0000FF"/>
                    <w:sz w:val="18"/>
                    <w:szCs w:val="16"/>
                    <w:lang w:eastAsia="zh-CN"/>
                  </w:rPr>
                </w:rPrChange>
              </w:rPr>
            </w:pPr>
            <w:ins w:id="447" w:author="Xuning Wei12232" w:date="2026-10-15T14:48:00Z">
              <w:r>
                <w:rPr>
                  <w:rFonts w:ascii="Times New Roman" w:eastAsia="FangSong" w:hAnsi="Times New Roman" w:cs="Times New Roman"/>
                  <w:kern w:val="0"/>
                  <w:sz w:val="18"/>
                  <w:szCs w:val="18"/>
                  <w:lang w:eastAsia="zh-CN"/>
                  <w:rPrChange w:id="44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49" w:author="Xuning Wei12232" w:date="2026-10-24T11:11:00Z">
                  <w:rPr>
                    <w:rFonts w:ascii="Times New Roman" w:eastAsia="FangSong" w:hAnsi="Times New Roman" w:cs="Times New Roman"/>
                    <w:color w:val="0000FF"/>
                    <w:kern w:val="0"/>
                    <w:sz w:val="18"/>
                    <w:szCs w:val="18"/>
                    <w:lang w:eastAsia="zh-CN"/>
                  </w:rPr>
                </w:rPrChange>
              </w:rPr>
              <w:t>138202</w:t>
            </w:r>
          </w:p>
        </w:tc>
      </w:tr>
      <w:tr w:rsidR="00652DEA" w14:paraId="0CCB8D90" w14:textId="77777777">
        <w:trPr>
          <w:trHeight w:val="397"/>
          <w:jc w:val="center"/>
        </w:trPr>
        <w:tc>
          <w:tcPr>
            <w:tcW w:w="390" w:type="pct"/>
          </w:tcPr>
          <w:p w14:paraId="6B965A4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5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3C25370F"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5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FD9AF1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3"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54" w:author="Xuning Wei12232" w:date="2026-10-24T11:11:00Z">
                  <w:rPr>
                    <w:rFonts w:ascii="Times New Roman" w:eastAsia="仿宋_GB2312" w:hAnsi="Times New Roman" w:cs="Times New Roman"/>
                    <w:color w:val="0000FF"/>
                    <w:sz w:val="18"/>
                    <w:szCs w:val="18"/>
                    <w:lang w:eastAsia="zh-CN"/>
                  </w:rPr>
                </w:rPrChange>
              </w:rPr>
              <w:t>Fmoc-L-Leu-OH</w:t>
            </w:r>
          </w:p>
        </w:tc>
        <w:tc>
          <w:tcPr>
            <w:tcW w:w="1022" w:type="pct"/>
          </w:tcPr>
          <w:p w14:paraId="28DD64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5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5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FC0156C"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57" w:author="Xuning Wei12232" w:date="2026-10-24T11:11:00Z">
                  <w:rPr>
                    <w:rFonts w:ascii="Times New Roman" w:eastAsia="仿宋_GB2312" w:hAnsi="Times New Roman" w:cs="Times New Roman"/>
                    <w:color w:val="0000FF"/>
                    <w:sz w:val="18"/>
                    <w:szCs w:val="16"/>
                    <w:lang w:eastAsia="zh-CN"/>
                  </w:rPr>
                </w:rPrChange>
              </w:rPr>
            </w:pPr>
            <w:ins w:id="458" w:author="Xuning Wei12232" w:date="2026-10-15T14:48:00Z">
              <w:r>
                <w:rPr>
                  <w:rFonts w:ascii="Times New Roman" w:eastAsia="FangSong" w:hAnsi="Times New Roman" w:cs="Times New Roman"/>
                  <w:kern w:val="0"/>
                  <w:sz w:val="18"/>
                  <w:szCs w:val="18"/>
                  <w:lang w:eastAsia="zh-CN"/>
                  <w:rPrChange w:id="45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60" w:author="Xuning Wei12232" w:date="2026-10-24T11:11:00Z">
                  <w:rPr>
                    <w:rFonts w:ascii="Times New Roman" w:eastAsia="FangSong" w:hAnsi="Times New Roman" w:cs="Times New Roman"/>
                    <w:color w:val="0000FF"/>
                    <w:kern w:val="0"/>
                    <w:sz w:val="18"/>
                    <w:szCs w:val="18"/>
                    <w:lang w:eastAsia="zh-CN"/>
                  </w:rPr>
                </w:rPrChange>
              </w:rPr>
              <w:t>138201</w:t>
            </w:r>
          </w:p>
        </w:tc>
      </w:tr>
      <w:tr w:rsidR="00652DEA" w14:paraId="7CB1CCCB" w14:textId="77777777">
        <w:trPr>
          <w:trHeight w:val="397"/>
          <w:jc w:val="center"/>
        </w:trPr>
        <w:tc>
          <w:tcPr>
            <w:tcW w:w="390" w:type="pct"/>
          </w:tcPr>
          <w:p w14:paraId="511F3AB7"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6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9AC1B0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6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21AD0885"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4"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65" w:author="Xuning Wei12232" w:date="2026-10-24T11:11:00Z">
                  <w:rPr>
                    <w:rFonts w:ascii="Times New Roman" w:eastAsia="仿宋_GB2312" w:hAnsi="Times New Roman" w:cs="Times New Roman"/>
                    <w:color w:val="0000FF"/>
                    <w:sz w:val="18"/>
                    <w:szCs w:val="18"/>
                    <w:lang w:eastAsia="zh-CN"/>
                  </w:rPr>
                </w:rPrChange>
              </w:rPr>
              <w:t>Fmoc-L-α-Me-Phe-OH</w:t>
            </w:r>
          </w:p>
        </w:tc>
        <w:tc>
          <w:tcPr>
            <w:tcW w:w="1022" w:type="pct"/>
          </w:tcPr>
          <w:p w14:paraId="138C063B"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6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6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6945D0B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68" w:author="Xuning Wei12232" w:date="2026-10-24T11:11:00Z">
                  <w:rPr>
                    <w:rFonts w:ascii="Times New Roman" w:eastAsia="仿宋_GB2312" w:hAnsi="Times New Roman" w:cs="Times New Roman"/>
                    <w:color w:val="0000FF"/>
                    <w:sz w:val="18"/>
                    <w:szCs w:val="16"/>
                    <w:lang w:eastAsia="zh-CN"/>
                  </w:rPr>
                </w:rPrChange>
              </w:rPr>
            </w:pPr>
            <w:ins w:id="469" w:author="Xuning Wei12232" w:date="2026-10-15T14:49:00Z">
              <w:r>
                <w:rPr>
                  <w:rFonts w:ascii="Times New Roman" w:eastAsia="FangSong" w:hAnsi="Times New Roman" w:cs="Times New Roman"/>
                  <w:kern w:val="0"/>
                  <w:sz w:val="18"/>
                  <w:szCs w:val="18"/>
                  <w:lang w:eastAsia="zh-CN"/>
                  <w:rPrChange w:id="47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71" w:author="Xuning Wei12232" w:date="2026-10-24T11:11:00Z">
                  <w:rPr>
                    <w:rFonts w:ascii="Times New Roman" w:eastAsia="FangSong" w:hAnsi="Times New Roman" w:cs="Times New Roman"/>
                    <w:color w:val="0000FF"/>
                    <w:kern w:val="0"/>
                    <w:sz w:val="18"/>
                    <w:szCs w:val="18"/>
                    <w:lang w:eastAsia="zh-CN"/>
                  </w:rPr>
                </w:rPrChange>
              </w:rPr>
              <w:t>138210</w:t>
            </w:r>
          </w:p>
        </w:tc>
      </w:tr>
      <w:tr w:rsidR="00652DEA" w14:paraId="591B665A" w14:textId="77777777">
        <w:trPr>
          <w:trHeight w:val="397"/>
          <w:jc w:val="center"/>
        </w:trPr>
        <w:tc>
          <w:tcPr>
            <w:tcW w:w="390" w:type="pct"/>
          </w:tcPr>
          <w:p w14:paraId="39507054"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7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25B9463E"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7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8766BE"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75"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476" w:author="Xuning Wei12232" w:date="2026-10-24T11:11:00Z">
                  <w:rPr>
                    <w:rFonts w:ascii="Times New Roman" w:eastAsia="仿宋_GB2312" w:hAnsi="Times New Roman" w:cs="Times New Roman"/>
                    <w:color w:val="0000FF"/>
                    <w:sz w:val="18"/>
                    <w:szCs w:val="18"/>
                    <w:lang w:eastAsia="zh-CN"/>
                  </w:rPr>
                </w:rPrChange>
              </w:rPr>
              <w:t>Fmoc-L-Glu(OtBu)-OH·H</w:t>
            </w:r>
            <w:r>
              <w:rPr>
                <w:rFonts w:ascii="Times New Roman" w:eastAsia="仿宋_GB2312" w:hAnsi="Times New Roman" w:cs="Times New Roman"/>
                <w:sz w:val="18"/>
                <w:szCs w:val="18"/>
                <w:vertAlign w:val="subscript"/>
                <w:lang w:eastAsia="zh-CN"/>
                <w:rPrChange w:id="477"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478"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1612591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79"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80"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F808C68"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81" w:author="Xuning Wei12232" w:date="2026-10-24T11:11:00Z">
                  <w:rPr>
                    <w:rFonts w:ascii="Times New Roman" w:eastAsia="仿宋_GB2312" w:hAnsi="Times New Roman" w:cs="Times New Roman"/>
                    <w:color w:val="0000FF"/>
                    <w:sz w:val="18"/>
                    <w:szCs w:val="16"/>
                    <w:lang w:eastAsia="zh-CN"/>
                  </w:rPr>
                </w:rPrChange>
              </w:rPr>
            </w:pPr>
            <w:ins w:id="482" w:author="Xuning Wei12232" w:date="2026-10-15T14:49:00Z">
              <w:r>
                <w:rPr>
                  <w:rFonts w:ascii="Times New Roman" w:eastAsia="FangSong" w:hAnsi="Times New Roman" w:cs="Times New Roman"/>
                  <w:kern w:val="0"/>
                  <w:sz w:val="18"/>
                  <w:szCs w:val="18"/>
                  <w:lang w:eastAsia="zh-CN"/>
                  <w:rPrChange w:id="483"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84" w:author="Xuning Wei12232" w:date="2026-10-24T11:11:00Z">
                  <w:rPr>
                    <w:rFonts w:ascii="Times New Roman" w:eastAsia="FangSong" w:hAnsi="Times New Roman" w:cs="Times New Roman"/>
                    <w:color w:val="0000FF"/>
                    <w:kern w:val="0"/>
                    <w:sz w:val="18"/>
                    <w:szCs w:val="18"/>
                    <w:lang w:eastAsia="zh-CN"/>
                  </w:rPr>
                </w:rPrChange>
              </w:rPr>
              <w:t>138390</w:t>
            </w:r>
          </w:p>
        </w:tc>
      </w:tr>
      <w:tr w:rsidR="00652DEA" w14:paraId="6F59B5AC" w14:textId="77777777">
        <w:trPr>
          <w:trHeight w:val="397"/>
          <w:jc w:val="center"/>
        </w:trPr>
        <w:tc>
          <w:tcPr>
            <w:tcW w:w="390" w:type="pct"/>
          </w:tcPr>
          <w:p w14:paraId="0295336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6"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43ABF40"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val="sv-SE" w:eastAsia="zh-CN"/>
                <w:rPrChange w:id="487"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1C0F2640" w14:textId="77777777" w:rsidR="00652DEA" w:rsidRPr="0071398C" w:rsidRDefault="00C15CB5">
            <w:pPr>
              <w:spacing w:beforeLines="50" w:before="120" w:afterLines="50" w:after="120"/>
              <w:jc w:val="center"/>
              <w:rPr>
                <w:rFonts w:ascii="Times New Roman" w:eastAsia="仿宋_GB2312" w:hAnsi="Times New Roman" w:cs="Times New Roman"/>
                <w:sz w:val="18"/>
                <w:szCs w:val="16"/>
                <w:lang w:val="sv-SE" w:eastAsia="zh-CN"/>
                <w:rPrChange w:id="488"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489"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490"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491"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65A1D9AA"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10C0E97F"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494" w:author="Xuning Wei12232" w:date="2026-10-24T11:11:00Z">
                  <w:rPr>
                    <w:rFonts w:ascii="Times New Roman" w:eastAsia="仿宋_GB2312" w:hAnsi="Times New Roman" w:cs="Times New Roman"/>
                    <w:color w:val="0000FF"/>
                    <w:sz w:val="18"/>
                    <w:szCs w:val="16"/>
                    <w:lang w:eastAsia="zh-CN"/>
                  </w:rPr>
                </w:rPrChange>
              </w:rPr>
            </w:pPr>
            <w:ins w:id="495" w:author="Xuning Wei12232" w:date="2026-10-15T14:49:00Z">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7" w:author="Xuning Wei12232" w:date="2026-10-24T11:11:00Z">
                  <w:rPr>
                    <w:rFonts w:ascii="Times New Roman" w:eastAsia="FangSong" w:hAnsi="Times New Roman" w:cs="Times New Roman"/>
                    <w:color w:val="0000FF"/>
                    <w:kern w:val="0"/>
                    <w:sz w:val="18"/>
                    <w:szCs w:val="18"/>
                    <w:lang w:eastAsia="zh-CN"/>
                  </w:rPr>
                </w:rPrChange>
              </w:rPr>
              <w:t>138204</w:t>
            </w:r>
          </w:p>
        </w:tc>
      </w:tr>
      <w:tr w:rsidR="00652DEA" w14:paraId="6DE4B1ED" w14:textId="77777777">
        <w:trPr>
          <w:trHeight w:val="397"/>
          <w:jc w:val="center"/>
        </w:trPr>
        <w:tc>
          <w:tcPr>
            <w:tcW w:w="390" w:type="pct"/>
          </w:tcPr>
          <w:p w14:paraId="71CBABF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F00DC38"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8"/>
                <w:lang w:eastAsia="zh-CN"/>
                <w:rPrChange w:id="50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31AA4C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Fmoc-L-Orn(Boc)-OH</w:t>
            </w:r>
          </w:p>
        </w:tc>
        <w:tc>
          <w:tcPr>
            <w:tcW w:w="1022" w:type="pct"/>
          </w:tcPr>
          <w:p w14:paraId="57A4FE86" w14:textId="77777777" w:rsidR="00652DEA" w:rsidRPr="00652DEA" w:rsidRDefault="00C15CB5">
            <w:pPr>
              <w:spacing w:beforeLines="50" w:before="120" w:afterLines="50" w:after="120"/>
              <w:jc w:val="center"/>
              <w:rPr>
                <w:rFonts w:ascii="Times New Roman" w:eastAsia="仿宋_GB2312" w:hAnsi="Times New Roman" w:cs="Times New Roman"/>
                <w:bCs w:val="0"/>
                <w:sz w:val="18"/>
                <w:szCs w:val="16"/>
                <w:lang w:eastAsia="zh-CN"/>
                <w:rPrChange w:id="503"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4"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07D888A4" w14:textId="77777777" w:rsidR="00652DEA" w:rsidRPr="00652DEA" w:rsidRDefault="00C15CB5">
            <w:pPr>
              <w:spacing w:beforeLines="50" w:before="120" w:afterLines="50" w:after="120"/>
              <w:jc w:val="center"/>
              <w:rPr>
                <w:rFonts w:ascii="Times New Roman" w:eastAsia="仿宋_GB2312" w:hAnsi="Times New Roman" w:cs="Times New Roman"/>
                <w:sz w:val="18"/>
                <w:szCs w:val="16"/>
                <w:lang w:eastAsia="zh-CN"/>
                <w:rPrChange w:id="505" w:author="Xuning Wei12232" w:date="2026-10-24T11:11:00Z">
                  <w:rPr>
                    <w:rFonts w:ascii="Times New Roman" w:eastAsia="仿宋_GB2312" w:hAnsi="Times New Roman" w:cs="Times New Roman"/>
                    <w:color w:val="0000FF"/>
                    <w:sz w:val="18"/>
                    <w:szCs w:val="16"/>
                    <w:lang w:eastAsia="zh-CN"/>
                  </w:rPr>
                </w:rPrChange>
              </w:rPr>
            </w:pPr>
            <w:ins w:id="506" w:author="Xuning Wei12232" w:date="2026-10-15T14:49:00Z">
              <w:r>
                <w:rPr>
                  <w:rFonts w:ascii="Times New Roman" w:eastAsia="FangSong" w:hAnsi="Times New Roman" w:cs="Times New Roman"/>
                  <w:kern w:val="0"/>
                  <w:sz w:val="18"/>
                  <w:szCs w:val="18"/>
                  <w:lang w:eastAsia="zh-CN"/>
                  <w:rPrChange w:id="507"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08" w:author="Xuning Wei12232" w:date="2026-10-24T11:11:00Z">
                  <w:rPr>
                    <w:rFonts w:ascii="Times New Roman" w:eastAsia="FangSong" w:hAnsi="Times New Roman" w:cs="Times New Roman"/>
                    <w:color w:val="0000FF"/>
                    <w:kern w:val="0"/>
                    <w:sz w:val="18"/>
                    <w:szCs w:val="18"/>
                    <w:lang w:eastAsia="zh-CN"/>
                  </w:rPr>
                </w:rPrChange>
              </w:rPr>
              <w:t>1</w:t>
            </w:r>
            <w:ins w:id="509" w:author="Xuning Wei12232" w:date="2026-10-24T10:46:00Z">
              <w:r>
                <w:rPr>
                  <w:rFonts w:ascii="Times New Roman" w:eastAsia="FangSong" w:hAnsi="Times New Roman" w:cs="Times New Roman"/>
                  <w:kern w:val="0"/>
                  <w:sz w:val="18"/>
                  <w:szCs w:val="18"/>
                  <w:lang w:eastAsia="zh-CN"/>
                  <w:rPrChange w:id="510" w:author="Xuning Wei12232" w:date="2026-10-24T11:11:00Z">
                    <w:rPr>
                      <w:rFonts w:ascii="Times New Roman" w:eastAsia="FangSong" w:hAnsi="Times New Roman" w:cs="Times New Roman"/>
                      <w:color w:val="0000FF"/>
                      <w:kern w:val="0"/>
                      <w:sz w:val="18"/>
                      <w:szCs w:val="18"/>
                      <w:lang w:eastAsia="zh-CN"/>
                    </w:rPr>
                  </w:rPrChange>
                </w:rPr>
                <w:t>24852</w:t>
              </w:r>
            </w:ins>
            <w:del w:id="511" w:author="Xuning Wei12232" w:date="2026-10-24T10:46:00Z">
              <w:r>
                <w:rPr>
                  <w:rFonts w:ascii="Times New Roman" w:eastAsia="FangSong" w:hAnsi="Times New Roman" w:cs="Times New Roman"/>
                  <w:kern w:val="0"/>
                  <w:sz w:val="18"/>
                  <w:szCs w:val="18"/>
                  <w:lang w:eastAsia="zh-CN"/>
                  <w:rPrChange w:id="512"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652DEA" w14:paraId="15874323" w14:textId="77777777">
        <w:trPr>
          <w:trHeight w:val="397"/>
          <w:jc w:val="center"/>
        </w:trPr>
        <w:tc>
          <w:tcPr>
            <w:tcW w:w="390" w:type="pct"/>
            <w:vAlign w:val="center"/>
          </w:tcPr>
          <w:p w14:paraId="6EA80843"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1DAA3A7"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723949C5"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513"/>
            <w:commentRangeStart w:id="514"/>
            <w:r>
              <w:rPr>
                <w:rFonts w:ascii="Times New Roman" w:eastAsia="仿宋_GB2312" w:hAnsi="Times New Roman" w:cs="Times New Roman"/>
                <w:sz w:val="18"/>
                <w:szCs w:val="16"/>
                <w:lang w:eastAsia="zh-CN"/>
              </w:rPr>
              <w:t>methylpheny</w:t>
            </w:r>
            <w:commentRangeEnd w:id="513"/>
            <w:r>
              <w:rPr>
                <w:rStyle w:val="affe"/>
                <w:rFonts w:ascii="Times New Roman" w:eastAsia="仿宋_GB2312" w:hAnsi="Times New Roman" w:cs="Times New Roman"/>
                <w:sz w:val="18"/>
                <w:szCs w:val="16"/>
                <w:lang w:eastAsia="zh-CN"/>
                <w:rPrChange w:id="515" w:author="Xuning Wei12232" w:date="2026-10-24T11:11:00Z">
                  <w:rPr>
                    <w:rStyle w:val="affe"/>
                    <w:rFonts w:ascii="Times New Roman" w:eastAsia="仿宋_GB2312" w:hAnsi="Times New Roman" w:cs="Times New Roman"/>
                    <w:color w:val="0000FF"/>
                    <w:sz w:val="18"/>
                    <w:szCs w:val="16"/>
                    <w:lang w:eastAsia="zh-CN"/>
                  </w:rPr>
                </w:rPrChange>
              </w:rPr>
              <w:commentReference w:id="513"/>
            </w:r>
            <w:commentRangeEnd w:id="514"/>
            <w:r>
              <w:rPr>
                <w:rStyle w:val="affe"/>
                <w:rFonts w:ascii="Times New Roman" w:eastAsia="仿宋_GB2312" w:hAnsi="Times New Roman" w:cs="Times New Roman"/>
                <w:sz w:val="18"/>
                <w:szCs w:val="16"/>
                <w:lang w:eastAsia="zh-CN"/>
                <w:rPrChange w:id="516" w:author="Xuning Wei12232" w:date="2026-10-24T11:11:00Z">
                  <w:rPr>
                    <w:rStyle w:val="affe"/>
                    <w:rFonts w:ascii="Times New Roman" w:eastAsia="仿宋_GB2312" w:hAnsi="Times New Roman" w:cs="Times New Roman"/>
                    <w:color w:val="0000FF"/>
                    <w:sz w:val="18"/>
                    <w:szCs w:val="16"/>
                    <w:lang w:eastAsia="zh-CN"/>
                  </w:rPr>
                </w:rPrChange>
              </w:rPr>
              <w:commentReference w:id="514"/>
            </w:r>
            <w:r>
              <w:rPr>
                <w:rFonts w:ascii="Times New Roman" w:eastAsia="仿宋_GB2312" w:hAnsi="Times New Roman" w:cs="Times New Roman"/>
                <w:sz w:val="18"/>
                <w:szCs w:val="16"/>
                <w:lang w:eastAsia="zh-CN"/>
                <w:rPrChange w:id="517"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518"/>
            <w:commentRangeStart w:id="519"/>
            <w:r>
              <w:rPr>
                <w:rFonts w:ascii="Times New Roman" w:eastAsia="仿宋_GB2312" w:hAnsi="Times New Roman" w:cs="Times New Roman"/>
                <w:sz w:val="18"/>
                <w:szCs w:val="16"/>
                <w:lang w:eastAsia="zh-CN"/>
              </w:rPr>
              <w:t>pheny</w:t>
            </w:r>
            <w:commentRangeEnd w:id="518"/>
            <w:r>
              <w:rPr>
                <w:rStyle w:val="affe"/>
                <w:rFonts w:ascii="Times New Roman" w:eastAsia="仿宋_GB2312" w:hAnsi="Times New Roman" w:cs="Times New Roman"/>
                <w:sz w:val="18"/>
                <w:szCs w:val="16"/>
                <w:lang w:eastAsia="zh-CN"/>
                <w:rPrChange w:id="520" w:author="Xuning Wei12232" w:date="2026-10-24T11:11:00Z">
                  <w:rPr>
                    <w:rStyle w:val="affe"/>
                    <w:rFonts w:ascii="Times New Roman" w:eastAsia="仿宋_GB2312" w:hAnsi="Times New Roman" w:cs="Times New Roman"/>
                    <w:color w:val="0000FF"/>
                    <w:sz w:val="18"/>
                    <w:szCs w:val="16"/>
                    <w:lang w:eastAsia="zh-CN"/>
                  </w:rPr>
                </w:rPrChange>
              </w:rPr>
              <w:commentReference w:id="518"/>
            </w:r>
            <w:commentRangeEnd w:id="519"/>
            <w:r>
              <w:rPr>
                <w:rStyle w:val="affe"/>
                <w:rFonts w:ascii="Times New Roman" w:eastAsia="仿宋_GB2312" w:hAnsi="Times New Roman" w:cs="Times New Roman"/>
                <w:sz w:val="18"/>
                <w:szCs w:val="16"/>
                <w:lang w:eastAsia="zh-CN"/>
                <w:rPrChange w:id="521" w:author="Xuning Wei12232" w:date="2026-10-24T11:11:00Z">
                  <w:rPr>
                    <w:rStyle w:val="affe"/>
                    <w:rFonts w:ascii="Times New Roman" w:eastAsia="仿宋_GB2312" w:hAnsi="Times New Roman" w:cs="Times New Roman"/>
                    <w:color w:val="0000FF"/>
                    <w:sz w:val="18"/>
                    <w:szCs w:val="16"/>
                    <w:lang w:eastAsia="zh-CN"/>
                  </w:rPr>
                </w:rPrChange>
              </w:rPr>
              <w:commentReference w:id="519"/>
            </w:r>
            <w:r>
              <w:rPr>
                <w:rFonts w:ascii="Times New Roman" w:eastAsia="仿宋_GB2312" w:hAnsi="Times New Roman" w:cs="Times New Roman"/>
                <w:sz w:val="18"/>
                <w:szCs w:val="16"/>
                <w:lang w:eastAsia="zh-CN"/>
                <w:rPrChange w:id="522"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523"/>
            <w:commentRangeStart w:id="524"/>
            <w:r>
              <w:rPr>
                <w:rFonts w:ascii="Times New Roman" w:eastAsia="仿宋_GB2312" w:hAnsi="Times New Roman" w:cs="Times New Roman"/>
                <w:sz w:val="18"/>
                <w:szCs w:val="16"/>
                <w:lang w:eastAsia="zh-CN"/>
              </w:rPr>
              <w:t>resin</w:t>
            </w:r>
            <w:commentRangeEnd w:id="523"/>
            <w:r>
              <w:rPr>
                <w:rStyle w:val="affe"/>
                <w:rFonts w:ascii="Times New Roman" w:eastAsia="仿宋_GB2312" w:hAnsi="Times New Roman" w:cs="Times New Roman"/>
                <w:kern w:val="0"/>
                <w:sz w:val="18"/>
                <w:szCs w:val="16"/>
                <w:lang w:eastAsia="zh-CN"/>
              </w:rPr>
              <w:commentReference w:id="523"/>
            </w:r>
            <w:commentRangeEnd w:id="524"/>
            <w:r>
              <w:rPr>
                <w:rStyle w:val="affe"/>
                <w:rFonts w:ascii="Times New Roman" w:eastAsia="仿宋_GB2312" w:hAnsi="Times New Roman" w:cs="Times New Roman"/>
                <w:kern w:val="0"/>
                <w:sz w:val="18"/>
                <w:szCs w:val="16"/>
                <w:lang w:eastAsia="zh-CN"/>
              </w:rPr>
              <w:commentReference w:id="524"/>
            </w:r>
          </w:p>
        </w:tc>
        <w:tc>
          <w:tcPr>
            <w:tcW w:w="1022" w:type="pct"/>
            <w:vAlign w:val="center"/>
          </w:tcPr>
          <w:p w14:paraId="7A3CAF10" w14:textId="77777777" w:rsidR="00652DEA" w:rsidRDefault="00C15CB5">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125A47E9" w14:textId="77777777" w:rsidR="00652DEA" w:rsidRDefault="00C15CB5">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52DF4DE2" w14:textId="0D7E0ACA" w:rsidR="00652DEA" w:rsidRDefault="00C15CB5">
      <w:pPr>
        <w:spacing w:beforeLines="100" w:before="240" w:afterLines="100" w:after="240" w:line="360" w:lineRule="auto"/>
        <w:jc w:val="center"/>
        <w:rPr>
          <w:rFonts w:ascii="Times New Roman" w:eastAsia="仿宋_GB2312" w:hAnsi="Times New Roman" w:cs="Times New Roman"/>
          <w:b/>
          <w:sz w:val="20"/>
          <w:szCs w:val="16"/>
          <w:lang w:eastAsia="zh-CN"/>
        </w:rPr>
      </w:pPr>
      <w:bookmarkStart w:id="525" w:name="_Toc373005258"/>
      <w:r>
        <w:rPr>
          <w:rFonts w:ascii="Times New Roman" w:eastAsia="仿宋_GB2312" w:hAnsi="Times New Roman" w:cs="Times New Roman"/>
          <w:b/>
          <w:sz w:val="20"/>
          <w:szCs w:val="16"/>
          <w:lang w:eastAsia="zh-CN"/>
        </w:rPr>
        <w:lastRenderedPageBreak/>
        <w:t>Table 2. Abbreviation code of the related company n</w:t>
      </w:r>
      <w:r w:rsidR="0096200E">
        <w:rPr>
          <w:rFonts w:ascii="Times New Roman" w:eastAsia="仿宋_GB2312" w:hAnsi="Times New Roman" w:cs="Times New Roman"/>
          <w:b/>
          <w:sz w:val="20"/>
          <w:szCs w:val="16"/>
          <w:lang w:eastAsia="zh-CN"/>
        </w:rPr>
        <w:t>αMe</w:t>
      </w:r>
      <w:bookmarkEnd w:id="525"/>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652DEA" w14:paraId="54280308" w14:textId="77777777" w:rsidTr="1CE8CB65">
        <w:trPr>
          <w:trHeight w:val="23"/>
          <w:tblHeader/>
          <w:jc w:val="center"/>
        </w:trPr>
        <w:tc>
          <w:tcPr>
            <w:tcW w:w="2041" w:type="pct"/>
            <w:shd w:val="clear" w:color="auto" w:fill="FFFFFF" w:themeFill="background1"/>
            <w:vAlign w:val="center"/>
          </w:tcPr>
          <w:p w14:paraId="28BEF2DF" w14:textId="7539C3DE" w:rsidR="00652DEA" w:rsidRDefault="00C15CB5">
            <w:pPr>
              <w:spacing w:beforeLines="50" w:before="120" w:afterLines="50" w:after="120"/>
              <w:jc w:val="center"/>
              <w:rPr>
                <w:rFonts w:ascii="Times New Roman" w:eastAsia="仿宋_GB2312" w:hAnsi="Times New Roman" w:cs="Times New Roman"/>
                <w:b/>
                <w:sz w:val="18"/>
                <w:szCs w:val="16"/>
              </w:rPr>
            </w:pPr>
            <w:bookmarkStart w:id="526" w:name="_Hlk400283936"/>
            <w:r>
              <w:rPr>
                <w:rFonts w:ascii="Times New Roman" w:eastAsia="仿宋_GB2312" w:hAnsi="Times New Roman" w:cs="Times New Roman"/>
                <w:b/>
                <w:sz w:val="18"/>
                <w:szCs w:val="16"/>
              </w:rPr>
              <w:t>Company N</w:t>
            </w:r>
            <w:r w:rsidR="0096200E">
              <w:rPr>
                <w:rFonts w:ascii="Times New Roman" w:eastAsia="仿宋_GB2312" w:hAnsi="Times New Roman" w:cs="Times New Roman"/>
                <w:b/>
                <w:sz w:val="18"/>
                <w:szCs w:val="16"/>
              </w:rPr>
              <w:t>αMe</w:t>
            </w:r>
          </w:p>
        </w:tc>
        <w:tc>
          <w:tcPr>
            <w:tcW w:w="2123" w:type="pct"/>
            <w:shd w:val="clear" w:color="auto" w:fill="FFFFFF" w:themeFill="background1"/>
            <w:vAlign w:val="center"/>
          </w:tcPr>
          <w:p w14:paraId="5DAEF62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clear" w:color="auto" w:fill="FFFFFF" w:themeFill="background1"/>
            <w:vAlign w:val="center"/>
          </w:tcPr>
          <w:p w14:paraId="27374343" w14:textId="77777777" w:rsidR="00652DEA" w:rsidRDefault="00C15CB5">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652DEA" w14:paraId="4E328666" w14:textId="77777777" w:rsidTr="1CE8CB65">
        <w:trPr>
          <w:trHeight w:val="563"/>
          <w:jc w:val="center"/>
        </w:trPr>
        <w:tc>
          <w:tcPr>
            <w:tcW w:w="2041" w:type="pct"/>
            <w:vAlign w:val="center"/>
          </w:tcPr>
          <w:p w14:paraId="01BFB3DA"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015F1657"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Eli Lilly Kinsale Limited</w:t>
            </w:r>
          </w:p>
          <w:p w14:paraId="32EA0F1E" w14:textId="77777777" w:rsidR="00652DEA" w:rsidRDefault="00C15CB5">
            <w:pPr>
              <w:spacing w:beforeLines="50" w:before="120" w:afterLines="50" w:after="120"/>
              <w:contextualSpacing/>
              <w:jc w:val="both"/>
              <w:rPr>
                <w:rFonts w:ascii="Times New Roman" w:eastAsia="仿宋_GB2312" w:hAnsi="Times New Roman" w:cs="Times New Roman"/>
                <w:b/>
                <w:kern w:val="0"/>
                <w:sz w:val="18"/>
                <w:szCs w:val="16"/>
                <w:lang w:eastAsia="zh-CN"/>
              </w:rPr>
            </w:pPr>
            <w:r>
              <w:rPr>
                <w:rFonts w:ascii="Times New Roman" w:eastAsia="仿宋_GB2312" w:hAnsi="Times New Roman" w:cs="Times New Roman"/>
                <w:sz w:val="18"/>
                <w:szCs w:val="16"/>
              </w:rPr>
              <w:t>Dunderrow Kinsale Cork P17 NY71 Ireland</w:t>
            </w:r>
          </w:p>
        </w:tc>
        <w:tc>
          <w:tcPr>
            <w:tcW w:w="836" w:type="pct"/>
            <w:vAlign w:val="center"/>
          </w:tcPr>
          <w:p w14:paraId="6CA2660C"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652DEA" w14:paraId="6B55A9E4" w14:textId="77777777" w:rsidTr="1CE8CB65">
        <w:trPr>
          <w:trHeight w:val="23"/>
          <w:jc w:val="center"/>
        </w:trPr>
        <w:tc>
          <w:tcPr>
            <w:tcW w:w="2041" w:type="pct"/>
            <w:vAlign w:val="center"/>
          </w:tcPr>
          <w:p w14:paraId="2F48EC54" w14:textId="77777777" w:rsidR="00652DEA" w:rsidRDefault="00C15CB5">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rPr>
              <w:t>Asymchem Life Science (Tianjin) Co., Ltd.</w:t>
            </w:r>
          </w:p>
        </w:tc>
        <w:tc>
          <w:tcPr>
            <w:tcW w:w="2123" w:type="pct"/>
          </w:tcPr>
          <w:p w14:paraId="1603FA0C"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No.265, South Avenue, Binhai New Area TEDA, Tianjin, 300462, China</w:t>
            </w:r>
          </w:p>
        </w:tc>
        <w:tc>
          <w:tcPr>
            <w:tcW w:w="836" w:type="pct"/>
            <w:vAlign w:val="center"/>
          </w:tcPr>
          <w:p w14:paraId="4966CC15" w14:textId="77777777" w:rsidR="00652DEA" w:rsidRDefault="00C15CB5">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Asymchem TJ4</w:t>
            </w:r>
          </w:p>
        </w:tc>
      </w:tr>
      <w:tr w:rsidR="00652DEA" w14:paraId="250F0C22" w14:textId="77777777" w:rsidTr="1CE8CB65">
        <w:trPr>
          <w:trHeight w:val="23"/>
          <w:jc w:val="center"/>
        </w:trPr>
        <w:tc>
          <w:tcPr>
            <w:tcW w:w="2041" w:type="pct"/>
            <w:vAlign w:val="center"/>
          </w:tcPr>
          <w:p w14:paraId="402D0E1F"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27"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2EE5EB8D"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28"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p>
        </w:tc>
        <w:tc>
          <w:tcPr>
            <w:tcW w:w="836" w:type="pct"/>
            <w:vAlign w:val="center"/>
          </w:tcPr>
          <w:p w14:paraId="2265721A"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29"/>
            <w:commentRangeStart w:id="530"/>
            <w:ins w:id="531" w:author="Xuning Wei12232" w:date="2026-10-15T14:49:00Z">
              <w:r>
                <w:rPr>
                  <w:rFonts w:ascii="Times New Roman" w:eastAsia="Times New Roman" w:hAnsi="Times New Roman" w:cs="Times New Roman"/>
                  <w:sz w:val="18"/>
                  <w:szCs w:val="18"/>
                  <w:rPrChange w:id="532" w:author="Xuning Wei12232" w:date="2026-10-24T11:11:00Z">
                    <w:rPr>
                      <w:rFonts w:ascii="Times New Roman" w:eastAsia="Times New Roman" w:hAnsi="Times New Roman" w:cs="Times New Roman"/>
                      <w:color w:val="FF0000"/>
                      <w:sz w:val="18"/>
                      <w:szCs w:val="18"/>
                    </w:rPr>
                  </w:rPrChange>
                </w:rPr>
                <w:t>ZY Biochem</w:t>
              </w:r>
              <w:commentRangeEnd w:id="529"/>
              <w:r>
                <w:rPr>
                  <w:rStyle w:val="affe"/>
                  <w:rFonts w:ascii="Times New Roman" w:eastAsia="仿宋_GB2312" w:hAnsi="Times New Roman" w:cs="Times New Roman"/>
                  <w:bCs w:val="0"/>
                  <w:sz w:val="18"/>
                  <w:szCs w:val="16"/>
                  <w:lang w:eastAsia="zh-CN"/>
                  <w:rPrChange w:id="533" w:author="Xuning Wei12232" w:date="2026-10-24T11:11:00Z">
                    <w:rPr>
                      <w:rStyle w:val="affe"/>
                      <w:rFonts w:ascii="Times New Roman" w:eastAsia="仿宋_GB2312" w:hAnsi="Times New Roman" w:cs="Times New Roman"/>
                      <w:bCs w:val="0"/>
                      <w:color w:val="FF0000"/>
                      <w:sz w:val="18"/>
                      <w:szCs w:val="16"/>
                      <w:lang w:eastAsia="zh-CN"/>
                    </w:rPr>
                  </w:rPrChange>
                </w:rPr>
                <w:commentReference w:id="529"/>
              </w:r>
              <w:commentRangeEnd w:id="530"/>
              <w:r>
                <w:rPr>
                  <w:rStyle w:val="affe"/>
                  <w:rFonts w:ascii="Times New Roman" w:eastAsia="仿宋_GB2312" w:hAnsi="Times New Roman" w:cs="Times New Roman"/>
                  <w:bCs w:val="0"/>
                  <w:sz w:val="18"/>
                  <w:szCs w:val="16"/>
                  <w:lang w:eastAsia="zh-CN"/>
                  <w:rPrChange w:id="534" w:author="Xuning Wei12232" w:date="2026-10-24T11:11:00Z">
                    <w:rPr>
                      <w:rStyle w:val="affe"/>
                      <w:rFonts w:ascii="Times New Roman" w:eastAsia="仿宋_GB2312" w:hAnsi="Times New Roman" w:cs="Times New Roman"/>
                      <w:bCs w:val="0"/>
                      <w:color w:val="FF0000"/>
                      <w:sz w:val="18"/>
                      <w:szCs w:val="16"/>
                      <w:lang w:eastAsia="zh-CN"/>
                    </w:rPr>
                  </w:rPrChange>
                </w:rPr>
                <w:commentReference w:id="530"/>
              </w:r>
            </w:ins>
            <w:del w:id="535" w:author="Xuning Wei12232" w:date="2026-10-15T14:49:00Z">
              <w:r>
                <w:rPr>
                  <w:rFonts w:ascii="Times New Roman" w:eastAsia="仿宋_GB2312" w:hAnsi="Times New Roman" w:cs="Times New Roman"/>
                  <w:bCs w:val="0"/>
                  <w:sz w:val="18"/>
                  <w:szCs w:val="16"/>
                  <w:lang w:eastAsia="zh-CN"/>
                  <w:rPrChange w:id="536"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652DEA" w14:paraId="16B0D56C" w14:textId="77777777" w:rsidTr="1CE8CB65">
        <w:trPr>
          <w:trHeight w:val="23"/>
          <w:jc w:val="center"/>
        </w:trPr>
        <w:tc>
          <w:tcPr>
            <w:tcW w:w="2041" w:type="pct"/>
            <w:vAlign w:val="center"/>
          </w:tcPr>
          <w:p w14:paraId="2901E445"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37" w:author="Xuning Wei12232" w:date="2026-10-24T11:11:00Z">
                  <w:rPr>
                    <w:rFonts w:ascii="Times New Roman" w:eastAsia="仿宋_GB2312" w:hAnsi="Times New Roman" w:cs="Times New Roman"/>
                    <w:bCs w:val="0"/>
                    <w:color w:val="FF0000"/>
                    <w:kern w:val="2"/>
                    <w:sz w:val="18"/>
                    <w:szCs w:val="18"/>
                    <w:lang w:eastAsia="zh-CN"/>
                  </w:rPr>
                </w:rPrChange>
              </w:rPr>
              <w:t>Asymchem Laboratories (Jilin) Co., Ltd.</w:t>
            </w:r>
          </w:p>
        </w:tc>
        <w:tc>
          <w:tcPr>
            <w:tcW w:w="2123" w:type="pct"/>
          </w:tcPr>
          <w:p w14:paraId="75E283D1" w14:textId="77777777"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38" w:author="Xuning Wei12232" w:date="2026-10-24T11:11:00Z">
                  <w:rPr>
                    <w:rFonts w:ascii="Times New Roman" w:hAnsi="Times New Roman" w:cs="Times New Roman"/>
                    <w:color w:val="FF0000"/>
                    <w:sz w:val="18"/>
                    <w:szCs w:val="16"/>
                  </w:rPr>
                </w:rPrChange>
              </w:rPr>
              <w:t>No. 899, Xingqi Road, High-tech Industrial Zone, Dunhua, Jilin 133700, China</w:t>
            </w:r>
          </w:p>
        </w:tc>
        <w:tc>
          <w:tcPr>
            <w:tcW w:w="836" w:type="pct"/>
            <w:vAlign w:val="center"/>
          </w:tcPr>
          <w:p w14:paraId="281C45F2"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39" w:author="Xuning Wei12232" w:date="2026-10-24T11:11:00Z">
                  <w:rPr>
                    <w:rFonts w:ascii="Times New Roman" w:eastAsia="仿宋_GB2312" w:hAnsi="Times New Roman" w:cs="Times New Roman"/>
                    <w:bCs w:val="0"/>
                    <w:color w:val="FF0000"/>
                    <w:sz w:val="18"/>
                    <w:szCs w:val="16"/>
                    <w:lang w:eastAsia="zh-CN"/>
                  </w:rPr>
                </w:rPrChange>
              </w:rPr>
              <w:t>DH3</w:t>
            </w:r>
          </w:p>
        </w:tc>
      </w:tr>
      <w:tr w:rsidR="00652DEA" w14:paraId="5DAC226C" w14:textId="77777777" w:rsidTr="1CE8CB65">
        <w:trPr>
          <w:trHeight w:val="23"/>
          <w:jc w:val="center"/>
        </w:trPr>
        <w:tc>
          <w:tcPr>
            <w:tcW w:w="2041" w:type="pct"/>
            <w:vAlign w:val="center"/>
          </w:tcPr>
          <w:p w14:paraId="694B5121"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540" w:author="Xuning Wei12232" w:date="2026-10-24T11:11:00Z">
                  <w:rPr>
                    <w:rFonts w:ascii="Times New Roman" w:eastAsia="仿宋_GB2312" w:hAnsi="Times New Roman" w:cs="Times New Roman"/>
                    <w:bCs w:val="0"/>
                    <w:color w:val="FF0000"/>
                    <w:kern w:val="2"/>
                    <w:sz w:val="18"/>
                    <w:szCs w:val="18"/>
                    <w:lang w:eastAsia="zh-CN"/>
                  </w:rPr>
                </w:rPrChange>
              </w:rPr>
              <w:t>Liaoning Asymchem Laboratories Co., Ltd</w:t>
            </w:r>
          </w:p>
        </w:tc>
        <w:tc>
          <w:tcPr>
            <w:tcW w:w="2123" w:type="pct"/>
          </w:tcPr>
          <w:p w14:paraId="22D506FE" w14:textId="6723CD18" w:rsidR="00652DEA" w:rsidRDefault="00C15CB5">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41" w:author="Xuning Wei12232" w:date="2026-10-24T11:11:00Z">
                  <w:rPr>
                    <w:rFonts w:ascii="Times New Roman" w:hAnsi="Times New Roman" w:cs="Times New Roman"/>
                    <w:color w:val="FF0000"/>
                    <w:sz w:val="18"/>
                    <w:szCs w:val="16"/>
                  </w:rPr>
                </w:rPrChange>
              </w:rPr>
              <w:t>Yimatu Village, Yimatu town, Fu Mongolia county (Fluorine Industry Development Area), Fuxin, Liaoning, 123129,</w:t>
            </w:r>
            <w:ins w:id="542" w:author="Johan Granander" w:date="2026-10-25T11:11:00Z">
              <w:r w:rsidR="0054483D">
                <w:rPr>
                  <w:rFonts w:ascii="Times New Roman" w:hAnsi="Times New Roman" w:cs="Times New Roman"/>
                  <w:sz w:val="18"/>
                  <w:szCs w:val="16"/>
                </w:rPr>
                <w:t xml:space="preserve"> </w:t>
              </w:r>
            </w:ins>
            <w:r>
              <w:rPr>
                <w:rFonts w:ascii="Times New Roman" w:hAnsi="Times New Roman" w:cs="Times New Roman"/>
                <w:sz w:val="18"/>
                <w:szCs w:val="16"/>
                <w:rPrChange w:id="543" w:author="Xuning Wei12232" w:date="2026-10-24T11:11:00Z">
                  <w:rPr>
                    <w:rFonts w:ascii="Times New Roman" w:hAnsi="Times New Roman" w:cs="Times New Roman"/>
                    <w:color w:val="FF0000"/>
                    <w:sz w:val="18"/>
                    <w:szCs w:val="16"/>
                  </w:rPr>
                </w:rPrChange>
              </w:rPr>
              <w:t>China</w:t>
            </w:r>
          </w:p>
        </w:tc>
        <w:tc>
          <w:tcPr>
            <w:tcW w:w="836" w:type="pct"/>
            <w:vAlign w:val="center"/>
          </w:tcPr>
          <w:p w14:paraId="19D2A96D"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44" w:author="Xuning Wei12232" w:date="2026-10-24T11:11:00Z">
                  <w:rPr>
                    <w:rFonts w:ascii="Times New Roman" w:eastAsia="仿宋_GB2312" w:hAnsi="Times New Roman" w:cs="Times New Roman"/>
                    <w:bCs w:val="0"/>
                    <w:color w:val="FF0000"/>
                    <w:sz w:val="18"/>
                    <w:szCs w:val="16"/>
                    <w:lang w:eastAsia="zh-CN"/>
                  </w:rPr>
                </w:rPrChange>
              </w:rPr>
              <w:t>FX2</w:t>
            </w:r>
          </w:p>
        </w:tc>
      </w:tr>
      <w:tr w:rsidR="00652DEA" w14:paraId="0B46725E" w14:textId="77777777" w:rsidTr="1CE8CB65">
        <w:trPr>
          <w:trHeight w:val="23"/>
          <w:jc w:val="center"/>
        </w:trPr>
        <w:tc>
          <w:tcPr>
            <w:tcW w:w="2041" w:type="pct"/>
            <w:vAlign w:val="center"/>
          </w:tcPr>
          <w:p w14:paraId="5E8E7980"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45" w:author="Xuning Wei12232" w:date="2026-10-24T11:11:00Z">
                  <w:rPr>
                    <w:rFonts w:ascii="Times New Roman" w:eastAsia="仿宋_GB2312" w:hAnsi="Times New Roman" w:cs="Times New Roman"/>
                    <w:color w:val="FF0000"/>
                    <w:sz w:val="18"/>
                    <w:szCs w:val="18"/>
                    <w:lang w:eastAsia="zh-CN"/>
                  </w:rPr>
                </w:rPrChange>
              </w:rPr>
              <w:t>Tianjin Nankai Hecheng S&amp;T Co., Ltd.</w:t>
            </w:r>
          </w:p>
        </w:tc>
        <w:tc>
          <w:tcPr>
            <w:tcW w:w="2123" w:type="pct"/>
          </w:tcPr>
          <w:p w14:paraId="546900F0" w14:textId="1E52CC23" w:rsidR="00652DEA" w:rsidRDefault="00C15CB5" w:rsidP="00303EC9">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546"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547"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548"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549"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550" w:author="Xuning Wei12232" w:date="2026-10-24T11:11:00Z">
                  <w:rPr>
                    <w:rFonts w:ascii="Times New Roman" w:hAnsi="Times New Roman" w:cs="Times New Roman"/>
                    <w:color w:val="FF0000"/>
                    <w:sz w:val="18"/>
                    <w:szCs w:val="16"/>
                  </w:rPr>
                </w:rPrChange>
              </w:rPr>
              <w:t xml:space="preserve"> Petro</w:t>
            </w:r>
            <w:r w:rsidR="00303EC9">
              <w:rPr>
                <w:rFonts w:ascii="Times New Roman" w:hAnsi="Times New Roman" w:cs="Times New Roman"/>
                <w:sz w:val="18"/>
                <w:szCs w:val="16"/>
              </w:rPr>
              <w:t xml:space="preserve"> </w:t>
            </w:r>
            <w:r>
              <w:rPr>
                <w:rFonts w:ascii="Times New Roman" w:hAnsi="Times New Roman" w:cs="Times New Roman"/>
                <w:sz w:val="18"/>
                <w:szCs w:val="16"/>
                <w:rPrChange w:id="551" w:author="Xuning Wei12232" w:date="2026-10-24T11:11:00Z">
                  <w:rPr>
                    <w:rFonts w:ascii="Times New Roman" w:hAnsi="Times New Roman" w:cs="Times New Roman"/>
                    <w:color w:val="FF0000"/>
                    <w:sz w:val="18"/>
                    <w:szCs w:val="16"/>
                  </w:rPr>
                </w:rPrChange>
              </w:rPr>
              <w:t xml:space="preserve">chemical Industrial </w:t>
            </w:r>
            <w:r w:rsidR="00303EC9">
              <w:rPr>
                <w:rFonts w:ascii="Times New Roman" w:hAnsi="Times New Roman" w:cs="Times New Roman"/>
                <w:sz w:val="18"/>
                <w:szCs w:val="16"/>
              </w:rPr>
              <w:t>Area</w:t>
            </w:r>
            <w:r>
              <w:rPr>
                <w:rFonts w:ascii="Times New Roman" w:hAnsi="Times New Roman" w:cs="Times New Roman"/>
                <w:sz w:val="18"/>
                <w:szCs w:val="16"/>
                <w:rPrChange w:id="5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553"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554" w:author="Xuning Wei12232" w:date="2026-10-24T11:11:00Z">
                  <w:rPr>
                    <w:rFonts w:ascii="Times New Roman" w:hAnsi="Times New Roman" w:cs="Times New Roman"/>
                    <w:color w:val="FF0000"/>
                    <w:sz w:val="18"/>
                    <w:szCs w:val="16"/>
                  </w:rPr>
                </w:rPrChange>
              </w:rPr>
              <w:t xml:space="preserve"> New Area, Tianjin, P.R.China</w:t>
            </w:r>
          </w:p>
        </w:tc>
        <w:tc>
          <w:tcPr>
            <w:tcW w:w="836" w:type="pct"/>
            <w:vAlign w:val="center"/>
          </w:tcPr>
          <w:p w14:paraId="781CA141"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555"/>
            <w:commentRangeStart w:id="556"/>
            <w:ins w:id="557" w:author="Xuning Wei12232" w:date="2026-10-15T14:49:00Z">
              <w:r>
                <w:rPr>
                  <w:rFonts w:ascii="Times New Roman" w:eastAsia="Times New Roman" w:hAnsi="Times New Roman" w:cs="Times New Roman"/>
                  <w:sz w:val="18"/>
                  <w:szCs w:val="18"/>
                  <w:rPrChange w:id="558" w:author="Xuning Wei12232" w:date="2026-10-24T11:11:00Z">
                    <w:rPr>
                      <w:rFonts w:ascii="Times New Roman" w:eastAsia="Times New Roman" w:hAnsi="Times New Roman" w:cs="Times New Roman"/>
                      <w:color w:val="FF0000"/>
                      <w:sz w:val="18"/>
                      <w:szCs w:val="18"/>
                    </w:rPr>
                  </w:rPrChange>
                </w:rPr>
                <w:t>Hecheng</w:t>
              </w:r>
              <w:commentRangeEnd w:id="555"/>
              <w:r>
                <w:rPr>
                  <w:rStyle w:val="affe"/>
                  <w:rFonts w:ascii="Times New Roman" w:eastAsia="仿宋_GB2312" w:hAnsi="Times New Roman" w:cs="Times New Roman"/>
                  <w:bCs w:val="0"/>
                  <w:sz w:val="18"/>
                  <w:szCs w:val="16"/>
                  <w:lang w:eastAsia="zh-CN"/>
                  <w:rPrChange w:id="559" w:author="Xuning Wei12232" w:date="2026-10-24T11:11:00Z">
                    <w:rPr>
                      <w:rStyle w:val="affe"/>
                      <w:rFonts w:ascii="Times New Roman" w:eastAsia="仿宋_GB2312" w:hAnsi="Times New Roman" w:cs="Times New Roman"/>
                      <w:bCs w:val="0"/>
                      <w:color w:val="FF0000"/>
                      <w:sz w:val="18"/>
                      <w:szCs w:val="16"/>
                      <w:lang w:eastAsia="zh-CN"/>
                    </w:rPr>
                  </w:rPrChange>
                </w:rPr>
                <w:commentReference w:id="555"/>
              </w:r>
              <w:commentRangeEnd w:id="556"/>
              <w:r>
                <w:rPr>
                  <w:rStyle w:val="affe"/>
                  <w:rFonts w:ascii="Times New Roman" w:eastAsia="仿宋_GB2312" w:hAnsi="Times New Roman" w:cs="Times New Roman"/>
                  <w:bCs w:val="0"/>
                  <w:sz w:val="18"/>
                  <w:szCs w:val="16"/>
                  <w:lang w:eastAsia="zh-CN"/>
                  <w:rPrChange w:id="560" w:author="Xuning Wei12232" w:date="2026-10-24T11:11:00Z">
                    <w:rPr>
                      <w:rStyle w:val="affe"/>
                      <w:rFonts w:ascii="Times New Roman" w:eastAsia="仿宋_GB2312" w:hAnsi="Times New Roman" w:cs="Times New Roman"/>
                      <w:bCs w:val="0"/>
                      <w:color w:val="FF0000"/>
                      <w:sz w:val="18"/>
                      <w:szCs w:val="16"/>
                      <w:lang w:eastAsia="zh-CN"/>
                    </w:rPr>
                  </w:rPrChange>
                </w:rPr>
                <w:commentReference w:id="556"/>
              </w:r>
            </w:ins>
            <w:del w:id="561" w:author="Xuning Wei12232" w:date="2026-10-15T14:49:00Z">
              <w:r>
                <w:rPr>
                  <w:rFonts w:ascii="Times New Roman" w:eastAsia="仿宋_GB2312" w:hAnsi="Times New Roman" w:cs="Times New Roman"/>
                  <w:bCs w:val="0"/>
                  <w:sz w:val="18"/>
                  <w:szCs w:val="16"/>
                  <w:lang w:eastAsia="zh-CN"/>
                  <w:rPrChange w:id="562"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652DEA" w14:paraId="073F1F7C" w14:textId="77777777" w:rsidTr="1CE8CB65">
        <w:trPr>
          <w:trHeight w:val="23"/>
          <w:jc w:val="center"/>
        </w:trPr>
        <w:tc>
          <w:tcPr>
            <w:tcW w:w="2041" w:type="pct"/>
            <w:vAlign w:val="center"/>
          </w:tcPr>
          <w:p w14:paraId="049FDF29" w14:textId="77777777" w:rsidR="00652DEA" w:rsidRDefault="00C15CB5">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563" w:author="Xuning Wei12232" w:date="2026-10-24T11:11:00Z">
                  <w:rPr>
                    <w:rFonts w:ascii="Times New Roman" w:eastAsia="仿宋_GB2312" w:hAnsi="Times New Roman" w:cs="Times New Roman"/>
                    <w:color w:val="FF0000"/>
                    <w:sz w:val="18"/>
                    <w:szCs w:val="18"/>
                    <w:lang w:eastAsia="zh-CN"/>
                  </w:rPr>
                </w:rPrChange>
              </w:rPr>
              <w:t>Sunresin New Materials Co. Ltd.</w:t>
            </w:r>
          </w:p>
        </w:tc>
        <w:tc>
          <w:tcPr>
            <w:tcW w:w="2123" w:type="pct"/>
          </w:tcPr>
          <w:p w14:paraId="08B070E0" w14:textId="42F747DD" w:rsidR="00652DEA" w:rsidRDefault="00FD71FE" w:rsidP="1CE8CB65">
            <w:pPr>
              <w:spacing w:beforeLines="50" w:before="120" w:afterLines="50" w:after="120"/>
              <w:contextualSpacing/>
              <w:jc w:val="both"/>
            </w:pPr>
            <w:commentRangeStart w:id="564"/>
            <w:commentRangeStart w:id="565"/>
            <w:commentRangeStart w:id="566"/>
            <w:commentRangeStart w:id="567"/>
            <w:r w:rsidRPr="1CE8CB65">
              <w:rPr>
                <w:rFonts w:ascii="Times New Roman" w:eastAsia="仿宋_GB2312" w:hAnsi="Times New Roman" w:cs="Times New Roman"/>
                <w:sz w:val="18"/>
                <w:szCs w:val="18"/>
                <w:lang w:eastAsia="zh-CN"/>
                <w:rPrChange w:id="568" w:author="Xuning Wei12232" w:date="2026-10-24T11:11:00Z">
                  <w:rPr>
                    <w:rFonts w:ascii="Times New Roman" w:eastAsia="仿宋_GB2312" w:hAnsi="Times New Roman" w:cs="Times New Roman"/>
                    <w:color w:val="FF0000"/>
                    <w:sz w:val="18"/>
                    <w:szCs w:val="18"/>
                    <w:lang w:eastAsia="zh-CN"/>
                  </w:rPr>
                </w:rPrChange>
              </w:rPr>
              <w:t>No.135</w:t>
            </w:r>
            <w:commentRangeEnd w:id="564"/>
            <w:r w:rsidRPr="1CE8CB65">
              <w:rPr>
                <w:rStyle w:val="affe"/>
                <w:rFonts w:ascii="Times New Roman" w:eastAsia="仿宋_GB2312" w:hAnsi="Times New Roman" w:cs="Times New Roman"/>
                <w:sz w:val="18"/>
                <w:szCs w:val="18"/>
                <w:lang w:eastAsia="zh-CN"/>
              </w:rPr>
              <w:commentReference w:id="564"/>
            </w:r>
            <w:commentRangeEnd w:id="565"/>
            <w:r w:rsidRPr="1CE8CB65">
              <w:rPr>
                <w:rStyle w:val="affe"/>
                <w:rFonts w:ascii="Times New Roman" w:eastAsia="仿宋_GB2312" w:hAnsi="Times New Roman" w:cs="Times New Roman"/>
                <w:sz w:val="18"/>
                <w:szCs w:val="18"/>
                <w:lang w:eastAsia="zh-CN"/>
              </w:rPr>
              <w:commentReference w:id="565"/>
            </w:r>
            <w:commentRangeEnd w:id="566"/>
            <w:r w:rsidRPr="1CE8CB65">
              <w:rPr>
                <w:rStyle w:val="affe"/>
                <w:rFonts w:ascii="Times New Roman" w:eastAsia="仿宋_GB2312" w:hAnsi="Times New Roman" w:cs="Times New Roman"/>
                <w:sz w:val="18"/>
                <w:szCs w:val="18"/>
                <w:lang w:eastAsia="zh-CN"/>
              </w:rPr>
              <w:commentReference w:id="566"/>
            </w:r>
            <w:commentRangeEnd w:id="567"/>
            <w:r w:rsidRPr="1CE8CB65">
              <w:rPr>
                <w:rStyle w:val="affe"/>
                <w:rFonts w:ascii="Times New Roman" w:eastAsia="仿宋_GB2312" w:hAnsi="Times New Roman" w:cs="Times New Roman"/>
                <w:sz w:val="18"/>
                <w:szCs w:val="18"/>
                <w:lang w:eastAsia="zh-CN"/>
              </w:rPr>
              <w:commentReference w:id="567"/>
            </w:r>
            <w:r w:rsidRPr="1CE8CB65">
              <w:rPr>
                <w:rFonts w:ascii="Times New Roman" w:eastAsia="仿宋_GB2312" w:hAnsi="Times New Roman" w:cs="Times New Roman"/>
                <w:sz w:val="18"/>
                <w:szCs w:val="18"/>
                <w:lang w:eastAsia="zh-CN"/>
              </w:rPr>
              <w:t>,</w:t>
            </w:r>
            <w:r w:rsidR="554E7C54" w:rsidRPr="1CE8CB65">
              <w:rPr>
                <w:rFonts w:ascii="Times New Roman" w:eastAsia="仿宋_GB2312" w:hAnsi="Times New Roman" w:cs="Times New Roman"/>
                <w:sz w:val="18"/>
                <w:szCs w:val="18"/>
                <w:lang w:eastAsia="zh-CN"/>
              </w:rPr>
              <w:t xml:space="preserve"> jinye Road, Xi'an Hitech Industrial </w:t>
            </w:r>
          </w:p>
          <w:p w14:paraId="19307A7A" w14:textId="64505F54" w:rsidR="00652DEA" w:rsidRDefault="554E7C54" w:rsidP="1CE8CB65">
            <w:pPr>
              <w:spacing w:beforeLines="50" w:before="120" w:afterLines="50" w:after="120"/>
              <w:contextualSpacing/>
              <w:jc w:val="both"/>
            </w:pPr>
            <w:r w:rsidRPr="1CE8CB65">
              <w:rPr>
                <w:rFonts w:ascii="Times New Roman" w:eastAsia="仿宋_GB2312" w:hAnsi="Times New Roman" w:cs="Times New Roman"/>
                <w:sz w:val="18"/>
                <w:szCs w:val="18"/>
                <w:lang w:eastAsia="zh-CN"/>
              </w:rPr>
              <w:t>Development Zone</w:t>
            </w:r>
          </w:p>
        </w:tc>
        <w:tc>
          <w:tcPr>
            <w:tcW w:w="836" w:type="pct"/>
            <w:vAlign w:val="center"/>
          </w:tcPr>
          <w:p w14:paraId="50C641C4" w14:textId="77777777" w:rsidR="00652DEA" w:rsidRDefault="00C15CB5">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569" w:author="Xuning Wei12232" w:date="2026-10-24T11:11:00Z">
                  <w:rPr>
                    <w:rFonts w:ascii="Times New Roman" w:eastAsia="仿宋_GB2312" w:hAnsi="Times New Roman" w:cs="Times New Roman"/>
                    <w:bCs w:val="0"/>
                    <w:color w:val="FF0000"/>
                    <w:sz w:val="18"/>
                    <w:szCs w:val="16"/>
                    <w:lang w:eastAsia="zh-CN"/>
                  </w:rPr>
                </w:rPrChange>
              </w:rPr>
              <w:t>SUN</w:t>
            </w:r>
            <w:ins w:id="570" w:author="Xuning Wei12232" w:date="2026-10-18T10:59:00Z">
              <w:r>
                <w:rPr>
                  <w:rFonts w:ascii="Times New Roman" w:eastAsia="仿宋_GB2312" w:hAnsi="Times New Roman" w:cs="Times New Roman"/>
                  <w:bCs w:val="0"/>
                  <w:sz w:val="18"/>
                  <w:szCs w:val="16"/>
                  <w:lang w:eastAsia="zh-CN"/>
                  <w:rPrChange w:id="571"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572"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1507196B" w14:textId="5EE2D943"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573" w:name="_Toc243596289"/>
      <w:bookmarkEnd w:id="526"/>
      <w:r>
        <w:rPr>
          <w:rFonts w:ascii="Times New Roman" w:eastAsia="仿宋_GB2312" w:hAnsi="Times New Roman" w:cs="Times New Roman"/>
          <w:sz w:val="21"/>
          <w:szCs w:val="21"/>
        </w:rPr>
        <w:t>Objective and Scope</w:t>
      </w:r>
      <w:bookmarkEnd w:id="296"/>
      <w:bookmarkEnd w:id="297"/>
      <w:bookmarkEnd w:id="573"/>
    </w:p>
    <w:p w14:paraId="5171616E"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574"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574"/>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575" w:author="Xuning Wei12232" w:date="2026-10-19T20:28:00Z">
        <w:r>
          <w:rPr>
            <w:rFonts w:ascii="Times New Roman" w:eastAsia="仿宋_GB2312" w:hAnsi="Times New Roman" w:cs="Times New Roman"/>
            <w:sz w:val="20"/>
            <w:szCs w:val="20"/>
            <w:rPrChange w:id="576"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577" w:author="Xuning Wei12232" w:date="2026-10-19T20:32:00Z">
        <w:r>
          <w:rPr>
            <w:rFonts w:ascii="Times New Roman" w:eastAsia="仿宋_GB2312" w:hAnsi="Times New Roman" w:cs="Times New Roman"/>
            <w:sz w:val="20"/>
            <w:szCs w:val="20"/>
            <w:rPrChange w:id="578" w:author="Xuning Wei12232" w:date="2026-10-24T11:11:00Z">
              <w:rPr>
                <w:rFonts w:ascii="Times New Roman" w:eastAsia="仿宋_GB2312" w:hAnsi="Times New Roman" w:cs="Times New Roman"/>
                <w:color w:val="FF0000"/>
                <w:sz w:val="20"/>
                <w:szCs w:val="20"/>
                <w:highlight w:val="yellow"/>
              </w:rPr>
            </w:rPrChange>
          </w:rPr>
          <w:t>s</w:t>
        </w:r>
      </w:ins>
      <w:del w:id="579"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580" w:author="Xuning Wei12232" w:date="2026-10-19T20:32:00Z">
        <w:r>
          <w:rPr>
            <w:rFonts w:ascii="Times New Roman" w:eastAsia="仿宋_GB2312" w:hAnsi="Times New Roman" w:cs="Times New Roman"/>
            <w:sz w:val="20"/>
            <w:szCs w:val="20"/>
            <w:rPrChange w:id="581"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582"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C8D9B2B" w14:textId="5AC3ECE8" w:rsidR="00652DEA" w:rsidRPr="00652DEA" w:rsidRDefault="00C15CB5">
      <w:pPr>
        <w:spacing w:beforeLines="50" w:before="120" w:afterLines="50" w:after="120" w:line="360" w:lineRule="auto"/>
        <w:contextualSpacing/>
        <w:jc w:val="both"/>
        <w:rPr>
          <w:ins w:id="583" w:author="Xuning Wei12232" w:date="2026-10-19T20:33:00Z"/>
          <w:rFonts w:ascii="Times New Roman" w:eastAsia="仿宋_GB2312" w:hAnsi="Times New Roman" w:cs="Times New Roman"/>
          <w:sz w:val="20"/>
          <w:szCs w:val="20"/>
          <w:rPrChange w:id="584" w:author="Xuning Wei12232" w:date="2026-10-24T11:11:00Z">
            <w:rPr>
              <w:ins w:id="585"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586" w:author="Xuning Wei12232" w:date="2026-10-19T20:34:00Z">
        <w:r>
          <w:rPr>
            <w:rFonts w:ascii="Times New Roman" w:eastAsia="仿宋_GB2312" w:hAnsi="Times New Roman" w:cs="Times New Roman"/>
            <w:sz w:val="20"/>
            <w:szCs w:val="20"/>
            <w:lang w:eastAsia="zh-CN"/>
            <w:rPrChange w:id="587" w:author="Xuning Wei12232" w:date="2026-10-24T11:11:00Z">
              <w:rPr>
                <w:rFonts w:ascii="Times New Roman" w:eastAsia="仿宋_GB2312" w:hAnsi="Times New Roman" w:cs="Times New Roman"/>
                <w:color w:val="FF0000"/>
                <w:sz w:val="20"/>
                <w:szCs w:val="20"/>
                <w:lang w:eastAsia="zh-CN"/>
              </w:rPr>
            </w:rPrChange>
          </w:rPr>
          <w:t xml:space="preserve"> </w:t>
        </w:r>
      </w:ins>
      <w:ins w:id="588" w:author="Xuning Wei12232" w:date="2026-10-19T20:33:00Z">
        <w:r>
          <w:rPr>
            <w:rFonts w:ascii="Times New Roman" w:eastAsia="仿宋_GB2312" w:hAnsi="Times New Roman" w:cs="Times New Roman"/>
            <w:sz w:val="20"/>
            <w:szCs w:val="20"/>
            <w:lang w:eastAsia="zh-CN"/>
            <w:rPrChange w:id="589"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590"/>
        <w:commentRangeStart w:id="591"/>
        <w:r>
          <w:rPr>
            <w:rFonts w:ascii="Times New Roman" w:eastAsia="仿宋_GB2312" w:hAnsi="Times New Roman" w:cs="Times New Roman"/>
            <w:sz w:val="20"/>
            <w:szCs w:val="20"/>
            <w:lang w:eastAsia="zh-CN"/>
            <w:rPrChange w:id="592"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590"/>
        <w:r>
          <w:rPr>
            <w:rStyle w:val="affe"/>
            <w:rFonts w:ascii="Times New Roman" w:eastAsia="仿宋_GB2312" w:hAnsi="Times New Roman" w:cs="Times New Roman"/>
            <w:sz w:val="20"/>
            <w:szCs w:val="20"/>
            <w:lang w:eastAsia="zh-CN"/>
            <w:rPrChange w:id="593"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90"/>
        </w:r>
        <w:commentRangeEnd w:id="591"/>
        <w:r>
          <w:rPr>
            <w:rStyle w:val="affe"/>
            <w:rFonts w:ascii="Times New Roman" w:eastAsia="仿宋_GB2312" w:hAnsi="Times New Roman" w:cs="Times New Roman"/>
            <w:sz w:val="20"/>
            <w:szCs w:val="20"/>
            <w:lang w:eastAsia="zh-CN"/>
            <w:rPrChange w:id="594"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91"/>
        </w:r>
        <w:r>
          <w:rPr>
            <w:rFonts w:ascii="Times New Roman" w:eastAsia="仿宋_GB2312" w:hAnsi="Times New Roman" w:cs="Times New Roman"/>
            <w:sz w:val="20"/>
            <w:szCs w:val="20"/>
            <w:lang w:eastAsia="zh-CN"/>
            <w:rPrChange w:id="595"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596" w:author="Xuning Wei12232" w:date="2026-10-24T11:11:00Z">
              <w:rPr>
                <w:rFonts w:ascii="Times New Roman" w:eastAsia="仿宋_GB2312" w:hAnsi="Times New Roman" w:cs="Times New Roman"/>
                <w:color w:val="FF0000"/>
                <w:sz w:val="20"/>
                <w:szCs w:val="20"/>
                <w:highlight w:val="yellow"/>
              </w:rPr>
            </w:rPrChange>
          </w:rPr>
          <w:t xml:space="preserve"> </w:t>
        </w:r>
        <w:commentRangeStart w:id="597"/>
        <w:commentRangeStart w:id="598"/>
        <w:commentRangeEnd w:id="597"/>
        <w:r>
          <w:rPr>
            <w:rStyle w:val="affe"/>
            <w:rFonts w:ascii="Times New Roman" w:eastAsia="仿宋_GB2312" w:hAnsi="Times New Roman" w:cs="Times New Roman"/>
            <w:sz w:val="20"/>
            <w:szCs w:val="20"/>
            <w:lang w:eastAsia="zh-CN"/>
            <w:rPrChange w:id="599"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97"/>
        </w:r>
        <w:commentRangeEnd w:id="598"/>
        <w:r>
          <w:rPr>
            <w:rStyle w:val="affe"/>
            <w:rFonts w:ascii="Times New Roman" w:eastAsia="仿宋_GB2312" w:hAnsi="Times New Roman" w:cs="Times New Roman"/>
            <w:sz w:val="20"/>
            <w:szCs w:val="20"/>
            <w:lang w:eastAsia="zh-CN"/>
            <w:rPrChange w:id="600" w:author="Xuning Wei12232" w:date="2026-10-24T11:11:00Z">
              <w:rPr>
                <w:rStyle w:val="affe"/>
                <w:rFonts w:ascii="Times New Roman" w:eastAsia="仿宋_GB2312" w:hAnsi="Times New Roman" w:cs="Times New Roman"/>
                <w:color w:val="FF0000"/>
                <w:sz w:val="20"/>
                <w:szCs w:val="20"/>
                <w:highlight w:val="yellow"/>
                <w:lang w:eastAsia="zh-CN"/>
              </w:rPr>
            </w:rPrChange>
          </w:rPr>
          <w:commentReference w:id="598"/>
        </w:r>
        <w:r>
          <w:rPr>
            <w:rFonts w:ascii="Times New Roman" w:eastAsia="仿宋_GB2312" w:hAnsi="Times New Roman" w:cs="Times New Roman"/>
            <w:sz w:val="20"/>
            <w:szCs w:val="20"/>
            <w:lang w:eastAsia="zh-CN"/>
            <w:rPrChange w:id="601" w:author="Xuning Wei12232" w:date="2026-10-24T11:11:00Z">
              <w:rPr>
                <w:rFonts w:ascii="Times New Roman" w:eastAsia="仿宋_GB2312" w:hAnsi="Times New Roman" w:cs="Times New Roman"/>
                <w:color w:val="FF0000"/>
                <w:sz w:val="20"/>
                <w:szCs w:val="20"/>
                <w:highlight w:val="yellow"/>
                <w:lang w:eastAsia="zh-CN"/>
              </w:rPr>
            </w:rPrChange>
          </w:rPr>
          <w:t>Fmoc-Gly-OH, Fmoc-L-Phe-OH, Fmoc-L-N-Me-Asn(Trt)-OH, Fmoc-L-Asn(Trt)-OH, Fmoc-L-Ser(tBu)-OH, Fmoc-L-Arg(Pbf)-OH, Fmoc-L-Val-OH, Fmoc-L-Leu-OH, Fmoc-L-α-Me-Phe-OH, Fmoc-L-Glu(OtBu)-OH·H</w:t>
        </w:r>
        <w:r>
          <w:rPr>
            <w:rFonts w:ascii="Times New Roman" w:eastAsia="仿宋_GB2312" w:hAnsi="Times New Roman" w:cs="Times New Roman"/>
            <w:sz w:val="20"/>
            <w:szCs w:val="20"/>
            <w:vertAlign w:val="subscript"/>
            <w:lang w:eastAsia="zh-CN"/>
            <w:rPrChange w:id="602"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603"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604"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605" w:author="Xuning Wei12232" w:date="2026-10-24T11:11:00Z">
              <w:rPr>
                <w:rFonts w:ascii="Times New Roman" w:eastAsia="仿宋_GB2312" w:hAnsi="Times New Roman" w:cs="Times New Roman"/>
                <w:color w:val="FF0000"/>
                <w:sz w:val="20"/>
                <w:szCs w:val="20"/>
                <w:highlight w:val="yellow"/>
                <w:lang w:eastAsia="zh-CN"/>
              </w:rPr>
            </w:rPrChange>
          </w:rPr>
          <w:t xml:space="preserve">O and Fmoc-L-Orn(Boc)-OH as the proposed regulatory starting </w:t>
        </w:r>
        <w:commentRangeStart w:id="606"/>
        <w:commentRangeStart w:id="607"/>
        <w:r>
          <w:rPr>
            <w:rFonts w:ascii="Times New Roman" w:eastAsia="仿宋_GB2312" w:hAnsi="Times New Roman" w:cs="Times New Roman"/>
            <w:sz w:val="20"/>
            <w:szCs w:val="20"/>
            <w:lang w:eastAsia="zh-CN"/>
            <w:rPrChange w:id="608"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606"/>
        <w:r>
          <w:rPr>
            <w:rStyle w:val="affe"/>
            <w:rFonts w:ascii="Times New Roman" w:eastAsia="仿宋_GB2312" w:hAnsi="Times New Roman" w:cs="Times New Roman"/>
            <w:sz w:val="20"/>
            <w:szCs w:val="20"/>
            <w:lang w:eastAsia="zh-CN"/>
          </w:rPr>
          <w:commentReference w:id="606"/>
        </w:r>
        <w:commentRangeEnd w:id="607"/>
        <w:r>
          <w:rPr>
            <w:rStyle w:val="affe"/>
            <w:rFonts w:ascii="Times New Roman" w:eastAsia="仿宋_GB2312" w:hAnsi="Times New Roman" w:cs="Times New Roman"/>
            <w:sz w:val="20"/>
            <w:szCs w:val="20"/>
            <w:lang w:eastAsia="zh-CN"/>
          </w:rPr>
          <w:commentReference w:id="607"/>
        </w:r>
      </w:ins>
      <w:ins w:id="609"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610"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611" w:author="Xuning Wei12232" w:date="2026-10-24T11:11:00Z">
              <w:rPr>
                <w:rFonts w:ascii="Times New Roman" w:eastAsia="仿宋_GB2312" w:hAnsi="Times New Roman" w:cs="Times New Roman"/>
                <w:color w:val="FF0000"/>
                <w:sz w:val="20"/>
                <w:szCs w:val="20"/>
              </w:rPr>
            </w:rPrChange>
          </w:rPr>
          <w:t xml:space="preserve"> as a </w:t>
        </w:r>
      </w:ins>
      <w:ins w:id="612" w:author="Xuning Wei12232" w:date="2026-10-19T20:36:00Z">
        <w:r>
          <w:rPr>
            <w:rFonts w:ascii="Times New Roman" w:eastAsia="仿宋_GB2312" w:hAnsi="Times New Roman" w:cs="Times New Roman"/>
            <w:sz w:val="20"/>
            <w:szCs w:val="20"/>
            <w:rPrChange w:id="613"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614" w:author="Xuning Wei12232" w:date="2026-10-19T20:37:00Z">
        <w:r>
          <w:rPr>
            <w:rFonts w:ascii="Times New Roman" w:eastAsia="仿宋_GB2312" w:hAnsi="Times New Roman" w:cs="Times New Roman"/>
            <w:sz w:val="20"/>
            <w:szCs w:val="20"/>
            <w:rPrChange w:id="615" w:author="Xuning Wei12232" w:date="2026-10-24T11:11:00Z">
              <w:rPr>
                <w:rFonts w:ascii="Times New Roman" w:eastAsia="仿宋_GB2312" w:hAnsi="Times New Roman" w:cs="Times New Roman"/>
                <w:color w:val="FF0000"/>
                <w:sz w:val="20"/>
                <w:szCs w:val="20"/>
              </w:rPr>
            </w:rPrChange>
          </w:rPr>
          <w:t>48</w:t>
        </w:r>
      </w:ins>
      <w:ins w:id="616" w:author="Xuning Wei12232" w:date="2026-10-19T20:36:00Z">
        <w:r>
          <w:rPr>
            <w:rFonts w:ascii="Times New Roman" w:eastAsia="仿宋_GB2312" w:hAnsi="Times New Roman" w:cs="Times New Roman"/>
            <w:sz w:val="20"/>
            <w:szCs w:val="20"/>
            <w:rPrChange w:id="617" w:author="Xuning Wei12232" w:date="2026-10-24T11:11:00Z">
              <w:rPr>
                <w:rFonts w:ascii="Times New Roman" w:eastAsia="仿宋_GB2312" w:hAnsi="Times New Roman" w:cs="Times New Roman"/>
                <w:color w:val="FF0000"/>
                <w:sz w:val="20"/>
                <w:szCs w:val="20"/>
              </w:rPr>
            </w:rPrChange>
          </w:rPr>
          <w:t>.0</w:t>
        </w:r>
      </w:ins>
      <w:ins w:id="618" w:author="Xuning Wei12232" w:date="2026-10-19T20:37:00Z">
        <w:r>
          <w:rPr>
            <w:rFonts w:ascii="Times New Roman" w:eastAsia="仿宋_GB2312" w:hAnsi="Times New Roman" w:cs="Times New Roman"/>
            <w:sz w:val="20"/>
            <w:szCs w:val="20"/>
            <w:rPrChange w:id="619" w:author="Xuning Wei12232" w:date="2026-10-24T11:11:00Z">
              <w:rPr>
                <w:rFonts w:ascii="Times New Roman" w:eastAsia="仿宋_GB2312" w:hAnsi="Times New Roman" w:cs="Times New Roman"/>
                <w:color w:val="FF0000"/>
                <w:sz w:val="20"/>
                <w:szCs w:val="20"/>
              </w:rPr>
            </w:rPrChange>
          </w:rPr>
          <w:t>0</w:t>
        </w:r>
      </w:ins>
      <w:ins w:id="620" w:author="Xuning Wei12232" w:date="2026-10-19T20:36:00Z">
        <w:r>
          <w:rPr>
            <w:rFonts w:ascii="Times New Roman" w:eastAsia="仿宋_GB2312" w:hAnsi="Times New Roman" w:cs="Times New Roman"/>
            <w:sz w:val="20"/>
            <w:szCs w:val="20"/>
            <w:rPrChange w:id="621"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Asy</w:t>
        </w:r>
      </w:ins>
      <w:r w:rsidR="00B03D3A">
        <w:rPr>
          <w:rFonts w:ascii="Times New Roman" w:eastAsia="仿宋_GB2312" w:hAnsi="Times New Roman" w:cs="Times New Roman"/>
          <w:sz w:val="20"/>
          <w:szCs w:val="20"/>
        </w:rPr>
        <w:t>m</w:t>
      </w:r>
      <w:ins w:id="622" w:author="Xuning Wei12232" w:date="2026-10-19T20:36:00Z">
        <w:r>
          <w:rPr>
            <w:rFonts w:ascii="Times New Roman" w:eastAsia="仿宋_GB2312" w:hAnsi="Times New Roman" w:cs="Times New Roman"/>
            <w:sz w:val="20"/>
            <w:szCs w:val="20"/>
            <w:rPrChange w:id="623" w:author="Xuning Wei12232" w:date="2026-10-24T11:11:00Z">
              <w:rPr>
                <w:rFonts w:ascii="Times New Roman" w:eastAsia="仿宋_GB2312" w:hAnsi="Times New Roman" w:cs="Times New Roman"/>
                <w:color w:val="FF0000"/>
                <w:sz w:val="20"/>
                <w:szCs w:val="20"/>
              </w:rPr>
            </w:rPrChange>
          </w:rPr>
          <w:t>chem TJ4 site. This protocol covers manufacture of ASYM-14</w:t>
        </w:r>
      </w:ins>
      <w:ins w:id="624" w:author="Xuning Wei12232" w:date="2026-10-19T20:37:00Z">
        <w:r>
          <w:rPr>
            <w:rFonts w:ascii="Times New Roman" w:eastAsia="仿宋_GB2312" w:hAnsi="Times New Roman" w:cs="Times New Roman"/>
            <w:sz w:val="20"/>
            <w:szCs w:val="20"/>
            <w:rPrChange w:id="625" w:author="Xuning Wei12232" w:date="2026-10-24T11:11:00Z">
              <w:rPr>
                <w:rFonts w:ascii="Times New Roman" w:eastAsia="仿宋_GB2312" w:hAnsi="Times New Roman" w:cs="Times New Roman"/>
                <w:color w:val="FF0000"/>
                <w:sz w:val="20"/>
                <w:szCs w:val="20"/>
              </w:rPr>
            </w:rPrChange>
          </w:rPr>
          <w:t>1366</w:t>
        </w:r>
      </w:ins>
      <w:ins w:id="626" w:author="Xuning Wei12232" w:date="2026-10-19T20:36:00Z">
        <w:r>
          <w:rPr>
            <w:rFonts w:ascii="Times New Roman" w:eastAsia="仿宋_GB2312" w:hAnsi="Times New Roman" w:cs="Times New Roman"/>
            <w:sz w:val="20"/>
            <w:szCs w:val="20"/>
            <w:rPrChange w:id="627"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w:t>
        </w:r>
      </w:ins>
      <w:r w:rsidR="00D71A35">
        <w:rPr>
          <w:rFonts w:ascii="Times New Roman" w:eastAsia="仿宋_GB2312" w:hAnsi="Times New Roman" w:cs="Times New Roman"/>
          <w:sz w:val="20"/>
          <w:szCs w:val="20"/>
        </w:rPr>
        <w:t>5</w:t>
      </w:r>
      <w:ins w:id="628" w:author="Xuning Wei12232" w:date="2026-10-19T20:36:00Z">
        <w:r>
          <w:rPr>
            <w:rFonts w:ascii="Times New Roman" w:eastAsia="仿宋_GB2312" w:hAnsi="Times New Roman" w:cs="Times New Roman"/>
            <w:sz w:val="20"/>
            <w:szCs w:val="20"/>
            <w:rPrChange w:id="629" w:author="Xuning Wei12232" w:date="2026-10-24T11:11:00Z">
              <w:rPr>
                <w:rFonts w:ascii="Times New Roman" w:eastAsia="仿宋_GB2312" w:hAnsi="Times New Roman" w:cs="Times New Roman"/>
                <w:color w:val="FF0000"/>
                <w:sz w:val="20"/>
                <w:szCs w:val="20"/>
              </w:rPr>
            </w:rPrChange>
          </w:rPr>
          <w:t>–1</w:t>
        </w:r>
      </w:ins>
      <w:r w:rsidR="00D71A35">
        <w:rPr>
          <w:rFonts w:ascii="Times New Roman" w:eastAsia="仿宋_GB2312" w:hAnsi="Times New Roman" w:cs="Times New Roman"/>
          <w:sz w:val="20"/>
          <w:szCs w:val="20"/>
        </w:rPr>
        <w:t>7</w:t>
      </w:r>
      <w:ins w:id="630" w:author="Xuning Wei12232" w:date="2026-10-19T20:36:00Z">
        <w:r>
          <w:rPr>
            <w:rFonts w:ascii="Times New Roman" w:eastAsia="仿宋_GB2312" w:hAnsi="Times New Roman" w:cs="Times New Roman"/>
            <w:sz w:val="20"/>
            <w:szCs w:val="20"/>
            <w:rPrChange w:id="631" w:author="Xuning Wei12232" w:date="2026-10-24T11:11:00Z">
              <w:rPr>
                <w:rFonts w:ascii="Times New Roman" w:eastAsia="仿宋_GB2312" w:hAnsi="Times New Roman" w:cs="Times New Roman"/>
                <w:color w:val="FF0000"/>
                <w:sz w:val="20"/>
                <w:szCs w:val="20"/>
              </w:rPr>
            </w:rPrChange>
          </w:rPr>
          <w:t>)</w:t>
        </w:r>
      </w:ins>
    </w:p>
    <w:p w14:paraId="3121CAC1" w14:textId="77777777" w:rsidR="00652DEA" w:rsidRDefault="00C15CB5">
      <w:pPr>
        <w:spacing w:beforeLines="50" w:before="120" w:afterLines="50" w:after="120" w:line="360" w:lineRule="auto"/>
        <w:contextualSpacing/>
        <w:jc w:val="both"/>
        <w:rPr>
          <w:del w:id="632" w:author="Xuning Wei12232" w:date="2026-10-19T20:37:00Z"/>
          <w:rFonts w:ascii="Times New Roman" w:eastAsia="仿宋_GB2312" w:hAnsi="Times New Roman" w:cs="Times New Roman"/>
          <w:sz w:val="20"/>
          <w:szCs w:val="20"/>
          <w:lang w:eastAsia="zh-CN"/>
        </w:rPr>
      </w:pPr>
      <w:del w:id="633" w:author="Xuning Wei12232" w:date="2026-10-19T20:37:00Z">
        <w:r>
          <w:rPr>
            <w:rFonts w:ascii="Times New Roman" w:eastAsia="仿宋_GB2312" w:hAnsi="Times New Roman" w:cs="Times New Roman"/>
            <w:sz w:val="20"/>
            <w:szCs w:val="20"/>
            <w:rPrChange w:id="634"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635" w:author="Xuning Wei12232" w:date="2026-10-19T20:35:00Z">
        <w:r>
          <w:rPr>
            <w:rFonts w:ascii="Times New Roman" w:eastAsia="仿宋_GB2312" w:hAnsi="Times New Roman" w:cs="Times New Roman"/>
            <w:sz w:val="20"/>
            <w:szCs w:val="20"/>
            <w:rPrChange w:id="636" w:author="Xuning Wei12232" w:date="2026-10-24T11:11:00Z">
              <w:rPr>
                <w:rFonts w:ascii="Times New Roman" w:eastAsia="仿宋_GB2312" w:hAnsi="Times New Roman" w:cs="Times New Roman"/>
                <w:color w:val="0000FF"/>
                <w:sz w:val="20"/>
                <w:szCs w:val="20"/>
              </w:rPr>
            </w:rPrChange>
          </w:rPr>
          <w:delText xml:space="preserve"> 2-CTC Resin</w:delText>
        </w:r>
      </w:del>
      <w:del w:id="637" w:author="Xuning Wei12232" w:date="2026-10-19T20:37:00Z">
        <w:r>
          <w:rPr>
            <w:rFonts w:ascii="Times New Roman" w:eastAsia="仿宋_GB2312" w:hAnsi="Times New Roman" w:cs="Times New Roman"/>
            <w:sz w:val="20"/>
            <w:szCs w:val="20"/>
            <w:rPrChange w:id="638"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639" w:author="Xuning Wei12232" w:date="2026-10-24T11:11:00Z">
              <w:rPr>
                <w:rFonts w:ascii="Times New Roman" w:eastAsia="仿宋_GB2312" w:hAnsi="Times New Roman" w:cs="Times New Roman"/>
                <w:color w:val="0000FF"/>
                <w:sz w:val="20"/>
                <w:szCs w:val="20"/>
                <w:lang w:eastAsia="zh-CN"/>
              </w:rPr>
            </w:rPrChange>
          </w:rPr>
          <w:delText xml:space="preserve"> </w:delText>
        </w:r>
      </w:del>
      <w:del w:id="640" w:author="Xuning Wei12232" w:date="2026-10-19T20:33:00Z">
        <w:r>
          <w:rPr>
            <w:rFonts w:ascii="Times New Roman" w:eastAsia="仿宋_GB2312" w:hAnsi="Times New Roman" w:cs="Times New Roman"/>
            <w:sz w:val="20"/>
            <w:szCs w:val="20"/>
            <w:lang w:eastAsia="zh-CN"/>
            <w:rPrChange w:id="641"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642"/>
        <w:commentRangeStart w:id="643"/>
        <w:r>
          <w:rPr>
            <w:rFonts w:ascii="Times New Roman" w:eastAsia="仿宋_GB2312" w:hAnsi="Times New Roman" w:cs="Times New Roman"/>
            <w:sz w:val="20"/>
            <w:szCs w:val="20"/>
            <w:lang w:eastAsia="zh-CN"/>
          </w:rPr>
          <w:delText>2-CTC Resin</w:delText>
        </w:r>
        <w:commentRangeEnd w:id="642"/>
        <w:r>
          <w:rPr>
            <w:rStyle w:val="affe"/>
            <w:rFonts w:ascii="Times New Roman" w:eastAsia="仿宋_GB2312" w:hAnsi="Times New Roman" w:cs="Times New Roman"/>
            <w:sz w:val="20"/>
            <w:szCs w:val="20"/>
            <w:lang w:eastAsia="zh-CN"/>
          </w:rPr>
          <w:commentReference w:id="642"/>
        </w:r>
        <w:commentRangeEnd w:id="643"/>
        <w:r>
          <w:rPr>
            <w:rStyle w:val="affe"/>
            <w:rFonts w:ascii="Times New Roman" w:eastAsia="仿宋_GB2312" w:hAnsi="Times New Roman" w:cs="Times New Roman"/>
            <w:sz w:val="20"/>
            <w:szCs w:val="20"/>
            <w:lang w:eastAsia="zh-CN"/>
          </w:rPr>
          <w:commentReference w:id="643"/>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644"/>
        <w:commentRangeStart w:id="645"/>
        <w:commentRangeEnd w:id="644"/>
        <w:r>
          <w:rPr>
            <w:rStyle w:val="affe"/>
            <w:rFonts w:ascii="Times New Roman" w:eastAsia="仿宋_GB2312" w:hAnsi="Times New Roman" w:cs="Times New Roman"/>
            <w:sz w:val="20"/>
            <w:szCs w:val="20"/>
            <w:lang w:eastAsia="zh-CN"/>
          </w:rPr>
          <w:commentReference w:id="644"/>
        </w:r>
        <w:commentRangeEnd w:id="645"/>
        <w:r>
          <w:rPr>
            <w:rStyle w:val="affe"/>
            <w:rFonts w:ascii="Times New Roman" w:eastAsia="仿宋_GB2312" w:hAnsi="Times New Roman" w:cs="Times New Roman"/>
            <w:sz w:val="20"/>
            <w:szCs w:val="20"/>
            <w:lang w:eastAsia="zh-CN"/>
          </w:rPr>
          <w:commentReference w:id="645"/>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646"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647"/>
        <w:commentRangeStart w:id="648"/>
        <w:r>
          <w:rPr>
            <w:rFonts w:ascii="Times New Roman" w:eastAsia="仿宋_GB2312" w:hAnsi="Times New Roman" w:cs="Times New Roman"/>
            <w:sz w:val="20"/>
            <w:szCs w:val="20"/>
            <w:lang w:eastAsia="zh-CN"/>
          </w:rPr>
          <w:delText>materials</w:delText>
        </w:r>
        <w:commentRangeEnd w:id="647"/>
        <w:r>
          <w:rPr>
            <w:rStyle w:val="affe"/>
            <w:rFonts w:ascii="Times New Roman" w:eastAsia="仿宋_GB2312" w:hAnsi="Times New Roman" w:cs="Times New Roman"/>
            <w:sz w:val="20"/>
            <w:szCs w:val="20"/>
          </w:rPr>
          <w:commentReference w:id="647"/>
        </w:r>
        <w:commentRangeEnd w:id="648"/>
        <w:r>
          <w:rPr>
            <w:rStyle w:val="affe"/>
            <w:rFonts w:ascii="Times New Roman" w:eastAsia="仿宋_GB2312" w:hAnsi="Times New Roman" w:cs="Times New Roman"/>
            <w:sz w:val="20"/>
            <w:szCs w:val="20"/>
          </w:rPr>
          <w:commentReference w:id="648"/>
        </w:r>
        <w:r>
          <w:rPr>
            <w:rFonts w:ascii="Times New Roman" w:eastAsia="仿宋_GB2312" w:hAnsi="Times New Roman" w:cs="Times New Roman"/>
            <w:sz w:val="20"/>
            <w:szCs w:val="20"/>
          </w:rPr>
          <w:delText xml:space="preserve"> </w:delText>
        </w:r>
      </w:del>
      <w:del w:id="649"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650"/>
        <w:commentRangeStart w:id="651"/>
        <w:r>
          <w:rPr>
            <w:rFonts w:ascii="Times New Roman" w:eastAsia="仿宋_GB2312" w:hAnsi="Times New Roman" w:cs="Times New Roman"/>
            <w:sz w:val="20"/>
            <w:szCs w:val="20"/>
            <w:lang w:eastAsia="zh-CN"/>
          </w:rPr>
          <w:delText xml:space="preserve">. </w:delText>
        </w:r>
        <w:commentRangeEnd w:id="650"/>
        <w:r>
          <w:rPr>
            <w:rStyle w:val="affe"/>
            <w:rFonts w:ascii="Times New Roman" w:eastAsia="仿宋_GB2312" w:hAnsi="Times New Roman" w:cs="Times New Roman"/>
            <w:sz w:val="20"/>
            <w:szCs w:val="20"/>
            <w:lang w:eastAsia="zh-CN"/>
            <w:rPrChange w:id="652" w:author="Xuning Wei12232" w:date="2026-10-24T11:11:00Z">
              <w:rPr>
                <w:rStyle w:val="affe"/>
                <w:rFonts w:ascii="Times New Roman" w:eastAsia="仿宋_GB2312" w:hAnsi="Times New Roman" w:cs="Times New Roman"/>
                <w:color w:val="0000FF"/>
                <w:sz w:val="20"/>
                <w:szCs w:val="20"/>
                <w:lang w:eastAsia="zh-CN"/>
              </w:rPr>
            </w:rPrChange>
          </w:rPr>
          <w:commentReference w:id="650"/>
        </w:r>
        <w:commentRangeEnd w:id="651"/>
        <w:r>
          <w:rPr>
            <w:rStyle w:val="affe"/>
            <w:rFonts w:ascii="Times New Roman" w:eastAsia="仿宋_GB2312" w:hAnsi="Times New Roman" w:cs="Times New Roman"/>
            <w:sz w:val="20"/>
            <w:szCs w:val="20"/>
            <w:lang w:eastAsia="zh-CN"/>
            <w:rPrChange w:id="653" w:author="Xuning Wei12232" w:date="2026-10-24T11:11:00Z">
              <w:rPr>
                <w:rStyle w:val="affe"/>
                <w:rFonts w:ascii="Times New Roman" w:eastAsia="仿宋_GB2312" w:hAnsi="Times New Roman" w:cs="Times New Roman"/>
                <w:color w:val="0000FF"/>
                <w:sz w:val="20"/>
                <w:szCs w:val="20"/>
                <w:lang w:eastAsia="zh-CN"/>
              </w:rPr>
            </w:rPrChange>
          </w:rPr>
          <w:commentReference w:id="651"/>
        </w:r>
        <w:r>
          <w:rPr>
            <w:rFonts w:ascii="Times New Roman" w:eastAsia="仿宋_GB2312" w:hAnsi="Times New Roman" w:cs="Times New Roman"/>
            <w:sz w:val="20"/>
            <w:szCs w:val="20"/>
            <w:lang w:eastAsia="zh-CN"/>
            <w:rPrChange w:id="654"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655" w:name="_Toc243596290"/>
        <w:bookmarkEnd w:id="655"/>
      </w:del>
    </w:p>
    <w:p w14:paraId="0CD34BE2"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56" w:name="_Toc253738405"/>
      <w:bookmarkStart w:id="657" w:name="_Toc294622978"/>
      <w:bookmarkStart w:id="658" w:name="_Toc243596291"/>
      <w:r>
        <w:rPr>
          <w:rFonts w:ascii="Times New Roman" w:eastAsia="仿宋_GB2312" w:hAnsi="Times New Roman" w:cs="Times New Roman"/>
          <w:sz w:val="21"/>
          <w:szCs w:val="21"/>
        </w:rPr>
        <w:t>Validation Type</w:t>
      </w:r>
      <w:bookmarkEnd w:id="656"/>
      <w:bookmarkEnd w:id="657"/>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658"/>
    </w:p>
    <w:p w14:paraId="7955F93B" w14:textId="68750285"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w:t>
      </w:r>
      <w:r w:rsidR="0096200E">
        <w:rPr>
          <w:rFonts w:ascii="Times New Roman" w:eastAsia="仿宋_GB2312" w:hAnsi="Times New Roman" w:cs="Times New Roman"/>
          <w:sz w:val="20"/>
          <w:szCs w:val="20"/>
        </w:rPr>
        <w:t>αMe</w:t>
      </w:r>
      <w:r>
        <w:rPr>
          <w:rFonts w:ascii="Times New Roman" w:eastAsia="仿宋_GB2312" w:hAnsi="Times New Roman" w:cs="Times New Roman"/>
          <w:sz w:val="20"/>
          <w:szCs w:val="20"/>
        </w:rPr>
        <w:t>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4A12F4B6" w14:textId="40F3BB52"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The validation strategy has been established using a science- and risk-based assessment of process knowledge, process complexity, sources of variability and the relationship between material attributes/process par</w:t>
      </w:r>
      <w:r w:rsidR="0096200E">
        <w:rPr>
          <w:rFonts w:ascii="Times New Roman" w:eastAsia="仿宋_GB2312" w:hAnsi="Times New Roman" w:cs="Times New Roman"/>
          <w:sz w:val="20"/>
          <w:szCs w:val="20"/>
          <w:lang w:eastAsia="zh-CN"/>
        </w:rPr>
        <w:t>αMe</w:t>
      </w:r>
      <w:r>
        <w:rPr>
          <w:rFonts w:ascii="Times New Roman" w:eastAsia="仿宋_GB2312" w:hAnsi="Times New Roman" w:cs="Times New Roman"/>
          <w:sz w:val="20"/>
          <w:szCs w:val="20"/>
          <w:lang w:eastAsia="zh-CN"/>
        </w:rPr>
        <w:t xml:space="preserv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659" w:author="Xuning Wei12232" w:date="2026-10-19T20:39:00Z">
        <w:r>
          <w:rPr>
            <w:rFonts w:ascii="Times New Roman" w:eastAsia="仿宋_GB2312" w:hAnsi="Times New Roman" w:cs="Times New Roman"/>
            <w:sz w:val="20"/>
            <w:szCs w:val="20"/>
            <w:lang w:eastAsia="zh-CN"/>
          </w:rPr>
          <w:delText>(3)</w:delText>
        </w:r>
      </w:del>
      <w:ins w:id="660"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661" w:author="Xuning Wei12232" w:date="2026-10-18T09:23:00Z">
        <w:r>
          <w:rPr>
            <w:rFonts w:ascii="Times New Roman" w:eastAsia="仿宋_GB2312" w:hAnsi="Times New Roman" w:cs="Times New Roman"/>
            <w:sz w:val="20"/>
            <w:szCs w:val="20"/>
            <w:lang w:eastAsia="zh-CN"/>
          </w:rPr>
          <w:t>All</w:t>
        </w:r>
      </w:ins>
      <w:del w:id="662"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663" w:author="Xuning Wei12232" w:date="2026-10-18T09:24:00Z">
        <w:r>
          <w:rPr>
            <w:rFonts w:ascii="Times New Roman" w:eastAsia="仿宋_GB2312" w:hAnsi="Times New Roman" w:cs="Times New Roman"/>
            <w:bCs w:val="0"/>
            <w:sz w:val="20"/>
            <w:szCs w:val="20"/>
          </w:rPr>
          <w:t>in the s</w:t>
        </w:r>
      </w:ins>
      <w:r w:rsidR="0096200E">
        <w:rPr>
          <w:rFonts w:ascii="Times New Roman" w:eastAsia="仿宋_GB2312" w:hAnsi="Times New Roman" w:cs="Times New Roman"/>
          <w:bCs w:val="0"/>
          <w:sz w:val="20"/>
          <w:szCs w:val="20"/>
        </w:rPr>
        <w:t>αMe</w:t>
      </w:r>
      <w:ins w:id="664" w:author="Xuning Wei12232" w:date="2026-10-18T09:24:00Z">
        <w:r>
          <w:rPr>
            <w:rFonts w:ascii="Times New Roman" w:eastAsia="仿宋_GB2312" w:hAnsi="Times New Roman" w:cs="Times New Roman"/>
            <w:bCs w:val="0"/>
            <w:sz w:val="20"/>
            <w:szCs w:val="20"/>
          </w:rPr>
          <w:t xml:space="preserv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665" w:author="Xuning Wei12232" w:date="2026-10-19T20:40:00Z">
        <w:r>
          <w:rPr>
            <w:rFonts w:ascii="Times New Roman" w:eastAsia="仿宋_GB2312" w:hAnsi="Times New Roman" w:cs="Times New Roman"/>
            <w:sz w:val="20"/>
            <w:szCs w:val="20"/>
            <w:lang w:eastAsia="zh-CN"/>
          </w:rPr>
          <w:delText xml:space="preserve"> </w:delText>
        </w:r>
        <w:commentRangeStart w:id="666"/>
        <w:commentRangeStart w:id="667"/>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668"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666"/>
      <w:r>
        <w:rPr>
          <w:rStyle w:val="affe"/>
          <w:rFonts w:ascii="Times New Roman" w:eastAsia="仿宋_GB2312" w:hAnsi="Times New Roman" w:cs="Times New Roman"/>
          <w:sz w:val="20"/>
          <w:szCs w:val="20"/>
          <w:lang w:eastAsia="zh-CN"/>
          <w:rPrChange w:id="669" w:author="Xuning Wei12232" w:date="2026-10-24T11:11:00Z">
            <w:rPr>
              <w:rStyle w:val="affe"/>
              <w:rFonts w:ascii="Times New Roman" w:eastAsia="仿宋_GB2312" w:hAnsi="Times New Roman" w:cs="Times New Roman"/>
              <w:color w:val="0000FF"/>
              <w:sz w:val="20"/>
              <w:szCs w:val="20"/>
              <w:lang w:eastAsia="zh-CN"/>
            </w:rPr>
          </w:rPrChange>
        </w:rPr>
        <w:commentReference w:id="666"/>
      </w:r>
      <w:commentRangeEnd w:id="667"/>
      <w:r>
        <w:rPr>
          <w:rStyle w:val="affe"/>
          <w:rFonts w:ascii="Times New Roman" w:eastAsia="仿宋_GB2312" w:hAnsi="Times New Roman" w:cs="Times New Roman"/>
          <w:sz w:val="20"/>
          <w:szCs w:val="20"/>
          <w:lang w:eastAsia="zh-CN"/>
          <w:rPrChange w:id="670" w:author="Xuning Wei12232" w:date="2026-10-24T11:11:00Z">
            <w:rPr>
              <w:rStyle w:val="affe"/>
              <w:rFonts w:ascii="Times New Roman" w:eastAsia="仿宋_GB2312" w:hAnsi="Times New Roman" w:cs="Times New Roman"/>
              <w:color w:val="0000FF"/>
              <w:sz w:val="20"/>
              <w:szCs w:val="20"/>
              <w:lang w:eastAsia="zh-CN"/>
            </w:rPr>
          </w:rPrChange>
        </w:rPr>
        <w:commentReference w:id="667"/>
      </w:r>
      <w:r>
        <w:rPr>
          <w:rFonts w:ascii="Times New Roman" w:eastAsia="仿宋_GB2312" w:hAnsi="Times New Roman" w:cs="Times New Roman"/>
          <w:sz w:val="20"/>
          <w:szCs w:val="20"/>
          <w:lang w:eastAsia="zh-CN"/>
          <w:rPrChange w:id="671" w:author="Xuning Wei12232" w:date="2026-10-24T11:11:00Z">
            <w:rPr>
              <w:rFonts w:ascii="Times New Roman" w:eastAsia="仿宋_GB2312" w:hAnsi="Times New Roman" w:cs="Times New Roman"/>
              <w:color w:val="0000FF"/>
              <w:sz w:val="20"/>
              <w:szCs w:val="20"/>
              <w:lang w:eastAsia="zh-CN"/>
            </w:rPr>
          </w:rPrChange>
        </w:rPr>
        <w:t xml:space="preserve">(refer to </w:t>
      </w:r>
      <w:del w:id="672" w:author="Xuning Wei12232" w:date="2026-10-18T11:00:00Z">
        <w:r>
          <w:rPr>
            <w:rFonts w:ascii="Times New Roman" w:eastAsia="仿宋_GB2312" w:hAnsi="Times New Roman" w:cs="Times New Roman"/>
            <w:sz w:val="18"/>
            <w:szCs w:val="18"/>
            <w:lang w:eastAsia="zh-CN"/>
            <w:rPrChange w:id="673" w:author="Xuning Wei12232" w:date="2026-10-24T11:11:00Z">
              <w:rPr>
                <w:rFonts w:ascii="Times New Roman" w:eastAsia="仿宋_GB2312" w:hAnsi="Times New Roman" w:cs="Times New Roman"/>
                <w:color w:val="0000FF"/>
                <w:sz w:val="18"/>
                <w:szCs w:val="18"/>
                <w:lang w:eastAsia="zh-CN"/>
              </w:rPr>
            </w:rPrChange>
          </w:rPr>
          <w:delText>MOR-TJ414002001.04</w:delText>
        </w:r>
      </w:del>
      <w:ins w:id="674" w:author="Xuning Wei12232" w:date="2026-10-18T11:01:00Z">
        <w:r>
          <w:rPr>
            <w:rFonts w:ascii="Times New Roman" w:eastAsia="仿宋_GB2312" w:hAnsi="Times New Roman" w:cs="Times New Roman"/>
            <w:sz w:val="18"/>
            <w:szCs w:val="18"/>
            <w:lang w:eastAsia="zh-CN"/>
            <w:rPrChange w:id="675"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676" w:author="Xuning Wei12232" w:date="2026-10-24T11:11:00Z">
            <w:rPr>
              <w:rFonts w:ascii="Times New Roman" w:eastAsia="仿宋_GB2312" w:hAnsi="Times New Roman" w:cs="Times New Roman"/>
              <w:color w:val="0000FF"/>
              <w:sz w:val="20"/>
              <w:szCs w:val="20"/>
              <w:lang w:eastAsia="zh-CN"/>
            </w:rPr>
          </w:rPrChange>
        </w:rPr>
        <w:t>)</w:t>
      </w:r>
      <w:ins w:id="677" w:author="Xuning Wei12232" w:date="2026-10-19T20:40:00Z">
        <w:r>
          <w:rPr>
            <w:rFonts w:ascii="Times New Roman" w:eastAsia="仿宋_GB2312" w:hAnsi="Times New Roman" w:cs="Times New Roman"/>
            <w:sz w:val="20"/>
            <w:szCs w:val="20"/>
            <w:lang w:eastAsia="zh-CN"/>
            <w:rPrChange w:id="678"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679" w:author="Xuning Wei12232" w:date="2026-10-24T11:11:00Z">
            <w:rPr>
              <w:rFonts w:ascii="Times New Roman" w:eastAsia="仿宋_GB2312" w:hAnsi="Times New Roman" w:cs="Times New Roman"/>
              <w:color w:val="0000FF"/>
              <w:sz w:val="20"/>
              <w:szCs w:val="20"/>
              <w:lang w:eastAsia="zh-CN"/>
            </w:rPr>
          </w:rPrChange>
        </w:rPr>
        <w:t>.</w:t>
      </w:r>
    </w:p>
    <w:p w14:paraId="0FC7C4BE"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680" w:name="_Toc133330361"/>
      <w:bookmarkStart w:id="681" w:name="_Toc132896782"/>
      <w:bookmarkStart w:id="682" w:name="_Toc133330182"/>
      <w:bookmarkStart w:id="683" w:name="_Toc133330118"/>
      <w:bookmarkStart w:id="684" w:name="_Toc133330362"/>
      <w:bookmarkStart w:id="685" w:name="_Toc132896966"/>
      <w:bookmarkStart w:id="686" w:name="_Toc133330117"/>
      <w:bookmarkStart w:id="687" w:name="_Toc133330181"/>
      <w:bookmarkStart w:id="688" w:name="_Toc133331115"/>
      <w:bookmarkStart w:id="689" w:name="_Toc133330995"/>
      <w:bookmarkStart w:id="690" w:name="_Toc133330993"/>
      <w:bookmarkStart w:id="691" w:name="_Toc133330359"/>
      <w:bookmarkStart w:id="692" w:name="_Toc133330179"/>
      <w:bookmarkStart w:id="693" w:name="_Toc133330991"/>
      <w:bookmarkStart w:id="694" w:name="_Toc132896781"/>
      <w:bookmarkStart w:id="695" w:name="_Toc132896962"/>
      <w:bookmarkStart w:id="696" w:name="_Toc133330360"/>
      <w:bookmarkStart w:id="697" w:name="_Toc133330116"/>
      <w:bookmarkStart w:id="698" w:name="_Toc133330180"/>
      <w:bookmarkStart w:id="699" w:name="_Toc133330183"/>
      <w:bookmarkStart w:id="700" w:name="_Toc133330119"/>
      <w:bookmarkStart w:id="701" w:name="_Toc133330363"/>
      <w:bookmarkStart w:id="702" w:name="_Toc133330994"/>
      <w:bookmarkStart w:id="703" w:name="_Toc133161242"/>
      <w:bookmarkStart w:id="704" w:name="_Toc132896882"/>
      <w:bookmarkStart w:id="705" w:name="_Toc133331116"/>
      <w:bookmarkStart w:id="706" w:name="_Toc133331210"/>
      <w:bookmarkStart w:id="707" w:name="_Toc133331209"/>
      <w:bookmarkStart w:id="708" w:name="_Toc132896965"/>
      <w:bookmarkStart w:id="709" w:name="_Toc133161245"/>
      <w:bookmarkStart w:id="710" w:name="_Toc133330054"/>
      <w:bookmarkStart w:id="711" w:name="_Toc132896880"/>
      <w:bookmarkStart w:id="712" w:name="_Toc132896963"/>
      <w:bookmarkStart w:id="713" w:name="_Toc132896879"/>
      <w:bookmarkStart w:id="714" w:name="_Toc133331114"/>
      <w:bookmarkStart w:id="715" w:name="_Toc132896881"/>
      <w:bookmarkStart w:id="716" w:name="_Toc132896964"/>
      <w:bookmarkStart w:id="717" w:name="_Toc133161244"/>
      <w:bookmarkStart w:id="718" w:name="_Toc132896883"/>
      <w:bookmarkStart w:id="719" w:name="_Toc133331208"/>
      <w:bookmarkStart w:id="720" w:name="_Toc132896783"/>
      <w:bookmarkStart w:id="721" w:name="_Toc133330053"/>
      <w:bookmarkStart w:id="722" w:name="_Toc133331113"/>
      <w:bookmarkStart w:id="723" w:name="_Toc133331207"/>
      <w:bookmarkStart w:id="724" w:name="_Toc133330992"/>
      <w:bookmarkStart w:id="725" w:name="_Toc133331112"/>
      <w:bookmarkStart w:id="726" w:name="_Toc133330115"/>
      <w:bookmarkStart w:id="727" w:name="_Toc133331206"/>
      <w:bookmarkStart w:id="728" w:name="_Toc132896784"/>
      <w:bookmarkStart w:id="729" w:name="_Toc133330052"/>
      <w:bookmarkStart w:id="730" w:name="_Toc133330051"/>
      <w:bookmarkStart w:id="731" w:name="_Toc132896780"/>
      <w:bookmarkStart w:id="732" w:name="_Toc133161246"/>
      <w:bookmarkStart w:id="733" w:name="_Toc133330055"/>
      <w:bookmarkStart w:id="734" w:name="_Toc133161243"/>
      <w:bookmarkStart w:id="735" w:name="_Toc253738409"/>
      <w:bookmarkStart w:id="736" w:name="_Toc294622982"/>
      <w:bookmarkStart w:id="737" w:name="_Toc243596292"/>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r>
        <w:rPr>
          <w:rFonts w:ascii="Times New Roman" w:eastAsia="仿宋_GB2312" w:hAnsi="Times New Roman" w:cs="Times New Roman"/>
          <w:sz w:val="21"/>
          <w:szCs w:val="21"/>
        </w:rPr>
        <w:t xml:space="preserve">Manufacturing, </w:t>
      </w:r>
      <w:bookmarkStart w:id="738" w:name="OLE_LINK3"/>
      <w:r>
        <w:rPr>
          <w:rFonts w:ascii="Times New Roman" w:eastAsia="仿宋_GB2312" w:hAnsi="Times New Roman" w:cs="Times New Roman"/>
          <w:sz w:val="21"/>
          <w:szCs w:val="21"/>
        </w:rPr>
        <w:t>release and stability</w:t>
      </w:r>
      <w:bookmarkEnd w:id="738"/>
      <w:r>
        <w:rPr>
          <w:rFonts w:ascii="Times New Roman" w:eastAsia="仿宋_GB2312" w:hAnsi="Times New Roman" w:cs="Times New Roman"/>
          <w:sz w:val="21"/>
          <w:szCs w:val="21"/>
        </w:rPr>
        <w:t xml:space="preserve"> testing site</w:t>
      </w:r>
      <w:bookmarkEnd w:id="735"/>
      <w:bookmarkEnd w:id="736"/>
      <w:bookmarkEnd w:id="737"/>
    </w:p>
    <w:p w14:paraId="266AEFBB"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23DE523C" w14:textId="77777777" w:rsidR="00652DEA" w:rsidRDefault="00652DEA">
      <w:pPr>
        <w:spacing w:beforeLines="50" w:before="120" w:afterLines="50" w:after="120" w:line="360" w:lineRule="auto"/>
        <w:contextualSpacing/>
        <w:jc w:val="both"/>
        <w:rPr>
          <w:del w:id="739" w:author="Xuning Wei12232" w:date="2026-10-18T11:01:00Z"/>
          <w:rFonts w:ascii="Times New Roman" w:eastAsia="仿宋_GB2312" w:hAnsi="Times New Roman" w:cs="Times New Roman"/>
          <w:sz w:val="20"/>
          <w:szCs w:val="20"/>
        </w:rPr>
      </w:pPr>
    </w:p>
    <w:p w14:paraId="60B529B0"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652DEA" w14:paraId="36F0735E" w14:textId="77777777">
        <w:trPr>
          <w:trHeight w:val="454"/>
          <w:tblHeader/>
        </w:trPr>
        <w:tc>
          <w:tcPr>
            <w:tcW w:w="550" w:type="pct"/>
            <w:shd w:val="pct5" w:color="auto" w:fill="FFFFFF" w:themeFill="background1"/>
            <w:vAlign w:val="center"/>
          </w:tcPr>
          <w:p w14:paraId="27EC9BBD"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04232562"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1A1C9383"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2646A05C" w14:textId="77777777" w:rsidR="00652DEA" w:rsidRDefault="00C15CB5">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652DEA" w14:paraId="52251489" w14:textId="77777777">
        <w:trPr>
          <w:trHeight w:val="454"/>
        </w:trPr>
        <w:tc>
          <w:tcPr>
            <w:tcW w:w="550" w:type="pct"/>
            <w:vMerge w:val="restart"/>
            <w:vAlign w:val="center"/>
          </w:tcPr>
          <w:p w14:paraId="77D71EC0"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4689CB0E" w14:textId="77777777" w:rsidR="00652DEA" w:rsidRDefault="00C15CB5">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TJ4</w:t>
            </w:r>
          </w:p>
        </w:tc>
        <w:tc>
          <w:tcPr>
            <w:tcW w:w="1567" w:type="pct"/>
            <w:vAlign w:val="center"/>
          </w:tcPr>
          <w:p w14:paraId="5BDB6E1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Asymchem TJ4</w:t>
            </w:r>
          </w:p>
        </w:tc>
        <w:tc>
          <w:tcPr>
            <w:tcW w:w="1496" w:type="pct"/>
            <w:vAlign w:val="center"/>
          </w:tcPr>
          <w:p w14:paraId="3D97280C"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Asymchem TJ4</w:t>
            </w:r>
          </w:p>
        </w:tc>
      </w:tr>
      <w:tr w:rsidR="00652DEA" w14:paraId="005F2BD4" w14:textId="77777777">
        <w:trPr>
          <w:trHeight w:val="454"/>
        </w:trPr>
        <w:tc>
          <w:tcPr>
            <w:tcW w:w="550" w:type="pct"/>
            <w:vMerge/>
            <w:vAlign w:val="center"/>
          </w:tcPr>
          <w:p w14:paraId="52E56223" w14:textId="77777777" w:rsidR="00652DEA" w:rsidRDefault="00652DEA">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3747EB0A"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c>
          <w:tcPr>
            <w:tcW w:w="1567" w:type="pct"/>
            <w:vAlign w:val="center"/>
          </w:tcPr>
          <w:p w14:paraId="2FE910C3"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c>
          <w:tcPr>
            <w:tcW w:w="1496" w:type="pct"/>
            <w:vAlign w:val="center"/>
          </w:tcPr>
          <w:p w14:paraId="05054402" w14:textId="77777777" w:rsidR="00652DEA" w:rsidRDefault="00C15CB5">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No.265, South Avenue, Binhai New Area TEDA, Tianjin, 300462, China</w:t>
            </w:r>
          </w:p>
        </w:tc>
      </w:tr>
    </w:tbl>
    <w:p w14:paraId="15AD6F5A" w14:textId="77777777" w:rsidR="00652DEA" w:rsidRDefault="00C15CB5">
      <w:pPr>
        <w:pStyle w:val="1"/>
        <w:numPr>
          <w:ilvl w:val="0"/>
          <w:numId w:val="1"/>
        </w:numPr>
        <w:spacing w:beforeLines="100" w:afterLines="100" w:after="240"/>
        <w:rPr>
          <w:del w:id="740" w:author="Xuning Wei12232" w:date="2026-10-16T07:59:00Z"/>
          <w:rFonts w:ascii="Times New Roman" w:hAnsi="Times New Roman" w:cs="Times New Roman"/>
        </w:rPr>
      </w:pPr>
      <w:bookmarkStart w:id="741" w:name="_Toc294622985"/>
      <w:bookmarkStart w:id="742" w:name="_Toc253738413"/>
      <w:del w:id="743" w:author="Xuning Wei12232" w:date="2026-10-16T07:59:00Z">
        <w:r>
          <w:rPr>
            <w:rFonts w:ascii="Times New Roman" w:eastAsia="仿宋_GB2312" w:hAnsi="Times New Roman" w:cs="Times New Roman"/>
            <w:b w:val="0"/>
            <w:sz w:val="21"/>
            <w:szCs w:val="21"/>
          </w:rPr>
          <w:delText xml:space="preserve">PPQ Acceptance </w:delText>
        </w:r>
        <w:commentRangeStart w:id="744"/>
        <w:commentRangeStart w:id="745"/>
        <w:r>
          <w:rPr>
            <w:rFonts w:ascii="Times New Roman" w:eastAsia="仿宋_GB2312" w:hAnsi="Times New Roman" w:cs="Times New Roman"/>
            <w:b w:val="0"/>
            <w:sz w:val="21"/>
            <w:szCs w:val="21"/>
          </w:rPr>
          <w:delText>criteria</w:delText>
        </w:r>
        <w:bookmarkStart w:id="746" w:name="_Toc243596293"/>
        <w:bookmarkStart w:id="747" w:name="_Toc243211817"/>
        <w:bookmarkStart w:id="748" w:name="_Toc243211441"/>
        <w:bookmarkEnd w:id="746"/>
        <w:bookmarkEnd w:id="747"/>
        <w:bookmarkEnd w:id="748"/>
        <w:commentRangeEnd w:id="744"/>
        <w:r>
          <w:rPr>
            <w:rStyle w:val="affe"/>
            <w:rFonts w:ascii="Times New Roman" w:hAnsi="Times New Roman" w:cs="Times New Roman"/>
            <w:sz w:val="32"/>
            <w:szCs w:val="32"/>
          </w:rPr>
          <w:commentReference w:id="744"/>
        </w:r>
        <w:commentRangeEnd w:id="745"/>
        <w:r>
          <w:rPr>
            <w:rStyle w:val="affe"/>
            <w:rFonts w:ascii="Times New Roman" w:hAnsi="Times New Roman" w:cs="Times New Roman"/>
            <w:sz w:val="32"/>
            <w:szCs w:val="32"/>
          </w:rPr>
          <w:commentReference w:id="745"/>
        </w:r>
      </w:del>
    </w:p>
    <w:bookmarkEnd w:id="741"/>
    <w:bookmarkEnd w:id="742"/>
    <w:p w14:paraId="49A5B4C7" w14:textId="77777777" w:rsidR="00652DEA" w:rsidRDefault="00C15CB5">
      <w:pPr>
        <w:spacing w:beforeLines="50" w:before="120" w:afterLines="50" w:after="120" w:line="360" w:lineRule="auto"/>
        <w:jc w:val="both"/>
        <w:rPr>
          <w:del w:id="749" w:author="Xuning Wei12232" w:date="2026-10-16T07:59:00Z"/>
          <w:rFonts w:ascii="Times New Roman" w:eastAsia="仿宋_GB2312" w:hAnsi="Times New Roman" w:cs="Times New Roman"/>
          <w:sz w:val="20"/>
          <w:szCs w:val="20"/>
          <w:lang w:eastAsia="zh-CN"/>
        </w:rPr>
      </w:pPr>
      <w:del w:id="750"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751" w:name="_Toc243211442"/>
        <w:bookmarkStart w:id="752" w:name="_Toc243211818"/>
        <w:bookmarkStart w:id="753" w:name="_Toc243596294"/>
        <w:bookmarkEnd w:id="751"/>
        <w:bookmarkEnd w:id="752"/>
        <w:bookmarkEnd w:id="753"/>
      </w:del>
    </w:p>
    <w:p w14:paraId="76B67B90" w14:textId="77777777" w:rsidR="00652DEA" w:rsidRDefault="00C15CB5">
      <w:pPr>
        <w:pStyle w:val="aff2"/>
        <w:numPr>
          <w:ilvl w:val="0"/>
          <w:numId w:val="4"/>
        </w:numPr>
        <w:spacing w:beforeLines="50" w:before="120" w:afterLines="50" w:after="120" w:line="360" w:lineRule="auto"/>
        <w:jc w:val="both"/>
        <w:rPr>
          <w:del w:id="754" w:author="Xuning Wei12232" w:date="2026-10-16T07:59:00Z"/>
          <w:rFonts w:ascii="Times New Roman" w:eastAsia="仿宋_GB2312" w:hAnsi="Times New Roman" w:cs="Times New Roman"/>
          <w:sz w:val="20"/>
          <w:szCs w:val="20"/>
        </w:rPr>
      </w:pPr>
      <w:bookmarkStart w:id="755" w:name="_Toc45802434"/>
      <w:del w:id="756"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757" w:name="_Toc243211819"/>
        <w:bookmarkStart w:id="758" w:name="_Toc243211443"/>
        <w:bookmarkStart w:id="759" w:name="_Toc243596295"/>
        <w:bookmarkEnd w:id="757"/>
        <w:bookmarkEnd w:id="758"/>
        <w:bookmarkEnd w:id="759"/>
      </w:del>
    </w:p>
    <w:p w14:paraId="5E75E30D" w14:textId="77777777" w:rsidR="00652DEA" w:rsidRDefault="00C15CB5">
      <w:pPr>
        <w:pStyle w:val="aff2"/>
        <w:numPr>
          <w:ilvl w:val="0"/>
          <w:numId w:val="4"/>
        </w:numPr>
        <w:spacing w:beforeLines="50" w:before="120" w:afterLines="50" w:after="120" w:line="360" w:lineRule="auto"/>
        <w:contextualSpacing w:val="0"/>
        <w:jc w:val="both"/>
        <w:rPr>
          <w:del w:id="760" w:author="Xuning Wei12232" w:date="2026-10-16T07:59:00Z"/>
          <w:rFonts w:ascii="Times New Roman" w:eastAsia="仿宋_GB2312" w:hAnsi="Times New Roman" w:cs="Times New Roman"/>
          <w:sz w:val="20"/>
          <w:szCs w:val="20"/>
          <w:lang w:eastAsia="zh-CN"/>
        </w:rPr>
      </w:pPr>
      <w:bookmarkStart w:id="761" w:name="_Toc45802437"/>
      <w:bookmarkEnd w:id="755"/>
      <w:commentRangeStart w:id="762"/>
      <w:commentRangeStart w:id="763"/>
      <w:commentRangeEnd w:id="762"/>
      <w:del w:id="764" w:author="Xuning Wei12232" w:date="2026-10-16T07:59:00Z">
        <w:r>
          <w:rPr>
            <w:rStyle w:val="affe"/>
            <w:rFonts w:ascii="Times New Roman" w:eastAsia="仿宋_GB2312" w:hAnsi="Times New Roman"/>
          </w:rPr>
          <w:commentReference w:id="762"/>
        </w:r>
        <w:commentRangeEnd w:id="763"/>
        <w:r>
          <w:rPr>
            <w:rStyle w:val="affe"/>
            <w:rFonts w:ascii="Times New Roman" w:eastAsia="仿宋_GB2312" w:hAnsi="Times New Roman"/>
          </w:rPr>
          <w:commentReference w:id="763"/>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765" w:name="_Toc243211444"/>
        <w:bookmarkStart w:id="766" w:name="_Toc243211820"/>
        <w:bookmarkStart w:id="767" w:name="_Toc243596296"/>
        <w:bookmarkEnd w:id="761"/>
        <w:bookmarkEnd w:id="765"/>
        <w:bookmarkEnd w:id="766"/>
        <w:bookmarkEnd w:id="767"/>
      </w:del>
    </w:p>
    <w:p w14:paraId="5027A68F" w14:textId="77777777" w:rsidR="00652DEA" w:rsidRDefault="00C15CB5">
      <w:pPr>
        <w:pStyle w:val="aff2"/>
        <w:numPr>
          <w:ilvl w:val="0"/>
          <w:numId w:val="4"/>
        </w:numPr>
        <w:spacing w:beforeLines="50" w:before="120" w:afterLines="50" w:after="120" w:line="360" w:lineRule="auto"/>
        <w:contextualSpacing w:val="0"/>
        <w:jc w:val="both"/>
        <w:rPr>
          <w:del w:id="768" w:author="Xuning Wei12232" w:date="2026-10-16T07:59:00Z"/>
          <w:rFonts w:ascii="Times New Roman" w:eastAsia="仿宋_GB2312" w:hAnsi="Times New Roman" w:cs="Times New Roman"/>
          <w:sz w:val="20"/>
          <w:szCs w:val="20"/>
          <w:lang w:eastAsia="zh-CN"/>
        </w:rPr>
      </w:pPr>
      <w:del w:id="769" w:author="Xuning Wei12232" w:date="2026-10-16T07:59:00Z">
        <w:r>
          <w:rPr>
            <w:rFonts w:ascii="Times New Roman" w:hAnsi="Times New Roman" w:cs="Times New Roman"/>
            <w:sz w:val="21"/>
            <w:szCs w:val="21"/>
            <w:rPrChange w:id="770"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771"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772"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773"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774"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775"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776"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777"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778"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779"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780" w:name="_Toc243211445"/>
        <w:bookmarkStart w:id="781" w:name="_Toc243211821"/>
        <w:bookmarkStart w:id="782" w:name="_Toc243596297"/>
        <w:bookmarkEnd w:id="780"/>
        <w:bookmarkEnd w:id="781"/>
        <w:bookmarkEnd w:id="782"/>
      </w:del>
    </w:p>
    <w:p w14:paraId="7D62F9E0" w14:textId="77777777" w:rsidR="00652DEA" w:rsidRPr="00652DEA" w:rsidRDefault="00C15CB5">
      <w:pPr>
        <w:pStyle w:val="aff2"/>
        <w:numPr>
          <w:ilvl w:val="0"/>
          <w:numId w:val="4"/>
        </w:numPr>
        <w:spacing w:beforeLines="50" w:before="120" w:afterLines="50" w:after="120" w:line="360" w:lineRule="auto"/>
        <w:contextualSpacing w:val="0"/>
        <w:jc w:val="both"/>
        <w:rPr>
          <w:del w:id="783" w:author="Xuning Wei12232" w:date="2026-10-16T07:59:00Z"/>
          <w:rFonts w:ascii="Times New Roman" w:eastAsia="仿宋_GB2312" w:hAnsi="Times New Roman" w:cs="Times New Roman"/>
          <w:sz w:val="20"/>
          <w:szCs w:val="20"/>
          <w:lang w:eastAsia="zh-CN"/>
          <w:rPrChange w:id="784" w:author="Xuning Wei12232" w:date="2026-10-24T11:11:00Z">
            <w:rPr>
              <w:del w:id="785" w:author="Xuning Wei12232" w:date="2026-10-16T07:59:00Z"/>
              <w:rFonts w:ascii="Times New Roman" w:eastAsia="仿宋_GB2312" w:hAnsi="Times New Roman" w:cs="Times New Roman"/>
              <w:color w:val="0000FF"/>
              <w:sz w:val="20"/>
              <w:szCs w:val="20"/>
              <w:lang w:eastAsia="zh-CN"/>
            </w:rPr>
          </w:rPrChange>
        </w:rPr>
      </w:pPr>
      <w:commentRangeStart w:id="786"/>
      <w:commentRangeStart w:id="787"/>
      <w:del w:id="788" w:author="Xuning Wei12232" w:date="2026-10-16T07:59:00Z">
        <w:r>
          <w:rPr>
            <w:rFonts w:ascii="Times New Roman" w:eastAsia="仿宋_GB2312" w:hAnsi="Times New Roman" w:cs="Times New Roman"/>
            <w:sz w:val="21"/>
            <w:szCs w:val="21"/>
            <w:rPrChange w:id="789"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790"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shall be met for additional FIO tests defined in the approved TSP.</w:delText>
        </w:r>
        <w:bookmarkStart w:id="791" w:name="_Toc243211446"/>
        <w:bookmarkStart w:id="792" w:name="_Toc243211822"/>
        <w:bookmarkStart w:id="793" w:name="_Toc243596298"/>
        <w:bookmarkEnd w:id="791"/>
        <w:bookmarkEnd w:id="792"/>
        <w:bookmarkEnd w:id="793"/>
        <w:commentRangeEnd w:id="786"/>
        <w:r w:rsidRPr="00652DEA">
          <w:rPr>
            <w:rStyle w:val="affe"/>
            <w:rFonts w:ascii="Times New Roman" w:eastAsia="仿宋_GB2312" w:hAnsi="Times New Roman" w:cs="Times New Roman"/>
            <w:sz w:val="20"/>
            <w:szCs w:val="20"/>
            <w:lang w:eastAsia="zh-CN"/>
            <w:rPrChange w:id="794" w:author="Xuning Wei12232" w:date="2026-10-24T11:11:00Z">
              <w:rPr>
                <w:rStyle w:val="affe"/>
                <w:rFonts w:ascii="Times New Roman" w:eastAsia="仿宋_GB2312" w:hAnsi="Times New Roman" w:cs="Times New Roman"/>
                <w:color w:val="0000FF"/>
                <w:sz w:val="20"/>
                <w:szCs w:val="20"/>
                <w:lang w:eastAsia="zh-CN"/>
              </w:rPr>
            </w:rPrChange>
          </w:rPr>
          <w:commentReference w:id="786"/>
        </w:r>
        <w:commentRangeEnd w:id="787"/>
        <w:r w:rsidRPr="00652DEA">
          <w:rPr>
            <w:rStyle w:val="affe"/>
            <w:rFonts w:ascii="Times New Roman" w:eastAsia="仿宋_GB2312" w:hAnsi="Times New Roman" w:cs="Times New Roman"/>
            <w:sz w:val="20"/>
            <w:szCs w:val="20"/>
            <w:lang w:eastAsia="zh-CN"/>
            <w:rPrChange w:id="796" w:author="Xuning Wei12232" w:date="2026-10-24T11:11:00Z">
              <w:rPr>
                <w:rStyle w:val="affe"/>
                <w:rFonts w:ascii="Times New Roman" w:eastAsia="仿宋_GB2312" w:hAnsi="Times New Roman" w:cs="Times New Roman"/>
                <w:color w:val="0000FF"/>
                <w:sz w:val="20"/>
                <w:szCs w:val="20"/>
                <w:lang w:eastAsia="zh-CN"/>
              </w:rPr>
            </w:rPrChange>
          </w:rPr>
          <w:commentReference w:id="787"/>
        </w:r>
      </w:del>
    </w:p>
    <w:p w14:paraId="2A3E1EC5" w14:textId="77777777" w:rsidR="00652DEA" w:rsidRPr="00652DEA" w:rsidRDefault="00C15CB5">
      <w:pPr>
        <w:numPr>
          <w:ilvl w:val="0"/>
          <w:numId w:val="4"/>
        </w:numPr>
        <w:spacing w:beforeLines="50" w:before="120" w:afterLines="50" w:after="120" w:line="360" w:lineRule="auto"/>
        <w:jc w:val="both"/>
        <w:rPr>
          <w:del w:id="797" w:author="Xuning Wei12232" w:date="2026-10-16T07:59:00Z"/>
          <w:rFonts w:ascii="Times New Roman" w:eastAsia="仿宋_GB2312" w:hAnsi="Times New Roman" w:cs="Times New Roman"/>
          <w:sz w:val="20"/>
          <w:szCs w:val="20"/>
          <w:lang w:eastAsia="zh-CN"/>
          <w:rPrChange w:id="798" w:author="Xuning Wei12232" w:date="2026-10-24T11:11:00Z">
            <w:rPr>
              <w:del w:id="799" w:author="Xuning Wei12232" w:date="2026-10-16T07:59:00Z"/>
              <w:lang w:eastAsia="zh-CN"/>
            </w:rPr>
          </w:rPrChange>
        </w:rPr>
        <w:pPrChange w:id="800" w:author="Xuning Wei12232" w:date="2026-09-14T18:08:00Z">
          <w:pPr>
            <w:pStyle w:val="aff2"/>
            <w:numPr>
              <w:numId w:val="4"/>
            </w:numPr>
            <w:spacing w:beforeLines="50" w:before="120" w:afterLines="50" w:after="120" w:line="360" w:lineRule="auto"/>
            <w:ind w:left="420" w:hanging="420"/>
            <w:contextualSpacing w:val="0"/>
            <w:jc w:val="both"/>
          </w:pPr>
        </w:pPrChange>
      </w:pPr>
      <w:del w:id="801"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802" w:name="_Toc243211823"/>
        <w:bookmarkStart w:id="803" w:name="_Toc243596299"/>
        <w:bookmarkStart w:id="804" w:name="_Toc243211447"/>
        <w:bookmarkEnd w:id="802"/>
        <w:bookmarkEnd w:id="803"/>
        <w:bookmarkEnd w:id="804"/>
      </w:del>
    </w:p>
    <w:p w14:paraId="5A25C100" w14:textId="77777777" w:rsidR="00652DEA" w:rsidRDefault="00C15CB5">
      <w:pPr>
        <w:pStyle w:val="1"/>
        <w:numPr>
          <w:ilvl w:val="0"/>
          <w:numId w:val="1"/>
        </w:numPr>
        <w:spacing w:beforeLines="100" w:afterLines="50" w:after="120"/>
        <w:rPr>
          <w:rFonts w:ascii="Times New Roman" w:eastAsia="仿宋_GB2312" w:hAnsi="Times New Roman" w:cs="Times New Roman"/>
          <w:sz w:val="21"/>
          <w:szCs w:val="21"/>
        </w:rPr>
      </w:pPr>
      <w:bookmarkStart w:id="805" w:name="_Toc294622986"/>
      <w:bookmarkStart w:id="806" w:name="_Toc253738414"/>
      <w:bookmarkStart w:id="807" w:name="_Toc243596300"/>
      <w:bookmarkStart w:id="808" w:name="_Toc294622983"/>
      <w:bookmarkStart w:id="809" w:name="_Toc253738410"/>
      <w:commentRangeStart w:id="810"/>
      <w:commentRangeStart w:id="811"/>
      <w:commentRangeStart w:id="812"/>
      <w:r>
        <w:rPr>
          <w:rFonts w:ascii="Times New Roman" w:eastAsia="仿宋_GB2312" w:hAnsi="Times New Roman" w:cs="Times New Roman"/>
          <w:sz w:val="21"/>
          <w:szCs w:val="21"/>
        </w:rPr>
        <w:t>Functions and Responsibilities</w:t>
      </w:r>
      <w:bookmarkEnd w:id="805"/>
      <w:bookmarkEnd w:id="806"/>
      <w:bookmarkEnd w:id="807"/>
      <w:commentRangeEnd w:id="810"/>
      <w:r>
        <w:rPr>
          <w:rStyle w:val="affe"/>
          <w:rFonts w:ascii="Times New Roman" w:eastAsia="仿宋_GB2312" w:hAnsi="Times New Roman" w:cs="Times New Roman"/>
        </w:rPr>
        <w:commentReference w:id="810"/>
      </w:r>
      <w:commentRangeEnd w:id="811"/>
      <w:r>
        <w:rPr>
          <w:rStyle w:val="affe"/>
          <w:rFonts w:ascii="Times New Roman" w:eastAsia="仿宋_GB2312" w:hAnsi="Times New Roman" w:cs="Times New Roman"/>
        </w:rPr>
        <w:commentReference w:id="811"/>
      </w:r>
      <w:commentRangeEnd w:id="812"/>
      <w:r>
        <w:rPr>
          <w:rStyle w:val="affe"/>
          <w:rFonts w:ascii="Times New Roman" w:eastAsia="仿宋_GB2312" w:hAnsi="Times New Roman" w:cs="Times New Roman"/>
        </w:rPr>
        <w:commentReference w:id="812"/>
      </w:r>
      <w:r>
        <w:rPr>
          <w:rFonts w:ascii="Times New Roman" w:eastAsia="仿宋_GB2312" w:hAnsi="Times New Roman" w:cs="Times New Roman"/>
          <w:sz w:val="21"/>
          <w:szCs w:val="21"/>
        </w:rPr>
        <w:t xml:space="preserve"> </w:t>
      </w:r>
    </w:p>
    <w:p w14:paraId="227C9E8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813"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60442002"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814" w:name="OLE_LINK38"/>
      <w:bookmarkStart w:id="815" w:name="OLE_LINK37"/>
      <w:bookmarkStart w:id="816" w:name="OLE_LINK18"/>
      <w:r>
        <w:rPr>
          <w:rFonts w:ascii="Times New Roman" w:eastAsia="仿宋_GB2312" w:hAnsi="Times New Roman"/>
          <w:sz w:val="21"/>
          <w:szCs w:val="20"/>
        </w:rPr>
        <w:t>Responsible for overall planning and coordination of the PPQ;</w:t>
      </w:r>
    </w:p>
    <w:p w14:paraId="27D5938C"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060E979F" w14:textId="77777777" w:rsidR="00652DEA" w:rsidRDefault="00C15CB5">
      <w:pPr>
        <w:pStyle w:val="aff2"/>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814"/>
      <w:bookmarkEnd w:id="815"/>
      <w:r>
        <w:rPr>
          <w:rFonts w:ascii="Times New Roman" w:eastAsia="仿宋_GB2312" w:hAnsi="Times New Roman"/>
          <w:sz w:val="21"/>
          <w:szCs w:val="20"/>
        </w:rPr>
        <w:t xml:space="preserve">. </w:t>
      </w:r>
      <w:bookmarkEnd w:id="816"/>
    </w:p>
    <w:p w14:paraId="427683A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5803206C" w14:textId="77777777" w:rsidR="00652DEA" w:rsidRPr="00652DEA" w:rsidRDefault="00C15CB5">
      <w:pPr>
        <w:pStyle w:val="aff2"/>
        <w:numPr>
          <w:ilvl w:val="0"/>
          <w:numId w:val="6"/>
        </w:numPr>
        <w:spacing w:beforeLines="50" w:before="120" w:after="50" w:line="360" w:lineRule="auto"/>
        <w:jc w:val="both"/>
        <w:rPr>
          <w:ins w:id="817" w:author="Xuning Wei12232" w:date="2026-10-18T09:25:00Z"/>
          <w:rFonts w:ascii="Times New Roman" w:eastAsia="Times New Roman" w:hAnsi="Times New Roman" w:cs="Times New Roman"/>
          <w:sz w:val="21"/>
          <w:szCs w:val="21"/>
          <w:rPrChange w:id="818" w:author="Xuning Wei12232" w:date="2026-10-24T11:11:00Z">
            <w:rPr>
              <w:ins w:id="819" w:author="Xuning Wei12232" w:date="2026-10-18T09:25:00Z"/>
              <w:rFonts w:ascii="Times New Roman" w:eastAsia="Times New Roman" w:hAnsi="Times New Roman" w:cs="Times New Roman"/>
              <w:color w:val="D13438"/>
              <w:sz w:val="21"/>
              <w:szCs w:val="21"/>
            </w:rPr>
          </w:rPrChange>
        </w:rPr>
      </w:pPr>
      <w:ins w:id="820" w:author="Xuning Wei12232" w:date="2026-10-18T09:25:00Z">
        <w:del w:id="821"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822"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823"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824"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825" w:author="Xuning Wei12232" w:date="2026-10-24T11:11:00Z">
              <w:rPr>
                <w:rFonts w:ascii="Times New Roman" w:eastAsia="Times New Roman" w:hAnsi="Times New Roman" w:cs="Times New Roman"/>
                <w:color w:val="D13438"/>
                <w:sz w:val="21"/>
                <w:szCs w:val="21"/>
              </w:rPr>
            </w:rPrChange>
          </w:rPr>
          <w:t>PPQ documents;</w:t>
        </w:r>
      </w:ins>
    </w:p>
    <w:p w14:paraId="352429DD" w14:textId="77777777" w:rsidR="00652DEA" w:rsidRDefault="00C15CB5">
      <w:pPr>
        <w:pStyle w:val="aff2"/>
        <w:numPr>
          <w:ilvl w:val="0"/>
          <w:numId w:val="6"/>
        </w:numPr>
        <w:spacing w:beforeLines="50" w:before="120" w:after="50" w:line="360" w:lineRule="auto"/>
        <w:jc w:val="both"/>
        <w:rPr>
          <w:ins w:id="826" w:author="Xuning Wei12232" w:date="2026-10-18T09:25:00Z"/>
          <w:rFonts w:ascii="Times New Roman" w:eastAsia="仿宋_GB2312" w:hAnsi="Times New Roman" w:cs="Times New Roman"/>
          <w:sz w:val="20"/>
          <w:szCs w:val="20"/>
        </w:rPr>
      </w:pPr>
      <w:ins w:id="827" w:author="Xuning Wei12232" w:date="2026-10-18T09:25:00Z">
        <w:r>
          <w:rPr>
            <w:rFonts w:ascii="Times New Roman" w:eastAsia="仿宋_GB2312" w:hAnsi="Times New Roman" w:cs="Times New Roman"/>
            <w:sz w:val="20"/>
            <w:szCs w:val="20"/>
          </w:rPr>
          <w:t>Ensuring all validation activities are in accordance with Asymchem procedure and cGMP standards;</w:t>
        </w:r>
      </w:ins>
    </w:p>
    <w:p w14:paraId="1714B51C" w14:textId="77777777" w:rsidR="00652DEA" w:rsidRDefault="00C15CB5">
      <w:pPr>
        <w:pStyle w:val="aff2"/>
        <w:numPr>
          <w:ilvl w:val="0"/>
          <w:numId w:val="6"/>
        </w:numPr>
        <w:spacing w:beforeLines="50" w:before="120" w:after="50" w:line="360" w:lineRule="auto"/>
        <w:jc w:val="both"/>
        <w:rPr>
          <w:ins w:id="828" w:author="Xuning Wei12232" w:date="2026-10-18T09:25:00Z"/>
          <w:rFonts w:ascii="Times New Roman" w:eastAsia="仿宋_GB2312" w:hAnsi="Times New Roman" w:cs="Times New Roman"/>
          <w:sz w:val="20"/>
          <w:szCs w:val="20"/>
        </w:rPr>
      </w:pPr>
      <w:ins w:id="829" w:author="Xuning Wei12232" w:date="2026-10-18T09:25:00Z">
        <w:r>
          <w:rPr>
            <w:rFonts w:ascii="Times New Roman" w:eastAsia="仿宋_GB2312" w:hAnsi="Times New Roman" w:cs="Times New Roman"/>
            <w:sz w:val="20"/>
            <w:szCs w:val="20"/>
          </w:rPr>
          <w:t>Organize evaluation of related change controls and deviations.</w:t>
        </w:r>
      </w:ins>
    </w:p>
    <w:p w14:paraId="277A0287" w14:textId="77777777" w:rsidR="00652DEA" w:rsidRDefault="00C15CB5">
      <w:pPr>
        <w:pStyle w:val="aff2"/>
        <w:numPr>
          <w:ilvl w:val="0"/>
          <w:numId w:val="7"/>
        </w:numPr>
        <w:spacing w:beforeLines="50" w:before="120" w:afterLines="50" w:after="120" w:line="360" w:lineRule="auto"/>
        <w:ind w:leftChars="200" w:left="797" w:hanging="357"/>
        <w:rPr>
          <w:del w:id="830" w:author="Xuning Wei12232" w:date="2026-10-18T09:25:00Z"/>
          <w:rFonts w:ascii="Times New Roman" w:eastAsia="仿宋_GB2312" w:hAnsi="Times New Roman"/>
          <w:sz w:val="21"/>
          <w:szCs w:val="20"/>
        </w:rPr>
      </w:pPr>
      <w:del w:id="831" w:author="Xuning Wei12232" w:date="2026-10-18T09:25:00Z">
        <w:r>
          <w:rPr>
            <w:rFonts w:ascii="Times New Roman" w:eastAsia="仿宋_GB2312" w:hAnsi="Times New Roman"/>
            <w:sz w:val="21"/>
            <w:szCs w:val="20"/>
          </w:rPr>
          <w:delText>Responsible for Review and approval of PPQ documents;</w:delText>
        </w:r>
      </w:del>
    </w:p>
    <w:p w14:paraId="53C9B950" w14:textId="77777777" w:rsidR="00652DEA" w:rsidRDefault="00C15CB5">
      <w:pPr>
        <w:pStyle w:val="aff2"/>
        <w:numPr>
          <w:ilvl w:val="0"/>
          <w:numId w:val="7"/>
        </w:numPr>
        <w:spacing w:beforeLines="50" w:before="120" w:afterLines="50" w:after="120" w:line="360" w:lineRule="auto"/>
        <w:ind w:leftChars="200" w:left="797" w:hanging="357"/>
        <w:rPr>
          <w:del w:id="832" w:author="Xuning Wei12232" w:date="2026-10-18T09:25:00Z"/>
          <w:rFonts w:ascii="Times New Roman" w:eastAsia="仿宋_GB2312" w:hAnsi="Times New Roman"/>
          <w:sz w:val="21"/>
          <w:szCs w:val="20"/>
        </w:rPr>
      </w:pPr>
      <w:del w:id="833"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01C0F468" w14:textId="77777777" w:rsidR="00652DEA" w:rsidRDefault="00C15CB5">
      <w:pPr>
        <w:pStyle w:val="aff2"/>
        <w:numPr>
          <w:ilvl w:val="0"/>
          <w:numId w:val="7"/>
        </w:numPr>
        <w:spacing w:beforeLines="50" w:before="120" w:afterLines="50" w:after="120" w:line="360" w:lineRule="auto"/>
        <w:ind w:leftChars="200" w:left="797" w:hanging="357"/>
        <w:rPr>
          <w:del w:id="834" w:author="Xuning Wei12232" w:date="2026-10-18T09:25:00Z"/>
          <w:rFonts w:ascii="Times New Roman" w:eastAsia="仿宋_GB2312" w:hAnsi="Times New Roman"/>
          <w:sz w:val="21"/>
          <w:szCs w:val="20"/>
        </w:rPr>
      </w:pPr>
      <w:del w:id="835" w:author="Xuning Wei12232" w:date="2026-10-18T09:25:00Z">
        <w:r>
          <w:rPr>
            <w:rFonts w:ascii="Times New Roman" w:eastAsia="仿宋_GB2312" w:hAnsi="Times New Roman"/>
            <w:sz w:val="21"/>
            <w:szCs w:val="20"/>
          </w:rPr>
          <w:delText xml:space="preserve">Organize evaluation of related change controls and deviations. </w:delText>
        </w:r>
      </w:del>
    </w:p>
    <w:p w14:paraId="44CC8B4F"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77693407"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6F44ECDC"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7A492682" w14:textId="77777777" w:rsidR="00652DEA" w:rsidRDefault="00C15CB5">
      <w:pPr>
        <w:pStyle w:val="aff2"/>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7ACA64D1"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3B97EF8C"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836"/>
      <w:commentRangeStart w:id="837"/>
      <w:commentRangeStart w:id="838"/>
      <w:r>
        <w:rPr>
          <w:rFonts w:ascii="Times New Roman" w:eastAsia="仿宋_GB2312" w:hAnsi="Times New Roman"/>
          <w:sz w:val="21"/>
          <w:szCs w:val="20"/>
          <w:lang w:eastAsia="zh-CN"/>
        </w:rPr>
        <w:t>Resp</w:t>
      </w:r>
      <w:commentRangeEnd w:id="836"/>
      <w:r>
        <w:rPr>
          <w:rStyle w:val="affe"/>
          <w:rFonts w:ascii="Times New Roman" w:eastAsia="仿宋_GB2312" w:hAnsi="Times New Roman"/>
          <w:szCs w:val="20"/>
          <w:lang w:eastAsia="zh-CN"/>
        </w:rPr>
        <w:commentReference w:id="836"/>
      </w:r>
      <w:commentRangeEnd w:id="837"/>
      <w:r>
        <w:rPr>
          <w:rStyle w:val="affe"/>
          <w:rFonts w:ascii="Times New Roman" w:eastAsia="仿宋_GB2312" w:hAnsi="Times New Roman"/>
          <w:szCs w:val="20"/>
          <w:lang w:eastAsia="zh-CN"/>
        </w:rPr>
        <w:commentReference w:id="837"/>
      </w:r>
      <w:commentRangeEnd w:id="838"/>
      <w:r>
        <w:rPr>
          <w:rStyle w:val="affe"/>
          <w:rFonts w:ascii="Times New Roman" w:eastAsia="仿宋_GB2312" w:hAnsi="Times New Roman"/>
          <w:szCs w:val="20"/>
          <w:lang w:eastAsia="zh-CN"/>
        </w:rPr>
        <w:commentReference w:id="838"/>
      </w:r>
      <w:r>
        <w:rPr>
          <w:rFonts w:ascii="Times New Roman" w:eastAsia="仿宋_GB2312" w:hAnsi="Times New Roman"/>
          <w:sz w:val="21"/>
          <w:szCs w:val="20"/>
          <w:lang w:eastAsia="zh-CN"/>
        </w:rPr>
        <w:t>onsible for the review and approval of PPQ documents.</w:t>
      </w:r>
    </w:p>
    <w:p w14:paraId="16DB0CF4"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346B648A" w14:textId="77777777" w:rsidR="00652DEA" w:rsidRDefault="00C15CB5">
      <w:pPr>
        <w:pStyle w:val="aff2"/>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3528D4BD" w14:textId="77777777" w:rsidR="00652DEA" w:rsidRDefault="00C15CB5">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839"/>
      <w:commentRangeStart w:id="840"/>
      <w:commentRangeEnd w:id="839"/>
      <w:r>
        <w:rPr>
          <w:rStyle w:val="affe"/>
          <w:rFonts w:ascii="Times New Roman" w:eastAsia="仿宋_GB2312" w:hAnsi="Times New Roman" w:cs="Times New Roman"/>
          <w:b/>
          <w:i/>
          <w:sz w:val="20"/>
          <w:szCs w:val="20"/>
        </w:rPr>
        <w:commentReference w:id="839"/>
      </w:r>
      <w:commentRangeEnd w:id="840"/>
      <w:r>
        <w:rPr>
          <w:rStyle w:val="affe"/>
          <w:rFonts w:ascii="Times New Roman" w:eastAsia="仿宋_GB2312" w:hAnsi="Times New Roman" w:cs="Times New Roman"/>
          <w:b/>
          <w:i/>
          <w:sz w:val="20"/>
          <w:szCs w:val="20"/>
        </w:rPr>
        <w:commentReference w:id="840"/>
      </w:r>
      <w:r>
        <w:rPr>
          <w:rFonts w:ascii="Times New Roman" w:eastAsia="仿宋_GB2312" w:hAnsi="Times New Roman" w:cs="Times New Roman"/>
          <w:b/>
          <w:i/>
          <w:sz w:val="20"/>
          <w:szCs w:val="20"/>
        </w:rPr>
        <w:t xml:space="preserve">Lilly </w:t>
      </w:r>
    </w:p>
    <w:p w14:paraId="0D2BC582"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0D32EBF4"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066AEAB8" w14:textId="2538ACE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w:t>
      </w:r>
      <w:r w:rsidR="0096200E">
        <w:rPr>
          <w:rFonts w:ascii="Times New Roman" w:eastAsia="仿宋_GB2312" w:hAnsi="Times New Roman"/>
          <w:sz w:val="21"/>
          <w:szCs w:val="20"/>
          <w:lang w:eastAsia="zh-CN"/>
        </w:rPr>
        <w:t>αMe</w:t>
      </w:r>
      <w:r>
        <w:rPr>
          <w:rFonts w:ascii="Times New Roman" w:eastAsia="仿宋_GB2312" w:hAnsi="Times New Roman"/>
          <w:sz w:val="21"/>
          <w:szCs w:val="20"/>
          <w:lang w:eastAsia="zh-CN"/>
        </w:rPr>
        <w:t>ters</w:t>
      </w:r>
    </w:p>
    <w:p w14:paraId="79BC2DE3" w14:textId="77777777" w:rsidR="00652DEA" w:rsidRDefault="00C15CB5">
      <w:pPr>
        <w:pStyle w:val="aff2"/>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0445F3C9" w14:textId="679958AB"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w:t>
      </w:r>
      <w:r w:rsidR="0096200E">
        <w:rPr>
          <w:rFonts w:ascii="Times New Roman" w:eastAsia="仿宋_GB2312" w:hAnsi="Times New Roman" w:cs="Times New Roman"/>
          <w:sz w:val="20"/>
          <w:szCs w:val="20"/>
        </w:rPr>
        <w:t>αMe</w:t>
      </w:r>
      <w:r>
        <w:rPr>
          <w:rFonts w:ascii="Times New Roman" w:eastAsia="仿宋_GB2312" w:hAnsi="Times New Roman" w:cs="Times New Roman"/>
          <w:sz w:val="20"/>
          <w:szCs w:val="20"/>
        </w:rPr>
        <w:t xml:space="preserv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0E5BE1A7" w14:textId="52E9B6F0"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841" w:name="_Toc243596301"/>
      <w:r>
        <w:rPr>
          <w:rFonts w:ascii="Times New Roman" w:eastAsia="仿宋_GB2312" w:hAnsi="Times New Roman" w:cs="Times New Roman"/>
          <w:sz w:val="21"/>
          <w:szCs w:val="21"/>
        </w:rPr>
        <w:t>Batch Plan</w:t>
      </w:r>
      <w:bookmarkEnd w:id="808"/>
      <w:bookmarkEnd w:id="809"/>
      <w:bookmarkEnd w:id="841"/>
    </w:p>
    <w:p w14:paraId="7BB1627F" w14:textId="77777777" w:rsidR="00652DEA" w:rsidRPr="00652DEA" w:rsidRDefault="00C15CB5">
      <w:pPr>
        <w:spacing w:beforeLines="50" w:before="120" w:afterLines="50" w:after="120" w:line="360" w:lineRule="auto"/>
        <w:rPr>
          <w:rFonts w:ascii="Times New Roman" w:eastAsia="仿宋_GB2312" w:hAnsi="Times New Roman" w:cs="Times New Roman"/>
          <w:sz w:val="20"/>
          <w:szCs w:val="20"/>
          <w:rPrChange w:id="842"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843"/>
      <w:commentRangeStart w:id="844"/>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843"/>
      <w:r>
        <w:rPr>
          <w:rStyle w:val="affe"/>
          <w:rFonts w:ascii="Times New Roman" w:eastAsia="仿宋_GB2312" w:hAnsi="Times New Roman" w:cs="Times New Roman"/>
          <w:sz w:val="20"/>
          <w:szCs w:val="20"/>
        </w:rPr>
        <w:commentReference w:id="843"/>
      </w:r>
      <w:commentRangeEnd w:id="844"/>
      <w:r>
        <w:rPr>
          <w:rStyle w:val="affe"/>
          <w:rFonts w:ascii="Times New Roman" w:eastAsia="仿宋_GB2312" w:hAnsi="Times New Roman" w:cs="Times New Roman"/>
          <w:sz w:val="20"/>
          <w:szCs w:val="20"/>
        </w:rPr>
        <w:commentReference w:id="844"/>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845" w:author="Xuning Wei12232" w:date="2026-10-18T09:27:00Z">
        <w:r>
          <w:rPr>
            <w:rFonts w:ascii="Times New Roman" w:eastAsia="仿宋_GB2312" w:hAnsi="Times New Roman" w:cs="Times New Roman"/>
            <w:sz w:val="20"/>
            <w:szCs w:val="20"/>
          </w:rPr>
          <w:delText>,</w:delText>
        </w:r>
      </w:del>
      <w:ins w:id="846" w:author="Xuning Wei12232" w:date="2026-10-18T09:27:00Z">
        <w:r>
          <w:rPr>
            <w:rFonts w:ascii="Times New Roman" w:eastAsia="仿宋_GB2312" w:hAnsi="Times New Roman" w:cs="Times New Roman"/>
            <w:sz w:val="20"/>
            <w:szCs w:val="20"/>
          </w:rPr>
          <w:t>.</w:t>
        </w:r>
      </w:ins>
      <w:del w:id="847" w:author="Xuning Wei12232" w:date="2026-10-18T09:27:00Z">
        <w:r>
          <w:rPr>
            <w:rPrChange w:id="848" w:author="Xuning Wei12232" w:date="2026-10-24T11:11:00Z">
              <w:rPr>
                <w:color w:val="0000FF"/>
              </w:rPr>
            </w:rPrChange>
          </w:rPr>
          <w:delText xml:space="preserve"> </w:delText>
        </w:r>
        <w:r>
          <w:rPr>
            <w:rFonts w:ascii="Times New Roman" w:eastAsia="仿宋_GB2312" w:hAnsi="Times New Roman" w:cs="Times New Roman"/>
            <w:sz w:val="20"/>
            <w:szCs w:val="20"/>
            <w:rPrChange w:id="849"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850"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851"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852"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853" w:author="Xuning Wei12232" w:date="2026-10-16T08:00:00Z">
        <w:r>
          <w:rPr>
            <w:rFonts w:ascii="Times New Roman" w:eastAsia="Times New Roman" w:hAnsi="Times New Roman" w:cs="Times New Roman"/>
            <w:iCs/>
            <w:sz w:val="20"/>
            <w:szCs w:val="20"/>
            <w:rPrChange w:id="854" w:author="Xuning Wei12232" w:date="2026-10-24T11:11:00Z">
              <w:rPr>
                <w:rFonts w:ascii="Times New Roman" w:eastAsia="Times New Roman" w:hAnsi="Times New Roman" w:cs="Times New Roman"/>
                <w:iCs/>
                <w:color w:val="6E0911"/>
                <w:sz w:val="20"/>
                <w:szCs w:val="20"/>
              </w:rPr>
            </w:rPrChange>
          </w:rPr>
          <w:delText xml:space="preserve"> </w:delText>
        </w:r>
      </w:del>
      <w:del w:id="855" w:author="Xuning Wei12232" w:date="2026-10-18T09:27:00Z">
        <w:r>
          <w:rPr>
            <w:rFonts w:ascii="Times New Roman" w:eastAsia="Times New Roman" w:hAnsi="Times New Roman" w:cs="Times New Roman"/>
            <w:iCs/>
            <w:sz w:val="20"/>
            <w:szCs w:val="20"/>
            <w:rPrChange w:id="856" w:author="Xuning Wei12232" w:date="2026-10-24T11:11:00Z">
              <w:rPr>
                <w:rFonts w:ascii="Times New Roman" w:eastAsia="Times New Roman" w:hAnsi="Times New Roman" w:cs="Times New Roman"/>
                <w:iCs/>
                <w:color w:val="6E0911"/>
                <w:sz w:val="20"/>
                <w:szCs w:val="20"/>
              </w:rPr>
            </w:rPrChange>
          </w:rPr>
          <w:delText>3.</w:delText>
        </w:r>
      </w:del>
    </w:p>
    <w:p w14:paraId="20AA2A03"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652DEA" w14:paraId="15C1EB92" w14:textId="77777777">
        <w:trPr>
          <w:trHeight w:val="454"/>
          <w:tblHeader/>
          <w:jc w:val="center"/>
        </w:trPr>
        <w:tc>
          <w:tcPr>
            <w:tcW w:w="389" w:type="pct"/>
            <w:shd w:val="clear" w:color="auto" w:fill="F2F2F2" w:themeFill="background1" w:themeFillShade="F2"/>
            <w:vAlign w:val="center"/>
          </w:tcPr>
          <w:p w14:paraId="7E45F38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5E6ED9E6"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128A5558"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346BF337"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0C1AA09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7BDD02D5"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0BE707EF"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652DEA" w14:paraId="21D65A04" w14:textId="77777777">
        <w:trPr>
          <w:trHeight w:val="434"/>
          <w:jc w:val="center"/>
        </w:trPr>
        <w:tc>
          <w:tcPr>
            <w:tcW w:w="389" w:type="pct"/>
            <w:vMerge w:val="restart"/>
            <w:vAlign w:val="center"/>
          </w:tcPr>
          <w:p w14:paraId="33A66D29"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0C031933" w14:textId="77777777" w:rsidR="00652DEA" w:rsidRDefault="00C15CB5">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1938905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57"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858"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44546E7C" w14:textId="77777777" w:rsidR="00652DEA" w:rsidRPr="00652DEA" w:rsidRDefault="00C15CB5">
            <w:pPr>
              <w:spacing w:beforeLines="50" w:before="120" w:afterLines="50" w:after="120"/>
              <w:contextualSpacing/>
              <w:jc w:val="center"/>
              <w:rPr>
                <w:ins w:id="859" w:author="Xuning Wei12232" w:date="2026-10-19T20:41:00Z"/>
                <w:rFonts w:ascii="Times New Roman" w:eastAsia="仿宋_GB2312" w:hAnsi="Times New Roman" w:cs="Times New Roman"/>
                <w:sz w:val="18"/>
                <w:szCs w:val="18"/>
                <w:rPrChange w:id="860" w:author="Xuning Wei12232" w:date="2026-10-24T11:11:00Z">
                  <w:rPr>
                    <w:ins w:id="861" w:author="Xuning Wei12232" w:date="2026-10-19T20:41:00Z"/>
                    <w:rFonts w:ascii="Times New Roman" w:eastAsia="仿宋_GB2312" w:hAnsi="Times New Roman" w:cs="Times New Roman"/>
                    <w:color w:val="FF0000"/>
                    <w:sz w:val="20"/>
                    <w:szCs w:val="20"/>
                  </w:rPr>
                </w:rPrChange>
              </w:rPr>
            </w:pPr>
            <w:ins w:id="862" w:author="Xuning Wei12232" w:date="2026-10-19T20:41:00Z">
              <w:r>
                <w:rPr>
                  <w:rFonts w:ascii="Times New Roman" w:eastAsia="仿宋_GB2312" w:hAnsi="Times New Roman" w:cs="Times New Roman"/>
                  <w:sz w:val="18"/>
                  <w:szCs w:val="18"/>
                  <w:rPrChange w:id="863" w:author="Xuning Wei12232" w:date="2026-10-24T11:11:00Z">
                    <w:rPr>
                      <w:rFonts w:ascii="Times New Roman" w:eastAsia="仿宋_GB2312" w:hAnsi="Times New Roman" w:cs="Times New Roman"/>
                      <w:color w:val="FF0000"/>
                      <w:sz w:val="20"/>
                      <w:szCs w:val="20"/>
                    </w:rPr>
                  </w:rPrChange>
                </w:rPr>
                <w:t>CPo140020-</w:t>
              </w:r>
            </w:ins>
          </w:p>
          <w:p w14:paraId="104C7D6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rPrChange w:id="864" w:author="Xuning Wei12232" w:date="2026-10-24T11:11:00Z">
                  <w:rPr>
                    <w:rFonts w:ascii="Times New Roman" w:eastAsia="仿宋_GB2312" w:hAnsi="Times New Roman" w:cs="Times New Roman"/>
                    <w:color w:val="000000" w:themeColor="text1"/>
                    <w:sz w:val="20"/>
                    <w:szCs w:val="20"/>
                  </w:rPr>
                </w:rPrChange>
              </w:rPr>
            </w:pPr>
            <w:ins w:id="865" w:author="Xuning Wei12232" w:date="2026-10-19T20:41:00Z">
              <w:r>
                <w:rPr>
                  <w:rFonts w:ascii="Times New Roman" w:eastAsia="仿宋_GB2312" w:hAnsi="Times New Roman" w:cs="Times New Roman"/>
                  <w:sz w:val="18"/>
                  <w:szCs w:val="18"/>
                  <w:rPrChange w:id="866" w:author="Xuning Wei12232" w:date="2026-10-24T11:11:00Z">
                    <w:rPr>
                      <w:rFonts w:ascii="Times New Roman" w:eastAsia="仿宋_GB2312" w:hAnsi="Times New Roman" w:cs="Times New Roman"/>
                      <w:color w:val="FF0000"/>
                      <w:sz w:val="20"/>
                      <w:szCs w:val="20"/>
                    </w:rPr>
                  </w:rPrChange>
                </w:rPr>
                <w:t>03-01-02</w:t>
              </w:r>
            </w:ins>
            <w:del w:id="867" w:author="Xuning Wei12232" w:date="2026-10-19T20:41:00Z">
              <w:r>
                <w:rPr>
                  <w:rFonts w:ascii="Times New Roman" w:eastAsia="仿宋_GB2312" w:hAnsi="Times New Roman" w:cs="Times New Roman"/>
                  <w:sz w:val="18"/>
                  <w:szCs w:val="18"/>
                  <w:rPrChange w:id="868"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79DA312" w14:textId="77777777" w:rsidR="00652DEA" w:rsidRPr="00652DEA" w:rsidRDefault="00C15CB5">
            <w:pPr>
              <w:spacing w:beforeLines="50" w:before="120" w:afterLines="50" w:after="120"/>
              <w:contextualSpacing/>
              <w:jc w:val="center"/>
              <w:rPr>
                <w:ins w:id="869" w:author="Xuning Wei12232" w:date="2026-10-19T20:41:00Z"/>
                <w:rFonts w:ascii="Times New Roman" w:eastAsia="仿宋_GB2312" w:hAnsi="Times New Roman" w:cs="Times New Roman"/>
                <w:sz w:val="18"/>
                <w:szCs w:val="18"/>
                <w:lang w:val="sv-SE" w:eastAsia="zh-CN"/>
                <w:rPrChange w:id="870" w:author="Xuning Wei12232" w:date="2026-10-24T11:11:00Z">
                  <w:rPr>
                    <w:ins w:id="871" w:author="Xuning Wei12232" w:date="2026-10-19T20:41:00Z"/>
                    <w:rFonts w:ascii="Times New Roman" w:eastAsia="仿宋_GB2312" w:hAnsi="Times New Roman" w:cs="Times New Roman"/>
                    <w:color w:val="FF0000"/>
                    <w:sz w:val="18"/>
                    <w:szCs w:val="18"/>
                    <w:lang w:val="sv-SE" w:eastAsia="zh-CN"/>
                  </w:rPr>
                </w:rPrChange>
              </w:rPr>
            </w:pPr>
            <w:ins w:id="872" w:author="Xuning Wei12232" w:date="2026-10-19T20:41:00Z">
              <w:r>
                <w:rPr>
                  <w:rFonts w:ascii="Times New Roman" w:eastAsia="仿宋_GB2312" w:hAnsi="Times New Roman" w:cs="Times New Roman"/>
                  <w:sz w:val="18"/>
                  <w:szCs w:val="18"/>
                  <w:lang w:val="sv-SE" w:eastAsia="zh-CN"/>
                  <w:rPrChange w:id="873" w:author="Xuning Wei12232" w:date="2026-10-24T11:11:00Z">
                    <w:rPr>
                      <w:rFonts w:ascii="Times New Roman" w:eastAsia="仿宋_GB2312" w:hAnsi="Times New Roman" w:cs="Times New Roman"/>
                      <w:color w:val="FF0000"/>
                      <w:sz w:val="18"/>
                      <w:szCs w:val="18"/>
                      <w:lang w:val="sv-SE" w:eastAsia="zh-CN"/>
                    </w:rPr>
                  </w:rPrChange>
                </w:rPr>
                <w:t>2-Chlorotrit</w:t>
              </w:r>
              <w:del w:id="874" w:author="Johan Granander" w:date="2026-10-25T11:14:00Z">
                <w:r w:rsidDel="005C0BA8">
                  <w:rPr>
                    <w:rFonts w:ascii="Times New Roman" w:eastAsia="仿宋_GB2312" w:hAnsi="Times New Roman" w:cs="Times New Roman"/>
                    <w:sz w:val="18"/>
                    <w:szCs w:val="18"/>
                    <w:lang w:val="sv-SE" w:eastAsia="zh-CN"/>
                    <w:rPrChange w:id="875" w:author="Xuning Wei12232" w:date="2026-10-24T11:11:00Z">
                      <w:rPr>
                        <w:rFonts w:ascii="Times New Roman" w:eastAsia="仿宋_GB2312" w:hAnsi="Times New Roman" w:cs="Times New Roman"/>
                        <w:color w:val="FF0000"/>
                        <w:sz w:val="18"/>
                        <w:szCs w:val="18"/>
                        <w:lang w:val="sv-SE" w:eastAsia="zh-CN"/>
                      </w:rPr>
                    </w:rPrChange>
                  </w:rPr>
                  <w:delText>l</w:delText>
                </w:r>
              </w:del>
              <w:r>
                <w:rPr>
                  <w:rFonts w:ascii="Times New Roman" w:eastAsia="仿宋_GB2312" w:hAnsi="Times New Roman" w:cs="Times New Roman"/>
                  <w:sz w:val="18"/>
                  <w:szCs w:val="18"/>
                  <w:lang w:val="sv-SE" w:eastAsia="zh-CN"/>
                  <w:rPrChange w:id="876" w:author="Xuning Wei12232" w:date="2026-10-24T11:11:00Z">
                    <w:rPr>
                      <w:rFonts w:ascii="Times New Roman" w:eastAsia="仿宋_GB2312" w:hAnsi="Times New Roman" w:cs="Times New Roman"/>
                      <w:color w:val="FF0000"/>
                      <w:sz w:val="18"/>
                      <w:szCs w:val="18"/>
                      <w:lang w:val="sv-SE" w:eastAsia="zh-CN"/>
                    </w:rPr>
                  </w:rPrChange>
                </w:rPr>
                <w:t xml:space="preserve">yl  </w:t>
              </w:r>
            </w:ins>
          </w:p>
          <w:p w14:paraId="3761DD97" w14:textId="77777777" w:rsidR="00652DEA" w:rsidRPr="00652DEA" w:rsidRDefault="00C15CB5">
            <w:pPr>
              <w:spacing w:beforeLines="50" w:before="120" w:afterLines="50" w:after="120"/>
              <w:contextualSpacing/>
              <w:jc w:val="center"/>
              <w:rPr>
                <w:del w:id="877" w:author="Xuning Wei12232" w:date="2026-10-19T20:41:00Z"/>
                <w:rFonts w:ascii="Times New Roman" w:eastAsia="仿宋_GB2312" w:hAnsi="Times New Roman" w:cs="Times New Roman"/>
                <w:sz w:val="18"/>
                <w:szCs w:val="18"/>
                <w:lang w:val="sv-SE" w:eastAsia="zh-CN"/>
                <w:rPrChange w:id="878" w:author="Xuning Wei12232" w:date="2026-10-24T11:11:00Z">
                  <w:rPr>
                    <w:del w:id="879" w:author="Xuning Wei12232" w:date="2026-10-19T20:41:00Z"/>
                    <w:rFonts w:ascii="Times New Roman" w:eastAsia="仿宋_GB2312" w:hAnsi="Times New Roman" w:cs="Times New Roman"/>
                    <w:color w:val="0000FF"/>
                    <w:sz w:val="18"/>
                    <w:szCs w:val="18"/>
                    <w:lang w:val="sv-SE" w:eastAsia="zh-CN"/>
                  </w:rPr>
                </w:rPrChange>
              </w:rPr>
            </w:pPr>
            <w:ins w:id="880" w:author="Xuning Wei12232" w:date="2026-10-19T20:41:00Z">
              <w:r>
                <w:rPr>
                  <w:rFonts w:ascii="Times New Roman" w:eastAsia="仿宋_GB2312" w:hAnsi="Times New Roman" w:cs="Times New Roman"/>
                  <w:sz w:val="18"/>
                  <w:szCs w:val="18"/>
                  <w:lang w:val="sv-SE" w:eastAsia="zh-CN"/>
                  <w:rPrChange w:id="881" w:author="Xuning Wei12232" w:date="2026-10-24T11:11:00Z">
                    <w:rPr>
                      <w:rFonts w:ascii="Times New Roman" w:eastAsia="仿宋_GB2312" w:hAnsi="Times New Roman" w:cs="Times New Roman"/>
                      <w:color w:val="FF0000"/>
                      <w:sz w:val="18"/>
                      <w:szCs w:val="18"/>
                      <w:lang w:val="sv-SE" w:eastAsia="zh-CN"/>
                    </w:rPr>
                  </w:rPrChange>
                </w:rPr>
                <w:t>chloride resin</w:t>
              </w:r>
            </w:ins>
            <w:del w:id="882" w:author="Xuning Wei12232" w:date="2026-10-19T20:41:00Z">
              <w:r>
                <w:rPr>
                  <w:rFonts w:ascii="Times New Roman" w:eastAsia="仿宋_GB2312" w:hAnsi="Times New Roman" w:cs="Times New Roman"/>
                  <w:sz w:val="18"/>
                  <w:szCs w:val="18"/>
                  <w:lang w:val="sv-SE" w:eastAsia="zh-CN"/>
                  <w:rPrChange w:id="883"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07547A01" w14:textId="77777777" w:rsidR="00652DEA" w:rsidRPr="00652DEA" w:rsidRDefault="00652DEA">
            <w:pPr>
              <w:spacing w:beforeLines="50" w:before="120" w:afterLines="50" w:after="120"/>
              <w:contextualSpacing/>
              <w:jc w:val="center"/>
              <w:rPr>
                <w:ins w:id="884" w:author="Xuning Wei12232" w:date="2026-10-19T20:42:00Z"/>
                <w:rFonts w:ascii="Times New Roman" w:eastAsia="仿宋_GB2312" w:hAnsi="Times New Roman" w:cs="Times New Roman"/>
                <w:sz w:val="18"/>
                <w:szCs w:val="18"/>
                <w:lang w:val="sv-SE" w:eastAsia="zh-CN"/>
                <w:rPrChange w:id="885" w:author="Xuning Wei12232" w:date="2026-10-24T11:11:00Z">
                  <w:rPr>
                    <w:ins w:id="886" w:author="Xuning Wei12232" w:date="2026-10-19T20:42:00Z"/>
                    <w:rFonts w:ascii="Times New Roman" w:eastAsia="仿宋_GB2312" w:hAnsi="Times New Roman" w:cs="Times New Roman"/>
                    <w:color w:val="0000FF"/>
                    <w:sz w:val="18"/>
                    <w:szCs w:val="18"/>
                    <w:lang w:val="sv-SE" w:eastAsia="zh-CN"/>
                  </w:rPr>
                </w:rPrChange>
              </w:rPr>
            </w:pPr>
          </w:p>
          <w:p w14:paraId="79A35E26"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887" w:author="Xuning Wei12232" w:date="2026-10-24T11:11:00Z">
                  <w:rPr>
                    <w:rFonts w:ascii="Times New Roman" w:eastAsia="仿宋_GB2312" w:hAnsi="Times New Roman" w:cs="Times New Roman"/>
                    <w:color w:val="0000FF"/>
                    <w:sz w:val="18"/>
                    <w:szCs w:val="18"/>
                    <w:lang w:val="sv-SE" w:eastAsia="zh-CN"/>
                  </w:rPr>
                </w:rPrChange>
              </w:rPr>
            </w:pPr>
            <w:commentRangeStart w:id="888"/>
            <w:commentRangeStart w:id="889"/>
            <w:r>
              <w:rPr>
                <w:rFonts w:ascii="Times New Roman" w:eastAsia="仿宋_GB2312" w:hAnsi="Times New Roman" w:cs="Times New Roman"/>
                <w:sz w:val="18"/>
                <w:szCs w:val="18"/>
                <w:lang w:val="sv-SE" w:eastAsia="zh-CN"/>
                <w:rPrChange w:id="890" w:author="Xuning Wei12232" w:date="2026-10-24T11:11:00Z">
                  <w:rPr>
                    <w:rFonts w:ascii="Times New Roman" w:eastAsia="仿宋_GB2312" w:hAnsi="Times New Roman" w:cs="Times New Roman"/>
                    <w:color w:val="0000FF"/>
                    <w:sz w:val="18"/>
                    <w:szCs w:val="18"/>
                    <w:lang w:val="sv-SE" w:eastAsia="zh-CN"/>
                  </w:rPr>
                </w:rPrChange>
              </w:rPr>
              <w:t>48.00 kg target</w:t>
            </w:r>
            <w:commentRangeEnd w:id="888"/>
            <w:r w:rsidRPr="00652DEA">
              <w:rPr>
                <w:rStyle w:val="affe"/>
                <w:rFonts w:ascii="Times New Roman" w:eastAsia="仿宋_GB2312" w:hAnsi="Times New Roman" w:cs="Times New Roman"/>
                <w:sz w:val="18"/>
                <w:szCs w:val="18"/>
                <w:lang w:val="sv-SE" w:eastAsia="zh-CN"/>
                <w:rPrChange w:id="891" w:author="Xuning Wei12232" w:date="2026-10-24T11:11:00Z">
                  <w:rPr>
                    <w:rStyle w:val="affe"/>
                    <w:rFonts w:ascii="Times New Roman" w:eastAsia="仿宋_GB2312" w:hAnsi="Times New Roman" w:cs="Times New Roman"/>
                    <w:color w:val="0000FF"/>
                    <w:sz w:val="18"/>
                    <w:szCs w:val="18"/>
                    <w:lang w:val="sv-SE" w:eastAsia="zh-CN"/>
                  </w:rPr>
                </w:rPrChange>
              </w:rPr>
              <w:commentReference w:id="888"/>
            </w:r>
            <w:commentRangeEnd w:id="889"/>
            <w:r w:rsidRPr="00652DEA">
              <w:rPr>
                <w:rStyle w:val="affe"/>
                <w:rFonts w:ascii="Times New Roman" w:eastAsia="仿宋_GB2312" w:hAnsi="Times New Roman" w:cs="Times New Roman"/>
                <w:sz w:val="18"/>
                <w:szCs w:val="18"/>
                <w:lang w:val="sv-SE" w:eastAsia="zh-CN"/>
                <w:rPrChange w:id="892" w:author="Xuning Wei12232" w:date="2026-10-24T11:11:00Z">
                  <w:rPr>
                    <w:rStyle w:val="affe"/>
                    <w:rFonts w:ascii="Times New Roman" w:eastAsia="仿宋_GB2312" w:hAnsi="Times New Roman" w:cs="Times New Roman"/>
                    <w:color w:val="0000FF"/>
                    <w:sz w:val="18"/>
                    <w:szCs w:val="18"/>
                    <w:lang w:val="sv-SE" w:eastAsia="zh-CN"/>
                  </w:rPr>
                </w:rPrChange>
              </w:rPr>
              <w:commentReference w:id="889"/>
            </w:r>
          </w:p>
          <w:p w14:paraId="32A016D4"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val="sv-SE" w:eastAsia="zh-CN"/>
                <w:rPrChange w:id="893"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894"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6BD75DF2"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5"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896" w:author="Xuning Wei12232" w:date="2026-10-24T11:11:00Z">
                  <w:rPr>
                    <w:rFonts w:ascii="Times New Roman" w:eastAsia="仿宋_GB2312" w:hAnsi="Times New Roman" w:cs="Times New Roman"/>
                    <w:color w:val="FF0000"/>
                    <w:sz w:val="18"/>
                    <w:szCs w:val="18"/>
                    <w:lang w:eastAsia="zh-CN"/>
                  </w:rPr>
                </w:rPrChange>
              </w:rPr>
              <w:t>ASYM-141366</w:t>
            </w:r>
          </w:p>
          <w:p w14:paraId="74CC3C49"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97"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898" w:author="Xuning Wei12232" w:date="2026-10-24T11:11:00Z">
                  <w:rPr>
                    <w:rFonts w:ascii="Times New Roman" w:eastAsia="仿宋_GB2312" w:hAnsi="Times New Roman" w:cs="Times New Roman"/>
                    <w:color w:val="FF0000"/>
                    <w:sz w:val="18"/>
                    <w:szCs w:val="18"/>
                    <w:lang w:eastAsia="zh-CN"/>
                  </w:rPr>
                </w:rPrChange>
              </w:rPr>
              <w:t>(</w:t>
            </w:r>
            <w:del w:id="899" w:author="Xuning Wei12232" w:date="2026-10-15T14:55:00Z">
              <w:r>
                <w:rPr>
                  <w:rFonts w:ascii="Times New Roman" w:eastAsia="Times New Roman" w:hAnsi="Times New Roman" w:cs="Times New Roman"/>
                  <w:iCs/>
                  <w:sz w:val="18"/>
                  <w:szCs w:val="18"/>
                  <w:lang w:val="en-IE"/>
                  <w:rPrChange w:id="900"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901"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902"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903" w:author="Xuning Wei12232" w:date="2026-10-24T11:11:00Z">
                    <w:rPr>
                      <w:rFonts w:ascii="Times New Roman" w:eastAsia="仿宋_GB2312" w:hAnsi="Times New Roman" w:cs="Times New Roman"/>
                      <w:color w:val="FF0000"/>
                      <w:sz w:val="18"/>
                      <w:szCs w:val="18"/>
                      <w:lang w:eastAsia="zh-CN"/>
                    </w:rPr>
                  </w:rPrChange>
                </w:rPr>
                <w:delText>271.65 kg</w:delText>
              </w:r>
            </w:del>
            <w:ins w:id="904" w:author="Xuning Wei12232" w:date="2026-10-15T14:54:00Z">
              <w:r>
                <w:rPr>
                  <w:rFonts w:ascii="Times New Roman" w:eastAsia="Times New Roman" w:hAnsi="Times New Roman" w:cs="Times New Roman"/>
                  <w:iCs/>
                  <w:sz w:val="18"/>
                  <w:szCs w:val="18"/>
                  <w:lang w:val="en-IE"/>
                  <w:rPrChange w:id="905" w:author="Xuning Wei12232" w:date="2026-10-24T11:11:00Z">
                    <w:rPr/>
                  </w:rPrChange>
                </w:rPr>
                <w:t>105.63</w:t>
              </w:r>
            </w:ins>
            <w:ins w:id="906" w:author="Xuning Wei12232" w:date="2026-10-15T14:55:00Z">
              <w:r>
                <w:rPr>
                  <w:rFonts w:ascii="Times New Roman" w:eastAsia="Times New Roman" w:hAnsi="Times New Roman" w:cs="Times New Roman"/>
                  <w:iCs/>
                  <w:sz w:val="18"/>
                  <w:szCs w:val="18"/>
                  <w:lang w:val="en-IE"/>
                  <w:rPrChange w:id="907" w:author="Xuning Wei12232" w:date="2026-10-24T11:11:00Z">
                    <w:rPr/>
                  </w:rPrChange>
                </w:rPr>
                <w:t xml:space="preserve"> kg</w:t>
              </w:r>
            </w:ins>
            <w:ins w:id="908" w:author="Xuning Wei12232" w:date="2026-10-15T14:54:00Z">
              <w:r>
                <w:rPr>
                  <w:rFonts w:ascii="Times New Roman" w:eastAsia="Times New Roman" w:hAnsi="Times New Roman" w:cs="Times New Roman"/>
                  <w:iCs/>
                  <w:sz w:val="18"/>
                  <w:szCs w:val="18"/>
                  <w:lang w:val="en-IE"/>
                  <w:rPrChange w:id="909" w:author="Xuning Wei12232" w:date="2026-10-24T11:11:00Z">
                    <w:rPr/>
                  </w:rPrChange>
                </w:rPr>
                <w:t xml:space="preserve"> - 278.62 kg</w:t>
              </w:r>
            </w:ins>
            <w:r>
              <w:rPr>
                <w:rFonts w:ascii="Times New Roman" w:eastAsia="仿宋_GB2312" w:hAnsi="Times New Roman" w:cs="Times New Roman"/>
                <w:sz w:val="18"/>
                <w:szCs w:val="18"/>
                <w:lang w:eastAsia="zh-CN"/>
                <w:rPrChange w:id="910"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66B7738F"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911"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912" w:author="Xuning Wei12232" w:date="2026-10-24T11:11:00Z">
                  <w:rPr>
                    <w:rFonts w:ascii="Times New Roman" w:eastAsia="仿宋_GB2312" w:hAnsi="Times New Roman" w:cs="Times New Roman"/>
                    <w:color w:val="FF0000"/>
                    <w:sz w:val="18"/>
                    <w:szCs w:val="18"/>
                    <w:lang w:eastAsia="zh-CN"/>
                  </w:rPr>
                </w:rPrChange>
              </w:rPr>
              <w:t>6</w:t>
            </w:r>
            <w:del w:id="913" w:author="Xuning Wei12232" w:date="2026-10-15T14:53:00Z">
              <w:r>
                <w:rPr>
                  <w:rFonts w:ascii="Times New Roman" w:eastAsia="仿宋_GB2312" w:hAnsi="Times New Roman" w:cs="Times New Roman"/>
                  <w:sz w:val="18"/>
                  <w:szCs w:val="18"/>
                  <w:lang w:eastAsia="zh-CN"/>
                  <w:rPrChange w:id="914" w:author="Xuning Wei12232" w:date="2026-10-24T11:11:00Z">
                    <w:rPr>
                      <w:rFonts w:ascii="Times New Roman" w:eastAsia="仿宋_GB2312" w:hAnsi="Times New Roman" w:cs="Times New Roman"/>
                      <w:color w:val="FF0000"/>
                      <w:sz w:val="18"/>
                      <w:szCs w:val="18"/>
                      <w:lang w:eastAsia="zh-CN"/>
                    </w:rPr>
                  </w:rPrChange>
                </w:rPr>
                <w:delText>8</w:delText>
              </w:r>
            </w:del>
            <w:ins w:id="915" w:author="Xuning Wei12232" w:date="2026-10-15T14:53:00Z">
              <w:r>
                <w:rPr>
                  <w:rFonts w:ascii="Times New Roman" w:eastAsia="仿宋_GB2312" w:hAnsi="Times New Roman" w:cs="Times New Roman"/>
                  <w:sz w:val="18"/>
                  <w:szCs w:val="18"/>
                  <w:lang w:eastAsia="zh-CN"/>
                  <w:rPrChange w:id="916"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917" w:author="Xuning Wei12232" w:date="2026-10-24T11:11:00Z">
                  <w:rPr>
                    <w:rFonts w:ascii="Times New Roman" w:eastAsia="仿宋_GB2312" w:hAnsi="Times New Roman" w:cs="Times New Roman"/>
                    <w:color w:val="FF0000"/>
                    <w:sz w:val="18"/>
                    <w:szCs w:val="18"/>
                    <w:lang w:eastAsia="zh-CN"/>
                  </w:rPr>
                </w:rPrChange>
              </w:rPr>
              <w:t>% - 130%</w:t>
            </w:r>
          </w:p>
        </w:tc>
      </w:tr>
      <w:tr w:rsidR="00652DEA" w14:paraId="7EC4C830" w14:textId="77777777">
        <w:trPr>
          <w:trHeight w:val="421"/>
          <w:jc w:val="center"/>
        </w:trPr>
        <w:tc>
          <w:tcPr>
            <w:tcW w:w="389" w:type="pct"/>
            <w:vMerge/>
            <w:vAlign w:val="center"/>
          </w:tcPr>
          <w:p w14:paraId="5043CB0F" w14:textId="77777777" w:rsidR="00652DEA" w:rsidRPr="00652DEA" w:rsidRDefault="00652DEA">
            <w:pPr>
              <w:contextualSpacing/>
              <w:jc w:val="center"/>
              <w:rPr>
                <w:rFonts w:ascii="Times New Roman" w:eastAsia="仿宋_GB2312" w:hAnsi="Times New Roman" w:cs="Times New Roman"/>
                <w:sz w:val="18"/>
                <w:szCs w:val="18"/>
                <w:rPrChange w:id="918"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07459315" w14:textId="77777777" w:rsidR="00652DEA" w:rsidRPr="00652DEA" w:rsidRDefault="00652DEA">
            <w:pPr>
              <w:contextualSpacing/>
              <w:jc w:val="center"/>
              <w:rPr>
                <w:rFonts w:ascii="Times New Roman" w:eastAsia="仿宋_GB2312" w:hAnsi="Times New Roman" w:cs="Times New Roman"/>
                <w:sz w:val="18"/>
                <w:szCs w:val="18"/>
                <w:rPrChange w:id="919"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003C2321" w14:textId="77777777" w:rsidR="00652DEA" w:rsidRPr="00652DEA" w:rsidRDefault="00C15CB5">
            <w:pPr>
              <w:contextualSpacing/>
              <w:jc w:val="center"/>
              <w:rPr>
                <w:rFonts w:ascii="Times New Roman" w:eastAsia="仿宋_GB2312" w:hAnsi="Times New Roman" w:cs="Times New Roman"/>
                <w:sz w:val="18"/>
                <w:szCs w:val="18"/>
                <w:rPrChange w:id="920"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921"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82BBB44" w14:textId="77777777" w:rsidR="00652DEA" w:rsidRPr="00652DEA" w:rsidRDefault="00C15CB5">
            <w:pPr>
              <w:spacing w:beforeLines="50" w:before="120" w:afterLines="50" w:after="120"/>
              <w:contextualSpacing/>
              <w:jc w:val="center"/>
              <w:rPr>
                <w:ins w:id="922" w:author="Xuning Wei12232" w:date="2026-10-19T20:41:00Z"/>
                <w:rFonts w:ascii="Times New Roman" w:eastAsia="仿宋_GB2312" w:hAnsi="Times New Roman" w:cs="Times New Roman"/>
                <w:sz w:val="18"/>
                <w:szCs w:val="18"/>
                <w:rPrChange w:id="923" w:author="Xuning Wei12232" w:date="2026-10-24T11:11:00Z">
                  <w:rPr>
                    <w:ins w:id="924" w:author="Xuning Wei12232" w:date="2026-10-19T20:41:00Z"/>
                    <w:rFonts w:ascii="Times New Roman" w:eastAsia="仿宋_GB2312" w:hAnsi="Times New Roman" w:cs="Times New Roman"/>
                    <w:color w:val="FF0000"/>
                    <w:sz w:val="20"/>
                    <w:szCs w:val="20"/>
                  </w:rPr>
                </w:rPrChange>
              </w:rPr>
            </w:pPr>
            <w:ins w:id="925" w:author="Xuning Wei12232" w:date="2026-10-19T20:41:00Z">
              <w:r>
                <w:rPr>
                  <w:rFonts w:ascii="Times New Roman" w:eastAsia="仿宋_GB2312" w:hAnsi="Times New Roman" w:cs="Times New Roman"/>
                  <w:sz w:val="18"/>
                  <w:szCs w:val="18"/>
                  <w:rPrChange w:id="926" w:author="Xuning Wei12232" w:date="2026-10-24T11:11:00Z">
                    <w:rPr>
                      <w:rFonts w:ascii="Times New Roman" w:eastAsia="仿宋_GB2312" w:hAnsi="Times New Roman" w:cs="Times New Roman"/>
                      <w:color w:val="FF0000"/>
                      <w:sz w:val="20"/>
                      <w:szCs w:val="20"/>
                    </w:rPr>
                  </w:rPrChange>
                </w:rPr>
                <w:t>CPo140020-</w:t>
              </w:r>
            </w:ins>
          </w:p>
          <w:p w14:paraId="7539A4FD" w14:textId="77777777" w:rsidR="00652DEA" w:rsidRPr="00652DEA" w:rsidRDefault="00C15CB5">
            <w:pPr>
              <w:contextualSpacing/>
              <w:jc w:val="center"/>
              <w:rPr>
                <w:rFonts w:ascii="Times New Roman" w:eastAsia="仿宋_GB2312" w:hAnsi="Times New Roman" w:cs="Times New Roman"/>
                <w:sz w:val="18"/>
                <w:szCs w:val="18"/>
                <w:lang w:eastAsia="zh-CN"/>
                <w:rPrChange w:id="927" w:author="Xuning Wei12232" w:date="2026-10-24T11:11:00Z">
                  <w:rPr>
                    <w:rFonts w:ascii="Times New Roman" w:eastAsia="仿宋_GB2312" w:hAnsi="Times New Roman" w:cs="Times New Roman"/>
                    <w:color w:val="000000" w:themeColor="text1"/>
                    <w:sz w:val="20"/>
                    <w:szCs w:val="20"/>
                    <w:lang w:eastAsia="zh-CN"/>
                  </w:rPr>
                </w:rPrChange>
              </w:rPr>
            </w:pPr>
            <w:ins w:id="928" w:author="Xuning Wei12232" w:date="2026-10-19T20:41:00Z">
              <w:r>
                <w:rPr>
                  <w:rFonts w:ascii="Times New Roman" w:eastAsia="仿宋_GB2312" w:hAnsi="Times New Roman" w:cs="Times New Roman"/>
                  <w:sz w:val="18"/>
                  <w:szCs w:val="18"/>
                  <w:rPrChange w:id="929" w:author="Xuning Wei12232" w:date="2026-10-24T11:11:00Z">
                    <w:rPr>
                      <w:rFonts w:ascii="Times New Roman" w:eastAsia="仿宋_GB2312" w:hAnsi="Times New Roman" w:cs="Times New Roman"/>
                      <w:color w:val="FF0000"/>
                      <w:sz w:val="20"/>
                      <w:szCs w:val="20"/>
                    </w:rPr>
                  </w:rPrChange>
                </w:rPr>
                <w:t>03-01-03</w:t>
              </w:r>
            </w:ins>
            <w:del w:id="930" w:author="Xuning Wei12232" w:date="2026-10-19T20:41:00Z">
              <w:r>
                <w:rPr>
                  <w:rFonts w:ascii="Times New Roman" w:eastAsia="仿宋_GB2312" w:hAnsi="Times New Roman" w:cs="Times New Roman"/>
                  <w:sz w:val="18"/>
                  <w:szCs w:val="18"/>
                  <w:lang w:eastAsia="zh-CN"/>
                  <w:rPrChange w:id="931"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537F28F"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DFB9E20"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70DF9E56" w14:textId="77777777" w:rsidR="00652DEA" w:rsidRDefault="00652DEA">
            <w:pPr>
              <w:contextualSpacing/>
              <w:jc w:val="center"/>
              <w:rPr>
                <w:rFonts w:ascii="Times New Roman" w:eastAsia="仿宋_GB2312" w:hAnsi="Times New Roman" w:cs="Times New Roman"/>
                <w:sz w:val="20"/>
                <w:szCs w:val="20"/>
              </w:rPr>
            </w:pPr>
          </w:p>
        </w:tc>
      </w:tr>
      <w:tr w:rsidR="00652DEA" w14:paraId="3B367F92" w14:textId="77777777">
        <w:trPr>
          <w:trHeight w:val="421"/>
          <w:jc w:val="center"/>
        </w:trPr>
        <w:tc>
          <w:tcPr>
            <w:tcW w:w="389" w:type="pct"/>
            <w:vMerge/>
            <w:vAlign w:val="center"/>
          </w:tcPr>
          <w:p w14:paraId="44E871BC" w14:textId="77777777" w:rsidR="00652DEA" w:rsidRPr="00652DEA" w:rsidRDefault="00652DEA">
            <w:pPr>
              <w:contextualSpacing/>
              <w:jc w:val="center"/>
              <w:rPr>
                <w:rFonts w:ascii="Times New Roman" w:eastAsia="仿宋_GB2312" w:hAnsi="Times New Roman" w:cs="Times New Roman"/>
                <w:sz w:val="18"/>
                <w:szCs w:val="18"/>
                <w:rPrChange w:id="932"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144A5D23" w14:textId="77777777" w:rsidR="00652DEA" w:rsidRPr="00652DEA" w:rsidRDefault="00652DEA">
            <w:pPr>
              <w:contextualSpacing/>
              <w:jc w:val="center"/>
              <w:rPr>
                <w:rFonts w:ascii="Times New Roman" w:eastAsia="仿宋_GB2312" w:hAnsi="Times New Roman" w:cs="Times New Roman"/>
                <w:sz w:val="18"/>
                <w:szCs w:val="18"/>
                <w:rPrChange w:id="933"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5DD0752F" w14:textId="77777777" w:rsidR="00652DEA" w:rsidRPr="00652DEA" w:rsidRDefault="00C15CB5">
            <w:pPr>
              <w:contextualSpacing/>
              <w:jc w:val="center"/>
              <w:rPr>
                <w:rFonts w:ascii="Times New Roman" w:eastAsia="仿宋_GB2312" w:hAnsi="Times New Roman" w:cs="Times New Roman"/>
                <w:sz w:val="18"/>
                <w:szCs w:val="18"/>
                <w:rPrChange w:id="934"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935"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0D30691D" w14:textId="77777777" w:rsidR="00652DEA" w:rsidRPr="00652DEA" w:rsidRDefault="00C15CB5">
            <w:pPr>
              <w:spacing w:beforeLines="50" w:before="120" w:afterLines="50" w:after="120"/>
              <w:contextualSpacing/>
              <w:jc w:val="center"/>
              <w:rPr>
                <w:ins w:id="936" w:author="Xuning Wei12232" w:date="2026-10-19T20:41:00Z"/>
                <w:rFonts w:ascii="Times New Roman" w:eastAsia="仿宋_GB2312" w:hAnsi="Times New Roman" w:cs="Times New Roman"/>
                <w:sz w:val="18"/>
                <w:szCs w:val="18"/>
                <w:rPrChange w:id="937" w:author="Xuning Wei12232" w:date="2026-10-24T11:11:00Z">
                  <w:rPr>
                    <w:ins w:id="938" w:author="Xuning Wei12232" w:date="2026-10-19T20:41:00Z"/>
                    <w:rFonts w:ascii="Times New Roman" w:eastAsia="仿宋_GB2312" w:hAnsi="Times New Roman" w:cs="Times New Roman"/>
                    <w:color w:val="FF0000"/>
                    <w:sz w:val="20"/>
                    <w:szCs w:val="20"/>
                  </w:rPr>
                </w:rPrChange>
              </w:rPr>
            </w:pPr>
            <w:ins w:id="939" w:author="Xuning Wei12232" w:date="2026-10-19T20:41:00Z">
              <w:r>
                <w:rPr>
                  <w:rFonts w:ascii="Times New Roman" w:eastAsia="仿宋_GB2312" w:hAnsi="Times New Roman" w:cs="Times New Roman"/>
                  <w:sz w:val="18"/>
                  <w:szCs w:val="18"/>
                  <w:rPrChange w:id="940" w:author="Xuning Wei12232" w:date="2026-10-24T11:11:00Z">
                    <w:rPr>
                      <w:rFonts w:ascii="Times New Roman" w:eastAsia="仿宋_GB2312" w:hAnsi="Times New Roman" w:cs="Times New Roman"/>
                      <w:color w:val="FF0000"/>
                      <w:sz w:val="20"/>
                      <w:szCs w:val="20"/>
                    </w:rPr>
                  </w:rPrChange>
                </w:rPr>
                <w:t>CPo140020-</w:t>
              </w:r>
            </w:ins>
          </w:p>
          <w:p w14:paraId="67A2A96E" w14:textId="77777777" w:rsidR="00652DEA" w:rsidRPr="00652DEA" w:rsidRDefault="00C15CB5">
            <w:pPr>
              <w:contextualSpacing/>
              <w:jc w:val="center"/>
              <w:rPr>
                <w:rFonts w:ascii="Times New Roman" w:eastAsia="仿宋_GB2312" w:hAnsi="Times New Roman" w:cs="Times New Roman"/>
                <w:sz w:val="18"/>
                <w:szCs w:val="18"/>
                <w:lang w:eastAsia="zh-CN"/>
                <w:rPrChange w:id="941" w:author="Xuning Wei12232" w:date="2026-10-24T11:11:00Z">
                  <w:rPr>
                    <w:rFonts w:ascii="Times New Roman" w:eastAsia="仿宋_GB2312" w:hAnsi="Times New Roman" w:cs="Times New Roman"/>
                    <w:color w:val="000000" w:themeColor="text1"/>
                    <w:sz w:val="20"/>
                    <w:szCs w:val="20"/>
                    <w:lang w:eastAsia="zh-CN"/>
                  </w:rPr>
                </w:rPrChange>
              </w:rPr>
            </w:pPr>
            <w:ins w:id="942" w:author="Xuning Wei12232" w:date="2026-10-19T20:41:00Z">
              <w:r>
                <w:rPr>
                  <w:rFonts w:ascii="Times New Roman" w:eastAsia="仿宋_GB2312" w:hAnsi="Times New Roman" w:cs="Times New Roman"/>
                  <w:sz w:val="18"/>
                  <w:szCs w:val="18"/>
                  <w:rPrChange w:id="943" w:author="Xuning Wei12232" w:date="2026-10-24T11:11:00Z">
                    <w:rPr>
                      <w:rFonts w:ascii="Times New Roman" w:eastAsia="仿宋_GB2312" w:hAnsi="Times New Roman" w:cs="Times New Roman"/>
                      <w:color w:val="FF0000"/>
                      <w:sz w:val="20"/>
                      <w:szCs w:val="20"/>
                    </w:rPr>
                  </w:rPrChange>
                </w:rPr>
                <w:t>03-01-04</w:t>
              </w:r>
            </w:ins>
            <w:del w:id="944" w:author="Xuning Wei12232" w:date="2026-10-19T20:41:00Z">
              <w:r>
                <w:rPr>
                  <w:rFonts w:ascii="Times New Roman" w:eastAsia="仿宋_GB2312" w:hAnsi="Times New Roman" w:cs="Times New Roman"/>
                  <w:sz w:val="18"/>
                  <w:szCs w:val="18"/>
                  <w:lang w:eastAsia="zh-CN"/>
                  <w:rPrChange w:id="945"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738610EB" w14:textId="77777777" w:rsidR="00652DEA" w:rsidRDefault="00652DEA">
            <w:pPr>
              <w:contextualSpacing/>
              <w:jc w:val="center"/>
              <w:rPr>
                <w:rFonts w:ascii="Times New Roman" w:eastAsia="仿宋_GB2312" w:hAnsi="Times New Roman" w:cs="Times New Roman"/>
                <w:sz w:val="20"/>
                <w:szCs w:val="20"/>
              </w:rPr>
            </w:pPr>
          </w:p>
        </w:tc>
        <w:tc>
          <w:tcPr>
            <w:tcW w:w="1094" w:type="pct"/>
            <w:vMerge/>
            <w:vAlign w:val="center"/>
          </w:tcPr>
          <w:p w14:paraId="637805D2" w14:textId="77777777" w:rsidR="00652DEA" w:rsidRDefault="00652DEA">
            <w:pPr>
              <w:contextualSpacing/>
              <w:jc w:val="center"/>
              <w:rPr>
                <w:rFonts w:ascii="Times New Roman" w:eastAsia="仿宋_GB2312" w:hAnsi="Times New Roman" w:cs="Times New Roman"/>
                <w:sz w:val="20"/>
                <w:szCs w:val="20"/>
                <w:lang w:eastAsia="zh-CN"/>
              </w:rPr>
            </w:pPr>
          </w:p>
        </w:tc>
        <w:tc>
          <w:tcPr>
            <w:tcW w:w="625" w:type="pct"/>
            <w:vMerge/>
            <w:vAlign w:val="center"/>
          </w:tcPr>
          <w:p w14:paraId="463F29E8" w14:textId="77777777" w:rsidR="00652DEA" w:rsidRDefault="00652DEA">
            <w:pPr>
              <w:contextualSpacing/>
              <w:jc w:val="center"/>
              <w:rPr>
                <w:rFonts w:ascii="Times New Roman" w:eastAsia="仿宋_GB2312" w:hAnsi="Times New Roman" w:cs="Times New Roman"/>
                <w:sz w:val="20"/>
                <w:szCs w:val="20"/>
              </w:rPr>
            </w:pPr>
          </w:p>
        </w:tc>
      </w:tr>
    </w:tbl>
    <w:p w14:paraId="47A9C734" w14:textId="77777777" w:rsidR="00652DEA" w:rsidRDefault="00C15CB5">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946" w:author="Xuning Wei12232" w:date="2026-10-24T11:11:00Z">
            <w:rPr>
              <w:rFonts w:ascii="Times New Roman" w:hAnsi="Times New Roman" w:cs="Times New Roman"/>
              <w:i/>
              <w:iCs/>
              <w:color w:val="0000FF"/>
              <w:sz w:val="16"/>
              <w:szCs w:val="16"/>
            </w:rPr>
          </w:rPrChange>
        </w:rPr>
        <w:t>a</w:t>
      </w:r>
      <w:commentRangeStart w:id="947"/>
      <w:commentRangeStart w:id="948"/>
      <w:r>
        <w:rPr>
          <w:rFonts w:ascii="Times New Roman" w:hAnsi="Times New Roman" w:cs="Times New Roman"/>
          <w:i/>
          <w:iCs/>
          <w:color w:val="auto"/>
          <w:sz w:val="16"/>
          <w:szCs w:val="16"/>
          <w:rPrChange w:id="949" w:author="Xuning Wei12232" w:date="2026-10-24T11:11:00Z">
            <w:rPr>
              <w:rFonts w:ascii="Times New Roman" w:hAnsi="Times New Roman" w:cs="Times New Roman"/>
              <w:i/>
              <w:iCs/>
              <w:color w:val="0000FF"/>
              <w:sz w:val="16"/>
              <w:szCs w:val="16"/>
            </w:rPr>
          </w:rPrChange>
        </w:rPr>
        <w:t xml:space="preserve"> ± 0.2%</w:t>
      </w:r>
      <w:commentRangeEnd w:id="947"/>
      <w:r>
        <w:rPr>
          <w:rStyle w:val="affe"/>
          <w:rFonts w:ascii="Times New Roman" w:hAnsi="Times New Roman" w:cs="Times New Roman"/>
          <w:i/>
          <w:iCs/>
          <w:color w:val="auto"/>
          <w:sz w:val="16"/>
          <w:szCs w:val="16"/>
          <w:rPrChange w:id="950" w:author="Xuning Wei12232" w:date="2026-10-24T11:11:00Z">
            <w:rPr>
              <w:rStyle w:val="affe"/>
              <w:rFonts w:ascii="Times New Roman" w:hAnsi="Times New Roman" w:cs="Times New Roman"/>
              <w:i/>
              <w:iCs/>
              <w:color w:val="0000FF"/>
              <w:sz w:val="16"/>
              <w:szCs w:val="16"/>
            </w:rPr>
          </w:rPrChange>
        </w:rPr>
        <w:commentReference w:id="947"/>
      </w:r>
      <w:commentRangeEnd w:id="948"/>
      <w:r>
        <w:rPr>
          <w:rStyle w:val="affe"/>
          <w:rFonts w:ascii="Times New Roman" w:hAnsi="Times New Roman" w:cs="Times New Roman"/>
          <w:i/>
          <w:iCs/>
          <w:color w:val="auto"/>
          <w:sz w:val="16"/>
          <w:szCs w:val="16"/>
          <w:rPrChange w:id="951" w:author="Xuning Wei12232" w:date="2026-10-24T11:11:00Z">
            <w:rPr>
              <w:rStyle w:val="affe"/>
              <w:rFonts w:ascii="Times New Roman" w:hAnsi="Times New Roman" w:cs="Times New Roman"/>
              <w:i/>
              <w:iCs/>
              <w:color w:val="0000FF"/>
              <w:sz w:val="16"/>
              <w:szCs w:val="16"/>
            </w:rPr>
          </w:rPrChange>
        </w:rPr>
        <w:commentReference w:id="948"/>
      </w:r>
      <w:r>
        <w:rPr>
          <w:rFonts w:ascii="Times New Roman" w:hAnsi="Times New Roman" w:cs="Times New Roman"/>
          <w:i/>
          <w:iCs/>
          <w:color w:val="auto"/>
          <w:sz w:val="16"/>
          <w:szCs w:val="16"/>
          <w:rPrChange w:id="952"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953"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954"/>
      <w:commentRangeStart w:id="955"/>
      <w:r>
        <w:rPr>
          <w:rFonts w:ascii="Times New Roman" w:eastAsia="仿宋_GB2312" w:hAnsi="Times New Roman" w:cs="Times New Roman"/>
          <w:i/>
          <w:iCs/>
          <w:color w:val="auto"/>
          <w:sz w:val="16"/>
          <w:szCs w:val="16"/>
          <w:lang w:eastAsia="zh-CN"/>
        </w:rPr>
        <w:t>.</w:t>
      </w:r>
      <w:commentRangeEnd w:id="954"/>
      <w:r>
        <w:rPr>
          <w:rStyle w:val="affe"/>
          <w:rFonts w:ascii="Times New Roman" w:eastAsia="仿宋_GB2312" w:hAnsi="Times New Roman" w:cs="Times New Roman"/>
          <w:i/>
          <w:iCs/>
          <w:color w:val="auto"/>
          <w:sz w:val="16"/>
          <w:szCs w:val="16"/>
          <w:lang w:eastAsia="zh-CN"/>
        </w:rPr>
        <w:commentReference w:id="954"/>
      </w:r>
      <w:commentRangeEnd w:id="955"/>
      <w:r>
        <w:rPr>
          <w:rStyle w:val="affe"/>
          <w:rFonts w:ascii="Times New Roman" w:eastAsia="仿宋_GB2312" w:hAnsi="Times New Roman" w:cs="Times New Roman"/>
          <w:i/>
          <w:iCs/>
          <w:color w:val="auto"/>
          <w:sz w:val="16"/>
          <w:szCs w:val="16"/>
          <w:lang w:eastAsia="zh-CN"/>
        </w:rPr>
        <w:commentReference w:id="955"/>
      </w:r>
    </w:p>
    <w:p w14:paraId="1B238229" w14:textId="77777777" w:rsidR="00652DEA" w:rsidRPr="00652DEA" w:rsidRDefault="00C15CB5">
      <w:pPr>
        <w:spacing w:beforeLines="50" w:before="120" w:afterLines="50" w:after="120" w:line="360" w:lineRule="auto"/>
        <w:jc w:val="both"/>
        <w:rPr>
          <w:ins w:id="956" w:author="Xuning Wei12232" w:date="2026-10-18T09:28:00Z"/>
          <w:rFonts w:ascii="Times New Roman" w:eastAsia="仿宋_GB2312" w:hAnsi="Times New Roman" w:cs="Times New Roman"/>
          <w:sz w:val="20"/>
          <w:szCs w:val="20"/>
          <w:rPrChange w:id="957" w:author="Xuning Wei12232" w:date="2026-10-24T11:11:00Z">
            <w:rPr>
              <w:ins w:id="958" w:author="Xuning Wei12232" w:date="2026-10-18T09:28:00Z"/>
              <w:rFonts w:ascii="Times New Roman" w:eastAsia="仿宋_GB2312" w:hAnsi="Times New Roman" w:cs="Times New Roman"/>
              <w:color w:val="0000FF"/>
              <w:sz w:val="20"/>
              <w:szCs w:val="20"/>
            </w:rPr>
          </w:rPrChange>
        </w:rPr>
        <w:pPrChange w:id="959" w:author="Xuning Wei12232" w:date="2026-10-19T20:48:00Z">
          <w:pPr>
            <w:spacing w:beforeLines="50" w:before="120" w:afterLines="50" w:after="120" w:line="360" w:lineRule="auto"/>
          </w:pPr>
        </w:pPrChange>
      </w:pPr>
      <w:ins w:id="960" w:author="Xuning Wei12232" w:date="2026-10-18T09:28:00Z">
        <w:r>
          <w:rPr>
            <w:rFonts w:ascii="Times New Roman" w:eastAsia="仿宋_GB2312" w:hAnsi="Times New Roman" w:cs="Times New Roman"/>
            <w:b/>
            <w:sz w:val="20"/>
            <w:szCs w:val="20"/>
            <w:rPrChange w:id="961"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962" w:author="Xuning Wei12232" w:date="2026-10-24T11:11:00Z">
              <w:rPr>
                <w:rFonts w:ascii="Times New Roman" w:eastAsia="Times New Roman" w:hAnsi="Times New Roman" w:cs="Times New Roman"/>
                <w:sz w:val="16"/>
                <w:szCs w:val="16"/>
                <w:lang w:eastAsia="zh-CN"/>
              </w:rPr>
            </w:rPrChange>
          </w:rPr>
          <w:t xml:space="preserve">Figure 3 depicts the </w:t>
        </w:r>
        <w:r>
          <w:rPr>
            <w:rFonts w:ascii="Times New Roman" w:eastAsia="仿宋_GB2312" w:hAnsi="Times New Roman" w:cs="Times New Roman"/>
            <w:sz w:val="20"/>
            <w:szCs w:val="20"/>
          </w:rPr>
          <w:t>Eloralintide Fragment 2</w:t>
        </w:r>
        <w:r>
          <w:rPr>
            <w:rFonts w:ascii="Times New Roman" w:eastAsia="仿宋_GB2312" w:hAnsi="Times New Roman" w:cs="Times New Roman"/>
            <w:sz w:val="20"/>
            <w:szCs w:val="20"/>
            <w:rPrChange w:id="963" w:author="Xuning Wei12232" w:date="2026-10-24T11:11:00Z">
              <w:rPr>
                <w:rFonts w:ascii="Times New Roman" w:eastAsia="Times New Roman" w:hAnsi="Times New Roman" w:cs="Times New Roman"/>
                <w:sz w:val="16"/>
                <w:szCs w:val="16"/>
                <w:lang w:eastAsia="zh-CN"/>
              </w:rPr>
            </w:rPrChange>
          </w:rPr>
          <w:t xml:space="preserve"> PPQ batch </w:t>
        </w:r>
      </w:ins>
      <w:ins w:id="964" w:author="Xuning Wei12232" w:date="2026-10-21T10:55:00Z">
        <w:r>
          <w:rPr>
            <w:rFonts w:ascii="Times New Roman" w:eastAsia="仿宋_GB2312" w:hAnsi="Times New Roman" w:cs="Times New Roman"/>
            <w:sz w:val="20"/>
            <w:szCs w:val="20"/>
            <w:rPrChange w:id="965" w:author="Xuning Wei12232" w:date="2026-10-24T11:11:00Z">
              <w:rPr>
                <w:rFonts w:ascii="Times New Roman" w:eastAsia="仿宋_GB2312" w:hAnsi="Times New Roman" w:cs="Times New Roman"/>
                <w:b/>
                <w:sz w:val="20"/>
                <w:szCs w:val="20"/>
              </w:rPr>
            </w:rPrChange>
          </w:rPr>
          <w:t>strategy</w:t>
        </w:r>
      </w:ins>
      <w:ins w:id="966" w:author="Xuning Wei12232" w:date="2026-10-18T09:31:00Z">
        <w:r>
          <w:rPr>
            <w:rFonts w:ascii="Times New Roman" w:eastAsia="仿宋_GB2312" w:hAnsi="Times New Roman" w:cs="Times New Roman"/>
            <w:sz w:val="20"/>
            <w:szCs w:val="20"/>
          </w:rPr>
          <w:t>,</w:t>
        </w:r>
      </w:ins>
      <w:ins w:id="967" w:author="Xuning Wei12232" w:date="2026-10-18T09:28:00Z">
        <w:r>
          <w:rPr>
            <w:rFonts w:ascii="Times New Roman" w:eastAsia="仿宋_GB2312" w:hAnsi="Times New Roman" w:cs="Times New Roman"/>
            <w:sz w:val="20"/>
            <w:szCs w:val="20"/>
          </w:rPr>
          <w:t xml:space="preserve"> </w:t>
        </w:r>
      </w:ins>
      <w:ins w:id="968" w:author="Xuning Wei12232" w:date="2026-10-18T11:16:00Z">
        <w:r>
          <w:rPr>
            <w:rFonts w:ascii="Times New Roman" w:eastAsia="仿宋_GB2312" w:hAnsi="Times New Roman" w:cs="Times New Roman"/>
            <w:sz w:val="20"/>
            <w:szCs w:val="20"/>
          </w:rPr>
          <w:t>t</w:t>
        </w:r>
      </w:ins>
      <w:ins w:id="969" w:author="Xuning Wei12232" w:date="2026-10-18T11:11:00Z">
        <w:r>
          <w:rPr>
            <w:rFonts w:ascii="Times New Roman" w:eastAsia="仿宋_GB2312" w:hAnsi="Times New Roman" w:cs="Times New Roman"/>
            <w:sz w:val="20"/>
            <w:szCs w:val="20"/>
            <w:rPrChange w:id="970"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971" w:author="Xuning Wei12232" w:date="2026-10-24T11:11:00Z">
              <w:rPr/>
            </w:rPrChange>
          </w:rPr>
          <w:noBreakHyphen/>
        </w:r>
        <w:r>
          <w:rPr>
            <w:rFonts w:ascii="Times New Roman" w:eastAsia="仿宋_GB2312" w:hAnsi="Times New Roman" w:cs="Times New Roman"/>
            <w:sz w:val="20"/>
            <w:szCs w:val="20"/>
            <w:rPrChange w:id="972"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973" w:author="Xuning Wei12232" w:date="2026-10-24T11:11:00Z">
              <w:rPr>
                <w:rFonts w:ascii="Times New Roman" w:eastAsia="仿宋_GB2312" w:hAnsi="Times New Roman" w:cs="Times New Roman"/>
                <w:color w:val="0000FF"/>
                <w:sz w:val="20"/>
                <w:szCs w:val="20"/>
              </w:rPr>
            </w:rPrChange>
          </w:rPr>
          <w:t xml:space="preserve"> </w:t>
        </w:r>
      </w:ins>
      <w:ins w:id="974" w:author="Xuning Wei12232" w:date="2026-10-19T20:46:00Z">
        <w:r>
          <w:rPr>
            <w:rFonts w:ascii="Times New Roman" w:eastAsia="仿宋_GB2312" w:hAnsi="Times New Roman" w:cs="Times New Roman"/>
            <w:sz w:val="20"/>
            <w:szCs w:val="20"/>
            <w:rPrChange w:id="975" w:author="Xuning Wei12232" w:date="2026-10-24T11:11:00Z">
              <w:rPr>
                <w:rFonts w:ascii="Times New Roman" w:eastAsia="仿宋_GB2312" w:hAnsi="Times New Roman" w:cs="Times New Roman"/>
                <w:color w:val="FF0000"/>
                <w:sz w:val="20"/>
                <w:szCs w:val="20"/>
              </w:rPr>
            </w:rPrChange>
          </w:rPr>
          <w:t xml:space="preserve">is based on the batch </w:t>
        </w:r>
      </w:ins>
      <w:ins w:id="976" w:author="Xuning Wei12232" w:date="2026-10-21T10:55:00Z">
        <w:r>
          <w:rPr>
            <w:rFonts w:ascii="Times New Roman" w:eastAsia="仿宋_GB2312" w:hAnsi="Times New Roman" w:cs="Times New Roman"/>
            <w:sz w:val="20"/>
            <w:szCs w:val="20"/>
            <w:rPrChange w:id="977" w:author="Xuning Wei12232" w:date="2026-10-24T11:11:00Z">
              <w:rPr>
                <w:rFonts w:ascii="Times New Roman" w:eastAsia="仿宋_GB2312" w:hAnsi="Times New Roman" w:cs="Times New Roman"/>
                <w:b/>
                <w:sz w:val="20"/>
                <w:szCs w:val="20"/>
              </w:rPr>
            </w:rPrChange>
          </w:rPr>
          <w:t>strategy</w:t>
        </w:r>
      </w:ins>
      <w:ins w:id="978" w:author="Xuning Wei12232" w:date="2026-10-19T20:46:00Z">
        <w:r>
          <w:rPr>
            <w:rFonts w:ascii="Times New Roman" w:eastAsia="仿宋_GB2312" w:hAnsi="Times New Roman" w:cs="Times New Roman"/>
            <w:sz w:val="20"/>
            <w:szCs w:val="20"/>
            <w:rPrChange w:id="979" w:author="Xuning Wei12232" w:date="2026-10-24T11:11:00Z">
              <w:rPr>
                <w:rFonts w:ascii="Times New Roman" w:eastAsia="仿宋_GB2312" w:hAnsi="Times New Roman" w:cs="Times New Roman"/>
                <w:color w:val="FF0000"/>
                <w:sz w:val="20"/>
                <w:szCs w:val="20"/>
              </w:rPr>
            </w:rPrChange>
          </w:rPr>
          <w:t xml:space="preserve"> shown in Figure</w:t>
        </w:r>
      </w:ins>
      <w:ins w:id="980" w:author="Xuning Wei12232" w:date="2026-10-21T10:49:00Z">
        <w:r>
          <w:rPr>
            <w:rFonts w:ascii="Times New Roman" w:eastAsia="仿宋_GB2312" w:hAnsi="Times New Roman" w:cs="Times New Roman"/>
            <w:sz w:val="20"/>
            <w:szCs w:val="20"/>
          </w:rPr>
          <w:t xml:space="preserve"> 3</w:t>
        </w:r>
      </w:ins>
      <w:ins w:id="981" w:author="Xuning Wei12232" w:date="2026-10-19T20:46:00Z">
        <w:r>
          <w:rPr>
            <w:rFonts w:ascii="Times New Roman" w:eastAsia="仿宋_GB2312" w:hAnsi="Times New Roman" w:cs="Times New Roman"/>
            <w:sz w:val="20"/>
            <w:szCs w:val="20"/>
            <w:rPrChange w:id="982"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Asymchem TJ4, consistently produce </w:t>
        </w:r>
      </w:ins>
      <w:ins w:id="983" w:author="Xuning Wei12232" w:date="2026-10-21T10:50:00Z">
        <w:r>
          <w:rPr>
            <w:rFonts w:ascii="Times New Roman" w:eastAsia="仿宋_GB2312" w:hAnsi="Times New Roman" w:cs="Times New Roman"/>
            <w:sz w:val="20"/>
            <w:szCs w:val="20"/>
          </w:rPr>
          <w:t xml:space="preserve">in-process </w:t>
        </w:r>
      </w:ins>
      <w:ins w:id="984" w:author="Xuning Wei12232" w:date="2026-10-19T20:46:00Z">
        <w:r>
          <w:rPr>
            <w:rFonts w:ascii="Times New Roman" w:eastAsia="仿宋_GB2312" w:hAnsi="Times New Roman" w:cs="Times New Roman"/>
            <w:sz w:val="20"/>
            <w:szCs w:val="20"/>
            <w:rPrChange w:id="985"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986" w:author="Xuning Wei12232" w:date="2026-10-21T10:47:00Z">
        <w:r>
          <w:rPr>
            <w:rFonts w:ascii="Times New Roman" w:eastAsia="仿宋_GB2312" w:hAnsi="Times New Roman" w:cs="Times New Roman"/>
            <w:sz w:val="20"/>
            <w:szCs w:val="20"/>
          </w:rPr>
          <w:t xml:space="preserve"> </w:t>
        </w:r>
      </w:ins>
      <w:ins w:id="987" w:author="Xuning Wei12232" w:date="2026-10-19T20:46:00Z">
        <w:r>
          <w:rPr>
            <w:rFonts w:ascii="Times New Roman" w:eastAsia="仿宋_GB2312" w:hAnsi="Times New Roman" w:cs="Times New Roman"/>
            <w:sz w:val="20"/>
            <w:szCs w:val="20"/>
            <w:rPrChange w:id="988"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989"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990"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991" w:author="Xuning Wei12232" w:date="2026-10-24T11:11:00Z">
              <w:rPr>
                <w:rFonts w:ascii="Times New Roman" w:eastAsia="仿宋_GB2312" w:hAnsi="Times New Roman" w:cs="Times New Roman"/>
                <w:color w:val="FF0000"/>
                <w:sz w:val="20"/>
                <w:szCs w:val="20"/>
              </w:rPr>
            </w:rPrChange>
          </w:rPr>
          <w:t xml:space="preserve"> </w:t>
        </w:r>
      </w:ins>
      <w:ins w:id="992" w:author="Xuning Wei12232" w:date="2026-10-21T10:54:00Z">
        <w:r>
          <w:rPr>
            <w:rFonts w:ascii="Times New Roman" w:eastAsia="仿宋_GB2312" w:hAnsi="Times New Roman" w:cs="Times New Roman"/>
            <w:sz w:val="20"/>
            <w:szCs w:val="20"/>
            <w:rPrChange w:id="993" w:author="Xuning Wei12232" w:date="2026-10-24T11:11:00Z">
              <w:rPr>
                <w:sz w:val="20"/>
                <w:szCs w:val="20"/>
              </w:rPr>
            </w:rPrChange>
          </w:rPr>
          <w:t>Batch-related governance items are defined within Asymchem PPQ protocol(s), which require Lilly API EM Quality approval prior to execution.</w:t>
        </w:r>
      </w:ins>
    </w:p>
    <w:p w14:paraId="01D58724" w14:textId="77777777" w:rsidR="00652DEA" w:rsidRPr="00652DEA" w:rsidRDefault="00C15CB5">
      <w:pPr>
        <w:pStyle w:val="27"/>
        <w:ind w:firstLineChars="0" w:firstLine="0"/>
        <w:rPr>
          <w:color w:val="auto"/>
          <w:rPrChange w:id="994" w:author="Xuning Wei12232" w:date="2026-10-24T11:11:00Z">
            <w:rPr/>
          </w:rPrChange>
        </w:rPr>
        <w:pPrChange w:id="995" w:author="Xuning Wei12232" w:date="2026-10-19T20:51:00Z">
          <w:pPr>
            <w:pStyle w:val="27"/>
            <w:spacing w:beforeLines="50" w:before="120" w:afterLines="50" w:after="120"/>
            <w:ind w:firstLineChars="0" w:firstLine="0"/>
            <w:jc w:val="center"/>
          </w:pPr>
        </w:pPrChange>
      </w:pPr>
      <w:ins w:id="996" w:author="Xuning Wei12232" w:date="2026-10-15T15:25:00Z">
        <w:r>
          <w:rPr>
            <w:noProof/>
            <w:color w:val="auto"/>
            <w:lang w:eastAsia="zh-CN"/>
            <w:rPrChange w:id="997" w:author="Xuning Wei12232" w:date="2026-10-24T11:11:00Z">
              <w:rPr>
                <w:noProof/>
                <w:lang w:eastAsia="zh-CN"/>
              </w:rPr>
            </w:rPrChange>
          </w:rPr>
          <w:lastRenderedPageBreak/>
          <w:drawing>
            <wp:anchor distT="0" distB="0" distL="114300" distR="114300" simplePos="0" relativeHeight="251659264" behindDoc="0" locked="0" layoutInCell="1" allowOverlap="1" wp14:anchorId="69D709B3" wp14:editId="07777777">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998" w:author="Xuning Wei12232" w:date="2026-10-15T15:01:00Z">
        <w:r>
          <w:rPr>
            <w:color w:val="auto"/>
          </w:rPr>
          <w:object w:dxaOrig="5290" w:dyaOrig="2700" w14:anchorId="74049121">
            <v:shape id="_x0000_i1028" type="#_x0000_t75" style="width:265.85pt;height:136.25pt" o:ole="">
              <v:imagedata r:id="rId26" o:title=""/>
            </v:shape>
            <o:OLEObject Type="Embed" ProgID="Visio.Drawing.15" ShapeID="_x0000_i1028" DrawAspect="Content" ObjectID="_1854802562" r:id="rId27"/>
          </w:object>
        </w:r>
      </w:del>
    </w:p>
    <w:p w14:paraId="68E11E95" w14:textId="77777777" w:rsidR="00652DEA" w:rsidRDefault="00C15CB5">
      <w:pPr>
        <w:pStyle w:val="27"/>
        <w:ind w:firstLineChars="0" w:firstLine="0"/>
        <w:jc w:val="center"/>
        <w:rPr>
          <w:rFonts w:ascii="Times New Roman" w:eastAsia="仿宋_GB2312" w:hAnsi="Times New Roman" w:cs="Times New Roman"/>
          <w:color w:val="auto"/>
          <w:sz w:val="16"/>
          <w:szCs w:val="16"/>
          <w:lang w:eastAsia="zh-CN"/>
        </w:rPr>
        <w:pPrChange w:id="999"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000"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001" w:author="Xuning Wei12232" w:date="2026-09-14T18:19:00Z">
        <w:r>
          <w:rPr>
            <w:rFonts w:ascii="Times New Roman" w:eastAsia="Times New Roman" w:hAnsi="Times New Roman" w:cs="Times New Roman"/>
            <w:b/>
            <w:iCs/>
            <w:color w:val="auto"/>
            <w:sz w:val="20"/>
            <w:szCs w:val="20"/>
            <w:rPrChange w:id="1002"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003"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1D6794D9"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004" w:name="_Toc243596302"/>
      <w:r>
        <w:rPr>
          <w:rFonts w:ascii="Times New Roman" w:eastAsia="仿宋_GB2312" w:hAnsi="Times New Roman" w:cs="Times New Roman"/>
          <w:sz w:val="21"/>
          <w:szCs w:val="21"/>
        </w:rPr>
        <w:t>Qualified Process Equipment</w:t>
      </w:r>
      <w:bookmarkEnd w:id="1004"/>
      <w:r>
        <w:rPr>
          <w:rFonts w:ascii="Times New Roman" w:eastAsia="仿宋_GB2312" w:hAnsi="Times New Roman" w:cs="Times New Roman"/>
          <w:sz w:val="21"/>
          <w:szCs w:val="21"/>
        </w:rPr>
        <w:t xml:space="preserve"> </w:t>
      </w:r>
    </w:p>
    <w:p w14:paraId="51D55CB6" w14:textId="77777777" w:rsidR="00652DEA" w:rsidRPr="00652DEA" w:rsidRDefault="00C15CB5">
      <w:pPr>
        <w:spacing w:beforeLines="50" w:before="120" w:afterLines="50" w:after="120" w:line="360" w:lineRule="auto"/>
        <w:contextualSpacing/>
        <w:jc w:val="both"/>
        <w:rPr>
          <w:ins w:id="1005" w:author="Xuning Wei12232" w:date="2026-10-15T15:30:00Z"/>
          <w:rFonts w:ascii="Times New Roman" w:eastAsia="仿宋_GB2312" w:hAnsi="Times New Roman" w:cs="Times New Roman"/>
          <w:sz w:val="20"/>
          <w:szCs w:val="20"/>
          <w:rPrChange w:id="1006" w:author="Xuning Wei12232" w:date="2026-10-24T11:11:00Z">
            <w:rPr>
              <w:ins w:id="1007"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008"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009"/>
      <w:commentRangeStart w:id="1010"/>
      <w:r>
        <w:rPr>
          <w:rFonts w:ascii="Times New Roman" w:eastAsia="仿宋_GB2312" w:hAnsi="Times New Roman" w:cs="Times New Roman"/>
          <w:sz w:val="20"/>
          <w:szCs w:val="20"/>
        </w:rPr>
        <w:t>.</w:t>
      </w:r>
      <w:commentRangeEnd w:id="1009"/>
      <w:del w:id="1011" w:author="Xuning Wei12232" w:date="2026-10-15T15:29:00Z">
        <w:r>
          <w:rPr>
            <w:rStyle w:val="affe"/>
            <w:rFonts w:ascii="Times New Roman" w:eastAsia="仿宋_GB2312" w:hAnsi="Times New Roman" w:cs="Times New Roman"/>
            <w:sz w:val="20"/>
            <w:szCs w:val="20"/>
          </w:rPr>
          <w:commentReference w:id="1009"/>
        </w:r>
        <w:commentRangeEnd w:id="1010"/>
        <w:r>
          <w:rPr>
            <w:rStyle w:val="affe"/>
            <w:rFonts w:ascii="Times New Roman" w:eastAsia="仿宋_GB2312" w:hAnsi="Times New Roman" w:cs="Times New Roman"/>
            <w:sz w:val="20"/>
            <w:szCs w:val="20"/>
          </w:rPr>
          <w:commentReference w:id="1010"/>
        </w:r>
      </w:del>
      <w:ins w:id="1012"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013"/>
        <w:commentRangeStart w:id="1014"/>
        <w:r>
          <w:rPr>
            <w:rFonts w:ascii="Times New Roman" w:eastAsia="仿宋_GB2312" w:hAnsi="Times New Roman" w:cs="Times New Roman"/>
            <w:sz w:val="20"/>
            <w:szCs w:val="20"/>
          </w:rPr>
          <w:t>RA-14002</w:t>
        </w:r>
      </w:ins>
      <w:ins w:id="1015" w:author="Xuning Wei12232" w:date="2026-10-15T15:30:00Z">
        <w:r>
          <w:rPr>
            <w:rFonts w:ascii="Times New Roman" w:eastAsia="仿宋_GB2312" w:hAnsi="Times New Roman" w:cs="Times New Roman"/>
            <w:sz w:val="20"/>
            <w:szCs w:val="20"/>
          </w:rPr>
          <w:t>0</w:t>
        </w:r>
      </w:ins>
      <w:ins w:id="1016" w:author="Xuning Wei12232" w:date="2026-10-15T15:29:00Z">
        <w:r>
          <w:rPr>
            <w:rFonts w:ascii="Times New Roman" w:eastAsia="仿宋_GB2312" w:hAnsi="Times New Roman" w:cs="Times New Roman"/>
            <w:sz w:val="20"/>
            <w:szCs w:val="20"/>
          </w:rPr>
          <w:t>03010</w:t>
        </w:r>
      </w:ins>
      <w:ins w:id="1017" w:author="Xuning Wei12232" w:date="2026-10-15T15:30:00Z">
        <w:r>
          <w:rPr>
            <w:rFonts w:ascii="Times New Roman" w:eastAsia="仿宋_GB2312" w:hAnsi="Times New Roman" w:cs="Times New Roman"/>
            <w:sz w:val="20"/>
            <w:szCs w:val="20"/>
          </w:rPr>
          <w:t>1</w:t>
        </w:r>
      </w:ins>
      <w:ins w:id="1018" w:author="Xuning Wei12232" w:date="2026-10-15T15:29:00Z">
        <w:del w:id="1019"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020" w:author="Yu Zhang12718" w:date="2026-10-13T13:58:00Z">
          <w:r>
            <w:rPr>
              <w:rFonts w:ascii="Times New Roman" w:eastAsia="仿宋_GB2312" w:hAnsi="Times New Roman" w:cs="Times New Roman"/>
              <w:sz w:val="20"/>
              <w:szCs w:val="20"/>
            </w:rPr>
            <w:delText>1</w:delText>
          </w:r>
        </w:del>
        <w:commentRangeEnd w:id="1013"/>
        <w:r>
          <w:rPr>
            <w:rStyle w:val="affe"/>
            <w:rFonts w:ascii="Times New Roman" w:eastAsia="仿宋_GB2312" w:hAnsi="Times New Roman" w:cs="Times New Roman"/>
            <w:sz w:val="20"/>
            <w:szCs w:val="20"/>
          </w:rPr>
          <w:commentReference w:id="1013"/>
        </w:r>
        <w:commentRangeEnd w:id="1014"/>
        <w:r>
          <w:rPr>
            <w:rStyle w:val="affe"/>
            <w:rFonts w:ascii="Times New Roman" w:eastAsia="仿宋_GB2312" w:hAnsi="Times New Roman" w:cs="Times New Roman"/>
            <w:sz w:val="20"/>
            <w:szCs w:val="20"/>
          </w:rPr>
          <w:commentReference w:id="1014"/>
        </w:r>
        <w:r>
          <w:rPr>
            <w:rFonts w:ascii="Times New Roman" w:eastAsia="仿宋_GB2312" w:hAnsi="Times New Roman" w:cs="Times New Roman"/>
            <w:sz w:val="20"/>
            <w:szCs w:val="20"/>
          </w:rPr>
          <w:t>&gt;</w:t>
        </w:r>
      </w:ins>
      <w:r>
        <w:t xml:space="preserve"> </w:t>
      </w:r>
      <w:r>
        <w:rPr>
          <w:rFonts w:ascii="Times New Roman" w:eastAsia="仿宋_GB2312" w:hAnsi="Times New Roman" w:cs="Times New Roman"/>
          <w:sz w:val="20"/>
          <w:szCs w:val="20"/>
          <w:rPrChange w:id="1021"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022" w:author="Xuning Wei12232" w:date="2026-10-18T09:34:00Z">
        <w:r>
          <w:rPr>
            <w:rFonts w:ascii="Times New Roman" w:eastAsia="仿宋_GB2312" w:hAnsi="Times New Roman" w:cs="Times New Roman"/>
            <w:sz w:val="20"/>
            <w:szCs w:val="20"/>
            <w:rPrChange w:id="1023"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024" w:author="Xuning Wei12232" w:date="2026-10-24T11:11:00Z">
            <w:rPr>
              <w:rFonts w:ascii="Times New Roman" w:eastAsia="仿宋_GB2312" w:hAnsi="Times New Roman" w:cs="Times New Roman"/>
              <w:color w:val="0000FF"/>
              <w:sz w:val="20"/>
              <w:szCs w:val="20"/>
            </w:rPr>
          </w:rPrChange>
        </w:rPr>
        <w:t xml:space="preserve">). </w:t>
      </w:r>
    </w:p>
    <w:p w14:paraId="42CEB131" w14:textId="77777777" w:rsidR="00652DEA" w:rsidRPr="00652DEA" w:rsidRDefault="00C15CB5">
      <w:pPr>
        <w:spacing w:beforeLines="50" w:before="120" w:afterLines="50" w:after="120" w:line="360" w:lineRule="auto"/>
        <w:contextualSpacing/>
        <w:jc w:val="both"/>
        <w:rPr>
          <w:ins w:id="1025" w:author="Xuning Wei12232" w:date="2026-10-15T15:30:00Z"/>
          <w:rPrChange w:id="1026" w:author="Xuning Wei12232" w:date="2026-10-24T11:11:00Z">
            <w:rPr>
              <w:ins w:id="1027" w:author="Xuning Wei12232" w:date="2026-10-15T15:30:00Z"/>
              <w:color w:val="0000FF"/>
            </w:rPr>
          </w:rPrChange>
        </w:rPr>
      </w:pPr>
      <w:r>
        <w:rPr>
          <w:rFonts w:ascii="Times New Roman" w:eastAsia="仿宋_GB2312" w:hAnsi="Times New Roman" w:cs="Times New Roman"/>
          <w:sz w:val="20"/>
          <w:szCs w:val="20"/>
          <w:rPrChange w:id="1028"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029" w:author="Xuning Wei12232" w:date="2026-10-24T11:11:00Z">
            <w:rPr>
              <w:color w:val="0000FF"/>
            </w:rPr>
          </w:rPrChange>
        </w:rPr>
        <w:t xml:space="preserve"> </w:t>
      </w:r>
    </w:p>
    <w:p w14:paraId="12416D8F" w14:textId="77777777" w:rsidR="00652DEA" w:rsidRDefault="00C15CB5">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030"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3B7B4B86" w14:textId="77777777" w:rsidR="00652DEA" w:rsidRDefault="00C15CB5">
      <w:pPr>
        <w:rPr>
          <w:rFonts w:ascii="Times New Roman" w:eastAsia="仿宋_GB2312" w:hAnsi="Times New Roman" w:cs="Times New Roman"/>
          <w:b/>
          <w:sz w:val="20"/>
          <w:szCs w:val="20"/>
          <w:lang w:eastAsia="zh-CN"/>
        </w:rPr>
      </w:pPr>
      <w:bookmarkStart w:id="1031" w:name="_Toc253738422"/>
      <w:bookmarkStart w:id="1032" w:name="_Toc357346943"/>
      <w:bookmarkStart w:id="1033" w:name="_Toc294622994"/>
      <w:r>
        <w:rPr>
          <w:rFonts w:ascii="Times New Roman" w:eastAsia="仿宋_GB2312" w:hAnsi="Times New Roman" w:cs="Times New Roman"/>
          <w:b/>
          <w:sz w:val="20"/>
          <w:szCs w:val="20"/>
          <w:lang w:eastAsia="zh-CN"/>
        </w:rPr>
        <w:br w:type="page"/>
      </w:r>
    </w:p>
    <w:p w14:paraId="3A0FF5F2" w14:textId="77777777" w:rsidR="00652DEA" w:rsidRDefault="00652DEA">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652DEA">
          <w:type w:val="continuous"/>
          <w:pgSz w:w="11907" w:h="16839"/>
          <w:pgMar w:top="720" w:right="1440" w:bottom="720" w:left="1440" w:header="720" w:footer="720" w:gutter="0"/>
          <w:cols w:space="720"/>
          <w:docGrid w:linePitch="360"/>
        </w:sectPr>
      </w:pPr>
    </w:p>
    <w:p w14:paraId="45A7BCEE"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034"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031"/>
      <w:bookmarkEnd w:id="1032"/>
      <w:bookmarkEnd w:id="1033"/>
      <w:r>
        <w:rPr>
          <w:rFonts w:ascii="Times New Roman" w:eastAsia="仿宋_GB2312" w:hAnsi="Times New Roman" w:cs="Times New Roman"/>
          <w:b/>
          <w:sz w:val="20"/>
          <w:szCs w:val="20"/>
          <w:lang w:eastAsia="zh-CN"/>
          <w:rPrChange w:id="1035"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652DEA" w14:paraId="6B71B231" w14:textId="77777777" w:rsidTr="70F537F2">
        <w:trPr>
          <w:cantSplit/>
          <w:trHeight w:val="454"/>
          <w:tblHeader/>
          <w:jc w:val="center"/>
        </w:trPr>
        <w:tc>
          <w:tcPr>
            <w:tcW w:w="557" w:type="dxa"/>
            <w:shd w:val="clear" w:color="auto" w:fill="FFFFFF" w:themeFill="background1"/>
            <w:tcMar>
              <w:top w:w="0" w:type="dxa"/>
              <w:left w:w="108" w:type="dxa"/>
              <w:bottom w:w="0" w:type="dxa"/>
              <w:right w:w="108" w:type="dxa"/>
            </w:tcMar>
            <w:vAlign w:val="center"/>
          </w:tcPr>
          <w:p w14:paraId="6268ED9D" w14:textId="77777777" w:rsidR="00652DEA" w:rsidRDefault="00C15CB5">
            <w:pPr>
              <w:contextualSpacing/>
              <w:jc w:val="center"/>
              <w:rPr>
                <w:rFonts w:ascii="Times New Roman" w:eastAsia="仿宋_GB2312" w:hAnsi="Times New Roman" w:cs="Times New Roman"/>
                <w:b/>
                <w:sz w:val="18"/>
                <w:szCs w:val="18"/>
                <w:lang w:eastAsia="zh-CN"/>
              </w:rPr>
            </w:pPr>
            <w:bookmarkStart w:id="1036" w:name="_Hlk400629290"/>
            <w:r>
              <w:rPr>
                <w:rFonts w:ascii="Times New Roman" w:eastAsia="仿宋_GB2312" w:hAnsi="Times New Roman" w:cs="Times New Roman"/>
                <w:b/>
                <w:sz w:val="18"/>
                <w:szCs w:val="18"/>
                <w:lang w:eastAsia="zh-CN"/>
              </w:rPr>
              <w:t>Step No</w:t>
            </w:r>
          </w:p>
        </w:tc>
        <w:tc>
          <w:tcPr>
            <w:tcW w:w="1139" w:type="dxa"/>
            <w:shd w:val="clear" w:color="auto" w:fill="FFFFFF" w:themeFill="background1"/>
            <w:tcMar>
              <w:top w:w="0" w:type="dxa"/>
              <w:left w:w="108" w:type="dxa"/>
              <w:bottom w:w="0" w:type="dxa"/>
              <w:right w:w="108" w:type="dxa"/>
            </w:tcMar>
            <w:vAlign w:val="center"/>
          </w:tcPr>
          <w:p w14:paraId="160B2EEB"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clear" w:color="auto" w:fill="FFFFFF" w:themeFill="background1"/>
            <w:tcMar>
              <w:top w:w="0" w:type="dxa"/>
              <w:left w:w="108" w:type="dxa"/>
              <w:bottom w:w="0" w:type="dxa"/>
              <w:right w:w="108" w:type="dxa"/>
            </w:tcMar>
            <w:vAlign w:val="center"/>
          </w:tcPr>
          <w:p w14:paraId="2E996E98"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clear" w:color="auto" w:fill="FFFFFF" w:themeFill="background1"/>
            <w:tcMar>
              <w:top w:w="0" w:type="dxa"/>
              <w:left w:w="108" w:type="dxa"/>
              <w:bottom w:w="0" w:type="dxa"/>
              <w:right w:w="108" w:type="dxa"/>
            </w:tcMar>
            <w:vAlign w:val="center"/>
          </w:tcPr>
          <w:p w14:paraId="0B693154"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clear" w:color="auto" w:fill="FFFFFF" w:themeFill="background1"/>
            <w:tcMar>
              <w:top w:w="0" w:type="dxa"/>
              <w:left w:w="108" w:type="dxa"/>
              <w:bottom w:w="0" w:type="dxa"/>
              <w:right w:w="108" w:type="dxa"/>
            </w:tcMar>
            <w:vAlign w:val="center"/>
          </w:tcPr>
          <w:p w14:paraId="7519CDE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w:t>
            </w:r>
            <w:del w:id="1037" w:author="Johan Granander" w:date="2026-10-25T11:16:00Z">
              <w:r w:rsidDel="00696A17">
                <w:rPr>
                  <w:rFonts w:ascii="Times New Roman" w:eastAsia="仿宋_GB2312" w:hAnsi="Times New Roman" w:cs="Times New Roman"/>
                  <w:b/>
                  <w:bCs w:val="0"/>
                  <w:sz w:val="18"/>
                  <w:szCs w:val="18"/>
                </w:rPr>
                <w:delText xml:space="preserve"> </w:delText>
              </w:r>
            </w:del>
            <w:r>
              <w:rPr>
                <w:rFonts w:ascii="Times New Roman" w:eastAsia="仿宋_GB2312" w:hAnsi="Times New Roman" w:cs="Times New Roman"/>
                <w:b/>
                <w:bCs w:val="0"/>
                <w:sz w:val="18"/>
                <w:szCs w:val="18"/>
              </w:rPr>
              <w:t xml:space="preserve"> ID</w:t>
            </w:r>
          </w:p>
        </w:tc>
        <w:tc>
          <w:tcPr>
            <w:tcW w:w="1134" w:type="dxa"/>
            <w:shd w:val="clear" w:color="auto" w:fill="FFFFFF" w:themeFill="background1"/>
            <w:vAlign w:val="center"/>
          </w:tcPr>
          <w:p w14:paraId="1D2B207C"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clear" w:color="auto" w:fill="FFFFFF" w:themeFill="background1"/>
            <w:tcMar>
              <w:top w:w="0" w:type="dxa"/>
              <w:left w:w="108" w:type="dxa"/>
              <w:bottom w:w="0" w:type="dxa"/>
              <w:right w:w="108" w:type="dxa"/>
            </w:tcMar>
            <w:vAlign w:val="center"/>
          </w:tcPr>
          <w:p w14:paraId="5E7E98A6" w14:textId="77777777" w:rsidR="00652DEA" w:rsidRDefault="00C15CB5">
            <w:pPr>
              <w:contextualSpacing/>
              <w:jc w:val="center"/>
              <w:rPr>
                <w:rFonts w:ascii="Times New Roman" w:eastAsia="仿宋_GB2312" w:hAnsi="Times New Roman" w:cs="Times New Roman"/>
                <w:b/>
                <w:bCs w:val="0"/>
                <w:sz w:val="18"/>
                <w:szCs w:val="18"/>
                <w:lang w:eastAsia="zh-CN"/>
              </w:rPr>
            </w:pPr>
            <w:del w:id="1038" w:author="Xuning Wei12232" w:date="2026-10-19T20:54:00Z">
              <w:r>
                <w:rPr>
                  <w:rFonts w:ascii="Times New Roman" w:eastAsia="仿宋_GB2312" w:hAnsi="Times New Roman" w:cs="Times New Roman"/>
                  <w:b/>
                  <w:bCs w:val="0"/>
                  <w:sz w:val="18"/>
                  <w:szCs w:val="18"/>
                  <w:rPrChange w:id="1039" w:author="Xuning Wei12232" w:date="2026-10-24T11:11:00Z">
                    <w:rPr>
                      <w:rFonts w:ascii="Times New Roman" w:eastAsia="仿宋_GB2312" w:hAnsi="Times New Roman" w:cs="Times New Roman"/>
                      <w:b/>
                      <w:bCs w:val="0"/>
                      <w:color w:val="0000FF"/>
                      <w:sz w:val="18"/>
                      <w:szCs w:val="18"/>
                    </w:rPr>
                  </w:rPrChange>
                </w:rPr>
                <w:delText>Agitator</w:delText>
              </w:r>
            </w:del>
            <w:ins w:id="1040" w:author="Xuning Wei12232" w:date="2026-10-19T20:54:00Z">
              <w:r>
                <w:rPr>
                  <w:rFonts w:ascii="Times New Roman" w:eastAsia="仿宋_GB2312" w:hAnsi="Times New Roman" w:cs="Times New Roman"/>
                  <w:b/>
                  <w:bCs w:val="0"/>
                  <w:sz w:val="18"/>
                  <w:szCs w:val="18"/>
                  <w:rPrChange w:id="1041"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clear" w:color="auto" w:fill="FFFFFF" w:themeFill="background1"/>
            <w:tcMar>
              <w:top w:w="0" w:type="dxa"/>
              <w:left w:w="108" w:type="dxa"/>
              <w:bottom w:w="0" w:type="dxa"/>
              <w:right w:w="108" w:type="dxa"/>
            </w:tcMar>
            <w:vAlign w:val="center"/>
          </w:tcPr>
          <w:p w14:paraId="1F258D8A"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clear" w:color="auto" w:fill="FFFFFF" w:themeFill="background1"/>
            <w:vAlign w:val="center"/>
          </w:tcPr>
          <w:p w14:paraId="6AEFEC66"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clear" w:color="auto" w:fill="FFFFFF" w:themeFill="background1"/>
            <w:vAlign w:val="center"/>
          </w:tcPr>
          <w:p w14:paraId="063A088A" w14:textId="77777777" w:rsidR="00652DEA" w:rsidRDefault="00C15CB5">
            <w:pPr>
              <w:ind w:leftChars="200" w:left="440"/>
              <w:contextualSpacing/>
              <w:jc w:val="both"/>
              <w:rPr>
                <w:rFonts w:ascii="Times New Roman" w:eastAsia="仿宋_GB2312" w:hAnsi="Times New Roman" w:cs="Times New Roman"/>
                <w:b/>
                <w:bCs w:val="0"/>
                <w:sz w:val="18"/>
                <w:szCs w:val="18"/>
                <w:lang w:eastAsia="zh-CN"/>
              </w:rPr>
              <w:pPrChange w:id="1042"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clear" w:color="auto" w:fill="FFFFFF" w:themeFill="background1"/>
            <w:tcMar>
              <w:top w:w="0" w:type="dxa"/>
              <w:left w:w="108" w:type="dxa"/>
              <w:bottom w:w="0" w:type="dxa"/>
              <w:right w:w="108" w:type="dxa"/>
            </w:tcMar>
            <w:vAlign w:val="center"/>
          </w:tcPr>
          <w:p w14:paraId="2A6549AF" w14:textId="77777777" w:rsidR="00652DEA" w:rsidRDefault="00C15CB5">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652DEA" w14:paraId="50F5C395" w14:textId="77777777" w:rsidTr="70F537F2">
        <w:trPr>
          <w:cantSplit/>
          <w:trHeight w:val="454"/>
          <w:jc w:val="center"/>
        </w:trPr>
        <w:tc>
          <w:tcPr>
            <w:tcW w:w="557" w:type="dxa"/>
            <w:vMerge w:val="restart"/>
            <w:tcMar>
              <w:top w:w="0" w:type="dxa"/>
              <w:left w:w="108" w:type="dxa"/>
              <w:bottom w:w="0" w:type="dxa"/>
              <w:right w:w="108" w:type="dxa"/>
            </w:tcMar>
            <w:vAlign w:val="center"/>
          </w:tcPr>
          <w:p w14:paraId="0388F68E" w14:textId="77777777" w:rsidR="00652DEA" w:rsidRDefault="00C15CB5">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2FEF4E00" w14:textId="77777777" w:rsidR="00652DEA" w:rsidRDefault="00C15CB5">
            <w:pPr>
              <w:contextualSpacing/>
              <w:jc w:val="center"/>
              <w:rPr>
                <w:rFonts w:ascii="Times New Roman" w:eastAsia="仿宋_GB2312" w:hAnsi="Times New Roman" w:cs="Times New Roman"/>
                <w:bCs w:val="0"/>
                <w:sz w:val="18"/>
                <w:szCs w:val="18"/>
                <w:lang w:eastAsia="zh-CN"/>
              </w:rPr>
            </w:pPr>
            <w:ins w:id="1043" w:author="Xuning Wei12232" w:date="2026-10-18T11:35:00Z">
              <w:r>
                <w:rPr>
                  <w:rFonts w:ascii="Times New Roman" w:eastAsia="仿宋_GB2312" w:hAnsi="Times New Roman" w:cs="Times New Roman"/>
                  <w:sz w:val="18"/>
                  <w:szCs w:val="18"/>
                </w:rPr>
                <w:t>Peptide Solid Phase Synthesizer</w:t>
              </w:r>
            </w:ins>
            <w:del w:id="1044"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7663F6D3"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34A29A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5D3C91F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045"/>
            <w:commentRangeStart w:id="1046"/>
            <w:r>
              <w:rPr>
                <w:rFonts w:ascii="Times New Roman" w:eastAsia="仿宋_GB2312" w:hAnsi="Times New Roman" w:cs="Times New Roman"/>
                <w:bCs w:val="0"/>
                <w:sz w:val="18"/>
                <w:szCs w:val="18"/>
                <w:lang w:eastAsia="zh-CN"/>
              </w:rPr>
              <w:t>C-276</w:t>
            </w:r>
            <w:commentRangeEnd w:id="1045"/>
            <w:r>
              <w:rPr>
                <w:rStyle w:val="affe"/>
                <w:rFonts w:ascii="Times New Roman" w:eastAsia="仿宋_GB2312" w:hAnsi="Times New Roman" w:cs="Times New Roman"/>
                <w:bCs w:val="0"/>
                <w:sz w:val="18"/>
                <w:szCs w:val="18"/>
                <w:lang w:eastAsia="zh-CN"/>
              </w:rPr>
              <w:commentReference w:id="1045"/>
            </w:r>
            <w:commentRangeEnd w:id="1046"/>
            <w:r>
              <w:rPr>
                <w:rStyle w:val="affe"/>
                <w:rFonts w:ascii="Times New Roman" w:eastAsia="仿宋_GB2312" w:hAnsi="Times New Roman" w:cs="Times New Roman"/>
                <w:bCs w:val="0"/>
                <w:sz w:val="18"/>
                <w:szCs w:val="18"/>
                <w:lang w:eastAsia="zh-CN"/>
              </w:rPr>
              <w:commentReference w:id="1046"/>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108B71E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0D3E57B8"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0BE0B53"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8F733F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2A96482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047"/>
            <w:commentRangeStart w:id="1048"/>
            <w:commentRangeEnd w:id="1047"/>
            <w:r>
              <w:rPr>
                <w:rStyle w:val="affe"/>
                <w:rFonts w:ascii="Times New Roman" w:eastAsia="仿宋_GB2312" w:hAnsi="Times New Roman" w:cs="Times New Roman"/>
                <w:bCs w:val="0"/>
                <w:sz w:val="18"/>
                <w:szCs w:val="18"/>
                <w:lang w:eastAsia="zh-CN"/>
              </w:rPr>
              <w:commentReference w:id="1047"/>
            </w:r>
            <w:commentRangeEnd w:id="1048"/>
            <w:r>
              <w:rPr>
                <w:rStyle w:val="affe"/>
                <w:rFonts w:ascii="Times New Roman" w:eastAsia="仿宋_GB2312" w:hAnsi="Times New Roman" w:cs="Times New Roman"/>
                <w:bCs w:val="0"/>
                <w:sz w:val="18"/>
                <w:szCs w:val="18"/>
                <w:lang w:eastAsia="zh-CN"/>
              </w:rPr>
              <w:commentReference w:id="1048"/>
            </w:r>
            <w:r>
              <w:rPr>
                <w:rFonts w:ascii="Times New Roman" w:eastAsia="仿宋_GB2312" w:hAnsi="Times New Roman" w:cs="Times New Roman"/>
                <w:bCs w:val="0"/>
                <w:sz w:val="18"/>
                <w:szCs w:val="18"/>
                <w:lang w:eastAsia="zh-CN"/>
              </w:rPr>
              <w:t>&amp; Dry</w:t>
            </w:r>
          </w:p>
        </w:tc>
        <w:tc>
          <w:tcPr>
            <w:tcW w:w="2282" w:type="dxa"/>
            <w:vAlign w:val="center"/>
          </w:tcPr>
          <w:p w14:paraId="2D616AE0" w14:textId="77777777" w:rsidR="00652DEA" w:rsidRPr="00652DEA" w:rsidRDefault="00C15CB5">
            <w:pPr>
              <w:spacing w:after="240" w:line="259" w:lineRule="auto"/>
              <w:jc w:val="center"/>
              <w:rPr>
                <w:rFonts w:ascii="Times New Roman" w:eastAsia="仿宋_GB2312" w:hAnsi="Times New Roman" w:cs="Times New Roman"/>
                <w:sz w:val="18"/>
                <w:szCs w:val="18"/>
                <w:lang w:eastAsia="zh-CN"/>
                <w:rPrChange w:id="1049"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050"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051" w:author="Xuning Wei12232" w:date="2026-10-24T11:11:00Z">
                  <w:rPr>
                    <w:rFonts w:ascii="Times New Roman" w:eastAsia="仿宋_GB2312" w:hAnsi="Times New Roman" w:cs="Times New Roman"/>
                    <w:color w:val="FF0000"/>
                    <w:sz w:val="18"/>
                    <w:szCs w:val="18"/>
                    <w:lang w:eastAsia="zh-CN"/>
                  </w:rPr>
                </w:rPrChange>
              </w:rPr>
              <w:t>(at rest): 51.54 L;</w:t>
            </w:r>
            <w:ins w:id="1052"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053"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054"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055"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056"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057" w:author="Xuning Wei12232" w:date="2026-10-24T11:11:00Z">
                  <w:rPr>
                    <w:rFonts w:ascii="Times New Roman" w:eastAsia="仿宋_GB2312" w:hAnsi="Times New Roman" w:cs="Times New Roman"/>
                    <w:color w:val="FF0000"/>
                    <w:sz w:val="18"/>
                    <w:szCs w:val="18"/>
                    <w:lang w:eastAsia="zh-CN"/>
                  </w:rPr>
                </w:rPrChange>
              </w:rPr>
              <w:t xml:space="preserve">L  </w:t>
            </w:r>
            <w:ins w:id="1058"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059"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060"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061"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62" w:author="Xuning Wei12232" w:date="2026-10-24T11:11:00Z">
                  <w:rPr>
                    <w:rFonts w:ascii="Times New Roman" w:eastAsia="仿宋_GB2312" w:hAnsi="Times New Roman" w:cs="Times New Roman"/>
                    <w:color w:val="FF0000"/>
                    <w:sz w:val="18"/>
                    <w:szCs w:val="18"/>
                  </w:rPr>
                </w:rPrChange>
              </w:rPr>
              <w:t xml:space="preserve">-14~57 </w:t>
            </w:r>
            <w:ins w:id="1063" w:author="Xuning Wei12232" w:date="2026-10-22T16:08:00Z">
              <w:r>
                <w:rPr>
                  <w:rFonts w:ascii="Times New Roman" w:eastAsia="仿宋_GB2312" w:hAnsi="Times New Roman" w:cs="Times New Roman"/>
                  <w:sz w:val="18"/>
                  <w:szCs w:val="18"/>
                  <w:vertAlign w:val="superscript"/>
                  <w:lang w:eastAsia="zh-CN"/>
                  <w:rPrChange w:id="1064"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del w:id="1065" w:author="Xuning Wei12232" w:date="2026-10-22T16:07:00Z">
              <w:r>
                <w:rPr>
                  <w:rFonts w:ascii="Times New Roman" w:eastAsia="仿宋_GB2312" w:hAnsi="Times New Roman" w:cs="Times New Roman" w:hint="eastAsia"/>
                  <w:sz w:val="18"/>
                  <w:szCs w:val="18"/>
                  <w:rPrChange w:id="1066"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067" w:author="Xuning Wei12232" w:date="2026-10-24T11:11:00Z">
                  <w:rPr>
                    <w:rFonts w:ascii="Times New Roman" w:eastAsia="仿宋_GB2312" w:hAnsi="Times New Roman" w:cs="Times New Roman"/>
                    <w:color w:val="FF0000"/>
                    <w:sz w:val="18"/>
                    <w:szCs w:val="18"/>
                    <w:lang w:eastAsia="zh-CN"/>
                  </w:rPr>
                </w:rPrChange>
              </w:rPr>
              <w:t>;</w:t>
            </w:r>
            <w:ins w:id="1068"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069"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070"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071" w:author="Xuning Wei12232" w:date="2026-10-24T11:11:00Z">
                  <w:rPr>
                    <w:rFonts w:ascii="Times New Roman" w:eastAsia="仿宋_GB2312" w:hAnsi="Times New Roman" w:cs="Times New Roman"/>
                    <w:color w:val="FF0000"/>
                    <w:sz w:val="18"/>
                    <w:szCs w:val="18"/>
                  </w:rPr>
                </w:rPrChange>
              </w:rPr>
              <w:t xml:space="preserve">-4~53 </w:t>
            </w:r>
            <w:ins w:id="1072"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del w:id="1073" w:author="Xuning Wei12232" w:date="2026-10-22T16:07:00Z">
              <w:r>
                <w:rPr>
                  <w:rFonts w:ascii="Times New Roman" w:eastAsia="仿宋_GB2312" w:hAnsi="Times New Roman" w:cs="Times New Roman" w:hint="eastAsia"/>
                  <w:sz w:val="18"/>
                  <w:szCs w:val="18"/>
                  <w:rPrChange w:id="1074" w:author="Xuning Wei12232" w:date="2026-10-24T11:11:00Z">
                    <w:rPr>
                      <w:rFonts w:ascii="Times New Roman" w:eastAsia="仿宋_GB2312" w:hAnsi="Times New Roman" w:cs="Times New Roman" w:hint="eastAsia"/>
                      <w:color w:val="FF0000"/>
                      <w:sz w:val="18"/>
                      <w:szCs w:val="18"/>
                    </w:rPr>
                  </w:rPrChange>
                </w:rPr>
                <w:delText>℃</w:delText>
              </w:r>
            </w:del>
            <w:ins w:id="1075"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76"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077"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078"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2CF8B10" w14:textId="77777777" w:rsidR="00652DEA" w:rsidRDefault="00C15CB5">
            <w:pPr>
              <w:ind w:leftChars="100" w:left="220"/>
              <w:rPr>
                <w:ins w:id="1079" w:author="Xuning Wei12232" w:date="2026-10-22T16:02:00Z"/>
                <w:rFonts w:ascii="Times New Roman" w:hAnsi="Times New Roman" w:cs="Times New Roman"/>
                <w:b/>
                <w:sz w:val="18"/>
                <w:szCs w:val="18"/>
                <w:shd w:val="clear" w:color="auto" w:fill="FFFFFF"/>
              </w:rPr>
              <w:pPrChange w:id="1080" w:author="Xuning Wei12232" w:date="2026-10-22T16:02:00Z">
                <w:pPr>
                  <w:ind w:firstLine="361"/>
                  <w:jc w:val="both"/>
                </w:pPr>
              </w:pPrChange>
            </w:pPr>
            <w:ins w:id="1081" w:author="Xuning Wei12232" w:date="2026-10-22T16:02:00Z">
              <w:r>
                <w:rPr>
                  <w:rFonts w:ascii="Times New Roman" w:hAnsi="Times New Roman" w:cs="Times New Roman"/>
                  <w:b/>
                  <w:sz w:val="18"/>
                  <w:szCs w:val="18"/>
                  <w:shd w:val="clear" w:color="auto" w:fill="FFFFFF"/>
                </w:rPr>
                <w:t>Hastelloy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711279F5" w14:textId="77777777" w:rsidR="00652DEA" w:rsidRDefault="00C15CB5">
            <w:pPr>
              <w:ind w:leftChars="100" w:left="220"/>
              <w:rPr>
                <w:ins w:id="1082" w:author="Xuning Wei12232" w:date="2026-10-22T16:02:00Z"/>
                <w:rFonts w:ascii="Times New Roman" w:hAnsi="Times New Roman" w:cs="Times New Roman"/>
                <w:b/>
                <w:sz w:val="18"/>
                <w:szCs w:val="18"/>
                <w:shd w:val="clear" w:color="auto" w:fill="FFFFFF"/>
              </w:rPr>
              <w:pPrChange w:id="1083" w:author="Xuning Wei12232" w:date="2026-10-22T16:02:00Z">
                <w:pPr>
                  <w:ind w:firstLine="361"/>
                  <w:jc w:val="both"/>
                </w:pPr>
              </w:pPrChange>
            </w:pPr>
            <w:ins w:id="1084" w:author="Xuning Wei12232" w:date="2026-10-22T16:02:00Z">
              <w:r>
                <w:rPr>
                  <w:rFonts w:ascii="Times New Roman" w:hAnsi="Times New Roman" w:cs="Times New Roman"/>
                  <w:b/>
                  <w:sz w:val="18"/>
                  <w:szCs w:val="18"/>
                  <w:shd w:val="clear" w:color="auto" w:fill="FFFFFF"/>
                </w:rPr>
                <w:t>Hastelloy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67242FF" w14:textId="77777777" w:rsidR="00652DEA" w:rsidRDefault="00C15CB5">
            <w:pPr>
              <w:ind w:leftChars="100" w:left="220"/>
              <w:rPr>
                <w:ins w:id="1085" w:author="Xuning Wei12232" w:date="2026-10-22T16:02:00Z"/>
                <w:rFonts w:ascii="Times New Roman" w:hAnsi="Times New Roman" w:cs="Times New Roman"/>
                <w:b/>
                <w:sz w:val="18"/>
                <w:szCs w:val="18"/>
                <w:shd w:val="clear" w:color="auto" w:fill="FFFFFF"/>
              </w:rPr>
              <w:pPrChange w:id="1086" w:author="Xuning Wei12232" w:date="2026-10-22T16:02:00Z">
                <w:pPr>
                  <w:ind w:firstLine="361"/>
                  <w:jc w:val="both"/>
                </w:pPr>
              </w:pPrChange>
            </w:pPr>
            <w:ins w:id="1087" w:author="Xuning Wei12232" w:date="2026-10-22T16:02:00Z">
              <w:r>
                <w:rPr>
                  <w:rFonts w:ascii="Times New Roman" w:hAnsi="Times New Roman" w:cs="Times New Roman"/>
                  <w:b/>
                  <w:sz w:val="18"/>
                  <w:szCs w:val="18"/>
                  <w:shd w:val="clear" w:color="auto" w:fill="FFFFFF"/>
                </w:rPr>
                <w:t>Hastelloy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30EE5684" w14:textId="77777777" w:rsidR="00652DEA" w:rsidRDefault="00C15CB5">
            <w:pPr>
              <w:ind w:leftChars="100" w:left="220"/>
              <w:rPr>
                <w:ins w:id="1088" w:author="Xuning Wei12232" w:date="2026-10-22T16:02:00Z"/>
                <w:rFonts w:ascii="Times New Roman" w:eastAsiaTheme="minorEastAsia" w:hAnsi="Times New Roman" w:cs="Times New Roman"/>
                <w:sz w:val="18"/>
                <w:szCs w:val="18"/>
                <w:shd w:val="clear" w:color="auto" w:fill="FFFFFF"/>
                <w:lang w:eastAsia="zh-CN"/>
              </w:rPr>
              <w:pPrChange w:id="1089" w:author="Xuning Wei12232" w:date="2026-10-22T16:02:00Z">
                <w:pPr>
                  <w:ind w:firstLine="361"/>
                </w:pPr>
              </w:pPrChange>
            </w:pPr>
            <w:ins w:id="1090"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9D8EF2A" w14:textId="77777777" w:rsidR="00652DEA" w:rsidRDefault="00C15CB5">
            <w:pPr>
              <w:ind w:leftChars="100" w:left="220"/>
              <w:rPr>
                <w:ins w:id="1091" w:author="Xuning Wei12232" w:date="2026-10-22T16:02:00Z"/>
                <w:rFonts w:ascii="Times New Roman" w:eastAsiaTheme="minorEastAsia" w:hAnsi="Times New Roman" w:cs="Times New Roman"/>
                <w:b/>
                <w:sz w:val="18"/>
                <w:szCs w:val="18"/>
                <w:shd w:val="clear" w:color="auto" w:fill="FFFFFF"/>
                <w:lang w:eastAsia="zh-CN"/>
              </w:rPr>
              <w:pPrChange w:id="1092" w:author="Xuning Wei12232" w:date="2026-10-22T16:02:00Z">
                <w:pPr>
                  <w:ind w:firstLine="361"/>
                  <w:jc w:val="both"/>
                </w:pPr>
              </w:pPrChange>
            </w:pPr>
            <w:ins w:id="1093"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4CC8687A" w14:textId="77777777" w:rsidR="00652DEA" w:rsidRDefault="00C15CB5">
            <w:pPr>
              <w:ind w:leftChars="100" w:left="220"/>
              <w:rPr>
                <w:ins w:id="1094" w:author="Xuning Wei12232" w:date="2026-10-22T16:02:00Z"/>
                <w:rFonts w:ascii="Times New Roman" w:hAnsi="Times New Roman" w:cs="Times New Roman"/>
                <w:b/>
                <w:sz w:val="18"/>
                <w:szCs w:val="18"/>
                <w:shd w:val="clear" w:color="auto" w:fill="FFFFFF"/>
              </w:rPr>
              <w:pPrChange w:id="1095" w:author="Xuning Wei12232" w:date="2026-10-22T16:02:00Z">
                <w:pPr>
                  <w:ind w:firstLine="361"/>
                  <w:jc w:val="both"/>
                </w:pPr>
              </w:pPrChange>
            </w:pPr>
            <w:ins w:id="1096"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56F4B91E" w14:textId="77777777" w:rsidR="00652DEA" w:rsidRDefault="00C15CB5">
            <w:pPr>
              <w:ind w:leftChars="100" w:left="220"/>
              <w:rPr>
                <w:ins w:id="1097" w:author="Xuning Wei12232" w:date="2026-10-22T16:02:00Z"/>
                <w:rFonts w:ascii="Times New Roman" w:hAnsi="Times New Roman" w:cs="Times New Roman"/>
                <w:b/>
                <w:sz w:val="18"/>
                <w:szCs w:val="18"/>
                <w:shd w:val="clear" w:color="auto" w:fill="FFFFFF"/>
              </w:rPr>
              <w:pPrChange w:id="1098" w:author="Xuning Wei12232" w:date="2026-10-22T16:02:00Z">
                <w:pPr>
                  <w:ind w:firstLine="361"/>
                  <w:jc w:val="both"/>
                </w:pPr>
              </w:pPrChange>
            </w:pPr>
            <w:ins w:id="1099"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173F31C4" w14:textId="77777777" w:rsidR="00652DEA" w:rsidRDefault="00C15CB5">
            <w:pPr>
              <w:ind w:leftChars="100" w:left="220"/>
              <w:rPr>
                <w:ins w:id="1100" w:author="Xuning Wei12232" w:date="2026-10-22T16:02:00Z"/>
                <w:rFonts w:ascii="Times New Roman" w:hAnsi="Times New Roman" w:cs="Times New Roman"/>
                <w:sz w:val="18"/>
                <w:szCs w:val="18"/>
                <w:shd w:val="clear" w:color="auto" w:fill="FFFFFF"/>
              </w:rPr>
              <w:pPrChange w:id="1101" w:author="Xuning Wei12232" w:date="2026-10-22T16:02:00Z">
                <w:pPr>
                  <w:ind w:firstLine="361"/>
                  <w:jc w:val="both"/>
                </w:pPr>
              </w:pPrChange>
            </w:pPr>
            <w:ins w:id="1102"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B1420A5" w14:textId="77777777" w:rsidR="00652DEA" w:rsidRPr="00652DEA" w:rsidRDefault="00C15CB5">
            <w:pPr>
              <w:ind w:leftChars="100" w:left="220"/>
              <w:rPr>
                <w:del w:id="1103" w:author="Xuning Wei12232" w:date="2026-10-22T16:02:00Z"/>
                <w:rFonts w:ascii="Times New Roman" w:hAnsi="Times New Roman" w:cs="Times New Roman"/>
                <w:sz w:val="18"/>
                <w:szCs w:val="18"/>
                <w:shd w:val="clear" w:color="auto" w:fill="FFFFFF"/>
                <w:rPrChange w:id="1104" w:author="Xuning Wei12232" w:date="2026-10-24T11:11:00Z">
                  <w:rPr>
                    <w:del w:id="1105" w:author="Xuning Wei12232" w:date="2026-10-22T16:02:00Z"/>
                    <w:rFonts w:ascii="Times New Roman" w:hAnsi="Times New Roman" w:cs="Times New Roman"/>
                    <w:color w:val="FF0000"/>
                    <w:sz w:val="18"/>
                    <w:szCs w:val="18"/>
                    <w:shd w:val="clear" w:color="auto" w:fill="FFFFFF"/>
                  </w:rPr>
                </w:rPrChange>
              </w:rPr>
              <w:pPrChange w:id="1106" w:author="Xuning Wei12232" w:date="2026-10-22T16:02:00Z">
                <w:pPr>
                  <w:jc w:val="center"/>
                </w:pPr>
              </w:pPrChange>
            </w:pPr>
            <w:ins w:id="1107" w:author="Xuning Wei12232" w:date="2026-10-22T16:02:00Z">
              <w:r w:rsidRPr="70F537F2">
                <w:rPr>
                  <w:rFonts w:ascii="Times New Roman" w:hAnsi="Times New Roman" w:cs="Times New Roman"/>
                  <w:b/>
                  <w:sz w:val="18"/>
                  <w:szCs w:val="18"/>
                </w:rPr>
                <w:t>SS</w:t>
              </w:r>
              <w:r w:rsidRPr="70F537F2">
                <w:rPr>
                  <w:rFonts w:ascii="Times New Roman" w:hAnsi="Times New Roman" w:cs="Times New Roman"/>
                  <w:sz w:val="18"/>
                  <w:szCs w:val="18"/>
                </w:rPr>
                <w:t xml:space="preserve"> ( Mass flow meter)</w:t>
              </w:r>
            </w:ins>
            <w:commentRangeStart w:id="1108"/>
            <w:commentRangeStart w:id="1109"/>
            <w:commentRangeStart w:id="1110"/>
            <w:del w:id="1111" w:author="Xuning Wei12232" w:date="2026-10-22T16:02:00Z">
              <w:r w:rsidRPr="70F537F2" w:rsidDel="00C15CB5">
                <w:rPr>
                  <w:rFonts w:ascii="Times New Roman" w:hAnsi="Times New Roman" w:cs="Times New Roman"/>
                  <w:sz w:val="18"/>
                  <w:szCs w:val="18"/>
                  <w:rPrChange w:id="1112" w:author="Xuning Wei12232" w:date="2026-10-24T11:11:00Z">
                    <w:rPr>
                      <w:rFonts w:ascii="Times New Roman" w:hAnsi="Times New Roman" w:cs="Times New Roman"/>
                      <w:color w:val="FF0000"/>
                      <w:sz w:val="18"/>
                      <w:szCs w:val="18"/>
                    </w:rPr>
                  </w:rPrChange>
                </w:rPr>
                <w:delText>Reaction vessel material</w:delText>
              </w:r>
              <w:commentRangeEnd w:id="1108"/>
              <w:r w:rsidRPr="70F537F2">
                <w:rPr>
                  <w:rStyle w:val="affe"/>
                  <w:rFonts w:ascii="Times New Roman" w:hAnsi="Times New Roman" w:cs="Times New Roman"/>
                  <w:sz w:val="18"/>
                  <w:szCs w:val="18"/>
                  <w:rPrChange w:id="1113" w:author="Xuning Wei12232" w:date="2026-10-24T11:11:00Z">
                    <w:rPr>
                      <w:rStyle w:val="affe"/>
                      <w:rFonts w:ascii="Times New Roman" w:hAnsi="Times New Roman" w:cs="Times New Roman"/>
                      <w:color w:val="FF0000"/>
                      <w:sz w:val="18"/>
                      <w:szCs w:val="18"/>
                    </w:rPr>
                  </w:rPrChange>
                </w:rPr>
                <w:commentReference w:id="1108"/>
              </w:r>
              <w:commentRangeEnd w:id="1109"/>
              <w:r w:rsidRPr="70F537F2">
                <w:rPr>
                  <w:rStyle w:val="affe"/>
                  <w:rFonts w:ascii="Times New Roman" w:hAnsi="Times New Roman" w:cs="Times New Roman"/>
                  <w:sz w:val="18"/>
                  <w:szCs w:val="18"/>
                  <w:rPrChange w:id="1114" w:author="Xuning Wei12232" w:date="2026-10-24T11:11:00Z">
                    <w:rPr>
                      <w:rStyle w:val="affe"/>
                      <w:rFonts w:ascii="Times New Roman" w:hAnsi="Times New Roman" w:cs="Times New Roman"/>
                      <w:color w:val="FF0000"/>
                      <w:sz w:val="18"/>
                      <w:szCs w:val="18"/>
                    </w:rPr>
                  </w:rPrChange>
                </w:rPr>
                <w:commentReference w:id="1109"/>
              </w:r>
              <w:commentRangeEnd w:id="1110"/>
              <w:r w:rsidRPr="70F537F2">
                <w:rPr>
                  <w:rStyle w:val="affe"/>
                  <w:rFonts w:ascii="Times New Roman" w:hAnsi="Times New Roman" w:cs="Times New Roman"/>
                  <w:sz w:val="18"/>
                  <w:szCs w:val="18"/>
                  <w:rPrChange w:id="1115" w:author="Xuning Wei12232" w:date="2026-10-24T11:11:00Z">
                    <w:rPr>
                      <w:rStyle w:val="affe"/>
                      <w:rFonts w:ascii="Times New Roman" w:hAnsi="Times New Roman" w:cs="Times New Roman"/>
                      <w:color w:val="FF0000"/>
                      <w:sz w:val="18"/>
                      <w:szCs w:val="18"/>
                    </w:rPr>
                  </w:rPrChange>
                </w:rPr>
                <w:commentReference w:id="1110"/>
              </w:r>
              <w:r w:rsidRPr="70F537F2" w:rsidDel="00C15CB5">
                <w:rPr>
                  <w:rFonts w:ascii="Times New Roman" w:hAnsi="Times New Roman" w:cs="Times New Roman"/>
                  <w:sz w:val="18"/>
                  <w:szCs w:val="18"/>
                  <w:rPrChange w:id="1116" w:author="Xuning Wei12232" w:date="2026-10-24T11:11:00Z">
                    <w:rPr>
                      <w:rFonts w:ascii="Times New Roman" w:hAnsi="Times New Roman" w:cs="Times New Roman"/>
                      <w:color w:val="FF0000"/>
                      <w:sz w:val="18"/>
                      <w:szCs w:val="18"/>
                    </w:rPr>
                  </w:rPrChange>
                </w:rPr>
                <w:delText>: Hastelloy (C-276)</w:delText>
              </w:r>
            </w:del>
          </w:p>
          <w:p w14:paraId="006C7D0A" w14:textId="77777777" w:rsidR="00652DEA" w:rsidRPr="00652DEA" w:rsidRDefault="00C15CB5">
            <w:pPr>
              <w:ind w:leftChars="100" w:left="220"/>
              <w:rPr>
                <w:del w:id="1117" w:author="Xuning Wei12232" w:date="2026-10-22T16:02:00Z"/>
                <w:rFonts w:ascii="Times New Roman" w:eastAsiaTheme="minorEastAsia" w:hAnsi="Times New Roman" w:cs="Times New Roman"/>
                <w:sz w:val="18"/>
                <w:szCs w:val="18"/>
                <w:shd w:val="clear" w:color="auto" w:fill="FFFFFF"/>
                <w:lang w:eastAsia="zh-CN"/>
                <w:rPrChange w:id="1118" w:author="Xuning Wei12232" w:date="2026-10-24T11:11:00Z">
                  <w:rPr>
                    <w:del w:id="1119"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120" w:author="Xuning Wei12232" w:date="2026-10-22T16:02:00Z">
                <w:pPr>
                  <w:jc w:val="center"/>
                </w:pPr>
              </w:pPrChange>
            </w:pPr>
            <w:del w:id="1121" w:author="Xuning Wei12232" w:date="2026-10-22T16:02:00Z">
              <w:r>
                <w:rPr>
                  <w:rFonts w:ascii="Times New Roman" w:hAnsi="Times New Roman" w:cs="Times New Roman"/>
                  <w:sz w:val="18"/>
                  <w:szCs w:val="18"/>
                  <w:shd w:val="clear" w:color="auto" w:fill="FFFFFF"/>
                  <w:rPrChange w:id="1122"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123"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24989938" w14:textId="77777777" w:rsidR="00652DEA" w:rsidRPr="00652DEA" w:rsidRDefault="00C15CB5">
            <w:pPr>
              <w:ind w:leftChars="100" w:left="220"/>
              <w:rPr>
                <w:del w:id="1124" w:author="Xuning Wei12232" w:date="2026-10-22T16:02:00Z"/>
                <w:rFonts w:ascii="Times New Roman" w:hAnsi="Times New Roman" w:cs="Times New Roman"/>
                <w:sz w:val="18"/>
                <w:szCs w:val="18"/>
                <w:shd w:val="clear" w:color="auto" w:fill="FFFFFF"/>
                <w:rPrChange w:id="1125" w:author="Xuning Wei12232" w:date="2026-10-24T11:11:00Z">
                  <w:rPr>
                    <w:del w:id="1126" w:author="Xuning Wei12232" w:date="2026-10-22T16:02:00Z"/>
                    <w:rFonts w:ascii="Times New Roman" w:hAnsi="Times New Roman" w:cs="Times New Roman"/>
                    <w:color w:val="FF0000"/>
                    <w:sz w:val="18"/>
                    <w:szCs w:val="18"/>
                    <w:shd w:val="clear" w:color="auto" w:fill="FFFFFF"/>
                  </w:rPr>
                </w:rPrChange>
              </w:rPr>
              <w:pPrChange w:id="1127" w:author="Xuning Wei12232" w:date="2026-10-22T16:02:00Z">
                <w:pPr>
                  <w:jc w:val="center"/>
                </w:pPr>
              </w:pPrChange>
            </w:pPr>
            <w:del w:id="1128" w:author="Xuning Wei12232" w:date="2026-10-22T16:02:00Z">
              <w:r>
                <w:rPr>
                  <w:rFonts w:ascii="Times New Roman" w:hAnsi="Times New Roman" w:cs="Times New Roman"/>
                  <w:sz w:val="18"/>
                  <w:szCs w:val="18"/>
                  <w:shd w:val="clear" w:color="auto" w:fill="FFFFFF"/>
                  <w:rPrChange w:id="1129"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130"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131" w:author="Xuning Wei12232" w:date="2026-10-24T11:11:00Z">
                    <w:rPr>
                      <w:rFonts w:ascii="Times New Roman" w:hAnsi="Times New Roman" w:cs="Times New Roman"/>
                      <w:color w:val="FF0000"/>
                      <w:sz w:val="18"/>
                      <w:szCs w:val="18"/>
                      <w:shd w:val="clear" w:color="auto" w:fill="FFFFFF"/>
                    </w:rPr>
                  </w:rPrChange>
                </w:rPr>
                <w:delText>stelloy (C-276)</w:delText>
              </w:r>
            </w:del>
          </w:p>
          <w:p w14:paraId="4803CCEC" w14:textId="77777777" w:rsidR="00652DEA" w:rsidRPr="00652DEA" w:rsidRDefault="00C15CB5">
            <w:pPr>
              <w:ind w:leftChars="100" w:left="220"/>
              <w:rPr>
                <w:del w:id="1132" w:author="Xuning Wei12232" w:date="2026-10-22T16:02:00Z"/>
                <w:rFonts w:ascii="Times New Roman" w:hAnsi="Times New Roman" w:cs="Times New Roman"/>
                <w:sz w:val="18"/>
                <w:szCs w:val="18"/>
                <w:shd w:val="clear" w:color="auto" w:fill="FFFFFF"/>
                <w:rPrChange w:id="1133" w:author="Xuning Wei12232" w:date="2026-10-24T11:11:00Z">
                  <w:rPr>
                    <w:del w:id="1134" w:author="Xuning Wei12232" w:date="2026-10-22T16:02:00Z"/>
                    <w:rFonts w:ascii="Times New Roman" w:hAnsi="Times New Roman" w:cs="Times New Roman"/>
                    <w:color w:val="FF0000"/>
                    <w:sz w:val="18"/>
                    <w:szCs w:val="18"/>
                    <w:shd w:val="clear" w:color="auto" w:fill="FFFFFF"/>
                  </w:rPr>
                </w:rPrChange>
              </w:rPr>
              <w:pPrChange w:id="1135" w:author="Xuning Wei12232" w:date="2026-10-22T16:02:00Z">
                <w:pPr>
                  <w:jc w:val="center"/>
                </w:pPr>
              </w:pPrChange>
            </w:pPr>
            <w:del w:id="1136" w:author="Xuning Wei12232" w:date="2026-10-22T16:02:00Z">
              <w:r>
                <w:rPr>
                  <w:rFonts w:ascii="Times New Roman" w:hAnsi="Times New Roman" w:cs="Times New Roman"/>
                  <w:sz w:val="18"/>
                  <w:szCs w:val="18"/>
                  <w:shd w:val="clear" w:color="auto" w:fill="FFFFFF"/>
                  <w:rPrChange w:id="1137"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228061C8" w14:textId="77777777" w:rsidR="00652DEA" w:rsidRPr="00652DEA" w:rsidRDefault="00C15CB5">
            <w:pPr>
              <w:ind w:leftChars="100" w:left="220"/>
              <w:rPr>
                <w:del w:id="1138" w:author="Xuning Wei12232" w:date="2026-10-22T16:02:00Z"/>
                <w:rFonts w:ascii="Times New Roman" w:hAnsi="Times New Roman" w:cs="Times New Roman"/>
                <w:sz w:val="18"/>
                <w:szCs w:val="18"/>
                <w:shd w:val="clear" w:color="auto" w:fill="FFFFFF"/>
                <w:rPrChange w:id="1139" w:author="Xuning Wei12232" w:date="2026-10-24T11:11:00Z">
                  <w:rPr>
                    <w:del w:id="1140" w:author="Xuning Wei12232" w:date="2026-10-22T16:02:00Z"/>
                    <w:rFonts w:ascii="Times New Roman" w:hAnsi="Times New Roman" w:cs="Times New Roman"/>
                    <w:color w:val="FF0000"/>
                    <w:sz w:val="18"/>
                    <w:szCs w:val="18"/>
                    <w:shd w:val="clear" w:color="auto" w:fill="FFFFFF"/>
                  </w:rPr>
                </w:rPrChange>
              </w:rPr>
              <w:pPrChange w:id="1141" w:author="Xuning Wei12232" w:date="2026-10-22T16:02:00Z">
                <w:pPr>
                  <w:jc w:val="center"/>
                </w:pPr>
              </w:pPrChange>
            </w:pPr>
            <w:del w:id="1142" w:author="Xuning Wei12232" w:date="2026-10-22T16:02:00Z">
              <w:r>
                <w:rPr>
                  <w:rFonts w:ascii="Times New Roman" w:hAnsi="Times New Roman" w:cs="Times New Roman"/>
                  <w:sz w:val="18"/>
                  <w:szCs w:val="18"/>
                  <w:shd w:val="clear" w:color="auto" w:fill="FFFFFF"/>
                  <w:rPrChange w:id="1143"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078007C8" w14:textId="77777777" w:rsidR="00652DEA" w:rsidRPr="00652DEA" w:rsidRDefault="00C15CB5">
            <w:pPr>
              <w:ind w:leftChars="100" w:left="220"/>
              <w:rPr>
                <w:del w:id="1144" w:author="Xuning Wei12232" w:date="2026-10-22T16:02:00Z"/>
                <w:rFonts w:ascii="Times New Roman" w:hAnsi="Times New Roman" w:cs="Times New Roman"/>
                <w:sz w:val="18"/>
                <w:szCs w:val="18"/>
                <w:shd w:val="clear" w:color="auto" w:fill="FFFFFF"/>
                <w:rPrChange w:id="1145" w:author="Xuning Wei12232" w:date="2026-10-24T11:11:00Z">
                  <w:rPr>
                    <w:del w:id="1146" w:author="Xuning Wei12232" w:date="2026-10-22T16:02:00Z"/>
                    <w:rFonts w:ascii="Times New Roman" w:hAnsi="Times New Roman" w:cs="Times New Roman"/>
                    <w:color w:val="FF0000"/>
                    <w:sz w:val="18"/>
                    <w:szCs w:val="18"/>
                    <w:shd w:val="clear" w:color="auto" w:fill="FFFFFF"/>
                  </w:rPr>
                </w:rPrChange>
              </w:rPr>
              <w:pPrChange w:id="1147" w:author="Xuning Wei12232" w:date="2026-10-22T16:02:00Z">
                <w:pPr>
                  <w:jc w:val="center"/>
                </w:pPr>
              </w:pPrChange>
            </w:pPr>
            <w:del w:id="1148" w:author="Xuning Wei12232" w:date="2026-10-22T16:02:00Z">
              <w:r>
                <w:rPr>
                  <w:rFonts w:ascii="Times New Roman" w:hAnsi="Times New Roman" w:cs="Times New Roman"/>
                  <w:sz w:val="18"/>
                  <w:szCs w:val="18"/>
                  <w:shd w:val="clear" w:color="auto" w:fill="FFFFFF"/>
                  <w:rPrChange w:id="1149"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7AC88077" w14:textId="77777777" w:rsidR="00652DEA" w:rsidRPr="00652DEA" w:rsidRDefault="00C15CB5">
            <w:pPr>
              <w:ind w:leftChars="100" w:left="220"/>
              <w:rPr>
                <w:del w:id="1150" w:author="Xuning Wei12232" w:date="2026-10-22T16:02:00Z"/>
                <w:rFonts w:ascii="Times New Roman" w:hAnsi="Times New Roman" w:cs="Times New Roman"/>
                <w:sz w:val="18"/>
                <w:szCs w:val="18"/>
                <w:shd w:val="clear" w:color="auto" w:fill="FFFFFF"/>
                <w:rPrChange w:id="1151" w:author="Xuning Wei12232" w:date="2026-10-24T11:11:00Z">
                  <w:rPr>
                    <w:del w:id="1152" w:author="Xuning Wei12232" w:date="2026-10-22T16:02:00Z"/>
                    <w:rFonts w:ascii="Times New Roman" w:hAnsi="Times New Roman" w:cs="Times New Roman"/>
                    <w:color w:val="FF0000"/>
                    <w:sz w:val="18"/>
                    <w:szCs w:val="18"/>
                    <w:shd w:val="clear" w:color="auto" w:fill="FFFFFF"/>
                  </w:rPr>
                </w:rPrChange>
              </w:rPr>
              <w:pPrChange w:id="1153" w:author="Xuning Wei12232" w:date="2026-10-22T16:02:00Z">
                <w:pPr>
                  <w:jc w:val="center"/>
                </w:pPr>
              </w:pPrChange>
            </w:pPr>
            <w:del w:id="1154" w:author="Xuning Wei12232" w:date="2026-10-22T16:02:00Z">
              <w:r>
                <w:rPr>
                  <w:rFonts w:ascii="Times New Roman" w:hAnsi="Times New Roman" w:cs="Times New Roman"/>
                  <w:sz w:val="18"/>
                  <w:szCs w:val="18"/>
                  <w:shd w:val="clear" w:color="auto" w:fill="FFFFFF"/>
                  <w:rPrChange w:id="1155"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2A77A8" w14:textId="77777777" w:rsidR="00652DEA" w:rsidRPr="00652DEA" w:rsidRDefault="00C15CB5">
            <w:pPr>
              <w:ind w:leftChars="100" w:left="220"/>
              <w:rPr>
                <w:del w:id="1156" w:author="Xuning Wei12232" w:date="2026-10-22T16:02:00Z"/>
                <w:rFonts w:ascii="Times New Roman" w:hAnsi="Times New Roman" w:cs="Times New Roman"/>
                <w:sz w:val="18"/>
                <w:szCs w:val="18"/>
                <w:shd w:val="clear" w:color="auto" w:fill="FFFFFF"/>
                <w:rPrChange w:id="1157" w:author="Xuning Wei12232" w:date="2026-10-24T11:11:00Z">
                  <w:rPr>
                    <w:del w:id="1158" w:author="Xuning Wei12232" w:date="2026-10-22T16:02:00Z"/>
                    <w:rFonts w:ascii="Times New Roman" w:hAnsi="Times New Roman" w:cs="Times New Roman"/>
                    <w:color w:val="FF0000"/>
                    <w:sz w:val="18"/>
                    <w:szCs w:val="18"/>
                    <w:shd w:val="clear" w:color="auto" w:fill="FFFFFF"/>
                  </w:rPr>
                </w:rPrChange>
              </w:rPr>
              <w:pPrChange w:id="1159" w:author="Xuning Wei12232" w:date="2026-10-22T16:02:00Z">
                <w:pPr>
                  <w:jc w:val="center"/>
                </w:pPr>
              </w:pPrChange>
            </w:pPr>
            <w:del w:id="1160" w:author="Xuning Wei12232" w:date="2026-10-22T16:02:00Z">
              <w:r>
                <w:rPr>
                  <w:rFonts w:ascii="Times New Roman" w:hAnsi="Times New Roman" w:cs="Times New Roman"/>
                  <w:sz w:val="18"/>
                  <w:szCs w:val="18"/>
                  <w:shd w:val="clear" w:color="auto" w:fill="FFFFFF"/>
                  <w:rPrChange w:id="1161"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162"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557BB14" w14:textId="77777777" w:rsidR="00652DEA" w:rsidRPr="00652DEA" w:rsidRDefault="00C15CB5">
            <w:pPr>
              <w:ind w:leftChars="100" w:left="220"/>
              <w:rPr>
                <w:del w:id="1163" w:author="Xuning Wei12232" w:date="2026-10-22T16:02:00Z"/>
                <w:rFonts w:ascii="Times New Roman" w:hAnsi="Times New Roman" w:cs="Times New Roman"/>
                <w:sz w:val="18"/>
                <w:szCs w:val="18"/>
                <w:shd w:val="clear" w:color="auto" w:fill="FFFFFF"/>
                <w:rPrChange w:id="1164" w:author="Xuning Wei12232" w:date="2026-10-24T11:11:00Z">
                  <w:rPr>
                    <w:del w:id="1165" w:author="Xuning Wei12232" w:date="2026-10-22T16:02:00Z"/>
                    <w:rFonts w:ascii="Times New Roman" w:hAnsi="Times New Roman" w:cs="Times New Roman"/>
                    <w:color w:val="FF0000"/>
                    <w:sz w:val="18"/>
                    <w:szCs w:val="18"/>
                    <w:shd w:val="clear" w:color="auto" w:fill="FFFFFF"/>
                  </w:rPr>
                </w:rPrChange>
              </w:rPr>
              <w:pPrChange w:id="1166" w:author="Xuning Wei12232" w:date="2026-10-22T16:02:00Z">
                <w:pPr>
                  <w:jc w:val="center"/>
                </w:pPr>
              </w:pPrChange>
            </w:pPr>
            <w:del w:id="1167" w:author="Xuning Wei12232" w:date="2026-10-22T16:02:00Z">
              <w:r>
                <w:rPr>
                  <w:rFonts w:ascii="Times New Roman" w:hAnsi="Times New Roman" w:cs="Times New Roman"/>
                  <w:sz w:val="18"/>
                  <w:szCs w:val="18"/>
                  <w:shd w:val="clear" w:color="auto" w:fill="FFFFFF"/>
                  <w:rPrChange w:id="1168"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7E79B335" w14:textId="77777777" w:rsidR="00652DEA" w:rsidRPr="00652DEA" w:rsidRDefault="00C15CB5">
            <w:pPr>
              <w:ind w:leftChars="100" w:left="220"/>
              <w:rPr>
                <w:del w:id="1169" w:author="Xuning Wei12232" w:date="2026-10-22T16:02:00Z"/>
                <w:rFonts w:ascii="Times New Roman" w:hAnsi="Times New Roman" w:cs="Times New Roman"/>
                <w:b/>
                <w:sz w:val="18"/>
                <w:szCs w:val="18"/>
                <w:shd w:val="clear" w:color="auto" w:fill="FFFFFF"/>
                <w:rPrChange w:id="1170" w:author="Xuning Wei12232" w:date="2026-10-24T11:11:00Z">
                  <w:rPr>
                    <w:del w:id="1171" w:author="Xuning Wei12232" w:date="2026-10-22T16:02:00Z"/>
                    <w:rFonts w:ascii="Times New Roman" w:hAnsi="Times New Roman" w:cs="Times New Roman"/>
                    <w:b/>
                    <w:color w:val="FF0000"/>
                    <w:sz w:val="18"/>
                    <w:szCs w:val="18"/>
                    <w:shd w:val="clear" w:color="auto" w:fill="FFFFFF"/>
                  </w:rPr>
                </w:rPrChange>
              </w:rPr>
              <w:pPrChange w:id="1172" w:author="Xuning Wei12232" w:date="2026-10-22T16:02:00Z">
                <w:pPr>
                  <w:jc w:val="center"/>
                </w:pPr>
              </w:pPrChange>
            </w:pPr>
            <w:del w:id="1173" w:author="Xuning Wei12232" w:date="2026-10-22T16:02:00Z">
              <w:r>
                <w:rPr>
                  <w:rFonts w:ascii="Times New Roman" w:hAnsi="Times New Roman" w:cs="Times New Roman"/>
                  <w:sz w:val="18"/>
                  <w:szCs w:val="18"/>
                  <w:shd w:val="clear" w:color="auto" w:fill="FFFFFF"/>
                  <w:rPrChange w:id="1174"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175" w:author="Xuning Wei12232" w:date="2026-10-18T11:25:00Z">
              <w:r>
                <w:rPr>
                  <w:rFonts w:ascii="Times New Roman" w:hAnsi="Times New Roman" w:cs="Times New Roman"/>
                  <w:sz w:val="18"/>
                  <w:szCs w:val="18"/>
                  <w:shd w:val="clear" w:color="auto" w:fill="FFFFFF"/>
                  <w:rPrChange w:id="1176" w:author="Xuning Wei12232" w:date="2026-10-24T11:11:00Z">
                    <w:rPr>
                      <w:rFonts w:ascii="Times New Roman" w:hAnsi="Times New Roman" w:cs="Times New Roman"/>
                      <w:color w:val="FF0000"/>
                      <w:sz w:val="18"/>
                      <w:szCs w:val="18"/>
                      <w:shd w:val="clear" w:color="auto" w:fill="FFFFFF"/>
                    </w:rPr>
                  </w:rPrChange>
                </w:rPr>
                <w:delText>304 &amp; 316L</w:delText>
              </w:r>
            </w:del>
          </w:p>
          <w:p w14:paraId="42E76C99" w14:textId="77777777" w:rsidR="00652DEA" w:rsidRPr="00652DEA" w:rsidRDefault="00C15CB5">
            <w:pPr>
              <w:ind w:leftChars="100" w:left="220"/>
              <w:rPr>
                <w:del w:id="1177" w:author="Xuning Wei12232" w:date="2026-10-22T16:02:00Z"/>
                <w:rFonts w:ascii="Times New Roman" w:eastAsiaTheme="minorEastAsia" w:hAnsi="Times New Roman" w:cs="Times New Roman"/>
                <w:sz w:val="18"/>
                <w:szCs w:val="18"/>
                <w:shd w:val="clear" w:color="auto" w:fill="FFFFFF"/>
                <w:lang w:eastAsia="zh-CN"/>
                <w:rPrChange w:id="1178" w:author="Xuning Wei12232" w:date="2026-10-24T11:11:00Z">
                  <w:rPr>
                    <w:del w:id="1179"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180" w:author="Xuning Wei12232" w:date="2026-10-22T16:02:00Z">
                <w:pPr>
                  <w:jc w:val="center"/>
                </w:pPr>
              </w:pPrChange>
            </w:pPr>
            <w:del w:id="1181" w:author="Xuning Wei12232" w:date="2026-10-22T16:02:00Z">
              <w:r>
                <w:rPr>
                  <w:rFonts w:ascii="Times New Roman" w:eastAsiaTheme="minorEastAsia" w:hAnsi="Times New Roman" w:cs="Times New Roman"/>
                  <w:sz w:val="18"/>
                  <w:szCs w:val="18"/>
                  <w:shd w:val="clear" w:color="auto" w:fill="FFFFFF"/>
                  <w:lang w:eastAsia="zh-CN"/>
                  <w:rPrChange w:id="118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183" w:author="Xuning Wei12232" w:date="2026-10-24T11:11:00Z">
                    <w:rPr>
                      <w:rFonts w:ascii="Times New Roman" w:hAnsi="Times New Roman" w:cs="Times New Roman"/>
                      <w:color w:val="FF0000"/>
                      <w:sz w:val="18"/>
                      <w:szCs w:val="18"/>
                      <w:shd w:val="clear" w:color="auto" w:fill="FFFFFF"/>
                    </w:rPr>
                  </w:rPrChange>
                </w:rPr>
                <w:delText>PTFE</w:delText>
              </w:r>
            </w:del>
          </w:p>
          <w:p w14:paraId="3D2770F5" w14:textId="77777777" w:rsidR="00652DEA" w:rsidRPr="00652DEA" w:rsidRDefault="00C15CB5">
            <w:pPr>
              <w:ind w:leftChars="100" w:left="220"/>
              <w:rPr>
                <w:del w:id="1184" w:author="Xuning Wei12232" w:date="2026-10-22T16:02:00Z"/>
                <w:rFonts w:ascii="Times New Roman" w:hAnsi="Times New Roman" w:cs="Times New Roman"/>
                <w:sz w:val="18"/>
                <w:szCs w:val="18"/>
                <w:shd w:val="clear" w:color="auto" w:fill="FFFFFF"/>
                <w:rPrChange w:id="1185" w:author="Xuning Wei12232" w:date="2026-10-24T11:11:00Z">
                  <w:rPr>
                    <w:del w:id="1186" w:author="Xuning Wei12232" w:date="2026-10-22T16:02:00Z"/>
                    <w:rFonts w:ascii="Times New Roman" w:hAnsi="Times New Roman" w:cs="Times New Roman"/>
                    <w:color w:val="FF0000"/>
                    <w:sz w:val="18"/>
                    <w:szCs w:val="18"/>
                    <w:shd w:val="clear" w:color="auto" w:fill="FFFFFF"/>
                  </w:rPr>
                </w:rPrChange>
              </w:rPr>
              <w:pPrChange w:id="1187" w:author="Xuning Wei12232" w:date="2026-10-22T16:02:00Z">
                <w:pPr>
                  <w:jc w:val="center"/>
                </w:pPr>
              </w:pPrChange>
            </w:pPr>
            <w:del w:id="1188" w:author="Xuning Wei12232" w:date="2026-10-22T16:02:00Z">
              <w:r>
                <w:rPr>
                  <w:rFonts w:ascii="Times New Roman" w:hAnsi="Times New Roman" w:cs="Times New Roman"/>
                  <w:sz w:val="18"/>
                  <w:szCs w:val="18"/>
                  <w:shd w:val="clear" w:color="auto" w:fill="FFFFFF"/>
                  <w:rPrChange w:id="1189"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283259F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190" w:author="Xuning Wei12232" w:date="2026-10-24T11:11:00Z">
                  <w:rPr>
                    <w:rFonts w:ascii="Times New Roman" w:eastAsia="仿宋_GB2312" w:hAnsi="Times New Roman" w:cs="Times New Roman"/>
                    <w:bCs w:val="0"/>
                    <w:color w:val="FF0000"/>
                    <w:sz w:val="18"/>
                    <w:szCs w:val="18"/>
                    <w:lang w:eastAsia="zh-CN"/>
                  </w:rPr>
                </w:rPrChange>
              </w:rPr>
              <w:pPrChange w:id="1191" w:author="Xuning Wei12232" w:date="2026-10-22T16:02:00Z">
                <w:pPr>
                  <w:contextualSpacing/>
                  <w:jc w:val="center"/>
                </w:pPr>
              </w:pPrChange>
            </w:pPr>
            <w:del w:id="1192" w:author="Xuning Wei12232" w:date="2026-10-22T16:02:00Z">
              <w:r>
                <w:rPr>
                  <w:rFonts w:ascii="Times New Roman" w:hAnsi="Times New Roman" w:cs="Times New Roman"/>
                  <w:sz w:val="18"/>
                  <w:szCs w:val="18"/>
                  <w:rPrChange w:id="1193" w:author="Xuning Wei12232" w:date="2026-10-24T11:11:00Z">
                    <w:rPr>
                      <w:rFonts w:ascii="Times New Roman" w:hAnsi="Times New Roman" w:cs="Times New Roman"/>
                      <w:color w:val="FF0000"/>
                      <w:sz w:val="18"/>
                      <w:szCs w:val="18"/>
                    </w:rPr>
                  </w:rPrChange>
                </w:rPr>
                <w:delText xml:space="preserve">Mechanical seal: </w:delText>
              </w:r>
            </w:del>
            <w:del w:id="1194" w:author="Xuning Wei12232" w:date="2026-10-18T11:25:00Z">
              <w:r>
                <w:rPr>
                  <w:rFonts w:ascii="Times New Roman" w:hAnsi="Times New Roman" w:cs="Times New Roman"/>
                  <w:sz w:val="18"/>
                  <w:szCs w:val="18"/>
                  <w:shd w:val="clear" w:color="auto" w:fill="FFFFFF"/>
                  <w:rPrChange w:id="1195" w:author="Xuning Wei12232" w:date="2026-10-24T11:11:00Z">
                    <w:rPr>
                      <w:rFonts w:ascii="Times New Roman" w:hAnsi="Times New Roman" w:cs="Times New Roman"/>
                      <w:color w:val="FF0000"/>
                      <w:sz w:val="18"/>
                      <w:szCs w:val="18"/>
                      <w:shd w:val="clear" w:color="auto" w:fill="FFFFFF"/>
                    </w:rPr>
                  </w:rPrChange>
                </w:rPr>
                <w:delText>304SS</w:delText>
              </w:r>
            </w:del>
            <w:del w:id="1196" w:author="Xuning Wei12232" w:date="2026-10-22T16:02:00Z">
              <w:r>
                <w:rPr>
                  <w:rFonts w:ascii="Times New Roman" w:hAnsi="Times New Roman" w:cs="Times New Roman"/>
                  <w:sz w:val="18"/>
                  <w:szCs w:val="18"/>
                  <w:shd w:val="clear" w:color="auto" w:fill="FFFFFF"/>
                  <w:rPrChange w:id="1197" w:author="Xuning Wei12232" w:date="2026-10-24T11:11:00Z">
                    <w:rPr>
                      <w:rFonts w:ascii="Times New Roman" w:hAnsi="Times New Roman" w:cs="Times New Roman"/>
                      <w:color w:val="FF0000"/>
                      <w:sz w:val="18"/>
                      <w:szCs w:val="18"/>
                      <w:shd w:val="clear" w:color="auto" w:fill="FFFFFF"/>
                    </w:rPr>
                  </w:rPrChange>
                </w:rPr>
                <w:delText xml:space="preserve"> </w:delText>
              </w:r>
            </w:del>
            <w:del w:id="1198" w:author="Xuning Wei12232" w:date="2026-10-18T11:50:00Z">
              <w:r>
                <w:rPr>
                  <w:rFonts w:ascii="Times New Roman" w:hAnsi="Times New Roman" w:cs="Times New Roman"/>
                  <w:sz w:val="18"/>
                  <w:szCs w:val="18"/>
                  <w:shd w:val="clear" w:color="auto" w:fill="FFFFFF"/>
                  <w:rPrChange w:id="1199"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200" w:author="Xuning Wei12232" w:date="2026-10-22T16:02:00Z">
              <w:r>
                <w:rPr>
                  <w:rFonts w:ascii="Times New Roman" w:hAnsi="Times New Roman" w:cs="Times New Roman"/>
                  <w:sz w:val="18"/>
                  <w:szCs w:val="18"/>
                  <w:shd w:val="clear" w:color="auto" w:fill="FFFFFF"/>
                  <w:rPrChange w:id="1201"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202" w:author="Xuning Wei12232" w:date="2026-10-18T12:00:00Z">
              <w:r>
                <w:rPr>
                  <w:rFonts w:ascii="Times New Roman" w:hAnsi="Times New Roman" w:cs="Times New Roman"/>
                  <w:sz w:val="18"/>
                  <w:szCs w:val="18"/>
                  <w:shd w:val="clear" w:color="auto" w:fill="FFFFFF"/>
                  <w:rPrChange w:id="1203"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4DB879F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204" w:author="Xuning Wei12232" w:date="2026-10-22T07:14:00Z">
              <w:r>
                <w:rPr>
                  <w:rFonts w:ascii="Times New Roman" w:eastAsia="仿宋_GB2312" w:hAnsi="Times New Roman" w:cs="Times New Roman"/>
                  <w:bCs w:val="0"/>
                  <w:sz w:val="18"/>
                  <w:szCs w:val="18"/>
                  <w:lang w:eastAsia="zh-CN"/>
                </w:rPr>
                <w:t>89</w:t>
              </w:r>
            </w:ins>
            <w:del w:id="1205" w:author="Xuning Wei12232" w:date="2026-10-22T07:14:00Z">
              <w:r>
                <w:rPr>
                  <w:rFonts w:ascii="Times New Roman" w:eastAsia="仿宋_GB2312" w:hAnsi="Times New Roman" w:cs="Times New Roman"/>
                  <w:bCs w:val="0"/>
                  <w:sz w:val="18"/>
                  <w:szCs w:val="18"/>
                  <w:lang w:eastAsia="zh-CN"/>
                </w:rPr>
                <w:delText>65</w:delText>
              </w:r>
            </w:del>
          </w:p>
        </w:tc>
      </w:tr>
      <w:tr w:rsidR="00652DEA" w14:paraId="4C668BBD" w14:textId="77777777" w:rsidTr="70F537F2">
        <w:trPr>
          <w:cantSplit/>
          <w:trHeight w:val="684"/>
          <w:jc w:val="center"/>
        </w:trPr>
        <w:tc>
          <w:tcPr>
            <w:tcW w:w="557" w:type="dxa"/>
            <w:vMerge/>
            <w:tcMar>
              <w:top w:w="0" w:type="dxa"/>
              <w:left w:w="108" w:type="dxa"/>
              <w:bottom w:w="0" w:type="dxa"/>
              <w:right w:w="108" w:type="dxa"/>
            </w:tcMar>
            <w:vAlign w:val="center"/>
          </w:tcPr>
          <w:p w14:paraId="5630AD6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1EA1C2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5EE6D29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CD5225E" w14:textId="77777777" w:rsidR="00652DEA" w:rsidRDefault="00C15CB5">
            <w:pPr>
              <w:contextualSpacing/>
              <w:jc w:val="center"/>
              <w:rPr>
                <w:ins w:id="1206" w:author="Xuning Wei12232" w:date="2026-10-22T07:15:00Z"/>
                <w:rFonts w:ascii="Times New Roman" w:eastAsia="仿宋_GB2312" w:hAnsi="Times New Roman" w:cs="Times New Roman"/>
                <w:bCs w:val="0"/>
                <w:sz w:val="18"/>
                <w:szCs w:val="18"/>
                <w:lang w:eastAsia="zh-CN"/>
              </w:rPr>
            </w:pPr>
            <w:ins w:id="1207" w:author="Xuning Wei12232" w:date="2026-10-22T07:15:00Z">
              <w:r>
                <w:rPr>
                  <w:rFonts w:ascii="Times New Roman" w:eastAsia="仿宋_GB2312" w:hAnsi="Times New Roman" w:cs="Times New Roman"/>
                  <w:bCs w:val="0"/>
                  <w:sz w:val="18"/>
                  <w:szCs w:val="18"/>
                  <w:lang w:eastAsia="zh-CN"/>
                </w:rPr>
                <w:t>Hastelloy</w:t>
              </w:r>
            </w:ins>
          </w:p>
          <w:p w14:paraId="51C43470" w14:textId="77777777" w:rsidR="00652DEA" w:rsidRDefault="00C15CB5">
            <w:pPr>
              <w:jc w:val="center"/>
              <w:rPr>
                <w:rFonts w:ascii="Times New Roman" w:eastAsia="仿宋_GB2312" w:hAnsi="Times New Roman" w:cs="Times New Roman"/>
                <w:bCs w:val="0"/>
                <w:sz w:val="18"/>
                <w:szCs w:val="18"/>
                <w:lang w:eastAsia="zh-CN"/>
              </w:rPr>
            </w:pPr>
            <w:ins w:id="1208" w:author="Xuning Wei12232" w:date="2026-10-22T07:15:00Z">
              <w:r>
                <w:rPr>
                  <w:rFonts w:ascii="Times New Roman" w:eastAsia="仿宋_GB2312" w:hAnsi="Times New Roman" w:cs="Times New Roman"/>
                  <w:bCs w:val="0"/>
                  <w:sz w:val="18"/>
                  <w:szCs w:val="18"/>
                  <w:lang w:eastAsia="zh-CN"/>
                </w:rPr>
                <w:t>(</w:t>
              </w:r>
              <w:commentRangeStart w:id="1209"/>
              <w:commentRangeStart w:id="1210"/>
              <w:r>
                <w:rPr>
                  <w:rFonts w:ascii="Times New Roman" w:eastAsia="仿宋_GB2312" w:hAnsi="Times New Roman" w:cs="Times New Roman"/>
                  <w:bCs w:val="0"/>
                  <w:sz w:val="18"/>
                  <w:szCs w:val="18"/>
                  <w:lang w:eastAsia="zh-CN"/>
                </w:rPr>
                <w:t>C-276</w:t>
              </w:r>
              <w:commentRangeEnd w:id="1209"/>
              <w:r>
                <w:rPr>
                  <w:rStyle w:val="affe"/>
                  <w:rFonts w:ascii="Times New Roman" w:eastAsia="仿宋_GB2312" w:hAnsi="Times New Roman" w:cs="Times New Roman"/>
                  <w:bCs w:val="0"/>
                  <w:sz w:val="18"/>
                  <w:szCs w:val="18"/>
                  <w:lang w:eastAsia="zh-CN"/>
                </w:rPr>
                <w:commentReference w:id="1209"/>
              </w:r>
              <w:commentRangeEnd w:id="1210"/>
              <w:r>
                <w:rPr>
                  <w:rStyle w:val="affe"/>
                  <w:rFonts w:ascii="Times New Roman" w:eastAsia="仿宋_GB2312" w:hAnsi="Times New Roman" w:cs="Times New Roman"/>
                  <w:bCs w:val="0"/>
                  <w:sz w:val="18"/>
                  <w:szCs w:val="18"/>
                  <w:lang w:eastAsia="zh-CN"/>
                </w:rPr>
                <w:commentReference w:id="1210"/>
              </w:r>
              <w:r>
                <w:rPr>
                  <w:rFonts w:ascii="Times New Roman" w:eastAsia="仿宋_GB2312" w:hAnsi="Times New Roman" w:cs="Times New Roman"/>
                  <w:bCs w:val="0"/>
                  <w:sz w:val="18"/>
                  <w:szCs w:val="18"/>
                  <w:lang w:eastAsia="zh-CN"/>
                </w:rPr>
                <w:t>)</w:t>
              </w:r>
            </w:ins>
            <w:del w:id="1211"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69DEA8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21CF63D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F96A25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93A6B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03C630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798D8146" w14:textId="77777777" w:rsidR="00652DEA" w:rsidRDefault="00C15CB5">
            <w:pPr>
              <w:spacing w:after="240" w:line="259" w:lineRule="auto"/>
              <w:jc w:val="center"/>
              <w:rPr>
                <w:ins w:id="1212"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213" w:author="Xuning Wei12232" w:date="2026-10-24T11:11:00Z">
                  <w:rPr>
                    <w:rFonts w:ascii="Times New Roman" w:eastAsia="仿宋_GB2312" w:hAnsi="Times New Roman" w:cs="Times New Roman"/>
                    <w:color w:val="FF0000"/>
                    <w:sz w:val="18"/>
                    <w:szCs w:val="18"/>
                  </w:rPr>
                </w:rPrChange>
              </w:rPr>
              <w:t>Minimum volume of the stirrer (at rest): 84.4 L</w:t>
            </w:r>
            <w:ins w:id="1214"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15"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216" w:author="Xuning Wei12232" w:date="2026-10-24T11:11:00Z">
                  <w:rPr>
                    <w:rFonts w:ascii="Times New Roman" w:eastAsia="仿宋_GB2312" w:hAnsi="Times New Roman" w:cs="Times New Roman"/>
                    <w:color w:val="FF0000"/>
                    <w:sz w:val="18"/>
                    <w:szCs w:val="18"/>
                  </w:rPr>
                </w:rPrChange>
              </w:rPr>
              <w:br/>
              <w:t>Equipment system design range:</w:t>
            </w:r>
            <w:ins w:id="1217"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218"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19" w:author="Xuning Wei12232" w:date="2026-10-24T11:11:00Z">
                  <w:rPr>
                    <w:rFonts w:ascii="Times New Roman" w:eastAsia="仿宋_GB2312" w:hAnsi="Times New Roman" w:cs="Times New Roman"/>
                    <w:color w:val="FF0000"/>
                    <w:sz w:val="18"/>
                    <w:szCs w:val="18"/>
                  </w:rPr>
                </w:rPrChange>
              </w:rPr>
              <w:t xml:space="preserve">-6~54 </w:t>
            </w:r>
            <w:del w:id="1220" w:author="Xuning Wei12232" w:date="2026-10-22T16:07:00Z">
              <w:r>
                <w:rPr>
                  <w:rFonts w:ascii="Times New Roman" w:eastAsia="仿宋_GB2312" w:hAnsi="Times New Roman" w:cs="Times New Roman" w:hint="eastAsia"/>
                  <w:sz w:val="18"/>
                  <w:szCs w:val="18"/>
                  <w:rPrChange w:id="1221" w:author="Xuning Wei12232" w:date="2026-10-24T11:11:00Z">
                    <w:rPr>
                      <w:rFonts w:ascii="Times New Roman" w:eastAsia="仿宋_GB2312" w:hAnsi="Times New Roman" w:cs="Times New Roman" w:hint="eastAsia"/>
                      <w:color w:val="FF0000"/>
                      <w:sz w:val="18"/>
                      <w:szCs w:val="18"/>
                    </w:rPr>
                  </w:rPrChange>
                </w:rPr>
                <w:delText>℃</w:delText>
              </w:r>
            </w:del>
            <w:ins w:id="1222"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 xml:space="preserve">C </w:t>
              </w:r>
            </w:ins>
          </w:p>
          <w:p w14:paraId="687E55FA" w14:textId="77777777" w:rsidR="00652DEA" w:rsidRPr="00652DEA" w:rsidRDefault="00C15CB5">
            <w:pPr>
              <w:spacing w:after="240" w:line="259" w:lineRule="auto"/>
              <w:jc w:val="center"/>
              <w:rPr>
                <w:rFonts w:ascii="Times New Roman" w:eastAsia="仿宋_GB2312" w:hAnsi="Times New Roman" w:cs="Times New Roman"/>
                <w:bCs w:val="0"/>
                <w:sz w:val="18"/>
                <w:szCs w:val="18"/>
                <w:lang w:eastAsia="zh-CN"/>
                <w:rPrChange w:id="1223" w:author="Xuning Wei12232" w:date="2026-10-24T11:11:00Z">
                  <w:rPr>
                    <w:rFonts w:ascii="Times New Roman" w:eastAsia="仿宋_GB2312" w:hAnsi="Times New Roman" w:cs="Times New Roman"/>
                    <w:bCs w:val="0"/>
                    <w:color w:val="FF0000"/>
                    <w:sz w:val="18"/>
                    <w:szCs w:val="18"/>
                    <w:lang w:eastAsia="zh-CN"/>
                  </w:rPr>
                </w:rPrChange>
              </w:rPr>
            </w:pPr>
            <w:del w:id="1224" w:author="Xuning Wei12232" w:date="2026-10-18T11:44:00Z">
              <w:r>
                <w:rPr>
                  <w:rFonts w:ascii="Times New Roman" w:eastAsia="仿宋_GB2312" w:hAnsi="Times New Roman" w:cs="Times New Roman"/>
                  <w:sz w:val="18"/>
                  <w:szCs w:val="18"/>
                  <w:rPrChange w:id="1225"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226"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227"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228"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29" w:author="Xuning Wei12232" w:date="2026-10-24T11:11:00Z">
                  <w:rPr>
                    <w:rFonts w:ascii="Times New Roman" w:eastAsia="仿宋_GB2312" w:hAnsi="Times New Roman" w:cs="Times New Roman"/>
                    <w:color w:val="FF0000"/>
                    <w:sz w:val="18"/>
                    <w:szCs w:val="18"/>
                  </w:rPr>
                </w:rPrChange>
              </w:rPr>
              <w:t xml:space="preserve"> -14~58 </w:t>
            </w:r>
            <w:del w:id="1230" w:author="Xuning Wei12232" w:date="2026-10-22T16:07:00Z">
              <w:r>
                <w:rPr>
                  <w:rFonts w:ascii="Times New Roman" w:eastAsia="仿宋_GB2312" w:hAnsi="Times New Roman" w:cs="Times New Roman" w:hint="eastAsia"/>
                  <w:sz w:val="18"/>
                  <w:szCs w:val="18"/>
                  <w:rPrChange w:id="1231" w:author="Xuning Wei12232" w:date="2026-10-24T11:11:00Z">
                    <w:rPr>
                      <w:rFonts w:ascii="Times New Roman" w:eastAsia="仿宋_GB2312" w:hAnsi="Times New Roman" w:cs="Times New Roman" w:hint="eastAsia"/>
                      <w:color w:val="FF0000"/>
                      <w:sz w:val="18"/>
                      <w:szCs w:val="18"/>
                    </w:rPr>
                  </w:rPrChange>
                </w:rPr>
                <w:delText>℃</w:delText>
              </w:r>
            </w:del>
            <w:ins w:id="1232"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233"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34"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235"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1F629F67" w14:textId="77777777" w:rsidR="00652DEA" w:rsidRDefault="00C15CB5">
            <w:pPr>
              <w:ind w:leftChars="100" w:left="220"/>
              <w:rPr>
                <w:ins w:id="1236" w:author="Xuning Wei12232" w:date="2026-10-22T16:03:00Z"/>
                <w:rFonts w:ascii="Times New Roman" w:hAnsi="Times New Roman" w:cs="Times New Roman"/>
                <w:sz w:val="18"/>
                <w:szCs w:val="18"/>
                <w:shd w:val="clear" w:color="auto" w:fill="FFFFFF"/>
              </w:rPr>
              <w:pPrChange w:id="1237" w:author="Xuning Wei12232" w:date="2026-10-22T16:03:00Z">
                <w:pPr>
                  <w:ind w:firstLine="361"/>
                  <w:jc w:val="both"/>
                </w:pPr>
              </w:pPrChange>
            </w:pPr>
            <w:ins w:id="1238" w:author="Xuning Wei12232" w:date="2026-10-22T16:03: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 agitator, thermometer well material, valve,  shower ball )</w:t>
              </w:r>
            </w:ins>
          </w:p>
          <w:p w14:paraId="3C671019" w14:textId="77777777" w:rsidR="00652DEA" w:rsidRDefault="00C15CB5">
            <w:pPr>
              <w:ind w:leftChars="100" w:left="220"/>
              <w:rPr>
                <w:ins w:id="1239" w:author="Xuning Wei12232" w:date="2026-10-22T16:03:00Z"/>
                <w:rFonts w:ascii="Times New Roman" w:hAnsi="Times New Roman" w:cs="Times New Roman"/>
                <w:b/>
                <w:sz w:val="18"/>
                <w:szCs w:val="18"/>
                <w:shd w:val="clear" w:color="auto" w:fill="FFFFFF"/>
              </w:rPr>
              <w:pPrChange w:id="1240" w:author="Xuning Wei12232" w:date="2026-10-22T16:03:00Z">
                <w:pPr>
                  <w:ind w:firstLine="361"/>
                  <w:jc w:val="both"/>
                </w:pPr>
              </w:pPrChange>
            </w:pPr>
            <w:ins w:id="1241"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4DFC7B9" w14:textId="77777777" w:rsidR="00652DEA" w:rsidRDefault="00C15CB5">
            <w:pPr>
              <w:ind w:leftChars="100" w:left="220"/>
              <w:rPr>
                <w:ins w:id="1242" w:author="Xuning Wei12232" w:date="2026-10-22T16:03:00Z"/>
                <w:rFonts w:ascii="Times New Roman" w:hAnsi="Times New Roman" w:cs="Times New Roman"/>
                <w:b/>
                <w:sz w:val="18"/>
                <w:szCs w:val="18"/>
                <w:shd w:val="clear" w:color="auto" w:fill="FFFFFF"/>
              </w:rPr>
              <w:pPrChange w:id="1243" w:author="Xuning Wei12232" w:date="2026-10-22T16:03:00Z">
                <w:pPr>
                  <w:ind w:firstLine="361"/>
                  <w:jc w:val="both"/>
                </w:pPr>
              </w:pPrChange>
            </w:pPr>
            <w:ins w:id="1244"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6441DEB0" w14:textId="77777777" w:rsidR="00652DEA" w:rsidRDefault="00C15CB5">
            <w:pPr>
              <w:ind w:leftChars="100" w:left="220"/>
              <w:rPr>
                <w:ins w:id="1245" w:author="Xuning Wei12232" w:date="2026-10-22T16:03:00Z"/>
                <w:rFonts w:ascii="Times New Roman" w:hAnsi="Times New Roman" w:cs="Times New Roman"/>
                <w:b/>
                <w:sz w:val="18"/>
                <w:szCs w:val="18"/>
                <w:shd w:val="clear" w:color="auto" w:fill="FFFFFF"/>
              </w:rPr>
              <w:pPrChange w:id="1246" w:author="Xuning Wei12232" w:date="2026-10-22T16:03:00Z">
                <w:pPr>
                  <w:ind w:firstLine="361"/>
                  <w:jc w:val="both"/>
                </w:pPr>
              </w:pPrChange>
            </w:pPr>
            <w:ins w:id="1247"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066EB28F" w14:textId="77777777" w:rsidR="00652DEA" w:rsidRDefault="00C15CB5">
            <w:pPr>
              <w:ind w:leftChars="100" w:left="220"/>
              <w:rPr>
                <w:ins w:id="1248" w:author="Xuning Wei12232" w:date="2026-10-22T16:03:00Z"/>
                <w:rFonts w:ascii="Times New Roman" w:hAnsi="Times New Roman" w:cs="Times New Roman"/>
                <w:b/>
                <w:sz w:val="18"/>
                <w:szCs w:val="18"/>
                <w:shd w:val="clear" w:color="auto" w:fill="FFFFFF"/>
              </w:rPr>
              <w:pPrChange w:id="1249" w:author="Xuning Wei12232" w:date="2026-10-22T16:03:00Z">
                <w:pPr>
                  <w:ind w:firstLine="361"/>
                  <w:jc w:val="both"/>
                </w:pPr>
              </w:pPrChange>
            </w:pPr>
            <w:ins w:id="1250"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2BC2404F" w14:textId="77777777" w:rsidR="00652DEA" w:rsidRDefault="00C15CB5">
            <w:pPr>
              <w:ind w:leftChars="100" w:left="220"/>
              <w:rPr>
                <w:ins w:id="1251" w:author="Xuning Wei12232" w:date="2026-10-22T16:03:00Z"/>
                <w:rFonts w:ascii="Times New Roman" w:eastAsia="仿宋_GB2312" w:hAnsi="Times New Roman"/>
                <w:b/>
                <w:sz w:val="18"/>
                <w:szCs w:val="18"/>
              </w:rPr>
              <w:pPrChange w:id="1252" w:author="Xuning Wei12232" w:date="2026-10-22T16:03:00Z">
                <w:pPr>
                  <w:ind w:firstLine="361"/>
                  <w:jc w:val="both"/>
                </w:pPr>
              </w:pPrChange>
            </w:pPr>
            <w:ins w:id="1253"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62BD3478" w14:textId="77777777" w:rsidR="00652DEA" w:rsidRPr="00652DEA" w:rsidRDefault="00C15CB5">
            <w:pPr>
              <w:ind w:leftChars="100" w:left="220"/>
              <w:rPr>
                <w:del w:id="1254" w:author="Xuning Wei12232" w:date="2026-10-22T16:03:00Z"/>
                <w:rFonts w:ascii="Times New Roman" w:hAnsi="Times New Roman" w:cs="Times New Roman"/>
                <w:sz w:val="18"/>
                <w:szCs w:val="18"/>
                <w:shd w:val="clear" w:color="auto" w:fill="FFFFFF"/>
                <w:rPrChange w:id="1255" w:author="Xuning Wei12232" w:date="2026-10-24T11:11:00Z">
                  <w:rPr>
                    <w:del w:id="1256" w:author="Xuning Wei12232" w:date="2026-10-22T16:03:00Z"/>
                    <w:rFonts w:ascii="Times New Roman" w:hAnsi="Times New Roman" w:cs="Times New Roman"/>
                    <w:color w:val="FF0000"/>
                    <w:sz w:val="18"/>
                    <w:szCs w:val="18"/>
                    <w:shd w:val="clear" w:color="auto" w:fill="FFFFFF"/>
                  </w:rPr>
                </w:rPrChange>
              </w:rPr>
              <w:pPrChange w:id="1257" w:author="Xuning Wei12232" w:date="2026-10-19T20:55:00Z">
                <w:pPr>
                  <w:jc w:val="center"/>
                </w:pPr>
              </w:pPrChange>
            </w:pPr>
            <w:del w:id="1258" w:author="Xuning Wei12232" w:date="2026-10-22T16:03:00Z">
              <w:r>
                <w:rPr>
                  <w:rFonts w:ascii="Times New Roman" w:hAnsi="Times New Roman" w:cs="Times New Roman"/>
                  <w:sz w:val="18"/>
                  <w:szCs w:val="18"/>
                  <w:shd w:val="clear" w:color="auto" w:fill="FFFFFF"/>
                  <w:rPrChange w:id="1259"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50730B8A" w14:textId="77777777" w:rsidR="00652DEA" w:rsidRPr="00652DEA" w:rsidRDefault="00C15CB5">
            <w:pPr>
              <w:ind w:leftChars="100" w:left="220"/>
              <w:rPr>
                <w:del w:id="1260" w:author="Xuning Wei12232" w:date="2026-10-22T16:03:00Z"/>
                <w:rFonts w:ascii="Times New Roman" w:hAnsi="Times New Roman" w:cs="Times New Roman"/>
                <w:sz w:val="18"/>
                <w:szCs w:val="18"/>
                <w:shd w:val="clear" w:color="auto" w:fill="FFFFFF"/>
                <w:rPrChange w:id="1261" w:author="Xuning Wei12232" w:date="2026-10-24T11:11:00Z">
                  <w:rPr>
                    <w:del w:id="1262" w:author="Xuning Wei12232" w:date="2026-10-22T16:03:00Z"/>
                    <w:rFonts w:ascii="Times New Roman" w:hAnsi="Times New Roman" w:cs="Times New Roman"/>
                    <w:color w:val="FF0000"/>
                    <w:sz w:val="18"/>
                    <w:szCs w:val="18"/>
                    <w:shd w:val="clear" w:color="auto" w:fill="FFFFFF"/>
                  </w:rPr>
                </w:rPrChange>
              </w:rPr>
              <w:pPrChange w:id="1263" w:author="Xuning Wei12232" w:date="2026-10-19T20:55:00Z">
                <w:pPr>
                  <w:jc w:val="center"/>
                </w:pPr>
              </w:pPrChange>
            </w:pPr>
            <w:del w:id="1264" w:author="Xuning Wei12232" w:date="2026-10-22T16:03:00Z">
              <w:r>
                <w:rPr>
                  <w:rFonts w:ascii="Times New Roman" w:hAnsi="Times New Roman" w:cs="Times New Roman"/>
                  <w:sz w:val="18"/>
                  <w:szCs w:val="18"/>
                  <w:shd w:val="clear" w:color="auto" w:fill="FFFFFF"/>
                  <w:rPrChange w:id="1265"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266"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267"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672BAFAE" w14:textId="77777777" w:rsidR="00652DEA" w:rsidRPr="00652DEA" w:rsidRDefault="00C15CB5">
            <w:pPr>
              <w:ind w:leftChars="100" w:left="220"/>
              <w:rPr>
                <w:del w:id="1268" w:author="Xuning Wei12232" w:date="2026-10-22T16:03:00Z"/>
                <w:rFonts w:ascii="Times New Roman" w:hAnsi="Times New Roman" w:cs="Times New Roman"/>
                <w:sz w:val="18"/>
                <w:szCs w:val="18"/>
                <w:shd w:val="clear" w:color="auto" w:fill="FFFFFF"/>
                <w:rPrChange w:id="1269" w:author="Xuning Wei12232" w:date="2026-10-24T11:11:00Z">
                  <w:rPr>
                    <w:del w:id="1270" w:author="Xuning Wei12232" w:date="2026-10-22T16:03:00Z"/>
                    <w:rFonts w:ascii="Times New Roman" w:hAnsi="Times New Roman" w:cs="Times New Roman"/>
                    <w:color w:val="FF0000"/>
                    <w:sz w:val="18"/>
                    <w:szCs w:val="18"/>
                    <w:shd w:val="clear" w:color="auto" w:fill="FFFFFF"/>
                  </w:rPr>
                </w:rPrChange>
              </w:rPr>
              <w:pPrChange w:id="1271" w:author="Xuning Wei12232" w:date="2026-10-19T20:55:00Z">
                <w:pPr>
                  <w:jc w:val="center"/>
                </w:pPr>
              </w:pPrChange>
            </w:pPr>
            <w:del w:id="1272" w:author="Xuning Wei12232" w:date="2026-10-22T16:03:00Z">
              <w:r>
                <w:rPr>
                  <w:rFonts w:ascii="Times New Roman" w:hAnsi="Times New Roman" w:cs="Times New Roman"/>
                  <w:sz w:val="18"/>
                  <w:szCs w:val="18"/>
                  <w:shd w:val="clear" w:color="auto" w:fill="FFFFFF"/>
                  <w:rPrChange w:id="1273"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269738F1" w14:textId="77777777" w:rsidR="00652DEA" w:rsidRPr="00652DEA" w:rsidRDefault="00C15CB5">
            <w:pPr>
              <w:ind w:leftChars="100" w:left="220"/>
              <w:rPr>
                <w:del w:id="1274" w:author="Xuning Wei12232" w:date="2026-10-22T16:03:00Z"/>
                <w:rFonts w:ascii="Times New Roman" w:hAnsi="Times New Roman" w:cs="Times New Roman"/>
                <w:sz w:val="18"/>
                <w:szCs w:val="18"/>
                <w:shd w:val="clear" w:color="auto" w:fill="FFFFFF"/>
                <w:rPrChange w:id="1275" w:author="Xuning Wei12232" w:date="2026-10-24T11:11:00Z">
                  <w:rPr>
                    <w:del w:id="1276" w:author="Xuning Wei12232" w:date="2026-10-22T16:03:00Z"/>
                    <w:rFonts w:ascii="Times New Roman" w:hAnsi="Times New Roman" w:cs="Times New Roman"/>
                    <w:color w:val="FF0000"/>
                    <w:sz w:val="18"/>
                    <w:szCs w:val="18"/>
                    <w:shd w:val="clear" w:color="auto" w:fill="FFFFFF"/>
                  </w:rPr>
                </w:rPrChange>
              </w:rPr>
              <w:pPrChange w:id="1277" w:author="Xuning Wei12232" w:date="2026-10-19T20:55:00Z">
                <w:pPr>
                  <w:jc w:val="center"/>
                </w:pPr>
              </w:pPrChange>
            </w:pPr>
            <w:del w:id="1278" w:author="Xuning Wei12232" w:date="2026-10-22T16:03:00Z">
              <w:r>
                <w:rPr>
                  <w:rFonts w:ascii="Times New Roman" w:hAnsi="Times New Roman" w:cs="Times New Roman"/>
                  <w:sz w:val="18"/>
                  <w:szCs w:val="18"/>
                  <w:shd w:val="clear" w:color="auto" w:fill="FFFFFF"/>
                  <w:rPrChange w:id="1279"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47B0A6D8" w14:textId="77777777" w:rsidR="00652DEA" w:rsidRPr="00652DEA" w:rsidRDefault="00C15CB5">
            <w:pPr>
              <w:ind w:leftChars="100" w:left="220"/>
              <w:rPr>
                <w:del w:id="1280" w:author="Xuning Wei12232" w:date="2026-10-22T16:03:00Z"/>
                <w:rFonts w:ascii="Times New Roman" w:hAnsi="Times New Roman" w:cs="Times New Roman"/>
                <w:sz w:val="18"/>
                <w:szCs w:val="18"/>
                <w:shd w:val="clear" w:color="auto" w:fill="FFFFFF"/>
                <w:rPrChange w:id="1281" w:author="Xuning Wei12232" w:date="2026-10-24T11:11:00Z">
                  <w:rPr>
                    <w:del w:id="1282" w:author="Xuning Wei12232" w:date="2026-10-22T16:03:00Z"/>
                    <w:rFonts w:ascii="Times New Roman" w:hAnsi="Times New Roman" w:cs="Times New Roman"/>
                    <w:color w:val="FF0000"/>
                    <w:sz w:val="18"/>
                    <w:szCs w:val="18"/>
                    <w:shd w:val="clear" w:color="auto" w:fill="FFFFFF"/>
                  </w:rPr>
                </w:rPrChange>
              </w:rPr>
              <w:pPrChange w:id="1283" w:author="Xuning Wei12232" w:date="2026-10-19T20:55:00Z">
                <w:pPr>
                  <w:jc w:val="center"/>
                </w:pPr>
              </w:pPrChange>
            </w:pPr>
            <w:del w:id="1284" w:author="Xuning Wei12232" w:date="2026-10-22T16:03:00Z">
              <w:r>
                <w:rPr>
                  <w:rFonts w:ascii="Times New Roman" w:hAnsi="Times New Roman" w:cs="Times New Roman"/>
                  <w:sz w:val="18"/>
                  <w:szCs w:val="18"/>
                  <w:shd w:val="clear" w:color="auto" w:fill="FFFFFF"/>
                  <w:rPrChange w:id="1285"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6E568D02" w14:textId="77777777" w:rsidR="00652DEA" w:rsidRPr="00652DEA" w:rsidRDefault="00C15CB5">
            <w:pPr>
              <w:ind w:leftChars="100" w:left="220"/>
              <w:rPr>
                <w:del w:id="1286" w:author="Xuning Wei12232" w:date="2026-10-18T11:31:00Z"/>
                <w:rFonts w:ascii="Times New Roman" w:hAnsi="Times New Roman" w:cs="Times New Roman"/>
                <w:sz w:val="18"/>
                <w:szCs w:val="18"/>
                <w:shd w:val="clear" w:color="auto" w:fill="FFFFFF"/>
                <w:rPrChange w:id="1287" w:author="Xuning Wei12232" w:date="2026-10-24T11:11:00Z">
                  <w:rPr>
                    <w:del w:id="1288" w:author="Xuning Wei12232" w:date="2026-10-18T11:31:00Z"/>
                    <w:rFonts w:ascii="Times New Roman" w:hAnsi="Times New Roman" w:cs="Times New Roman"/>
                    <w:color w:val="FF0000"/>
                    <w:sz w:val="18"/>
                    <w:szCs w:val="18"/>
                    <w:shd w:val="clear" w:color="auto" w:fill="FFFFFF"/>
                  </w:rPr>
                </w:rPrChange>
              </w:rPr>
              <w:pPrChange w:id="1289" w:author="Xuning Wei12232" w:date="2026-10-19T20:55:00Z">
                <w:pPr>
                  <w:jc w:val="center"/>
                </w:pPr>
              </w:pPrChange>
            </w:pPr>
            <w:del w:id="1290" w:author="Xuning Wei12232" w:date="2026-10-18T11:31:00Z">
              <w:r>
                <w:rPr>
                  <w:rFonts w:ascii="Times New Roman" w:hAnsi="Times New Roman" w:cs="Times New Roman"/>
                  <w:sz w:val="18"/>
                  <w:szCs w:val="18"/>
                  <w:shd w:val="clear" w:color="auto" w:fill="FFFFFF"/>
                  <w:rPrChange w:id="1291"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47370112" w14:textId="77777777" w:rsidR="00652DEA" w:rsidRPr="00652DEA" w:rsidRDefault="00C15CB5">
            <w:pPr>
              <w:ind w:leftChars="100" w:left="220"/>
              <w:rPr>
                <w:del w:id="1292" w:author="Xuning Wei12232" w:date="2026-10-22T16:03:00Z"/>
                <w:rFonts w:ascii="Times New Roman" w:eastAsiaTheme="minorEastAsia" w:hAnsi="Times New Roman" w:cs="Times New Roman"/>
                <w:sz w:val="18"/>
                <w:szCs w:val="18"/>
                <w:shd w:val="clear" w:color="auto" w:fill="FFFFFF"/>
                <w:lang w:eastAsia="zh-CN"/>
                <w:rPrChange w:id="1293" w:author="Xuning Wei12232" w:date="2026-10-24T11:11:00Z">
                  <w:rPr>
                    <w:del w:id="1294"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295" w:author="Xuning Wei12232" w:date="2026-10-19T20:55:00Z">
                <w:pPr>
                  <w:jc w:val="center"/>
                </w:pPr>
              </w:pPrChange>
            </w:pPr>
            <w:del w:id="1296" w:author="Xuning Wei12232" w:date="2026-10-22T16:03:00Z">
              <w:r>
                <w:rPr>
                  <w:rFonts w:ascii="Times New Roman" w:hAnsi="Times New Roman" w:cs="Times New Roman"/>
                  <w:sz w:val="18"/>
                  <w:szCs w:val="18"/>
                  <w:shd w:val="clear" w:color="auto" w:fill="FFFFFF"/>
                  <w:rPrChange w:id="1297"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29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676FF7BE" w14:textId="77777777" w:rsidR="00652DEA" w:rsidRPr="00652DEA" w:rsidRDefault="00C15CB5">
            <w:pPr>
              <w:ind w:leftChars="100" w:left="220"/>
              <w:rPr>
                <w:del w:id="1299" w:author="Xuning Wei12232" w:date="2026-10-22T16:03:00Z"/>
                <w:rFonts w:ascii="Times New Roman" w:eastAsiaTheme="minorEastAsia" w:hAnsi="Times New Roman" w:cs="Times New Roman"/>
                <w:bCs w:val="0"/>
                <w:sz w:val="18"/>
                <w:szCs w:val="18"/>
                <w:shd w:val="clear" w:color="auto" w:fill="FFFFFF"/>
                <w:lang w:eastAsia="zh-CN"/>
                <w:rPrChange w:id="1300" w:author="Xuning Wei12232" w:date="2026-10-24T11:11:00Z">
                  <w:rPr>
                    <w:del w:id="1301"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302" w:author="Xuning Wei12232" w:date="2026-10-19T20:55:00Z">
                <w:pPr>
                  <w:jc w:val="center"/>
                </w:pPr>
              </w:pPrChange>
            </w:pPr>
            <w:del w:id="1303" w:author="Xuning Wei12232" w:date="2026-10-22T16:03:00Z">
              <w:r>
                <w:rPr>
                  <w:rFonts w:ascii="Times New Roman" w:hAnsi="Times New Roman" w:cs="Times New Roman"/>
                  <w:bCs w:val="0"/>
                  <w:sz w:val="18"/>
                  <w:szCs w:val="18"/>
                  <w:shd w:val="clear" w:color="auto" w:fill="FFFFFF"/>
                  <w:rPrChange w:id="1304"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305"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0D55FAB0"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06" w:author="Xuning Wei12232" w:date="2026-10-24T11:11:00Z">
                  <w:rPr>
                    <w:rFonts w:ascii="Times New Roman" w:eastAsia="仿宋_GB2312" w:hAnsi="Times New Roman" w:cs="Times New Roman"/>
                    <w:bCs w:val="0"/>
                    <w:color w:val="FF0000"/>
                    <w:sz w:val="18"/>
                    <w:szCs w:val="18"/>
                    <w:lang w:eastAsia="zh-CN"/>
                  </w:rPr>
                </w:rPrChange>
              </w:rPr>
              <w:pPrChange w:id="1307" w:author="Xuning Wei12232" w:date="2026-10-19T20:55:00Z">
                <w:pPr>
                  <w:contextualSpacing/>
                  <w:jc w:val="center"/>
                </w:pPr>
              </w:pPrChange>
            </w:pPr>
            <w:del w:id="1308" w:author="Xuning Wei12232" w:date="2026-10-22T16:03:00Z">
              <w:r>
                <w:rPr>
                  <w:rFonts w:ascii="Times New Roman" w:hAnsi="Times New Roman" w:cs="Times New Roman"/>
                  <w:sz w:val="18"/>
                  <w:szCs w:val="18"/>
                  <w:rPrChange w:id="1309" w:author="Xuning Wei12232" w:date="2026-10-24T11:11:00Z">
                    <w:rPr>
                      <w:rFonts w:ascii="Times New Roman" w:hAnsi="Times New Roman" w:cs="Times New Roman"/>
                      <w:color w:val="FF0000"/>
                      <w:sz w:val="18"/>
                      <w:szCs w:val="18"/>
                    </w:rPr>
                  </w:rPrChange>
                </w:rPr>
                <w:delText xml:space="preserve">Mechanical seal: </w:delText>
              </w:r>
            </w:del>
            <w:del w:id="1310" w:author="Xuning Wei12232" w:date="2026-10-18T11:32:00Z">
              <w:r>
                <w:rPr>
                  <w:rFonts w:ascii="Times New Roman" w:hAnsi="Times New Roman" w:cs="Times New Roman"/>
                  <w:sz w:val="18"/>
                  <w:szCs w:val="18"/>
                  <w:shd w:val="clear" w:color="auto" w:fill="FFFFFF"/>
                  <w:rPrChange w:id="1311" w:author="Xuning Wei12232" w:date="2026-10-24T11:11:00Z">
                    <w:rPr>
                      <w:rFonts w:ascii="Times New Roman" w:hAnsi="Times New Roman" w:cs="Times New Roman"/>
                      <w:color w:val="FF0000"/>
                      <w:sz w:val="18"/>
                      <w:szCs w:val="18"/>
                      <w:shd w:val="clear" w:color="auto" w:fill="FFFFFF"/>
                    </w:rPr>
                  </w:rPrChange>
                </w:rPr>
                <w:delText>304SS</w:delText>
              </w:r>
            </w:del>
            <w:del w:id="1312" w:author="Xuning Wei12232" w:date="2026-10-22T16:03:00Z">
              <w:r>
                <w:rPr>
                  <w:rFonts w:ascii="Times New Roman" w:hAnsi="Times New Roman" w:cs="Times New Roman"/>
                  <w:sz w:val="18"/>
                  <w:szCs w:val="18"/>
                  <w:shd w:val="clear" w:color="auto" w:fill="FFFFFF"/>
                  <w:rPrChange w:id="1313" w:author="Xuning Wei12232" w:date="2026-10-24T11:11:00Z">
                    <w:rPr>
                      <w:rFonts w:ascii="Times New Roman" w:hAnsi="Times New Roman" w:cs="Times New Roman"/>
                      <w:color w:val="FF0000"/>
                      <w:sz w:val="18"/>
                      <w:szCs w:val="18"/>
                      <w:shd w:val="clear" w:color="auto" w:fill="FFFFFF"/>
                    </w:rPr>
                  </w:rPrChange>
                </w:rPr>
                <w:delText xml:space="preserve"> &amp; </w:delText>
              </w:r>
            </w:del>
            <w:del w:id="1314" w:author="Xuning Wei12232" w:date="2026-10-18T11:50:00Z">
              <w:r>
                <w:rPr>
                  <w:rFonts w:ascii="Times New Roman" w:hAnsi="Times New Roman" w:cs="Times New Roman"/>
                  <w:sz w:val="18"/>
                  <w:szCs w:val="18"/>
                  <w:shd w:val="clear" w:color="auto" w:fill="FFFFFF"/>
                  <w:rPrChange w:id="1315"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316" w:author="Xuning Wei12232" w:date="2026-10-22T16:03:00Z">
              <w:r>
                <w:rPr>
                  <w:rFonts w:ascii="Times New Roman" w:hAnsi="Times New Roman" w:cs="Times New Roman"/>
                  <w:sz w:val="18"/>
                  <w:szCs w:val="18"/>
                  <w:shd w:val="clear" w:color="auto" w:fill="FFFFFF"/>
                  <w:rPrChange w:id="1317"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318" w:author="Xuning Wei12232" w:date="2026-10-18T12:00:00Z">
              <w:r>
                <w:rPr>
                  <w:rFonts w:ascii="Times New Roman" w:hAnsi="Times New Roman" w:cs="Times New Roman"/>
                  <w:sz w:val="18"/>
                  <w:szCs w:val="18"/>
                  <w:shd w:val="clear" w:color="auto" w:fill="FFFFFF"/>
                  <w:rPrChange w:id="1319"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386B8EC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320" w:author="Xuning Wei12232" w:date="2026-10-22T07:15:00Z">
              <w:r>
                <w:rPr>
                  <w:rFonts w:ascii="Times New Roman" w:eastAsia="仿宋_GB2312" w:hAnsi="Times New Roman" w:cs="Times New Roman"/>
                  <w:bCs w:val="0"/>
                  <w:sz w:val="18"/>
                  <w:szCs w:val="18"/>
                  <w:lang w:eastAsia="zh-CN"/>
                </w:rPr>
                <w:t>89</w:t>
              </w:r>
            </w:ins>
            <w:del w:id="1321" w:author="Xuning Wei12232" w:date="2026-10-22T07:15:00Z">
              <w:r>
                <w:rPr>
                  <w:rFonts w:ascii="Times New Roman" w:eastAsia="仿宋_GB2312" w:hAnsi="Times New Roman" w:cs="Times New Roman"/>
                  <w:bCs w:val="0"/>
                  <w:sz w:val="18"/>
                  <w:szCs w:val="18"/>
                  <w:lang w:eastAsia="zh-CN"/>
                </w:rPr>
                <w:delText>65</w:delText>
              </w:r>
            </w:del>
          </w:p>
        </w:tc>
      </w:tr>
      <w:tr w:rsidR="00652DEA" w14:paraId="1A76BCD4" w14:textId="77777777" w:rsidTr="70F537F2">
        <w:trPr>
          <w:cantSplit/>
          <w:trHeight w:val="454"/>
          <w:jc w:val="center"/>
        </w:trPr>
        <w:tc>
          <w:tcPr>
            <w:tcW w:w="557" w:type="dxa"/>
            <w:vMerge/>
            <w:tcMar>
              <w:top w:w="0" w:type="dxa"/>
              <w:left w:w="108" w:type="dxa"/>
              <w:bottom w:w="0" w:type="dxa"/>
              <w:right w:w="108" w:type="dxa"/>
            </w:tcMar>
            <w:vAlign w:val="center"/>
          </w:tcPr>
          <w:p w14:paraId="61829076"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BE5E20C"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322"/>
            <w:commentRangeStart w:id="1323"/>
            <w:r>
              <w:rPr>
                <w:rFonts w:ascii="Times New Roman" w:eastAsia="仿宋_GB2312" w:hAnsi="Times New Roman" w:cs="Times New Roman"/>
                <w:bCs w:val="0"/>
                <w:sz w:val="18"/>
                <w:szCs w:val="18"/>
                <w:lang w:eastAsia="zh-CN"/>
              </w:rPr>
              <w:t>Agitation tank</w:t>
            </w:r>
            <w:commentRangeEnd w:id="1322"/>
            <w:r>
              <w:rPr>
                <w:rStyle w:val="affe"/>
                <w:rFonts w:ascii="Times New Roman" w:eastAsia="仿宋_GB2312" w:hAnsi="Times New Roman" w:cs="Times New Roman"/>
                <w:bCs w:val="0"/>
                <w:sz w:val="18"/>
                <w:szCs w:val="18"/>
                <w:lang w:eastAsia="zh-CN"/>
              </w:rPr>
              <w:commentReference w:id="1322"/>
            </w:r>
            <w:commentRangeEnd w:id="1323"/>
            <w:r>
              <w:rPr>
                <w:rStyle w:val="affe"/>
                <w:rFonts w:ascii="Times New Roman" w:eastAsia="仿宋_GB2312" w:hAnsi="Times New Roman" w:cs="Times New Roman"/>
                <w:bCs w:val="0"/>
                <w:sz w:val="18"/>
                <w:szCs w:val="18"/>
                <w:lang w:eastAsia="zh-CN"/>
              </w:rPr>
              <w:commentReference w:id="1323"/>
            </w:r>
          </w:p>
        </w:tc>
        <w:tc>
          <w:tcPr>
            <w:tcW w:w="851" w:type="dxa"/>
            <w:tcMar>
              <w:top w:w="0" w:type="dxa"/>
              <w:left w:w="108" w:type="dxa"/>
              <w:bottom w:w="0" w:type="dxa"/>
              <w:right w:w="108" w:type="dxa"/>
            </w:tcMar>
            <w:vAlign w:val="center"/>
          </w:tcPr>
          <w:p w14:paraId="4FF2FCEE" w14:textId="77777777" w:rsidR="00652DEA" w:rsidRDefault="00C15CB5">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00144B8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Hastelloy</w:t>
            </w:r>
          </w:p>
          <w:p w14:paraId="2DEC59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2BA1DCFC"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2B4B9EB0"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4EB030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2312E1D" w14:textId="74628C42" w:rsidR="00652DEA" w:rsidRDefault="00C15CB5" w:rsidP="00C37DE9">
            <w:pPr>
              <w:contextualSpacing/>
              <w:jc w:val="center"/>
              <w:rPr>
                <w:rFonts w:ascii="Times New Roman" w:eastAsia="仿宋_GB2312" w:hAnsi="Times New Roman" w:cs="Times New Roman"/>
                <w:bCs w:val="0"/>
                <w:sz w:val="18"/>
                <w:szCs w:val="18"/>
                <w:lang w:eastAsia="zh-CN"/>
              </w:rPr>
            </w:pPr>
            <w:commentRangeStart w:id="1324"/>
            <w:commentRangeStart w:id="1325"/>
            <w:r>
              <w:rPr>
                <w:rFonts w:ascii="Times New Roman" w:eastAsia="仿宋_GB2312" w:hAnsi="Times New Roman" w:cs="Times New Roman"/>
                <w:bCs w:val="0"/>
                <w:sz w:val="18"/>
                <w:szCs w:val="18"/>
                <w:lang w:eastAsia="zh-CN"/>
              </w:rPr>
              <w:t>Propeller type</w:t>
            </w:r>
            <w:commentRangeEnd w:id="1324"/>
            <w:r>
              <w:rPr>
                <w:rStyle w:val="affe"/>
                <w:rFonts w:ascii="Times New Roman" w:eastAsia="仿宋_GB2312" w:hAnsi="Times New Roman" w:cs="Times New Roman"/>
                <w:bCs w:val="0"/>
                <w:sz w:val="18"/>
                <w:szCs w:val="18"/>
                <w:lang w:eastAsia="zh-CN"/>
              </w:rPr>
              <w:commentReference w:id="1324"/>
            </w:r>
            <w:commentRangeEnd w:id="1325"/>
            <w:r>
              <w:rPr>
                <w:rStyle w:val="affe"/>
                <w:rFonts w:ascii="Times New Roman" w:eastAsia="仿宋_GB2312" w:hAnsi="Times New Roman" w:cs="Times New Roman"/>
                <w:bCs w:val="0"/>
                <w:sz w:val="18"/>
                <w:szCs w:val="18"/>
                <w:lang w:eastAsia="zh-CN"/>
              </w:rPr>
              <w:commentReference w:id="1325"/>
            </w:r>
            <w:r w:rsidR="00C3442F">
              <w:rPr>
                <w:rFonts w:ascii="Times New Roman" w:eastAsia="仿宋_GB2312" w:hAnsi="Times New Roman" w:cs="Times New Roman"/>
                <w:bCs w:val="0"/>
                <w:sz w:val="18"/>
                <w:szCs w:val="18"/>
                <w:lang w:eastAsia="zh-CN"/>
              </w:rPr>
              <w:br/>
            </w:r>
            <w:r>
              <w:rPr>
                <w:rFonts w:ascii="Times New Roman" w:eastAsia="仿宋_GB2312" w:hAnsi="Times New Roman" w:cs="Times New Roman"/>
                <w:bCs w:val="0"/>
                <w:sz w:val="18"/>
                <w:szCs w:val="18"/>
                <w:lang w:eastAsia="zh-CN"/>
              </w:rPr>
              <w:t xml:space="preserve"> </w:t>
            </w:r>
            <w:r w:rsidR="00C37DE9">
              <w:rPr>
                <w:rFonts w:ascii="Times New Roman" w:eastAsia="仿宋_GB2312" w:hAnsi="Times New Roman" w:cs="Times New Roman"/>
                <w:bCs w:val="0"/>
                <w:sz w:val="18"/>
                <w:szCs w:val="18"/>
                <w:lang w:eastAsia="zh-CN"/>
              </w:rPr>
              <w:t xml:space="preserve">(three </w:t>
            </w:r>
            <w:r>
              <w:rPr>
                <w:rFonts w:ascii="Times New Roman" w:eastAsia="仿宋_GB2312" w:hAnsi="Times New Roman" w:cs="Times New Roman"/>
                <w:bCs w:val="0"/>
                <w:sz w:val="18"/>
                <w:szCs w:val="18"/>
                <w:lang w:eastAsia="zh-CN"/>
                <w:rPrChange w:id="1326" w:author="Xuning Wei12232" w:date="2026-10-24T11:11:00Z">
                  <w:rPr>
                    <w:rFonts w:ascii="Times New Roman" w:eastAsia="仿宋_GB2312" w:hAnsi="Times New Roman" w:cs="Times New Roman"/>
                    <w:bCs w:val="0"/>
                    <w:color w:val="0000FF"/>
                    <w:sz w:val="18"/>
                    <w:szCs w:val="18"/>
                    <w:lang w:eastAsia="zh-CN"/>
                  </w:rPr>
                </w:rPrChange>
              </w:rPr>
              <w:t>blades impeller)</w:t>
            </w:r>
          </w:p>
        </w:tc>
        <w:tc>
          <w:tcPr>
            <w:tcW w:w="1418" w:type="dxa"/>
            <w:tcMar>
              <w:top w:w="0" w:type="dxa"/>
              <w:left w:w="108" w:type="dxa"/>
              <w:bottom w:w="0" w:type="dxa"/>
              <w:right w:w="108" w:type="dxa"/>
            </w:tcMar>
            <w:vAlign w:val="center"/>
          </w:tcPr>
          <w:p w14:paraId="48FBC53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Oxyma Pure /DMF solution</w:t>
            </w:r>
          </w:p>
        </w:tc>
        <w:tc>
          <w:tcPr>
            <w:tcW w:w="2282" w:type="dxa"/>
            <w:vAlign w:val="center"/>
          </w:tcPr>
          <w:p w14:paraId="60D2CC04"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2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28" w:author="Xuning Wei12232" w:date="2026-10-24T11:11:00Z">
                  <w:rPr>
                    <w:rFonts w:ascii="Times New Roman" w:eastAsia="仿宋_GB2312" w:hAnsi="Times New Roman" w:cs="Times New Roman"/>
                    <w:color w:val="FF0000"/>
                    <w:sz w:val="18"/>
                    <w:szCs w:val="18"/>
                  </w:rPr>
                </w:rPrChange>
              </w:rPr>
              <w:t>Stirring Minimum volume of equipment (at rest): 20.05 L</w:t>
            </w:r>
            <w:ins w:id="1329" w:author="Xuning Wei12232" w:date="2026-10-22T16:12:00Z">
              <w:r>
                <w:rPr>
                  <w:rFonts w:ascii="Times New Roman" w:eastAsia="仿宋_GB2312" w:hAnsi="Times New Roman" w:cs="Times New Roman"/>
                  <w:sz w:val="18"/>
                  <w:szCs w:val="18"/>
                </w:rPr>
                <w:br/>
              </w:r>
            </w:ins>
          </w:p>
          <w:p w14:paraId="6A24337F" w14:textId="77777777" w:rsidR="00652DEA" w:rsidRPr="00652DEA" w:rsidRDefault="00C15CB5">
            <w:pPr>
              <w:spacing w:after="240" w:line="259" w:lineRule="auto"/>
              <w:jc w:val="center"/>
              <w:rPr>
                <w:rFonts w:ascii="Times New Roman" w:eastAsia="仿宋_GB2312" w:hAnsi="Times New Roman" w:cs="Times New Roman"/>
                <w:sz w:val="18"/>
                <w:szCs w:val="18"/>
                <w:rPrChange w:id="13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31"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332" w:author="Xuning Wei12232" w:date="2026-10-18T12:07:00Z">
              <w:r>
                <w:rPr>
                  <w:rFonts w:ascii="Times New Roman" w:eastAsia="仿宋_GB2312" w:hAnsi="Times New Roman" w:cs="Times New Roman"/>
                  <w:sz w:val="18"/>
                  <w:szCs w:val="18"/>
                  <w:rPrChange w:id="1333"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334" w:author="Xuning Wei12232" w:date="2026-10-24T11:11:00Z">
                  <w:rPr>
                    <w:rFonts w:ascii="Times New Roman" w:eastAsia="仿宋_GB2312" w:hAnsi="Times New Roman" w:cs="Times New Roman"/>
                    <w:color w:val="FF0000"/>
                    <w:sz w:val="18"/>
                    <w:szCs w:val="18"/>
                  </w:rPr>
                </w:rPrChange>
              </w:rPr>
              <w:t xml:space="preserve"> 0-1</w:t>
            </w:r>
            <w:ins w:id="1335" w:author="Xuning Wei12232" w:date="2026-10-18T11:53:00Z">
              <w:r>
                <w:rPr>
                  <w:rFonts w:ascii="Times New Roman" w:eastAsia="仿宋_GB2312" w:hAnsi="Times New Roman" w:cs="Times New Roman"/>
                  <w:sz w:val="18"/>
                  <w:szCs w:val="18"/>
                </w:rPr>
                <w:t>19.84</w:t>
              </w:r>
            </w:ins>
            <w:del w:id="1336" w:author="Xuning Wei12232" w:date="2026-10-18T11:53:00Z">
              <w:r>
                <w:rPr>
                  <w:rFonts w:ascii="Times New Roman" w:eastAsia="仿宋_GB2312" w:hAnsi="Times New Roman" w:cs="Times New Roman"/>
                  <w:sz w:val="18"/>
                  <w:szCs w:val="18"/>
                  <w:rPrChange w:id="1337"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338"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08AE31E3" w14:textId="77777777" w:rsidR="00652DEA" w:rsidRDefault="00C15CB5">
            <w:pPr>
              <w:ind w:leftChars="100" w:left="220"/>
              <w:rPr>
                <w:ins w:id="1339" w:author="Xuning Wei12232" w:date="2026-10-22T16:04:00Z"/>
                <w:rFonts w:ascii="Times New Roman" w:hAnsi="Times New Roman" w:cs="Times New Roman"/>
                <w:sz w:val="18"/>
                <w:szCs w:val="18"/>
                <w:shd w:val="clear" w:color="auto" w:fill="FFFFFF"/>
              </w:rPr>
              <w:pPrChange w:id="1340" w:author="Xuning Wei12232" w:date="2026-10-22T16:04:00Z">
                <w:pPr>
                  <w:ind w:firstLine="361"/>
                  <w:jc w:val="both"/>
                </w:pPr>
              </w:pPrChange>
            </w:pPr>
            <w:ins w:id="1341" w:author="Xuning Wei12232" w:date="2026-10-22T16:04:00Z">
              <w:r>
                <w:rPr>
                  <w:rFonts w:ascii="Times New Roman" w:hAnsi="Times New Roman" w:cs="Times New Roman"/>
                  <w:b/>
                  <w:sz w:val="18"/>
                  <w:szCs w:val="18"/>
                  <w:shd w:val="clear" w:color="auto" w:fill="FFFFFF"/>
                </w:rPr>
                <w:t xml:space="preserve">Hastelloy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AAA469A" w14:textId="77777777" w:rsidR="00652DEA" w:rsidRDefault="00C15CB5">
            <w:pPr>
              <w:ind w:leftChars="100" w:left="220"/>
              <w:rPr>
                <w:ins w:id="1342" w:author="Xuning Wei12232" w:date="2026-10-22T16:04:00Z"/>
                <w:rFonts w:ascii="Times New Roman" w:eastAsia="仿宋_GB2312" w:hAnsi="Times New Roman"/>
                <w:sz w:val="18"/>
                <w:szCs w:val="18"/>
              </w:rPr>
              <w:pPrChange w:id="1343" w:author="Xuning Wei12232" w:date="2026-10-22T16:04:00Z">
                <w:pPr>
                  <w:ind w:firstLine="361"/>
                  <w:jc w:val="both"/>
                </w:pPr>
              </w:pPrChange>
            </w:pPr>
            <w:ins w:id="1344"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1F89A07D" w14:textId="77777777" w:rsidR="00652DEA" w:rsidRPr="00652DEA" w:rsidRDefault="00C15CB5">
            <w:pPr>
              <w:ind w:leftChars="100" w:left="220"/>
              <w:rPr>
                <w:del w:id="1345" w:author="Xuning Wei12232" w:date="2026-10-18T11:53:00Z"/>
                <w:rFonts w:ascii="Times New Roman" w:eastAsiaTheme="minorEastAsia" w:hAnsi="Times New Roman" w:cs="Times New Roman"/>
                <w:sz w:val="18"/>
                <w:szCs w:val="18"/>
                <w:shd w:val="clear" w:color="auto" w:fill="FFFFFF"/>
                <w:lang w:eastAsia="zh-CN"/>
                <w:rPrChange w:id="1346" w:author="Xuning Wei12232" w:date="2026-10-24T11:11:00Z">
                  <w:rPr>
                    <w:del w:id="1347"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348" w:author="Xuning Wei12232" w:date="2026-10-22T16:04:00Z">
                <w:pPr>
                  <w:jc w:val="center"/>
                </w:pPr>
              </w:pPrChange>
            </w:pPr>
            <w:ins w:id="1349"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350" w:author="Xuning Wei12232" w:date="2026-10-18T11:53:00Z">
              <w:r>
                <w:rPr>
                  <w:rFonts w:ascii="Times New Roman" w:eastAsiaTheme="minorEastAsia" w:hAnsi="Times New Roman" w:cs="Times New Roman"/>
                  <w:sz w:val="18"/>
                  <w:szCs w:val="18"/>
                  <w:shd w:val="clear" w:color="auto" w:fill="FFFFFF"/>
                  <w:lang w:eastAsia="zh-CN"/>
                  <w:rPrChange w:id="135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352" w:author="Xuning Wei12232" w:date="2026-10-24T11:11:00Z">
                    <w:rPr>
                      <w:rFonts w:ascii="Times New Roman" w:hAnsi="Times New Roman" w:cs="Times New Roman"/>
                      <w:color w:val="FF0000"/>
                      <w:sz w:val="18"/>
                      <w:szCs w:val="18"/>
                      <w:shd w:val="clear" w:color="auto" w:fill="FFFFFF"/>
                    </w:rPr>
                  </w:rPrChange>
                </w:rPr>
                <w:delText>Hastelloy (C-276)</w:delText>
              </w:r>
            </w:del>
          </w:p>
          <w:p w14:paraId="601D26A8"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53" w:author="Xuning Wei12232" w:date="2026-10-24T11:11:00Z">
                  <w:rPr>
                    <w:rFonts w:ascii="Times New Roman" w:eastAsia="仿宋_GB2312" w:hAnsi="Times New Roman" w:cs="Times New Roman"/>
                    <w:bCs w:val="0"/>
                    <w:color w:val="FF0000"/>
                    <w:sz w:val="18"/>
                    <w:szCs w:val="18"/>
                    <w:lang w:eastAsia="zh-CN"/>
                  </w:rPr>
                </w:rPrChange>
              </w:rPr>
              <w:pPrChange w:id="1354" w:author="Xuning Wei12232" w:date="2026-10-22T16:04:00Z">
                <w:pPr>
                  <w:contextualSpacing/>
                  <w:jc w:val="center"/>
                </w:pPr>
              </w:pPrChange>
            </w:pPr>
            <w:del w:id="1355" w:author="Xuning Wei12232" w:date="2026-10-18T11:53:00Z">
              <w:r>
                <w:rPr>
                  <w:rFonts w:ascii="Times New Roman" w:eastAsiaTheme="minorEastAsia" w:hAnsi="Times New Roman" w:cs="Times New Roman"/>
                  <w:sz w:val="18"/>
                  <w:szCs w:val="18"/>
                  <w:shd w:val="clear" w:color="auto" w:fill="FFFFFF"/>
                  <w:lang w:eastAsia="zh-CN"/>
                  <w:rPrChange w:id="1356"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357"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67C3F99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652DEA" w14:paraId="677E1F66" w14:textId="77777777" w:rsidTr="70F537F2">
        <w:trPr>
          <w:cantSplit/>
          <w:trHeight w:val="454"/>
          <w:jc w:val="center"/>
        </w:trPr>
        <w:tc>
          <w:tcPr>
            <w:tcW w:w="557" w:type="dxa"/>
            <w:vMerge/>
            <w:tcMar>
              <w:top w:w="0" w:type="dxa"/>
              <w:left w:w="108" w:type="dxa"/>
              <w:bottom w:w="0" w:type="dxa"/>
              <w:right w:w="108" w:type="dxa"/>
            </w:tcMar>
            <w:vAlign w:val="center"/>
          </w:tcPr>
          <w:p w14:paraId="2BA226A1"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373C71B5" w14:textId="37BDAEAE"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w:t>
            </w:r>
            <w:r w:rsidR="003D3492">
              <w:rPr>
                <w:rFonts w:ascii="Times New Roman" w:eastAsia="仿宋_GB2312" w:hAnsi="Times New Roman" w:cs="Times New Roman"/>
                <w:bCs w:val="0"/>
                <w:sz w:val="18"/>
                <w:szCs w:val="18"/>
                <w:lang w:eastAsia="zh-CN"/>
              </w:rPr>
              <w:t>d</w:t>
            </w:r>
            <w:r>
              <w:rPr>
                <w:rFonts w:ascii="Times New Roman" w:eastAsia="仿宋_GB2312" w:hAnsi="Times New Roman" w:cs="Times New Roman"/>
                <w:bCs w:val="0"/>
                <w:sz w:val="18"/>
                <w:szCs w:val="18"/>
                <w:lang w:eastAsia="zh-CN"/>
              </w:rPr>
              <w:t xml:space="preserve"> Reactor</w:t>
            </w:r>
          </w:p>
        </w:tc>
        <w:tc>
          <w:tcPr>
            <w:tcW w:w="851" w:type="dxa"/>
            <w:tcMar>
              <w:top w:w="0" w:type="dxa"/>
              <w:left w:w="108" w:type="dxa"/>
              <w:bottom w:w="0" w:type="dxa"/>
              <w:right w:w="108" w:type="dxa"/>
            </w:tcMar>
            <w:vAlign w:val="center"/>
          </w:tcPr>
          <w:p w14:paraId="5D0DF66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7320CED5"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492CA8E8" w14:textId="3BB72159"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7172FED3"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5FC276C9"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0DB42D73" w14:textId="77777777" w:rsidR="00C3442F"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Impeller type</w:t>
            </w:r>
          </w:p>
          <w:p w14:paraId="029FEA65" w14:textId="4445205C" w:rsidR="00652DEA" w:rsidRDefault="00C15CB5" w:rsidP="00C3442F">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 (three blades</w:t>
            </w:r>
            <w:r w:rsidR="00C3442F">
              <w:rPr>
                <w:rFonts w:ascii="Times New Roman" w:eastAsia="仿宋_GB2312" w:hAnsi="Times New Roman" w:cs="Times New Roman"/>
                <w:bCs w:val="0"/>
                <w:sz w:val="18"/>
                <w:szCs w:val="18"/>
                <w:lang w:eastAsia="zh-CN"/>
              </w:rPr>
              <w:t xml:space="preserve"> impeller</w:t>
            </w:r>
            <w:r>
              <w:rPr>
                <w:rFonts w:ascii="Times New Roman" w:eastAsia="仿宋_GB2312" w:hAnsi="Times New Roman" w:cs="Times New Roman"/>
                <w:bCs w:val="0"/>
                <w:sz w:val="18"/>
                <w:szCs w:val="18"/>
                <w:lang w:eastAsia="zh-CN"/>
              </w:rPr>
              <w:t xml:space="preserve">) </w:t>
            </w:r>
          </w:p>
        </w:tc>
        <w:tc>
          <w:tcPr>
            <w:tcW w:w="1418" w:type="dxa"/>
            <w:tcMar>
              <w:top w:w="0" w:type="dxa"/>
              <w:left w:w="108" w:type="dxa"/>
              <w:bottom w:w="0" w:type="dxa"/>
              <w:right w:w="108" w:type="dxa"/>
            </w:tcMar>
            <w:vAlign w:val="center"/>
          </w:tcPr>
          <w:p w14:paraId="36BDBE32"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2A4EC3B1"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5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359" w:author="Xuning Wei12232" w:date="2026-10-24T11:11:00Z">
                  <w:rPr>
                    <w:rFonts w:ascii="Times New Roman" w:eastAsia="仿宋_GB2312" w:hAnsi="Times New Roman" w:cs="Times New Roman"/>
                    <w:color w:val="FF0000"/>
                    <w:sz w:val="18"/>
                    <w:szCs w:val="18"/>
                  </w:rPr>
                </w:rPrChange>
              </w:rPr>
              <w:t>Minimum volume of the stirrer can reach at rest: 82.30 L;</w:t>
            </w:r>
            <w:ins w:id="1360" w:author="Xuning Wei12232" w:date="2026-10-22T16:12:00Z">
              <w:r>
                <w:rPr>
                  <w:rFonts w:ascii="Times New Roman" w:eastAsia="仿宋_GB2312" w:hAnsi="Times New Roman" w:cs="Times New Roman"/>
                  <w:sz w:val="18"/>
                  <w:szCs w:val="18"/>
                </w:rPr>
                <w:br/>
              </w:r>
            </w:ins>
          </w:p>
          <w:p w14:paraId="72CC2D65" w14:textId="77777777" w:rsidR="00652DEA" w:rsidRDefault="00C15CB5">
            <w:pPr>
              <w:spacing w:line="240" w:lineRule="exact"/>
              <w:contextualSpacing/>
              <w:jc w:val="center"/>
              <w:rPr>
                <w:ins w:id="1361"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362"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363"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64"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365" w:author="Xuning Wei12232" w:date="2026-10-24T11:11:00Z">
                  <w:rPr>
                    <w:rFonts w:ascii="Times New Roman" w:eastAsia="仿宋_GB2312" w:hAnsi="Times New Roman" w:cs="Times New Roman"/>
                    <w:color w:val="FF0000"/>
                    <w:sz w:val="18"/>
                    <w:szCs w:val="18"/>
                    <w:lang w:eastAsia="zh-CN"/>
                  </w:rPr>
                </w:rPrChange>
              </w:rPr>
              <w:t>0~138 rpm</w:t>
            </w:r>
            <w:ins w:id="1366" w:author="Xuning Wei12232" w:date="2026-10-18T12:06:00Z">
              <w:r>
                <w:rPr>
                  <w:rFonts w:ascii="Times New Roman" w:eastAsia="仿宋_GB2312" w:hAnsi="Times New Roman" w:cs="Times New Roman"/>
                  <w:sz w:val="18"/>
                  <w:szCs w:val="18"/>
                  <w:lang w:eastAsia="zh-CN"/>
                </w:rPr>
                <w:t xml:space="preserve"> (Rotation speed accuracy:  </w:t>
              </w:r>
            </w:ins>
          </w:p>
          <w:p w14:paraId="54FA9776" w14:textId="77777777" w:rsidR="00652DEA" w:rsidRPr="00652DEA" w:rsidRDefault="00C15CB5">
            <w:pPr>
              <w:spacing w:line="240" w:lineRule="exact"/>
              <w:contextualSpacing/>
              <w:jc w:val="center"/>
              <w:rPr>
                <w:rFonts w:ascii="Times New Roman" w:eastAsia="仿宋_GB2312" w:hAnsi="Times New Roman" w:cs="Times New Roman"/>
                <w:sz w:val="18"/>
                <w:szCs w:val="18"/>
                <w:rPrChange w:id="1367" w:author="Xuning Wei12232" w:date="2026-10-24T11:11:00Z">
                  <w:rPr>
                    <w:rFonts w:ascii="Times New Roman" w:eastAsia="仿宋_GB2312" w:hAnsi="Times New Roman" w:cs="Times New Roman"/>
                    <w:color w:val="FF0000"/>
                    <w:sz w:val="18"/>
                    <w:szCs w:val="18"/>
                  </w:rPr>
                </w:rPrChange>
              </w:rPr>
            </w:pPr>
            <w:ins w:id="1368"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369"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370"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371"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372"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373" w:author="Xuning Wei12232" w:date="2026-10-24T11:11:00Z">
                  <w:rPr>
                    <w:rFonts w:ascii="Times New Roman" w:eastAsia="仿宋_GB2312" w:hAnsi="Times New Roman" w:cs="Times New Roman"/>
                    <w:color w:val="FF0000"/>
                    <w:sz w:val="18"/>
                    <w:szCs w:val="18"/>
                  </w:rPr>
                </w:rPrChange>
              </w:rPr>
              <w:t xml:space="preserve"> </w:t>
            </w:r>
            <w:ins w:id="1374" w:author="Xuning Wei12232" w:date="2026-10-18T12:07:00Z">
              <w:r>
                <w:rPr>
                  <w:rFonts w:ascii="Times New Roman" w:eastAsia="仿宋_GB2312" w:hAnsi="Times New Roman" w:cs="Times New Roman"/>
                  <w:sz w:val="18"/>
                  <w:szCs w:val="18"/>
                </w:rPr>
                <w:t>-</w:t>
              </w:r>
            </w:ins>
            <w:del w:id="1375" w:author="Xuning Wei12232" w:date="2026-10-18T12:07:00Z">
              <w:r>
                <w:rPr>
                  <w:rFonts w:ascii="Times New Roman" w:eastAsia="仿宋_GB2312" w:hAnsi="Times New Roman" w:cs="Times New Roman"/>
                  <w:sz w:val="18"/>
                  <w:szCs w:val="18"/>
                  <w:rPrChange w:id="1376"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377" w:author="Xuning Wei12232" w:date="2026-10-24T11:11:00Z">
                  <w:rPr>
                    <w:rFonts w:ascii="Times New Roman" w:eastAsia="仿宋_GB2312" w:hAnsi="Times New Roman" w:cs="Times New Roman"/>
                    <w:color w:val="FF0000"/>
                    <w:sz w:val="18"/>
                    <w:szCs w:val="18"/>
                  </w:rPr>
                </w:rPrChange>
              </w:rPr>
              <w:t xml:space="preserve">2.9~112.3 </w:t>
            </w:r>
            <w:del w:id="1378" w:author="Xuning Wei12232" w:date="2026-10-22T16:07:00Z">
              <w:r>
                <w:rPr>
                  <w:rFonts w:ascii="Times New Roman" w:eastAsia="仿宋_GB2312" w:hAnsi="Times New Roman" w:cs="Times New Roman" w:hint="eastAsia"/>
                  <w:sz w:val="18"/>
                  <w:szCs w:val="18"/>
                  <w:rPrChange w:id="1379" w:author="Xuning Wei12232" w:date="2026-10-24T11:11:00Z">
                    <w:rPr>
                      <w:rFonts w:ascii="Times New Roman" w:eastAsia="仿宋_GB2312" w:hAnsi="Times New Roman" w:cs="Times New Roman" w:hint="eastAsia"/>
                      <w:color w:val="FF0000"/>
                      <w:sz w:val="18"/>
                      <w:szCs w:val="18"/>
                    </w:rPr>
                  </w:rPrChange>
                </w:rPr>
                <w:delText>℃</w:delText>
              </w:r>
            </w:del>
            <w:ins w:id="1380"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1381" w:author="Xuning Wei12232" w:date="2026-10-22T16:12:00Z">
              <w:r>
                <w:rPr>
                  <w:rFonts w:ascii="Times New Roman" w:eastAsia="仿宋_GB2312" w:hAnsi="Times New Roman" w:cs="Times New Roman"/>
                  <w:sz w:val="18"/>
                  <w:szCs w:val="18"/>
                  <w:lang w:eastAsia="zh-CN"/>
                </w:rPr>
                <w:br/>
              </w:r>
            </w:ins>
          </w:p>
          <w:p w14:paraId="704AF0F8"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38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383"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15F75677" w14:textId="77777777" w:rsidR="00652DEA" w:rsidRDefault="00C15CB5">
            <w:pPr>
              <w:ind w:leftChars="100" w:left="220"/>
              <w:rPr>
                <w:ins w:id="1384" w:author="Xuning Wei12232" w:date="2026-10-22T16:04:00Z"/>
                <w:rFonts w:ascii="Times New Roman" w:eastAsiaTheme="minorEastAsia" w:hAnsi="Times New Roman" w:cs="Times New Roman"/>
                <w:b/>
                <w:sz w:val="18"/>
                <w:szCs w:val="18"/>
                <w:shd w:val="clear" w:color="auto" w:fill="FFFFFF"/>
                <w:lang w:eastAsia="zh-CN"/>
              </w:rPr>
              <w:pPrChange w:id="1385" w:author="Xuning Wei12232" w:date="2026-10-22T16:05:00Z">
                <w:pPr>
                  <w:ind w:firstLine="361"/>
                  <w:jc w:val="both"/>
                </w:pPr>
              </w:pPrChange>
            </w:pPr>
            <w:ins w:id="1386"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4E455DF9" w14:textId="77777777" w:rsidR="00652DEA" w:rsidRDefault="00C15CB5">
            <w:pPr>
              <w:ind w:leftChars="100" w:left="220"/>
              <w:rPr>
                <w:ins w:id="1387" w:author="Xuning Wei12232" w:date="2026-10-22T16:04:00Z"/>
                <w:rFonts w:ascii="Times New Roman" w:eastAsiaTheme="minorEastAsia" w:hAnsi="Times New Roman" w:cs="Times New Roman"/>
                <w:sz w:val="18"/>
                <w:szCs w:val="18"/>
                <w:shd w:val="clear" w:color="auto" w:fill="FFFFFF"/>
                <w:lang w:eastAsia="zh-CN"/>
              </w:rPr>
              <w:pPrChange w:id="1388" w:author="Xuning Wei12232" w:date="2026-10-22T16:05:00Z">
                <w:pPr>
                  <w:ind w:firstLine="361"/>
                  <w:jc w:val="both"/>
                </w:pPr>
              </w:pPrChange>
            </w:pPr>
            <w:ins w:id="1389"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03C69FCD" w14:textId="77777777" w:rsidR="00652DEA" w:rsidRPr="00652DEA" w:rsidRDefault="00C15CB5">
            <w:pPr>
              <w:ind w:leftChars="100" w:left="220"/>
              <w:rPr>
                <w:del w:id="1390" w:author="Xuning Wei12232" w:date="2026-10-22T16:04:00Z"/>
                <w:rFonts w:ascii="Times New Roman" w:eastAsiaTheme="minorEastAsia" w:hAnsi="Times New Roman" w:cs="Times New Roman"/>
                <w:sz w:val="18"/>
                <w:szCs w:val="18"/>
                <w:shd w:val="clear" w:color="auto" w:fill="FFFFFF"/>
                <w:lang w:eastAsia="zh-CN"/>
                <w:rPrChange w:id="1391" w:author="Xuning Wei12232" w:date="2026-10-24T11:11:00Z">
                  <w:rPr>
                    <w:del w:id="1392"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393" w:author="Xuning Wei12232" w:date="2026-10-22T16:05:00Z">
                <w:pPr>
                  <w:jc w:val="center"/>
                </w:pPr>
              </w:pPrChange>
            </w:pPr>
            <w:ins w:id="1394"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395" w:author="Xuning Wei12232" w:date="2026-10-22T16:04:00Z">
              <w:r>
                <w:rPr>
                  <w:rFonts w:ascii="Times New Roman" w:hAnsi="Times New Roman" w:cs="Times New Roman"/>
                  <w:sz w:val="18"/>
                  <w:szCs w:val="18"/>
                  <w:shd w:val="clear" w:color="auto" w:fill="FFFFFF"/>
                  <w:rPrChange w:id="1396"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397"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3B83740B"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398" w:author="Xuning Wei12232" w:date="2026-10-24T11:11:00Z">
                  <w:rPr>
                    <w:rFonts w:ascii="Times New Roman" w:eastAsia="仿宋_GB2312" w:hAnsi="Times New Roman" w:cs="Times New Roman"/>
                    <w:bCs w:val="0"/>
                    <w:color w:val="FF0000"/>
                    <w:sz w:val="18"/>
                    <w:szCs w:val="18"/>
                    <w:lang w:eastAsia="zh-CN"/>
                  </w:rPr>
                </w:rPrChange>
              </w:rPr>
              <w:pPrChange w:id="1399" w:author="Xuning Wei12232" w:date="2026-10-22T16:05:00Z">
                <w:pPr>
                  <w:contextualSpacing/>
                  <w:jc w:val="center"/>
                </w:pPr>
              </w:pPrChange>
            </w:pPr>
            <w:del w:id="1400" w:author="Xuning Wei12232" w:date="2026-10-22T16:04:00Z">
              <w:r>
                <w:rPr>
                  <w:rFonts w:ascii="Times New Roman" w:hAnsi="Times New Roman" w:cs="Times New Roman"/>
                  <w:sz w:val="18"/>
                  <w:szCs w:val="18"/>
                  <w:rPrChange w:id="1401"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36DD159D"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652DEA" w14:paraId="0E01F6D9" w14:textId="77777777" w:rsidTr="70F537F2">
        <w:trPr>
          <w:cantSplit/>
          <w:trHeight w:val="454"/>
          <w:jc w:val="center"/>
        </w:trPr>
        <w:tc>
          <w:tcPr>
            <w:tcW w:w="557" w:type="dxa"/>
            <w:vMerge w:val="restart"/>
            <w:tcMar>
              <w:top w:w="0" w:type="dxa"/>
              <w:left w:w="108" w:type="dxa"/>
              <w:bottom w:w="0" w:type="dxa"/>
              <w:right w:w="108" w:type="dxa"/>
            </w:tcMar>
            <w:vAlign w:val="center"/>
          </w:tcPr>
          <w:p w14:paraId="17AD93B2"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5B14079A"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71DC3B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66884CFE" w14:textId="77777777" w:rsidR="00652DEA" w:rsidRPr="00652DEA" w:rsidRDefault="00C15CB5">
            <w:pPr>
              <w:jc w:val="center"/>
              <w:rPr>
                <w:rFonts w:ascii="Times New Roman" w:eastAsia="仿宋_GB2312" w:hAnsi="Times New Roman" w:cs="Times New Roman"/>
                <w:bCs w:val="0"/>
                <w:sz w:val="18"/>
                <w:szCs w:val="18"/>
                <w:lang w:eastAsia="zh-CN"/>
                <w:rPrChange w:id="140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03" w:author="Xuning Wei12232" w:date="2026-10-24T11:11:00Z">
                  <w:rPr>
                    <w:rFonts w:ascii="Times New Roman" w:eastAsia="仿宋_GB2312" w:hAnsi="Times New Roman" w:cs="Times New Roman"/>
                    <w:bCs w:val="0"/>
                    <w:color w:val="FF0000"/>
                    <w:sz w:val="18"/>
                    <w:szCs w:val="18"/>
                    <w:lang w:eastAsia="zh-CN"/>
                  </w:rPr>
                </w:rPrChange>
              </w:rPr>
              <w:t>SS 304L</w:t>
            </w:r>
          </w:p>
          <w:p w14:paraId="1ACD9E7F" w14:textId="77777777" w:rsidR="00652DEA" w:rsidRPr="00652DEA" w:rsidRDefault="00C15CB5">
            <w:pPr>
              <w:jc w:val="center"/>
              <w:rPr>
                <w:rFonts w:ascii="Times New Roman" w:eastAsia="仿宋_GB2312" w:hAnsi="Times New Roman" w:cs="Times New Roman"/>
                <w:bCs w:val="0"/>
                <w:sz w:val="18"/>
                <w:szCs w:val="18"/>
                <w:lang w:eastAsia="zh-CN"/>
                <w:rPrChange w:id="140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05"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7D533AF4"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35A332EB"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0BDAE48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0B6BFBD"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06"/>
            <w:commentRangeStart w:id="1407"/>
            <w:commentRangeEnd w:id="1406"/>
            <w:r>
              <w:rPr>
                <w:rStyle w:val="affe"/>
                <w:sz w:val="22"/>
                <w:szCs w:val="32"/>
              </w:rPr>
              <w:commentReference w:id="1406"/>
            </w:r>
            <w:commentRangeEnd w:id="1407"/>
            <w:r>
              <w:rPr>
                <w:rStyle w:val="affe"/>
                <w:sz w:val="22"/>
                <w:szCs w:val="32"/>
              </w:rPr>
              <w:commentReference w:id="1407"/>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12259B62"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0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09" w:author="Xuning Wei12232" w:date="2026-10-24T11:11:00Z">
                  <w:rPr>
                    <w:rFonts w:ascii="Times New Roman" w:eastAsia="仿宋_GB2312" w:hAnsi="Times New Roman" w:cs="Times New Roman"/>
                    <w:bCs w:val="0"/>
                    <w:color w:val="FF0000"/>
                    <w:sz w:val="18"/>
                    <w:szCs w:val="18"/>
                    <w:lang w:eastAsia="zh-CN"/>
                  </w:rPr>
                </w:rPrChange>
              </w:rPr>
              <w:t>Prepared piperidine/ DMF solution</w:t>
            </w:r>
          </w:p>
        </w:tc>
        <w:tc>
          <w:tcPr>
            <w:tcW w:w="2282" w:type="dxa"/>
            <w:vAlign w:val="center"/>
          </w:tcPr>
          <w:p w14:paraId="22F9E202" w14:textId="5876B17F" w:rsidR="00652DEA" w:rsidRPr="00652DEA" w:rsidRDefault="00C15CB5">
            <w:pPr>
              <w:spacing w:after="240"/>
              <w:jc w:val="center"/>
              <w:rPr>
                <w:rFonts w:ascii="Times New Roman" w:eastAsia="仿宋_GB2312" w:hAnsi="Times New Roman" w:cs="Times New Roman"/>
                <w:sz w:val="18"/>
                <w:szCs w:val="18"/>
                <w:rPrChange w:id="141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11" w:author="Xuning Wei12232" w:date="2026-10-24T11:11:00Z">
                  <w:rPr>
                    <w:rFonts w:ascii="Times New Roman" w:eastAsia="仿宋_GB2312" w:hAnsi="Times New Roman" w:cs="Times New Roman"/>
                    <w:color w:val="FF0000"/>
                    <w:sz w:val="18"/>
                    <w:szCs w:val="18"/>
                  </w:rPr>
                </w:rPrChange>
              </w:rPr>
              <w:t>Minimum volume of the stirrer can reach at rest: 308.7</w:t>
            </w:r>
            <w:ins w:id="1412"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413" w:author="Xuning Wei12232" w:date="2026-10-24T11:11:00Z">
                  <w:rPr>
                    <w:rFonts w:ascii="Times New Roman" w:eastAsia="仿宋_GB2312" w:hAnsi="Times New Roman" w:cs="Times New Roman"/>
                    <w:color w:val="FF0000"/>
                    <w:sz w:val="18"/>
                    <w:szCs w:val="18"/>
                  </w:rPr>
                </w:rPrChange>
              </w:rPr>
              <w:t>L;</w:t>
            </w:r>
          </w:p>
          <w:p w14:paraId="4774181B" w14:textId="77777777" w:rsidR="00652DEA" w:rsidRPr="00652DEA" w:rsidRDefault="00C15CB5">
            <w:pPr>
              <w:spacing w:before="240" w:after="240"/>
              <w:jc w:val="center"/>
              <w:rPr>
                <w:rFonts w:ascii="Times New Roman" w:eastAsia="仿宋_GB2312" w:hAnsi="Times New Roman" w:cs="Times New Roman"/>
                <w:sz w:val="18"/>
                <w:szCs w:val="18"/>
                <w:rPrChange w:id="141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15"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55B5171A" w14:textId="77777777" w:rsidR="00652DEA" w:rsidRPr="00652DEA" w:rsidRDefault="00C15CB5">
            <w:pPr>
              <w:jc w:val="center"/>
              <w:rPr>
                <w:rFonts w:ascii="Times New Roman" w:eastAsia="仿宋_GB2312" w:hAnsi="Times New Roman" w:cs="Times New Roman"/>
                <w:sz w:val="18"/>
                <w:szCs w:val="18"/>
                <w:rPrChange w:id="141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17" w:author="Xuning Wei12232" w:date="2026-10-24T11:11:00Z">
                  <w:rPr>
                    <w:rFonts w:ascii="Times New Roman" w:eastAsia="仿宋_GB2312" w:hAnsi="Times New Roman" w:cs="Times New Roman"/>
                    <w:color w:val="FF0000"/>
                    <w:sz w:val="18"/>
                    <w:szCs w:val="18"/>
                  </w:rPr>
                </w:rPrChange>
              </w:rPr>
              <w:t>Maximum working volume: 3000 L</w:t>
            </w:r>
          </w:p>
          <w:p w14:paraId="5BF29D75" w14:textId="77777777" w:rsidR="00652DEA" w:rsidRPr="00652DEA" w:rsidRDefault="00C15CB5">
            <w:pPr>
              <w:spacing w:after="240"/>
              <w:jc w:val="center"/>
              <w:rPr>
                <w:rFonts w:ascii="Times New Roman" w:eastAsia="仿宋_GB2312" w:hAnsi="Times New Roman" w:cs="Times New Roman"/>
                <w:sz w:val="18"/>
                <w:szCs w:val="18"/>
                <w:rPrChange w:id="141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19"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0A4D1DB9" w14:textId="0CD6EF63" w:rsidR="00652DEA" w:rsidRPr="00652DEA" w:rsidRDefault="00C15CB5">
            <w:pPr>
              <w:contextualSpacing/>
              <w:jc w:val="center"/>
              <w:rPr>
                <w:rFonts w:ascii="Times New Roman" w:eastAsia="仿宋_GB2312" w:hAnsi="Times New Roman" w:cs="Times New Roman"/>
                <w:bCs w:val="0"/>
                <w:sz w:val="18"/>
                <w:szCs w:val="18"/>
                <w:lang w:eastAsia="zh-CN"/>
                <w:rPrChange w:id="142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421"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w:t>
            </w:r>
            <w:ins w:id="1422" w:author="Johan Granander" w:date="2026-10-25T11:16:00Z">
              <w:r w:rsidR="00696A17">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1423" w:author="Xuning Wei12232" w:date="2026-10-24T11:11:00Z">
                  <w:rPr>
                    <w:rFonts w:ascii="Times New Roman" w:eastAsia="仿宋_GB2312" w:hAnsi="Times New Roman" w:cs="Times New Roman"/>
                    <w:color w:val="FF0000"/>
                    <w:sz w:val="18"/>
                    <w:szCs w:val="18"/>
                  </w:rPr>
                </w:rPrChange>
              </w:rPr>
              <w:t>L.</w:t>
            </w:r>
          </w:p>
        </w:tc>
        <w:tc>
          <w:tcPr>
            <w:tcW w:w="2587" w:type="dxa"/>
            <w:vAlign w:val="center"/>
          </w:tcPr>
          <w:p w14:paraId="2A93F077" w14:textId="77777777" w:rsidR="00652DEA" w:rsidRDefault="00C15CB5">
            <w:pPr>
              <w:ind w:leftChars="100" w:left="220"/>
              <w:rPr>
                <w:ins w:id="1424" w:author="Xuning Wei12232" w:date="2026-10-22T20:58:00Z"/>
                <w:rFonts w:ascii="Times New Roman" w:eastAsiaTheme="minorEastAsia" w:hAnsi="Times New Roman" w:cs="Times New Roman"/>
                <w:b/>
                <w:sz w:val="18"/>
                <w:szCs w:val="18"/>
                <w:shd w:val="clear" w:color="auto" w:fill="FFFFFF"/>
                <w:lang w:eastAsia="zh-CN"/>
              </w:rPr>
              <w:pPrChange w:id="1425" w:author="Xuning Wei12232" w:date="2026-10-22T20:59:00Z">
                <w:pPr>
                  <w:ind w:firstLine="360"/>
                </w:pPr>
              </w:pPrChange>
            </w:pPr>
            <w:ins w:id="1426"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56303E93" w14:textId="77777777" w:rsidR="00652DEA" w:rsidRDefault="00C15CB5">
            <w:pPr>
              <w:ind w:leftChars="100" w:left="220"/>
              <w:rPr>
                <w:ins w:id="1427" w:author="Xuning Wei12232" w:date="2026-10-22T20:58:00Z"/>
                <w:rFonts w:ascii="Times New Roman" w:eastAsiaTheme="minorEastAsia" w:hAnsi="Times New Roman" w:cs="Times New Roman"/>
                <w:sz w:val="18"/>
                <w:szCs w:val="18"/>
                <w:shd w:val="clear" w:color="auto" w:fill="FFFFFF"/>
                <w:lang w:eastAsia="zh-CN"/>
              </w:rPr>
              <w:pPrChange w:id="1428" w:author="Xuning Wei12232" w:date="2026-10-22T20:59:00Z">
                <w:pPr>
                  <w:ind w:firstLine="361"/>
                </w:pPr>
              </w:pPrChange>
            </w:pPr>
            <w:ins w:id="1429"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A6A183C" w14:textId="77777777" w:rsidR="00652DEA" w:rsidRDefault="00C15CB5">
            <w:pPr>
              <w:ind w:leftChars="100" w:left="220"/>
              <w:rPr>
                <w:ins w:id="1430" w:author="Xuning Wei12232" w:date="2026-10-22T20:58:00Z"/>
                <w:rFonts w:ascii="Times New Roman" w:hAnsi="Times New Roman" w:cs="Times New Roman"/>
                <w:sz w:val="18"/>
                <w:szCs w:val="18"/>
                <w:shd w:val="clear" w:color="auto" w:fill="FFFFFF"/>
              </w:rPr>
              <w:pPrChange w:id="1431" w:author="Xuning Wei12232" w:date="2026-10-22T20:59:00Z">
                <w:pPr>
                  <w:ind w:firstLine="361"/>
                </w:pPr>
              </w:pPrChange>
            </w:pPr>
            <w:ins w:id="1432"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774B2D42" w14:textId="77777777" w:rsidR="00652DEA" w:rsidRPr="00652DEA" w:rsidRDefault="00C15CB5">
            <w:pPr>
              <w:ind w:leftChars="100" w:left="220"/>
              <w:rPr>
                <w:del w:id="1433" w:author="Xuning Wei12232" w:date="2026-10-22T14:05:00Z"/>
                <w:rFonts w:ascii="Times New Roman" w:hAnsi="Times New Roman" w:cs="Times New Roman"/>
                <w:sz w:val="18"/>
                <w:szCs w:val="18"/>
                <w:shd w:val="clear" w:color="auto" w:fill="FFFFFF"/>
                <w:rPrChange w:id="1434" w:author="Xuning Wei12232" w:date="2026-10-24T11:11:00Z">
                  <w:rPr>
                    <w:del w:id="1435" w:author="Xuning Wei12232" w:date="2026-10-22T14:05:00Z"/>
                    <w:rFonts w:ascii="Times New Roman" w:hAnsi="Times New Roman" w:cs="Times New Roman"/>
                    <w:color w:val="FF0000"/>
                    <w:sz w:val="18"/>
                    <w:szCs w:val="18"/>
                    <w:shd w:val="clear" w:color="auto" w:fill="FFFFFF"/>
                  </w:rPr>
                </w:rPrChange>
              </w:rPr>
              <w:pPrChange w:id="1436" w:author="Xuning Wei12232" w:date="2026-10-22T20:59:00Z">
                <w:pPr>
                  <w:jc w:val="center"/>
                </w:pPr>
              </w:pPrChange>
            </w:pPr>
            <w:ins w:id="1437"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438" w:author="Xuning Wei12232" w:date="2026-10-22T20:58:00Z">
              <w:r>
                <w:rPr>
                  <w:rFonts w:ascii="Times New Roman" w:hAnsi="Times New Roman" w:cs="Times New Roman"/>
                  <w:sz w:val="18"/>
                  <w:szCs w:val="18"/>
                  <w:shd w:val="clear" w:color="auto" w:fill="FFFFFF"/>
                  <w:rPrChange w:id="1439"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440"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441" w:author="Xuning Wei12232" w:date="2026-10-24T11:11:00Z">
                    <w:rPr>
                      <w:rFonts w:ascii="Times New Roman" w:hAnsi="Times New Roman" w:cs="Times New Roman"/>
                      <w:color w:val="FF0000"/>
                      <w:sz w:val="18"/>
                      <w:szCs w:val="18"/>
                      <w:shd w:val="clear" w:color="auto" w:fill="FFFFFF"/>
                    </w:rPr>
                  </w:rPrChange>
                </w:rPr>
                <w:delText xml:space="preserve">  </w:delText>
              </w:r>
            </w:del>
            <w:del w:id="1442" w:author="Xuning Wei12232" w:date="2026-10-22T14:05:00Z">
              <w:r>
                <w:rPr>
                  <w:rFonts w:ascii="Times New Roman" w:hAnsi="Times New Roman" w:cs="Times New Roman"/>
                  <w:sz w:val="18"/>
                  <w:szCs w:val="18"/>
                  <w:rPrChange w:id="1443" w:author="Xuning Wei12232" w:date="2026-10-24T11:11:00Z">
                    <w:rPr>
                      <w:rFonts w:ascii="Times New Roman" w:hAnsi="Times New Roman" w:cs="Times New Roman"/>
                      <w:color w:val="FF0000"/>
                      <w:sz w:val="18"/>
                      <w:szCs w:val="18"/>
                    </w:rPr>
                  </w:rPrChange>
                </w:rPr>
                <w:delText>M</w:delText>
              </w:r>
              <w:commentRangeStart w:id="1444"/>
              <w:commentRangeStart w:id="1445"/>
              <w:r>
                <w:rPr>
                  <w:rFonts w:ascii="Times New Roman" w:hAnsi="Times New Roman" w:cs="Times New Roman"/>
                  <w:sz w:val="18"/>
                  <w:szCs w:val="18"/>
                  <w:rPrChange w:id="1446" w:author="Xuning Wei12232" w:date="2026-10-24T11:11:00Z">
                    <w:rPr>
                      <w:rFonts w:ascii="Times New Roman" w:hAnsi="Times New Roman" w:cs="Times New Roman"/>
                      <w:color w:val="FF0000"/>
                      <w:sz w:val="18"/>
                      <w:szCs w:val="18"/>
                    </w:rPr>
                  </w:rPrChange>
                </w:rPr>
                <w:delText>echan</w:delText>
              </w:r>
              <w:commentRangeEnd w:id="1444"/>
              <w:r>
                <w:rPr>
                  <w:rStyle w:val="affe"/>
                  <w:rFonts w:ascii="Times New Roman" w:hAnsi="Times New Roman" w:cs="Times New Roman"/>
                  <w:sz w:val="18"/>
                  <w:szCs w:val="18"/>
                  <w:rPrChange w:id="1447" w:author="Xuning Wei12232" w:date="2026-10-24T11:11:00Z">
                    <w:rPr>
                      <w:rStyle w:val="affe"/>
                      <w:rFonts w:ascii="Times New Roman" w:hAnsi="Times New Roman" w:cs="Times New Roman"/>
                      <w:color w:val="FF0000"/>
                      <w:sz w:val="18"/>
                      <w:szCs w:val="18"/>
                    </w:rPr>
                  </w:rPrChange>
                </w:rPr>
                <w:commentReference w:id="1444"/>
              </w:r>
              <w:commentRangeEnd w:id="1445"/>
              <w:r>
                <w:rPr>
                  <w:rStyle w:val="affe"/>
                  <w:rFonts w:ascii="Times New Roman" w:hAnsi="Times New Roman" w:cs="Times New Roman"/>
                  <w:sz w:val="18"/>
                  <w:szCs w:val="18"/>
                  <w:rPrChange w:id="1448" w:author="Xuning Wei12232" w:date="2026-10-24T11:11:00Z">
                    <w:rPr>
                      <w:rStyle w:val="affe"/>
                      <w:rFonts w:ascii="Times New Roman" w:hAnsi="Times New Roman" w:cs="Times New Roman"/>
                      <w:color w:val="FF0000"/>
                      <w:sz w:val="18"/>
                      <w:szCs w:val="18"/>
                    </w:rPr>
                  </w:rPrChange>
                </w:rPr>
                <w:commentReference w:id="1445"/>
              </w:r>
              <w:r>
                <w:rPr>
                  <w:rFonts w:ascii="Times New Roman" w:hAnsi="Times New Roman" w:cs="Times New Roman"/>
                  <w:sz w:val="18"/>
                  <w:szCs w:val="18"/>
                  <w:rPrChange w:id="1449"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450"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451" w:author="Xuning Wei12232" w:date="2026-10-18T12:09:00Z">
              <w:r>
                <w:rPr>
                  <w:rFonts w:ascii="Times New Roman" w:hAnsi="Times New Roman" w:cs="Times New Roman"/>
                  <w:sz w:val="18"/>
                  <w:szCs w:val="18"/>
                  <w:shd w:val="clear" w:color="auto" w:fill="FFFFFF"/>
                  <w:rPrChange w:id="1452"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453" w:author="Xuning Wei12232" w:date="2026-10-22T14:05:00Z">
              <w:r>
                <w:rPr>
                  <w:rFonts w:ascii="Times New Roman" w:hAnsi="Times New Roman" w:cs="Times New Roman"/>
                  <w:sz w:val="18"/>
                  <w:szCs w:val="18"/>
                  <w:shd w:val="clear" w:color="auto" w:fill="FFFFFF"/>
                  <w:rPrChange w:id="1454" w:author="Xuning Wei12232" w:date="2026-10-24T11:11:00Z">
                    <w:rPr>
                      <w:rFonts w:ascii="Times New Roman" w:hAnsi="Times New Roman" w:cs="Times New Roman"/>
                      <w:color w:val="FF0000"/>
                      <w:sz w:val="18"/>
                      <w:szCs w:val="18"/>
                      <w:shd w:val="clear" w:color="auto" w:fill="FFFFFF"/>
                    </w:rPr>
                  </w:rPrChange>
                </w:rPr>
                <w:delText>FFKM</w:delText>
              </w:r>
            </w:del>
          </w:p>
          <w:p w14:paraId="2B62E960" w14:textId="77777777" w:rsidR="00652DEA" w:rsidRPr="00652DEA" w:rsidRDefault="00C15CB5">
            <w:pPr>
              <w:ind w:leftChars="100" w:left="220"/>
              <w:rPr>
                <w:del w:id="1455" w:author="Xuning Wei12232" w:date="2026-10-22T20:58:00Z"/>
                <w:rFonts w:ascii="Times New Roman" w:eastAsiaTheme="minorEastAsia" w:hAnsi="Times New Roman" w:cs="Times New Roman"/>
                <w:sz w:val="18"/>
                <w:szCs w:val="18"/>
                <w:shd w:val="clear" w:color="auto" w:fill="FFFFFF"/>
                <w:lang w:eastAsia="zh-CN"/>
                <w:rPrChange w:id="1456" w:author="Xuning Wei12232" w:date="2026-10-24T11:11:00Z">
                  <w:rPr>
                    <w:del w:id="1457"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458" w:author="Xuning Wei12232" w:date="2026-10-22T20:59:00Z">
                <w:pPr>
                  <w:jc w:val="center"/>
                </w:pPr>
              </w:pPrChange>
            </w:pPr>
            <w:del w:id="1459" w:author="Xuning Wei12232" w:date="2026-10-22T20:58:00Z">
              <w:r>
                <w:rPr>
                  <w:rFonts w:ascii="Times New Roman" w:hAnsi="Times New Roman" w:cs="Times New Roman"/>
                  <w:sz w:val="18"/>
                  <w:szCs w:val="18"/>
                  <w:shd w:val="clear" w:color="auto" w:fill="FFFFFF"/>
                  <w:rPrChange w:id="1460"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46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462"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463"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37800E89" w14:textId="77777777" w:rsidR="00652DEA" w:rsidRPr="00652DEA" w:rsidRDefault="00C15CB5">
            <w:pPr>
              <w:ind w:leftChars="100" w:left="220"/>
              <w:rPr>
                <w:del w:id="1464" w:author="Xuning Wei12232" w:date="2026-10-22T20:58:00Z"/>
                <w:rFonts w:ascii="Times New Roman" w:hAnsi="Times New Roman" w:cs="Times New Roman"/>
                <w:sz w:val="18"/>
                <w:szCs w:val="18"/>
                <w:shd w:val="clear" w:color="auto" w:fill="FFFFFF"/>
                <w:rPrChange w:id="1465" w:author="Xuning Wei12232" w:date="2026-10-24T11:11:00Z">
                  <w:rPr>
                    <w:del w:id="1466" w:author="Xuning Wei12232" w:date="2026-10-22T20:58:00Z"/>
                    <w:rFonts w:ascii="Times New Roman" w:hAnsi="Times New Roman" w:cs="Times New Roman"/>
                    <w:color w:val="FF0000"/>
                    <w:sz w:val="18"/>
                    <w:szCs w:val="18"/>
                    <w:shd w:val="clear" w:color="auto" w:fill="FFFFFF"/>
                  </w:rPr>
                </w:rPrChange>
              </w:rPr>
              <w:pPrChange w:id="1467" w:author="Xuning Wei12232" w:date="2026-10-22T20:59:00Z">
                <w:pPr>
                  <w:jc w:val="center"/>
                </w:pPr>
              </w:pPrChange>
            </w:pPr>
            <w:del w:id="1468" w:author="Xuning Wei12232" w:date="2026-10-22T20:58:00Z">
              <w:r>
                <w:rPr>
                  <w:rFonts w:ascii="Times New Roman" w:hAnsi="Times New Roman" w:cs="Times New Roman"/>
                  <w:sz w:val="18"/>
                  <w:szCs w:val="18"/>
                  <w:shd w:val="clear" w:color="auto" w:fill="FFFFFF"/>
                  <w:rPrChange w:id="1469"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470" w:author="Xuning Wei12232" w:date="2026-10-22T14:02: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 xml:space="preserve"> </w:delText>
              </w:r>
            </w:del>
            <w:del w:id="1472" w:author="Xuning Wei12232" w:date="2026-10-22T20:58:00Z">
              <w:r>
                <w:rPr>
                  <w:rFonts w:ascii="Times New Roman" w:hAnsi="Times New Roman" w:cs="Times New Roman"/>
                  <w:sz w:val="18"/>
                  <w:szCs w:val="18"/>
                  <w:shd w:val="clear" w:color="auto" w:fill="FFFFFF"/>
                  <w:rPrChange w:id="1473" w:author="Xuning Wei12232" w:date="2026-10-24T11:11:00Z">
                    <w:rPr>
                      <w:rFonts w:ascii="Times New Roman" w:hAnsi="Times New Roman" w:cs="Times New Roman"/>
                      <w:color w:val="FF0000"/>
                      <w:sz w:val="18"/>
                      <w:szCs w:val="18"/>
                      <w:shd w:val="clear" w:color="auto" w:fill="FFFFFF"/>
                    </w:rPr>
                  </w:rPrChange>
                </w:rPr>
                <w:delText>PTFE</w:delText>
              </w:r>
            </w:del>
          </w:p>
          <w:p w14:paraId="6931E4EE"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474" w:author="Xuning Wei12232" w:date="2026-10-24T11:11:00Z">
                  <w:rPr>
                    <w:rFonts w:ascii="Times New Roman" w:eastAsia="仿宋_GB2312" w:hAnsi="Times New Roman" w:cs="Times New Roman"/>
                    <w:bCs w:val="0"/>
                    <w:color w:val="FF0000"/>
                    <w:sz w:val="18"/>
                    <w:szCs w:val="18"/>
                    <w:lang w:eastAsia="zh-CN"/>
                  </w:rPr>
                </w:rPrChange>
              </w:rPr>
              <w:pPrChange w:id="1475" w:author="Xuning Wei12232" w:date="2026-10-22T20:59:00Z">
                <w:pPr>
                  <w:contextualSpacing/>
                  <w:jc w:val="center"/>
                </w:pPr>
              </w:pPrChange>
            </w:pPr>
            <w:del w:id="1476" w:author="Xuning Wei12232" w:date="2026-10-22T20:58:00Z">
              <w:r>
                <w:rPr>
                  <w:rFonts w:ascii="Times New Roman" w:hAnsi="Times New Roman" w:cs="Times New Roman"/>
                  <w:sz w:val="18"/>
                  <w:szCs w:val="18"/>
                  <w:rPrChange w:id="147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47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479" w:author="Xuning Wei12232" w:date="2026-10-24T11:11:00Z">
                    <w:rPr>
                      <w:rFonts w:ascii="Times New Roman" w:hAnsi="Times New Roman" w:cs="Times New Roman"/>
                      <w:color w:val="FF0000"/>
                      <w:sz w:val="18"/>
                      <w:szCs w:val="18"/>
                      <w:shd w:val="clear" w:color="auto" w:fill="FFFFFF"/>
                    </w:rPr>
                  </w:rPrChange>
                </w:rPr>
                <w:delText>04SS &amp;</w:delText>
              </w:r>
            </w:del>
            <w:del w:id="1480" w:author="Xuning Wei12232" w:date="2026-10-22T14:00:00Z">
              <w:r>
                <w:rPr>
                  <w:rFonts w:ascii="Times New Roman" w:hAnsi="Times New Roman" w:cs="Times New Roman"/>
                  <w:sz w:val="18"/>
                  <w:szCs w:val="18"/>
                  <w:shd w:val="clear" w:color="auto" w:fill="FFFFFF"/>
                  <w:rPrChange w:id="1481"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482" w:author="Xuning Wei12232" w:date="2026-10-22T20:58:00Z">
              <w:r>
                <w:rPr>
                  <w:rFonts w:ascii="Times New Roman" w:hAnsi="Times New Roman" w:cs="Times New Roman"/>
                  <w:sz w:val="18"/>
                  <w:szCs w:val="18"/>
                  <w:shd w:val="clear" w:color="auto" w:fill="FFFFFF"/>
                  <w:rPrChange w:id="1483"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14DF5C1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652DEA" w14:paraId="40588B10" w14:textId="77777777" w:rsidTr="70F537F2">
        <w:trPr>
          <w:cantSplit/>
          <w:trHeight w:val="454"/>
          <w:jc w:val="center"/>
        </w:trPr>
        <w:tc>
          <w:tcPr>
            <w:tcW w:w="557" w:type="dxa"/>
            <w:vMerge/>
            <w:tcMar>
              <w:top w:w="0" w:type="dxa"/>
              <w:left w:w="108" w:type="dxa"/>
              <w:bottom w:w="0" w:type="dxa"/>
              <w:right w:w="108" w:type="dxa"/>
            </w:tcMar>
            <w:vAlign w:val="center"/>
          </w:tcPr>
          <w:p w14:paraId="0DE4B5B7" w14:textId="77777777" w:rsidR="00652DEA" w:rsidRDefault="00652DEA">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6991281"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02AB4709"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C15B0F5" w14:textId="77777777" w:rsidR="00652DEA" w:rsidRPr="00652DEA" w:rsidRDefault="00C15CB5">
            <w:pPr>
              <w:jc w:val="center"/>
              <w:rPr>
                <w:rFonts w:ascii="Times New Roman" w:eastAsia="仿宋_GB2312" w:hAnsi="Times New Roman" w:cs="Times New Roman"/>
                <w:bCs w:val="0"/>
                <w:sz w:val="18"/>
                <w:szCs w:val="18"/>
                <w:lang w:eastAsia="zh-CN"/>
                <w:rPrChange w:id="148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85" w:author="Xuning Wei12232" w:date="2026-10-24T11:11:00Z">
                  <w:rPr>
                    <w:rFonts w:ascii="Times New Roman" w:eastAsia="仿宋_GB2312" w:hAnsi="Times New Roman" w:cs="Times New Roman"/>
                    <w:bCs w:val="0"/>
                    <w:color w:val="FF0000"/>
                    <w:sz w:val="18"/>
                    <w:szCs w:val="18"/>
                    <w:lang w:eastAsia="zh-CN"/>
                  </w:rPr>
                </w:rPrChange>
              </w:rPr>
              <w:t>SS 304L</w:t>
            </w:r>
          </w:p>
          <w:p w14:paraId="4B730925" w14:textId="77777777" w:rsidR="00652DEA" w:rsidRPr="00652DEA" w:rsidRDefault="00C15CB5">
            <w:pPr>
              <w:jc w:val="center"/>
              <w:rPr>
                <w:rFonts w:ascii="Times New Roman" w:eastAsia="仿宋_GB2312" w:hAnsi="Times New Roman" w:cs="Times New Roman"/>
                <w:bCs w:val="0"/>
                <w:sz w:val="18"/>
                <w:szCs w:val="18"/>
                <w:lang w:eastAsia="zh-CN"/>
                <w:rPrChange w:id="148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87"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2780F5DE"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79E7534A"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0A9A26" w14:textId="77777777" w:rsidR="00652DEA" w:rsidRDefault="00C15CB5">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9B3B697" w14:textId="77777777" w:rsidR="00652DEA" w:rsidRDefault="00C15CB5">
            <w:pPr>
              <w:contextualSpacing/>
              <w:jc w:val="center"/>
              <w:rPr>
                <w:rFonts w:ascii="Times New Roman" w:eastAsia="仿宋_GB2312" w:hAnsi="Times New Roman" w:cs="Times New Roman"/>
                <w:bCs w:val="0"/>
                <w:sz w:val="18"/>
                <w:szCs w:val="18"/>
                <w:lang w:eastAsia="zh-CN"/>
              </w:rPr>
            </w:pPr>
            <w:commentRangeStart w:id="1488"/>
            <w:commentRangeStart w:id="1489"/>
            <w:commentRangeEnd w:id="1488"/>
            <w:r>
              <w:rPr>
                <w:rStyle w:val="affe"/>
                <w:rFonts w:ascii="Times New Roman" w:eastAsia="仿宋_GB2312" w:hAnsi="Times New Roman" w:cs="Times New Roman"/>
                <w:bCs w:val="0"/>
                <w:sz w:val="18"/>
                <w:szCs w:val="18"/>
                <w:lang w:eastAsia="zh-CN"/>
              </w:rPr>
              <w:commentReference w:id="1488"/>
            </w:r>
            <w:commentRangeEnd w:id="1489"/>
            <w:r>
              <w:rPr>
                <w:rStyle w:val="affe"/>
                <w:rFonts w:ascii="Times New Roman" w:eastAsia="仿宋_GB2312" w:hAnsi="Times New Roman" w:cs="Times New Roman"/>
                <w:bCs w:val="0"/>
                <w:sz w:val="18"/>
                <w:szCs w:val="18"/>
                <w:lang w:eastAsia="zh-CN"/>
              </w:rPr>
              <w:commentReference w:id="1489"/>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767A6046"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49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491" w:author="Xuning Wei12232" w:date="2026-10-24T11:11:00Z">
                  <w:rPr>
                    <w:rFonts w:ascii="Times New Roman" w:eastAsia="仿宋_GB2312" w:hAnsi="Times New Roman" w:cs="Times New Roman"/>
                    <w:bCs w:val="0"/>
                    <w:color w:val="FF0000"/>
                    <w:sz w:val="18"/>
                    <w:szCs w:val="18"/>
                    <w:lang w:eastAsia="zh-CN"/>
                  </w:rPr>
                </w:rPrChange>
              </w:rPr>
              <w:t>Prepared piperidine/ DMF solution</w:t>
            </w:r>
          </w:p>
        </w:tc>
        <w:tc>
          <w:tcPr>
            <w:tcW w:w="2282" w:type="dxa"/>
            <w:vAlign w:val="center"/>
          </w:tcPr>
          <w:p w14:paraId="234E9C43" w14:textId="77777777" w:rsidR="00652DEA" w:rsidRPr="00652DEA" w:rsidRDefault="00C15CB5">
            <w:pPr>
              <w:spacing w:after="240"/>
              <w:jc w:val="center"/>
              <w:rPr>
                <w:rFonts w:ascii="Times New Roman" w:eastAsia="仿宋_GB2312" w:hAnsi="Times New Roman" w:cs="Times New Roman"/>
                <w:sz w:val="18"/>
                <w:szCs w:val="18"/>
                <w:rPrChange w:id="149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93"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6204A884" w14:textId="77777777" w:rsidR="00652DEA" w:rsidRPr="00652DEA" w:rsidRDefault="00C15CB5">
            <w:pPr>
              <w:spacing w:before="240" w:after="240"/>
              <w:jc w:val="center"/>
              <w:rPr>
                <w:rFonts w:ascii="Times New Roman" w:eastAsia="仿宋_GB2312" w:hAnsi="Times New Roman" w:cs="Times New Roman"/>
                <w:sz w:val="18"/>
                <w:szCs w:val="18"/>
                <w:rPrChange w:id="1494"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95"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510784BC" w14:textId="77777777" w:rsidR="00652DEA" w:rsidRPr="00652DEA" w:rsidRDefault="00C15CB5">
            <w:pPr>
              <w:jc w:val="center"/>
              <w:rPr>
                <w:rFonts w:ascii="Times New Roman" w:eastAsia="仿宋_GB2312" w:hAnsi="Times New Roman" w:cs="Times New Roman"/>
                <w:sz w:val="18"/>
                <w:szCs w:val="18"/>
                <w:rPrChange w:id="149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97" w:author="Xuning Wei12232" w:date="2026-10-24T11:11:00Z">
                  <w:rPr>
                    <w:rFonts w:ascii="Times New Roman" w:eastAsia="仿宋_GB2312" w:hAnsi="Times New Roman" w:cs="Times New Roman"/>
                    <w:color w:val="FF0000"/>
                    <w:sz w:val="18"/>
                    <w:szCs w:val="18"/>
                  </w:rPr>
                </w:rPrChange>
              </w:rPr>
              <w:t>Maximum working volume: 3000 L</w:t>
            </w:r>
          </w:p>
          <w:p w14:paraId="425AA725" w14:textId="77777777" w:rsidR="00652DEA" w:rsidRPr="00652DEA" w:rsidRDefault="00C15CB5">
            <w:pPr>
              <w:spacing w:after="240"/>
              <w:jc w:val="center"/>
              <w:rPr>
                <w:rFonts w:ascii="Times New Roman" w:eastAsia="仿宋_GB2312" w:hAnsi="Times New Roman" w:cs="Times New Roman"/>
                <w:sz w:val="18"/>
                <w:szCs w:val="18"/>
                <w:rPrChange w:id="149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499"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7C87C1CD" w14:textId="77777777" w:rsidR="00652DEA" w:rsidRPr="00652DEA" w:rsidRDefault="00C15CB5">
            <w:pPr>
              <w:contextualSpacing/>
              <w:jc w:val="center"/>
              <w:rPr>
                <w:rFonts w:ascii="Times New Roman" w:eastAsia="仿宋_GB2312" w:hAnsi="Times New Roman" w:cs="Times New Roman"/>
                <w:bCs w:val="0"/>
                <w:sz w:val="18"/>
                <w:szCs w:val="18"/>
                <w:lang w:eastAsia="zh-CN"/>
                <w:rPrChange w:id="1500"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01"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53DB0194" w14:textId="77777777" w:rsidR="00652DEA" w:rsidRDefault="00C15CB5">
            <w:pPr>
              <w:ind w:leftChars="100" w:left="220"/>
              <w:rPr>
                <w:ins w:id="1502" w:author="Xuning Wei12232" w:date="2026-10-22T20:59:00Z"/>
                <w:rFonts w:ascii="Times New Roman" w:eastAsiaTheme="minorEastAsia" w:hAnsi="Times New Roman" w:cs="Times New Roman"/>
                <w:b/>
                <w:sz w:val="18"/>
                <w:szCs w:val="18"/>
                <w:shd w:val="clear" w:color="auto" w:fill="FFFFFF"/>
                <w:lang w:eastAsia="zh-CN"/>
              </w:rPr>
              <w:pPrChange w:id="1503" w:author="Xuning Wei12232" w:date="2026-10-22T20:59:00Z">
                <w:pPr>
                  <w:ind w:firstLine="360"/>
                </w:pPr>
              </w:pPrChange>
            </w:pPr>
            <w:ins w:id="1504"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4BD05EC" w14:textId="77777777" w:rsidR="00652DEA" w:rsidRDefault="00C15CB5">
            <w:pPr>
              <w:ind w:leftChars="100" w:left="220"/>
              <w:rPr>
                <w:ins w:id="1505" w:author="Xuning Wei12232" w:date="2026-10-22T20:59:00Z"/>
                <w:rFonts w:ascii="Times New Roman" w:eastAsiaTheme="minorEastAsia" w:hAnsi="Times New Roman" w:cs="Times New Roman"/>
                <w:sz w:val="18"/>
                <w:szCs w:val="18"/>
                <w:shd w:val="clear" w:color="auto" w:fill="FFFFFF"/>
                <w:lang w:eastAsia="zh-CN"/>
              </w:rPr>
              <w:pPrChange w:id="1506" w:author="Xuning Wei12232" w:date="2026-10-22T20:59:00Z">
                <w:pPr>
                  <w:ind w:firstLine="361"/>
                </w:pPr>
              </w:pPrChange>
            </w:pPr>
            <w:ins w:id="1507"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40F189D8" w14:textId="77777777" w:rsidR="00652DEA" w:rsidRDefault="00C15CB5">
            <w:pPr>
              <w:ind w:leftChars="100" w:left="220"/>
              <w:rPr>
                <w:ins w:id="1508" w:author="Xuning Wei12232" w:date="2026-10-22T20:59:00Z"/>
                <w:rFonts w:ascii="Times New Roman" w:hAnsi="Times New Roman" w:cs="Times New Roman"/>
                <w:sz w:val="18"/>
                <w:szCs w:val="18"/>
                <w:shd w:val="clear" w:color="auto" w:fill="FFFFFF"/>
              </w:rPr>
              <w:pPrChange w:id="1509" w:author="Xuning Wei12232" w:date="2026-10-22T20:59:00Z">
                <w:pPr>
                  <w:ind w:firstLine="361"/>
                </w:pPr>
              </w:pPrChange>
            </w:pPr>
            <w:ins w:id="1510"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056C23E" w14:textId="77777777" w:rsidR="00652DEA" w:rsidRPr="00652DEA" w:rsidRDefault="00C15CB5">
            <w:pPr>
              <w:ind w:leftChars="100" w:left="220"/>
              <w:rPr>
                <w:del w:id="1511" w:author="Xuning Wei12232" w:date="2026-10-22T20:59:00Z"/>
                <w:rFonts w:ascii="Times New Roman" w:hAnsi="Times New Roman" w:cs="Times New Roman"/>
                <w:sz w:val="18"/>
                <w:szCs w:val="18"/>
                <w:shd w:val="clear" w:color="auto" w:fill="FFFFFF"/>
                <w:rPrChange w:id="1512" w:author="Xuning Wei12232" w:date="2026-10-24T11:11:00Z">
                  <w:rPr>
                    <w:del w:id="1513" w:author="Xuning Wei12232" w:date="2026-10-22T20:59:00Z"/>
                    <w:rFonts w:ascii="Times New Roman" w:hAnsi="Times New Roman" w:cs="Times New Roman"/>
                    <w:color w:val="FF0000"/>
                    <w:sz w:val="18"/>
                    <w:szCs w:val="18"/>
                    <w:shd w:val="clear" w:color="auto" w:fill="FFFFFF"/>
                  </w:rPr>
                </w:rPrChange>
              </w:rPr>
              <w:pPrChange w:id="1514" w:author="Xuning Wei12232" w:date="2026-10-22T20:59:00Z">
                <w:pPr>
                  <w:jc w:val="center"/>
                </w:pPr>
              </w:pPrChange>
            </w:pPr>
            <w:ins w:id="1515"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516" w:author="Xuning Wei12232" w:date="2026-10-22T20:59:00Z">
              <w:r>
                <w:rPr>
                  <w:rFonts w:ascii="Times New Roman" w:hAnsi="Times New Roman" w:cs="Times New Roman"/>
                  <w:sz w:val="18"/>
                  <w:szCs w:val="18"/>
                  <w:shd w:val="clear" w:color="auto" w:fill="FFFFFF"/>
                  <w:rPrChange w:id="1517"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518"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519"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520"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52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522" w:author="Xuning Wei12232" w:date="2026-10-18T12:09:00Z">
              <w:r>
                <w:rPr>
                  <w:rFonts w:ascii="Times New Roman" w:hAnsi="Times New Roman" w:cs="Times New Roman"/>
                  <w:sz w:val="18"/>
                  <w:szCs w:val="18"/>
                  <w:shd w:val="clear" w:color="auto" w:fill="FFFFFF"/>
                  <w:rPrChange w:id="152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24" w:author="Xuning Wei12232" w:date="2026-10-22T20:59:00Z">
              <w:r>
                <w:rPr>
                  <w:rFonts w:ascii="Times New Roman" w:hAnsi="Times New Roman" w:cs="Times New Roman"/>
                  <w:sz w:val="18"/>
                  <w:szCs w:val="18"/>
                  <w:shd w:val="clear" w:color="auto" w:fill="FFFFFF"/>
                  <w:rPrChange w:id="1525" w:author="Xuning Wei12232" w:date="2026-10-24T11:11:00Z">
                    <w:rPr>
                      <w:rFonts w:ascii="Times New Roman" w:hAnsi="Times New Roman" w:cs="Times New Roman"/>
                      <w:color w:val="FF0000"/>
                      <w:sz w:val="18"/>
                      <w:szCs w:val="18"/>
                      <w:shd w:val="clear" w:color="auto" w:fill="FFFFFF"/>
                    </w:rPr>
                  </w:rPrChange>
                </w:rPr>
                <w:delText>FFKM</w:delText>
              </w:r>
            </w:del>
          </w:p>
          <w:p w14:paraId="2752613E" w14:textId="77777777" w:rsidR="00652DEA" w:rsidRPr="00652DEA" w:rsidRDefault="00C15CB5">
            <w:pPr>
              <w:ind w:leftChars="100" w:left="220"/>
              <w:rPr>
                <w:del w:id="1526" w:author="Xuning Wei12232" w:date="2026-10-22T20:59:00Z"/>
                <w:rFonts w:ascii="Times New Roman" w:eastAsiaTheme="minorEastAsia" w:hAnsi="Times New Roman" w:cs="Times New Roman"/>
                <w:sz w:val="18"/>
                <w:szCs w:val="18"/>
                <w:shd w:val="clear" w:color="auto" w:fill="FFFFFF"/>
                <w:lang w:eastAsia="zh-CN"/>
                <w:rPrChange w:id="1527" w:author="Xuning Wei12232" w:date="2026-10-24T11:11:00Z">
                  <w:rPr>
                    <w:del w:id="1528"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529" w:author="Xuning Wei12232" w:date="2026-10-22T20:59:00Z">
                <w:pPr>
                  <w:jc w:val="center"/>
                </w:pPr>
              </w:pPrChange>
            </w:pPr>
            <w:del w:id="1530" w:author="Xuning Wei12232" w:date="2026-10-22T20:59:00Z">
              <w:r>
                <w:rPr>
                  <w:rFonts w:ascii="Times New Roman" w:hAnsi="Times New Roman" w:cs="Times New Roman"/>
                  <w:sz w:val="18"/>
                  <w:szCs w:val="18"/>
                  <w:shd w:val="clear" w:color="auto" w:fill="FFFFFF"/>
                  <w:rPrChange w:id="153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53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53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53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06DB69DC" w14:textId="77777777" w:rsidR="00652DEA" w:rsidRPr="00652DEA" w:rsidRDefault="00C15CB5">
            <w:pPr>
              <w:ind w:leftChars="100" w:left="220"/>
              <w:rPr>
                <w:del w:id="1535" w:author="Xuning Wei12232" w:date="2026-10-22T20:59:00Z"/>
                <w:rFonts w:ascii="Times New Roman" w:hAnsi="Times New Roman" w:cs="Times New Roman"/>
                <w:sz w:val="18"/>
                <w:szCs w:val="18"/>
                <w:shd w:val="clear" w:color="auto" w:fill="FFFFFF"/>
                <w:rPrChange w:id="1536" w:author="Xuning Wei12232" w:date="2026-10-24T11:11:00Z">
                  <w:rPr>
                    <w:del w:id="1537" w:author="Xuning Wei12232" w:date="2026-10-22T20:59:00Z"/>
                    <w:rFonts w:ascii="Times New Roman" w:hAnsi="Times New Roman" w:cs="Times New Roman"/>
                    <w:color w:val="FF0000"/>
                    <w:sz w:val="18"/>
                    <w:szCs w:val="18"/>
                    <w:shd w:val="clear" w:color="auto" w:fill="FFFFFF"/>
                  </w:rPr>
                </w:rPrChange>
              </w:rPr>
              <w:pPrChange w:id="1538" w:author="Xuning Wei12232" w:date="2026-10-22T20:59:00Z">
                <w:pPr>
                  <w:jc w:val="center"/>
                </w:pPr>
              </w:pPrChange>
            </w:pPr>
            <w:del w:id="1539" w:author="Xuning Wei12232" w:date="2026-10-22T20:59:00Z">
              <w:r>
                <w:rPr>
                  <w:rFonts w:ascii="Times New Roman" w:hAnsi="Times New Roman" w:cs="Times New Roman"/>
                  <w:sz w:val="18"/>
                  <w:szCs w:val="18"/>
                  <w:shd w:val="clear" w:color="auto" w:fill="FFFFFF"/>
                  <w:rPrChange w:id="1540"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672B8694" w14:textId="77777777" w:rsidR="00652DEA" w:rsidRPr="00652DEA" w:rsidRDefault="00C15CB5">
            <w:pPr>
              <w:ind w:leftChars="100" w:left="220"/>
              <w:contextualSpacing/>
              <w:rPr>
                <w:rFonts w:ascii="Times New Roman" w:eastAsia="仿宋_GB2312" w:hAnsi="Times New Roman" w:cs="Times New Roman"/>
                <w:bCs w:val="0"/>
                <w:sz w:val="18"/>
                <w:szCs w:val="18"/>
                <w:lang w:eastAsia="zh-CN"/>
                <w:rPrChange w:id="1541" w:author="Xuning Wei12232" w:date="2026-10-24T11:11:00Z">
                  <w:rPr>
                    <w:rFonts w:ascii="Times New Roman" w:eastAsia="仿宋_GB2312" w:hAnsi="Times New Roman" w:cs="Times New Roman"/>
                    <w:bCs w:val="0"/>
                    <w:color w:val="FF0000"/>
                    <w:sz w:val="18"/>
                    <w:szCs w:val="18"/>
                    <w:lang w:eastAsia="zh-CN"/>
                  </w:rPr>
                </w:rPrChange>
              </w:rPr>
              <w:pPrChange w:id="1542" w:author="Xuning Wei12232" w:date="2026-10-22T20:59:00Z">
                <w:pPr>
                  <w:contextualSpacing/>
                  <w:jc w:val="center"/>
                </w:pPr>
              </w:pPrChange>
            </w:pPr>
            <w:del w:id="1543" w:author="Xuning Wei12232" w:date="2026-10-18T12:09:00Z">
              <w:r>
                <w:rPr>
                  <w:rFonts w:ascii="Times New Roman" w:hAnsi="Times New Roman" w:cs="Times New Roman"/>
                  <w:sz w:val="18"/>
                  <w:szCs w:val="18"/>
                  <w:rPrChange w:id="1544"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545"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546"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1F03AB5F" w14:textId="77777777" w:rsidR="00652DEA" w:rsidRDefault="00C15CB5">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036"/>
    <w:p w14:paraId="7B4E4B22" w14:textId="77777777" w:rsidR="00652DEA" w:rsidRPr="00652DEA" w:rsidRDefault="00C15CB5">
      <w:pPr>
        <w:spacing w:beforeLines="50" w:before="120" w:afterLines="50" w:after="120"/>
        <w:jc w:val="both"/>
        <w:rPr>
          <w:ins w:id="1547" w:author="Xuning Wei12232" w:date="2026-10-18T13:33:00Z"/>
          <w:rFonts w:ascii="Times New Roman" w:eastAsia="仿宋_GB2312" w:hAnsi="Times New Roman" w:cs="Times New Roman"/>
          <w:i/>
          <w:sz w:val="16"/>
          <w:szCs w:val="18"/>
          <w:lang w:eastAsia="zh-CN"/>
          <w:rPrChange w:id="1548" w:author="Xuning Wei12232" w:date="2026-10-24T11:11:00Z">
            <w:rPr>
              <w:ins w:id="1549"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550"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Hastelloy C-276; 316L= 316L Stainless Steel</w:t>
      </w:r>
    </w:p>
    <w:p w14:paraId="66204FF1" w14:textId="77777777" w:rsidR="00652DEA" w:rsidRDefault="00652DEA">
      <w:pPr>
        <w:spacing w:beforeLines="50" w:before="120" w:afterLines="50" w:after="120"/>
        <w:jc w:val="both"/>
        <w:rPr>
          <w:rFonts w:ascii="Times New Roman" w:eastAsia="仿宋_GB2312" w:hAnsi="Times New Roman" w:cs="Times New Roman"/>
          <w:i/>
          <w:color w:val="0000FF"/>
          <w:sz w:val="16"/>
          <w:szCs w:val="18"/>
          <w:lang w:eastAsia="zh-CN"/>
        </w:rPr>
        <w:sectPr w:rsidR="00652DEA">
          <w:headerReference w:type="default" r:id="rId28"/>
          <w:pgSz w:w="16839" w:h="11907" w:orient="landscape"/>
          <w:pgMar w:top="1440" w:right="720" w:bottom="1440" w:left="720" w:header="720" w:footer="720" w:gutter="0"/>
          <w:cols w:space="720"/>
          <w:docGrid w:linePitch="360"/>
        </w:sectPr>
      </w:pPr>
    </w:p>
    <w:p w14:paraId="75CEC53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1551"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551"/>
    </w:p>
    <w:p w14:paraId="09FC59F1" w14:textId="2880812A" w:rsidR="00652DEA" w:rsidRDefault="00C15CB5">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w:t>
      </w:r>
      <w:r w:rsidR="0096200E">
        <w:rPr>
          <w:rFonts w:ascii="Times New Roman" w:eastAsia="仿宋_GB2312" w:hAnsi="Times New Roman" w:cs="Times New Roman"/>
          <w:sz w:val="20"/>
          <w:szCs w:val="20"/>
        </w:rPr>
        <w:t>αMe</w:t>
      </w:r>
      <w:r>
        <w:rPr>
          <w:rFonts w:ascii="Times New Roman" w:eastAsia="仿宋_GB2312" w:hAnsi="Times New Roman" w:cs="Times New Roman"/>
          <w:sz w:val="20"/>
          <w:szCs w:val="20"/>
        </w:rPr>
        <w:t>ters has been established</w:t>
      </w:r>
      <w:del w:id="1552" w:author="Xuning Wei12232" w:date="2026-10-19T20:58:00Z">
        <w:r>
          <w:rPr>
            <w:rFonts w:ascii="Times New Roman" w:eastAsia="仿宋_GB2312" w:hAnsi="Times New Roman" w:cs="Times New Roman"/>
            <w:sz w:val="20"/>
            <w:szCs w:val="20"/>
          </w:rPr>
          <w:delText xml:space="preserve"> </w:delText>
        </w:r>
      </w:del>
      <w:ins w:id="1553" w:author="Xuning Wei12232" w:date="2026-10-19T20:58:00Z">
        <w:r>
          <w:rPr>
            <w:rFonts w:ascii="Times New Roman" w:eastAsia="仿宋_GB2312" w:hAnsi="Times New Roman" w:cs="Times New Roman"/>
            <w:sz w:val="20"/>
            <w:szCs w:val="20"/>
          </w:rPr>
          <w:t xml:space="preserve"> &lt;Refer to RPT- </w:t>
        </w:r>
      </w:ins>
      <w:r w:rsidR="00733A0F">
        <w:rPr>
          <w:rFonts w:ascii="Times New Roman" w:eastAsia="仿宋_GB2312" w:hAnsi="Times New Roman" w:cs="Times New Roman"/>
          <w:sz w:val="20"/>
          <w:szCs w:val="20"/>
        </w:rPr>
        <w:t xml:space="preserve">1194035 </w:t>
      </w:r>
      <w:ins w:id="1554" w:author="Xuning Wei12232" w:date="2026-10-19T20:58:00Z">
        <w:r>
          <w:rPr>
            <w:rFonts w:ascii="Times New Roman" w:eastAsia="仿宋_GB2312" w:hAnsi="Times New Roman" w:cs="Times New Roman"/>
            <w:sz w:val="20"/>
            <w:szCs w:val="20"/>
          </w:rPr>
          <w:t>(Lilly document number) -</w:t>
        </w:r>
      </w:ins>
      <w:r>
        <w:rPr>
          <w:rFonts w:ascii="Times New Roman" w:eastAsia="仿宋_GB2312" w:hAnsi="Times New Roman" w:cs="Times New Roman"/>
          <w:sz w:val="20"/>
          <w:szCs w:val="20"/>
        </w:rPr>
        <w:t>and form the basis of this process performance qualification</w:t>
      </w:r>
      <w:commentRangeStart w:id="1555"/>
      <w:commentRangeStart w:id="1556"/>
      <w:r>
        <w:rPr>
          <w:rFonts w:ascii="Times New Roman" w:eastAsia="仿宋_GB2312" w:hAnsi="Times New Roman" w:cs="Times New Roman"/>
          <w:sz w:val="20"/>
          <w:szCs w:val="20"/>
        </w:rPr>
        <w:t>.</w:t>
      </w:r>
      <w:commentRangeEnd w:id="1555"/>
      <w:r>
        <w:rPr>
          <w:rStyle w:val="affe"/>
          <w:sz w:val="22"/>
          <w:szCs w:val="32"/>
        </w:rPr>
        <w:commentReference w:id="1555"/>
      </w:r>
      <w:commentRangeEnd w:id="1556"/>
      <w:r>
        <w:rPr>
          <w:rStyle w:val="affe"/>
          <w:sz w:val="22"/>
          <w:szCs w:val="32"/>
        </w:rPr>
        <w:commentReference w:id="1556"/>
      </w:r>
      <w:r>
        <w:t xml:space="preserve"> </w:t>
      </w:r>
      <w:r>
        <w:rPr>
          <w:rFonts w:ascii="Times New Roman" w:eastAsia="仿宋_GB2312" w:hAnsi="Times New Roman" w:cs="Times New Roman"/>
          <w:sz w:val="20"/>
          <w:szCs w:val="20"/>
          <w:rPrChange w:id="1557" w:author="Xuning Wei12232" w:date="2026-10-24T11:11:00Z">
            <w:rPr>
              <w:rFonts w:ascii="Times New Roman" w:eastAsia="仿宋_GB2312" w:hAnsi="Times New Roman" w:cs="Times New Roman"/>
              <w:color w:val="0000FF"/>
              <w:sz w:val="20"/>
              <w:szCs w:val="20"/>
            </w:rPr>
          </w:rPrChange>
        </w:rPr>
        <w:t>Only process par</w:t>
      </w:r>
      <w:r w:rsidR="0096200E">
        <w:rPr>
          <w:rFonts w:ascii="Times New Roman" w:eastAsia="仿宋_GB2312" w:hAnsi="Times New Roman" w:cs="Times New Roman"/>
          <w:sz w:val="20"/>
          <w:szCs w:val="20"/>
        </w:rPr>
        <w:t>αMe</w:t>
      </w:r>
      <w:r>
        <w:rPr>
          <w:rFonts w:ascii="Times New Roman" w:eastAsia="仿宋_GB2312" w:hAnsi="Times New Roman" w:cs="Times New Roman"/>
          <w:sz w:val="20"/>
          <w:szCs w:val="20"/>
          <w:rPrChange w:id="1558" w:author="Xuning Wei12232" w:date="2026-10-24T11:11:00Z">
            <w:rPr>
              <w:rFonts w:ascii="Times New Roman" w:eastAsia="仿宋_GB2312" w:hAnsi="Times New Roman" w:cs="Times New Roman"/>
              <w:color w:val="0000FF"/>
              <w:sz w:val="20"/>
              <w:szCs w:val="20"/>
            </w:rPr>
          </w:rPrChange>
        </w:rPr>
        <w:t>ters determined through process characterization and risk assessment to impact product quality or process performance, are considered within PPQ success criteria. Other operational par</w:t>
      </w:r>
      <w:r w:rsidR="0096200E">
        <w:rPr>
          <w:rFonts w:ascii="Times New Roman" w:eastAsia="仿宋_GB2312" w:hAnsi="Times New Roman" w:cs="Times New Roman"/>
          <w:sz w:val="20"/>
          <w:szCs w:val="20"/>
        </w:rPr>
        <w:t>αMe</w:t>
      </w:r>
      <w:r>
        <w:rPr>
          <w:rFonts w:ascii="Times New Roman" w:eastAsia="仿宋_GB2312" w:hAnsi="Times New Roman" w:cs="Times New Roman"/>
          <w:sz w:val="20"/>
          <w:szCs w:val="20"/>
          <w:rPrChange w:id="1559" w:author="Xuning Wei12232" w:date="2026-10-24T11:11:00Z">
            <w:rPr>
              <w:rFonts w:ascii="Times New Roman" w:eastAsia="仿宋_GB2312" w:hAnsi="Times New Roman" w:cs="Times New Roman"/>
              <w:color w:val="0000FF"/>
              <w:sz w:val="20"/>
              <w:szCs w:val="20"/>
            </w:rPr>
          </w:rPrChange>
        </w:rPr>
        <w:t xml:space="preserv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560" w:name="_Toc253738420"/>
      <w:bookmarkStart w:id="1561" w:name="_Toc247361597"/>
      <w:bookmarkStart w:id="1562" w:name="_Toc294622992"/>
    </w:p>
    <w:p w14:paraId="367C9177" w14:textId="77777777" w:rsidR="00652DEA" w:rsidRDefault="00C15CB5">
      <w:pPr>
        <w:pStyle w:val="aff2"/>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14:anchorId="7E813D4F" wp14:editId="7CF28D44">
            <wp:extent cx="5741581" cy="2378283"/>
            <wp:effectExtent l="0" t="0" r="0" b="31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98844" cy="2402003"/>
                    </a:xfrm>
                    <a:prstGeom prst="rect">
                      <a:avLst/>
                    </a:prstGeom>
                    <a:noFill/>
                  </pic:spPr>
                </pic:pic>
              </a:graphicData>
            </a:graphic>
          </wp:inline>
        </w:drawing>
      </w:r>
    </w:p>
    <w:p w14:paraId="6749C8F6" w14:textId="77777777" w:rsidR="00652DEA" w:rsidRDefault="00C15CB5">
      <w:pPr>
        <w:jc w:val="center"/>
        <w:rPr>
          <w:rFonts w:ascii="Times New Roman" w:eastAsia="仿宋_GB2312" w:hAnsi="Times New Roman" w:cs="Times New Roman"/>
          <w:b/>
          <w:sz w:val="21"/>
          <w:szCs w:val="21"/>
          <w:lang w:eastAsia="zh-CN"/>
        </w:rPr>
      </w:pPr>
      <w:bookmarkStart w:id="1563" w:name="_Toc132896923"/>
      <w:bookmarkStart w:id="1564" w:name="_Toc132897004"/>
      <w:bookmarkStart w:id="1565" w:name="_Toc132896922"/>
      <w:bookmarkStart w:id="1566" w:name="_Toc133161284"/>
      <w:bookmarkStart w:id="1567" w:name="_Toc133330219"/>
      <w:bookmarkStart w:id="1568" w:name="_Toc133330155"/>
      <w:bookmarkStart w:id="1569" w:name="_Toc132897003"/>
      <w:bookmarkStart w:id="1570" w:name="_Toc133161282"/>
      <w:bookmarkStart w:id="1571" w:name="_Toc133330156"/>
      <w:bookmarkStart w:id="1572" w:name="_Toc132896999"/>
      <w:bookmarkStart w:id="1573" w:name="_Toc132896814"/>
      <w:bookmarkStart w:id="1574" w:name="_Toc133330158"/>
      <w:bookmarkStart w:id="1575" w:name="_Toc133330089"/>
      <w:bookmarkStart w:id="1576" w:name="_Toc132897006"/>
      <w:bookmarkStart w:id="1577" w:name="_Toc133161286"/>
      <w:bookmarkStart w:id="1578" w:name="_Toc133330095"/>
      <w:bookmarkStart w:id="1579" w:name="_Toc133330090"/>
      <w:bookmarkStart w:id="1580" w:name="_Toc133161279"/>
      <w:bookmarkStart w:id="1581" w:name="_Toc133330222"/>
      <w:bookmarkStart w:id="1582" w:name="_Toc133330217"/>
      <w:bookmarkStart w:id="1583" w:name="_Toc132897005"/>
      <w:bookmarkStart w:id="1584" w:name="_Toc132896916"/>
      <w:bookmarkStart w:id="1585" w:name="_Toc133330220"/>
      <w:bookmarkStart w:id="1586" w:name="_Toc132896817"/>
      <w:bookmarkStart w:id="1587" w:name="_Toc133330088"/>
      <w:bookmarkStart w:id="1588" w:name="_Toc133330154"/>
      <w:bookmarkStart w:id="1589" w:name="_Toc132897001"/>
      <w:bookmarkStart w:id="1590" w:name="_Toc133330085"/>
      <w:bookmarkStart w:id="1591" w:name="_Toc132896818"/>
      <w:bookmarkStart w:id="1592" w:name="_Toc133161277"/>
      <w:bookmarkStart w:id="1593" w:name="_Toc132896920"/>
      <w:bookmarkStart w:id="1594" w:name="_Toc133330159"/>
      <w:bookmarkStart w:id="1595" w:name="_Toc133161280"/>
      <w:bookmarkStart w:id="1596" w:name="_Toc132896997"/>
      <w:bookmarkStart w:id="1597" w:name="_Toc133330086"/>
      <w:bookmarkStart w:id="1598" w:name="_Toc133330149"/>
      <w:bookmarkStart w:id="1599" w:name="_Toc132896913"/>
      <w:bookmarkStart w:id="1600" w:name="_Toc133330218"/>
      <w:bookmarkStart w:id="1601" w:name="_Toc132896919"/>
      <w:bookmarkStart w:id="1602" w:name="_Toc133330091"/>
      <w:bookmarkStart w:id="1603" w:name="_Toc133330092"/>
      <w:bookmarkStart w:id="1604" w:name="_Toc133161283"/>
      <w:bookmarkStart w:id="1605" w:name="_Toc133330093"/>
      <w:bookmarkStart w:id="1606" w:name="_Toc133330157"/>
      <w:bookmarkStart w:id="1607" w:name="_Toc132896921"/>
      <w:bookmarkStart w:id="1608" w:name="_Toc133330221"/>
      <w:bookmarkStart w:id="1609" w:name="_Toc132896821"/>
      <w:bookmarkStart w:id="1610" w:name="_Toc132897007"/>
      <w:bookmarkStart w:id="1611" w:name="_Toc133330223"/>
      <w:bookmarkStart w:id="1612" w:name="_Toc133330213"/>
      <w:bookmarkStart w:id="1613" w:name="_Toc132896820"/>
      <w:bookmarkStart w:id="1614" w:name="_Toc133161276"/>
      <w:bookmarkStart w:id="1615" w:name="_Toc132896917"/>
      <w:bookmarkStart w:id="1616" w:name="_Toc132896914"/>
      <w:bookmarkStart w:id="1617" w:name="_Toc132896996"/>
      <w:bookmarkStart w:id="1618" w:name="_Toc132896824"/>
      <w:bookmarkStart w:id="1619" w:name="_Toc132897002"/>
      <w:bookmarkStart w:id="1620" w:name="_Toc133330096"/>
      <w:bookmarkStart w:id="1621" w:name="_Toc132896823"/>
      <w:bookmarkStart w:id="1622" w:name="_Toc133330094"/>
      <w:bookmarkStart w:id="1623" w:name="_Toc133330150"/>
      <w:bookmarkStart w:id="1624" w:name="_Toc133330214"/>
      <w:bookmarkStart w:id="1625" w:name="_Toc132896918"/>
      <w:bookmarkStart w:id="1626" w:name="_Toc132897000"/>
      <w:bookmarkStart w:id="1627" w:name="_Toc132896825"/>
      <w:bookmarkStart w:id="1628" w:name="_Toc133330153"/>
      <w:bookmarkStart w:id="1629" w:name="_Toc133161281"/>
      <w:bookmarkStart w:id="1630" w:name="_Toc133330216"/>
      <w:bookmarkStart w:id="1631" w:name="_Toc132896815"/>
      <w:bookmarkStart w:id="1632" w:name="_Toc133330152"/>
      <w:bookmarkStart w:id="1633" w:name="_Toc132896819"/>
      <w:bookmarkStart w:id="1634" w:name="_Toc132896822"/>
      <w:bookmarkStart w:id="1635" w:name="_Toc133161285"/>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2DBF0D7D" w14:textId="77777777" w:rsidR="00652DEA" w:rsidRDefault="00652DEA">
      <w:pPr>
        <w:jc w:val="center"/>
        <w:rPr>
          <w:rFonts w:ascii="Times New Roman" w:hAnsi="Times New Roman" w:cs="Times New Roman"/>
          <w:lang w:eastAsia="zh-CN"/>
        </w:rPr>
      </w:pPr>
    </w:p>
    <w:p w14:paraId="0FC4B55A"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636" w:name="OLE_LINK2"/>
      <w:bookmarkStart w:id="1637" w:name="OLE_LINK1"/>
      <w:bookmarkStart w:id="1638" w:name="_Toc239312082"/>
      <w:bookmarkStart w:id="1639" w:name="_Toc253738421"/>
      <w:bookmarkStart w:id="1640" w:name="_Toc294622993"/>
      <w:bookmarkEnd w:id="1560"/>
      <w:bookmarkEnd w:id="1561"/>
      <w:bookmarkEnd w:id="1562"/>
    </w:p>
    <w:p w14:paraId="32FB08C2" w14:textId="77777777" w:rsidR="00652DEA" w:rsidRDefault="00C15CB5">
      <w:pPr>
        <w:pStyle w:val="aff2"/>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67697C00" w14:textId="77777777" w:rsidR="00652DEA" w:rsidRDefault="00C15CB5">
      <w:pPr>
        <w:pStyle w:val="aff2"/>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641" w:name="_Toc430197262"/>
      <w:bookmarkEnd w:id="1636"/>
      <w:bookmarkEnd w:id="1637"/>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652DEA" w:rsidRPr="00B32B9A" w14:paraId="4C3F2D09" w14:textId="77777777" w:rsidTr="0099207C">
        <w:trPr>
          <w:trHeight w:val="20"/>
          <w:tblHeader/>
        </w:trPr>
        <w:tc>
          <w:tcPr>
            <w:tcW w:w="310"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32AFB29E"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br w:type="page"/>
              <w:t>No.</w:t>
            </w:r>
          </w:p>
        </w:tc>
        <w:tc>
          <w:tcPr>
            <w:tcW w:w="781"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tcPr>
          <w:p w14:paraId="3B182C19" w14:textId="77777777" w:rsidR="00652DEA" w:rsidRDefault="003F54CC" w:rsidP="000743C7">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Pr>
                <w:rFonts w:ascii="Times New Roman" w:eastAsia="仿宋_GB2312" w:hAnsi="Times New Roman" w:cs="Times New Roman"/>
                <w:b/>
                <w:color w:val="000000" w:themeColor="text1"/>
                <w:sz w:val="18"/>
                <w:szCs w:val="18"/>
                <w:lang w:eastAsia="zh-CN"/>
              </w:rPr>
              <w:t>Unit O</w:t>
            </w:r>
            <w:r w:rsidR="00C15CB5" w:rsidRPr="00B32B9A">
              <w:rPr>
                <w:rFonts w:ascii="Times New Roman" w:eastAsia="仿宋_GB2312" w:hAnsi="Times New Roman" w:cs="Times New Roman"/>
                <w:b/>
                <w:color w:val="000000" w:themeColor="text1"/>
                <w:sz w:val="18"/>
                <w:szCs w:val="18"/>
                <w:lang w:eastAsia="zh-CN"/>
              </w:rPr>
              <w:t xml:space="preserve">peration </w:t>
            </w:r>
          </w:p>
          <w:p w14:paraId="59CC31E2" w14:textId="3C410114" w:rsidR="008A61A3" w:rsidRPr="00B32B9A" w:rsidRDefault="008A61A3" w:rsidP="000743C7">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Pr>
                <w:rFonts w:ascii="Times New Roman" w:eastAsia="仿宋_GB2312" w:hAnsi="Times New Roman" w:cs="Times New Roman"/>
                <w:b/>
                <w:color w:val="000000" w:themeColor="text1"/>
                <w:sz w:val="18"/>
                <w:szCs w:val="18"/>
                <w:lang w:eastAsia="zh-CN"/>
              </w:rPr>
              <w:t>name</w:t>
            </w:r>
          </w:p>
        </w:tc>
        <w:tc>
          <w:tcPr>
            <w:tcW w:w="3909" w:type="pct"/>
            <w:tcBorders>
              <w:top w:val="single" w:sz="4" w:space="0" w:color="auto"/>
              <w:left w:val="single" w:sz="4" w:space="0" w:color="auto"/>
              <w:bottom w:val="single" w:sz="4" w:space="0" w:color="auto"/>
              <w:right w:val="single" w:sz="4" w:space="0" w:color="auto"/>
            </w:tcBorders>
            <w:shd w:val="clear" w:color="auto" w:fill="FFFFFF" w:themeFill="background1"/>
            <w:tcMar>
              <w:top w:w="57" w:type="dxa"/>
              <w:left w:w="85" w:type="dxa"/>
              <w:bottom w:w="57" w:type="dxa"/>
              <w:right w:w="85" w:type="dxa"/>
            </w:tcMar>
            <w:vAlign w:val="center"/>
          </w:tcPr>
          <w:p w14:paraId="77B5CF50" w14:textId="77777777" w:rsidR="00652DEA" w:rsidRPr="00B32B9A" w:rsidRDefault="00C15CB5">
            <w:pPr>
              <w:spacing w:beforeLines="50" w:before="120" w:afterLines="50" w:after="120"/>
              <w:contextualSpacing/>
              <w:jc w:val="center"/>
              <w:rPr>
                <w:rFonts w:ascii="Times New Roman" w:eastAsia="仿宋_GB2312" w:hAnsi="Times New Roman" w:cs="Times New Roman"/>
                <w:b/>
                <w:color w:val="000000" w:themeColor="text1"/>
                <w:sz w:val="18"/>
                <w:szCs w:val="18"/>
                <w:lang w:eastAsia="zh-CN"/>
              </w:rPr>
            </w:pPr>
            <w:r w:rsidRPr="00B32B9A">
              <w:rPr>
                <w:rFonts w:ascii="Times New Roman" w:eastAsia="仿宋_GB2312" w:hAnsi="Times New Roman" w:cs="Times New Roman"/>
                <w:b/>
                <w:color w:val="000000" w:themeColor="text1"/>
                <w:sz w:val="18"/>
                <w:szCs w:val="18"/>
                <w:lang w:eastAsia="zh-CN"/>
              </w:rPr>
              <w:t>Process Description</w:t>
            </w:r>
          </w:p>
        </w:tc>
      </w:tr>
      <w:tr w:rsidR="00652DEA" w:rsidRPr="00B32B9A" w14:paraId="0D6AF32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62F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46E62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Dispense</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&amp;</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Solvent confirmation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7069F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Cs w:val="0"/>
                <w:color w:val="000000" w:themeColor="text1"/>
                <w:sz w:val="18"/>
                <w:szCs w:val="18"/>
                <w:lang w:eastAsia="zh-CN"/>
              </w:rPr>
              <w:pPrChange w:id="164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b/>
                <w:color w:val="000000" w:themeColor="text1"/>
                <w:sz w:val="18"/>
                <w:szCs w:val="18"/>
                <w:lang w:eastAsia="zh-CN"/>
              </w:rPr>
              <w:t xml:space="preserve">Materials involved in dispensing: </w:t>
            </w:r>
            <w:r w:rsidRPr="00B32B9A">
              <w:rPr>
                <w:rFonts w:ascii="Times New Roman" w:eastAsia="仿宋_GB2312" w:hAnsi="Times New Roman" w:cs="Times New Roman"/>
                <w:bCs w:val="0"/>
                <w:color w:val="000000" w:themeColor="text1"/>
                <w:sz w:val="18"/>
                <w:szCs w:val="18"/>
                <w:lang w:eastAsia="zh-CN"/>
              </w:rPr>
              <w:t>2-CTC Resin;</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仿宋_GB2312" w:hAnsi="Times New Roman" w:cs="Times New Roman"/>
                <w:bCs w:val="0"/>
                <w:color w:val="000000" w:themeColor="text1"/>
                <w:sz w:val="18"/>
                <w:szCs w:val="18"/>
                <w:lang w:eastAsia="zh-CN"/>
              </w:rPr>
              <w:t>Fmoc-Gly-OH.; Fmoc-L-Phe-OH; Fmoc-L-N-Me-Asn(Trt)-OH; Fmoc-L-Asn(Trt)-OH; Fmoc-L-Ser(tBu)-OH; Fmoc-L-Arg(Pbf)-OH; Fmoc-L-Val-OH; Fmoc-L-Leu-OH; Fmoc-L-α-Me-Phe-OH; Fmoc-L-Glu(OtBu)-OH·H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Fmoc-L-Ala-OH·H</w:t>
            </w:r>
            <w:r w:rsidRPr="00B32B9A">
              <w:rPr>
                <w:rFonts w:ascii="Times New Roman" w:eastAsia="仿宋_GB2312" w:hAnsi="Times New Roman" w:cs="Times New Roman"/>
                <w:bCs w:val="0"/>
                <w:color w:val="000000" w:themeColor="text1"/>
                <w:sz w:val="18"/>
                <w:szCs w:val="18"/>
                <w:vertAlign w:val="subscript"/>
                <w:lang w:eastAsia="zh-CN"/>
              </w:rPr>
              <w:t>2</w:t>
            </w:r>
            <w:r w:rsidRPr="00B32B9A">
              <w:rPr>
                <w:rFonts w:ascii="Times New Roman" w:eastAsia="仿宋_GB2312" w:hAnsi="Times New Roman" w:cs="Times New Roman"/>
                <w:bCs w:val="0"/>
                <w:color w:val="000000" w:themeColor="text1"/>
                <w:sz w:val="18"/>
                <w:szCs w:val="18"/>
                <w:lang w:eastAsia="zh-CN"/>
              </w:rPr>
              <w:t>O; Fmoc-L-Orn(Boc)-OH; Oxyma Pure; PyBop;</w:t>
            </w:r>
          </w:p>
          <w:p w14:paraId="0D60F0EA" w14:textId="77777777" w:rsidR="00652DEA" w:rsidRPr="00B32B9A" w:rsidRDefault="00C15CB5">
            <w:pPr>
              <w:widowControl w:val="0"/>
              <w:spacing w:beforeLines="50" w:before="120" w:afterLines="50" w:after="120"/>
              <w:contextualSpacing/>
              <w:jc w:val="both"/>
              <w:rPr>
                <w:ins w:id="1643" w:author="Xuning Wei12232" w:date="2026-10-20T13:17:00Z"/>
                <w:rFonts w:ascii="Times New Roman" w:eastAsia="仿宋_GB2312" w:hAnsi="Times New Roman" w:cs="Times New Roman"/>
                <w:color w:val="000000" w:themeColor="text1"/>
                <w:sz w:val="18"/>
                <w:szCs w:val="18"/>
                <w:lang w:eastAsia="zh-CN"/>
              </w:rPr>
              <w:pPrChange w:id="1644" w:author="Xuning Wei12232" w:date="2026-10-20T13:13:00Z">
                <w:pPr>
                  <w:widowControl w:val="0"/>
                  <w:spacing w:beforeLines="50" w:before="120" w:afterLines="50" w:after="120"/>
                  <w:contextualSpacing/>
                </w:pPr>
              </w:pPrChange>
            </w:pPr>
            <w:del w:id="1645" w:author="Xuning Wei12232" w:date="2026-10-20T13:15:00Z">
              <w:r w:rsidRPr="00B32B9A">
                <w:rPr>
                  <w:rFonts w:ascii="Times New Roman" w:eastAsia="仿宋_GB2312" w:hAnsi="Times New Roman" w:cs="Times New Roman"/>
                  <w:b/>
                  <w:color w:val="000000" w:themeColor="text1"/>
                  <w:sz w:val="18"/>
                  <w:szCs w:val="18"/>
                  <w:lang w:eastAsia="zh-CN"/>
                </w:rPr>
                <w:delText xml:space="preserve"> </w:delText>
              </w:r>
            </w:del>
            <w:r w:rsidRPr="00B32B9A">
              <w:rPr>
                <w:rFonts w:ascii="Times New Roman" w:eastAsia="仿宋_GB2312" w:hAnsi="Times New Roman" w:cs="Times New Roman"/>
                <w:b/>
                <w:color w:val="000000" w:themeColor="text1"/>
                <w:sz w:val="18"/>
                <w:szCs w:val="18"/>
                <w:lang w:eastAsia="zh-CN"/>
              </w:rPr>
              <w:t>20</w:t>
            </w:r>
            <w:ins w:id="1646" w:author="Xuning Wei12232" w:date="2026-10-20T13:15:00Z">
              <w:r w:rsidRPr="00B32B9A">
                <w:rPr>
                  <w:rFonts w:ascii="Times New Roman" w:eastAsia="仿宋_GB2312" w:hAnsi="Times New Roman" w:cs="Times New Roman"/>
                  <w:b/>
                  <w:color w:val="000000" w:themeColor="text1"/>
                  <w:sz w:val="18"/>
                  <w:szCs w:val="18"/>
                  <w:lang w:eastAsia="zh-CN"/>
                </w:rPr>
                <w:t>.00</w:t>
              </w:r>
            </w:ins>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lang w:eastAsia="zh-CN"/>
              </w:rPr>
              <w:t>piperidine/DMF (V/V)</w:t>
            </w:r>
            <w:r w:rsidRPr="00B32B9A">
              <w:rPr>
                <w:rFonts w:ascii="Times New Roman" w:eastAsia="仿宋_GB2312" w:hAnsi="Times New Roman" w:cs="Times New Roman"/>
                <w:color w:val="000000" w:themeColor="text1"/>
                <w:sz w:val="18"/>
                <w:szCs w:val="18"/>
              </w:rPr>
              <w:t xml:space="preserve"> solution confirmation: </w:t>
            </w:r>
            <w:r w:rsidRPr="00B32B9A">
              <w:rPr>
                <w:rFonts w:ascii="Times New Roman" w:eastAsia="仿宋_GB2312" w:hAnsi="Times New Roman" w:cs="Times New Roman"/>
                <w:color w:val="000000" w:themeColor="text1"/>
                <w:sz w:val="18"/>
                <w:szCs w:val="18"/>
                <w:lang w:eastAsia="zh-CN"/>
              </w:rPr>
              <w:t>The 20</w:t>
            </w:r>
            <w:ins w:id="1647" w:author="Xuning Wei12232" w:date="2026-10-20T13:16:00Z">
              <w:r w:rsidRPr="00B32B9A">
                <w:rPr>
                  <w:rFonts w:ascii="Times New Roman" w:eastAsia="仿宋_GB2312" w:hAnsi="Times New Roman" w:cs="Times New Roman"/>
                  <w:color w:val="000000" w:themeColor="text1"/>
                  <w:sz w:val="18"/>
                  <w:szCs w:val="18"/>
                  <w:lang w:eastAsia="zh-CN"/>
                </w:rPr>
                <w:t>.00</w:t>
              </w:r>
            </w:ins>
            <w:r w:rsidRPr="00B32B9A">
              <w:rPr>
                <w:rFonts w:ascii="Times New Roman" w:eastAsia="仿宋_GB2312" w:hAnsi="Times New Roman" w:cs="Times New Roman"/>
                <w:color w:val="000000" w:themeColor="text1"/>
                <w:sz w:val="18"/>
                <w:szCs w:val="18"/>
                <w:lang w:eastAsia="zh-CN"/>
              </w:rPr>
              <w:t>% v/v Piperidine/DMF solution is prepared and the bottom valve of tank is opened.</w:t>
            </w:r>
          </w:p>
          <w:p w14:paraId="034BCCF1" w14:textId="77777777" w:rsidR="00652DEA" w:rsidRPr="00B32B9A" w:rsidRDefault="00C15CB5">
            <w:pPr>
              <w:widowControl w:val="0"/>
              <w:spacing w:beforeLines="50" w:before="120" w:afterLines="50" w:after="120"/>
              <w:contextualSpacing/>
              <w:jc w:val="both"/>
              <w:rPr>
                <w:ins w:id="1648" w:author="Xuning Wei12232" w:date="2026-10-20T13:17:00Z"/>
                <w:rFonts w:ascii="Times New Roman" w:eastAsia="仿宋_GB2312" w:hAnsi="Times New Roman" w:cs="Times New Roman"/>
                <w:color w:val="000000" w:themeColor="text1"/>
                <w:sz w:val="18"/>
                <w:szCs w:val="18"/>
                <w:lang w:eastAsia="zh-CN"/>
                <w:rPrChange w:id="1649" w:author="Xuning Wei12232" w:date="2026-10-24T11:11:00Z">
                  <w:rPr>
                    <w:ins w:id="1650" w:author="Xuning Wei12232" w:date="2026-10-20T13:17:00Z"/>
                    <w:rFonts w:ascii="Times New Roman" w:eastAsia="仿宋_GB2312" w:hAnsi="Times New Roman" w:cs="Times New Roman"/>
                    <w:b/>
                    <w:color w:val="000000" w:themeColor="text1"/>
                    <w:sz w:val="18"/>
                    <w:szCs w:val="18"/>
                    <w:lang w:eastAsia="zh-CN"/>
                  </w:rPr>
                </w:rPrChange>
              </w:rPr>
            </w:pPr>
            <w:ins w:id="1651" w:author="Xuning Wei12232" w:date="2026-10-20T13:17:00Z">
              <w:r w:rsidRPr="00B32B9A">
                <w:rPr>
                  <w:rFonts w:ascii="Times New Roman" w:eastAsia="仿宋_GB2312" w:hAnsi="Times New Roman" w:cs="Times New Roman"/>
                  <w:color w:val="000000" w:themeColor="text1"/>
                  <w:sz w:val="18"/>
                  <w:szCs w:val="18"/>
                  <w:lang w:eastAsia="zh-CN"/>
                  <w:rPrChange w:id="1652"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5647943B" w14:textId="77777777" w:rsidR="00652DEA" w:rsidRPr="00B32B9A" w:rsidRDefault="00C15CB5">
            <w:pPr>
              <w:widowControl w:val="0"/>
              <w:spacing w:beforeLines="50" w:before="120" w:afterLines="50" w:after="120"/>
              <w:contextualSpacing/>
              <w:jc w:val="both"/>
              <w:rPr>
                <w:ins w:id="1653" w:author="Xuning Wei12232" w:date="2026-10-20T13:17:00Z"/>
                <w:rFonts w:ascii="Times New Roman" w:eastAsia="仿宋_GB2312" w:hAnsi="Times New Roman" w:cs="Times New Roman"/>
                <w:color w:val="000000" w:themeColor="text1"/>
                <w:sz w:val="18"/>
                <w:szCs w:val="18"/>
                <w:lang w:eastAsia="zh-CN"/>
                <w:rPrChange w:id="1654" w:author="Xuning Wei12232" w:date="2026-10-24T11:11:00Z">
                  <w:rPr>
                    <w:ins w:id="1655" w:author="Xuning Wei12232" w:date="2026-10-20T13:17:00Z"/>
                    <w:rFonts w:ascii="Times New Roman" w:eastAsia="仿宋_GB2312" w:hAnsi="Times New Roman" w:cs="Times New Roman"/>
                    <w:b/>
                    <w:color w:val="000000" w:themeColor="text1"/>
                    <w:sz w:val="18"/>
                    <w:szCs w:val="18"/>
                    <w:lang w:eastAsia="zh-CN"/>
                  </w:rPr>
                </w:rPrChange>
              </w:rPr>
            </w:pPr>
            <w:ins w:id="1656" w:author="Xuning Wei12232" w:date="2026-10-20T13:17:00Z">
              <w:r w:rsidRPr="00B32B9A">
                <w:rPr>
                  <w:rFonts w:ascii="Times New Roman" w:eastAsia="仿宋_GB2312" w:hAnsi="Times New Roman" w:cs="Times New Roman"/>
                  <w:color w:val="000000" w:themeColor="text1"/>
                  <w:sz w:val="18"/>
                  <w:szCs w:val="18"/>
                  <w:lang w:eastAsia="zh-CN"/>
                  <w:rPrChange w:id="1657"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1946947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b/>
                <w:color w:val="000000" w:themeColor="text1"/>
                <w:sz w:val="18"/>
                <w:szCs w:val="18"/>
                <w:lang w:eastAsia="zh-CN"/>
              </w:rPr>
              <w:pPrChange w:id="1658" w:author="Xuning Wei12232" w:date="2026-10-20T13:13:00Z">
                <w:pPr>
                  <w:widowControl w:val="0"/>
                  <w:spacing w:beforeLines="50" w:before="120" w:afterLines="50" w:after="120"/>
                  <w:contextualSpacing/>
                </w:pPr>
              </w:pPrChange>
            </w:pPr>
            <w:ins w:id="1659" w:author="Xuning Wei12232" w:date="2026-10-20T13:17:00Z">
              <w:r w:rsidRPr="00B32B9A">
                <w:rPr>
                  <w:rFonts w:ascii="Times New Roman" w:eastAsia="仿宋_GB2312" w:hAnsi="Times New Roman" w:cs="Times New Roman"/>
                  <w:color w:val="000000" w:themeColor="text1"/>
                  <w:sz w:val="18"/>
                  <w:szCs w:val="18"/>
                  <w:lang w:eastAsia="zh-CN"/>
                  <w:rPrChange w:id="1660"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652DEA" w:rsidRPr="00B32B9A" w14:paraId="7906E7B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F2C34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EC79F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Pre-treatment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7FDE48" w14:textId="32CA0461" w:rsidR="00652DEA" w:rsidRPr="00B32B9A" w:rsidRDefault="00C15CB5">
            <w:pPr>
              <w:pStyle w:val="aff2"/>
              <w:widowControl w:val="0"/>
              <w:spacing w:beforeLines="50" w:before="120" w:afterLines="50" w:after="120"/>
              <w:ind w:left="0"/>
              <w:jc w:val="both"/>
              <w:rPr>
                <w:del w:id="1661" w:author="Xuning Wei12232" w:date="2026-10-20T16:23:00Z"/>
                <w:rFonts w:ascii="Times New Roman" w:eastAsia="仿宋_GB2312" w:hAnsi="Times New Roman" w:cs="Times New Roman"/>
                <w:color w:val="000000" w:themeColor="text1"/>
                <w:sz w:val="18"/>
                <w:szCs w:val="18"/>
              </w:rPr>
              <w:pPrChange w:id="1662" w:author="Xuning Wei12232" w:date="2026-10-20T16:23:00Z">
                <w:pPr>
                  <w:widowControl w:val="0"/>
                  <w:spacing w:beforeLines="50" w:before="120" w:afterLines="50" w:after="120"/>
                  <w:contextualSpacing/>
                </w:pPr>
              </w:pPrChange>
            </w:pPr>
            <w:del w:id="1663" w:author="Xuning Wei12232" w:date="2026-10-20T14:46:00Z">
              <w:r w:rsidRPr="003F54CC">
                <w:rPr>
                  <w:rFonts w:ascii="Times New Roman" w:eastAsia="仿宋_GB2312" w:hAnsi="Times New Roman" w:cs="Times New Roman"/>
                  <w:color w:val="000000" w:themeColor="text1"/>
                  <w:sz w:val="18"/>
                  <w:szCs w:val="18"/>
                  <w:rPrChange w:id="1664" w:author="Xuning Wei12232" w:date="2026-10-24T11:11:00Z">
                    <w:rPr/>
                  </w:rPrChange>
                </w:rPr>
                <w:delText xml:space="preserve">1. </w:delText>
              </w:r>
            </w:del>
            <w:r w:rsidRPr="003F54CC">
              <w:rPr>
                <w:rFonts w:ascii="Times New Roman" w:eastAsia="仿宋_GB2312" w:hAnsi="Times New Roman" w:cs="Times New Roman"/>
                <w:color w:val="000000" w:themeColor="text1"/>
                <w:sz w:val="18"/>
                <w:szCs w:val="18"/>
                <w:rPrChange w:id="1665" w:author="Xuning Wei12232" w:date="2026-10-24T11:11:00Z">
                  <w:rPr/>
                </w:rPrChange>
              </w:rPr>
              <w:t>Ad</w:t>
            </w:r>
            <w:r w:rsidRPr="00B32B9A">
              <w:rPr>
                <w:rFonts w:ascii="Times New Roman" w:eastAsia="仿宋_GB2312" w:hAnsi="Times New Roman" w:cs="Times New Roman"/>
                <w:color w:val="000000" w:themeColor="text1"/>
                <w:sz w:val="18"/>
                <w:szCs w:val="18"/>
                <w:rPrChange w:id="1666" w:author="Xuning Wei12232" w:date="2026-10-24T11:11:00Z">
                  <w:rPr/>
                </w:rPrChange>
              </w:rPr>
              <w:t>d DMF</w:t>
            </w:r>
            <w:ins w:id="1667" w:author="Xuning Wei12232" w:date="2026-10-20T13:38:00Z">
              <w:r w:rsidRPr="00B32B9A">
                <w:rPr>
                  <w:rFonts w:ascii="Times New Roman" w:eastAsia="仿宋_GB2312" w:hAnsi="Times New Roman" w:cs="Times New Roman"/>
                  <w:color w:val="000000" w:themeColor="text1"/>
                  <w:sz w:val="18"/>
                  <w:szCs w:val="18"/>
                  <w:rPrChange w:id="1668" w:author="Xuning Wei12232" w:date="2026-10-24T11:11:00Z">
                    <w:rPr/>
                  </w:rPrChange>
                </w:rPr>
                <w:t xml:space="preserve"> </w:t>
              </w:r>
              <w:r w:rsidRPr="00B32B9A">
                <w:rPr>
                  <w:rFonts w:ascii="Times New Roman" w:eastAsia="仿宋_GB2312" w:hAnsi="Times New Roman" w:cs="Times New Roman"/>
                  <w:color w:val="000000" w:themeColor="text1"/>
                  <w:sz w:val="18"/>
                  <w:szCs w:val="18"/>
                </w:rPr>
                <w:t>(</w:t>
              </w:r>
            </w:ins>
            <w:ins w:id="1669" w:author="Xuning Wei12232" w:date="2026-10-23T09:27:00Z">
              <w:r w:rsidRPr="00B32B9A">
                <w:rPr>
                  <w:rFonts w:ascii="Times New Roman" w:eastAsia="仿宋_GB2312" w:hAnsi="Times New Roman" w:cs="Times New Roman"/>
                  <w:color w:val="000000" w:themeColor="text1"/>
                  <w:sz w:val="18"/>
                  <w:szCs w:val="18"/>
                </w:rPr>
                <w:t>5.50</w:t>
              </w:r>
              <w:del w:id="1670" w:author="Johan Granander" w:date="2026-10-25T11:18:00Z">
                <w:r w:rsidRPr="00B32B9A" w:rsidDel="00FA28CA">
                  <w:rPr>
                    <w:rFonts w:ascii="Times New Roman" w:eastAsia="仿宋_GB2312" w:hAnsi="Times New Roman" w:cs="Times New Roman"/>
                    <w:color w:val="000000" w:themeColor="text1"/>
                    <w:sz w:val="18"/>
                    <w:szCs w:val="18"/>
                  </w:rPr>
                  <w:delText>v</w:delText>
                </w:r>
              </w:del>
            </w:ins>
            <w:ins w:id="1671" w:author="Johan Granander" w:date="2026-10-25T11:18:00Z">
              <w:r w:rsidR="00FA28CA" w:rsidRPr="00B32B9A">
                <w:rPr>
                  <w:rFonts w:ascii="Times New Roman" w:eastAsia="仿宋_GB2312" w:hAnsi="Times New Roman" w:cs="Times New Roman"/>
                  <w:color w:val="000000" w:themeColor="text1"/>
                  <w:sz w:val="18"/>
                  <w:szCs w:val="18"/>
                </w:rPr>
                <w:t xml:space="preserve"> V</w:t>
              </w:r>
            </w:ins>
            <w:ins w:id="1672" w:author="Xuning Wei12232" w:date="2026-10-23T09:27:00Z">
              <w:r w:rsidRPr="00B32B9A">
                <w:rPr>
                  <w:rFonts w:ascii="Times New Roman" w:eastAsia="仿宋_GB2312" w:hAnsi="Times New Roman" w:cs="Times New Roman"/>
                  <w:color w:val="000000" w:themeColor="text1"/>
                  <w:sz w:val="18"/>
                  <w:szCs w:val="18"/>
                </w:rPr>
                <w:t xml:space="preserve">, </w:t>
              </w:r>
            </w:ins>
            <w:ins w:id="1673" w:author="Xuning Wei12232" w:date="2026-10-23T09:26:00Z">
              <w:r w:rsidRPr="00B32B9A">
                <w:rPr>
                  <w:rFonts w:ascii="Times New Roman" w:eastAsia="仿宋_GB2312" w:hAnsi="Times New Roman" w:cs="Times New Roman"/>
                  <w:color w:val="000000" w:themeColor="text1"/>
                  <w:sz w:val="18"/>
                  <w:szCs w:val="18"/>
                </w:rPr>
                <w:t>5.21</w:t>
              </w:r>
            </w:ins>
            <w:ins w:id="1674" w:author="Xuning Wei12232" w:date="2026-10-20T13:38:00Z">
              <w:r w:rsidRPr="00B32B9A">
                <w:rPr>
                  <w:rFonts w:ascii="Times New Roman" w:eastAsia="仿宋_GB2312" w:hAnsi="Times New Roman" w:cs="Times New Roman"/>
                  <w:color w:val="000000" w:themeColor="text1"/>
                  <w:sz w:val="18"/>
                  <w:szCs w:val="18"/>
                </w:rPr>
                <w:t xml:space="preserve"> kg</w:t>
              </w:r>
            </w:ins>
            <w:ins w:id="1675" w:author="Xuning Wei12232" w:date="2026-10-23T09:26:00Z">
              <w:r w:rsidRPr="00B32B9A">
                <w:rPr>
                  <w:rFonts w:ascii="Times New Roman" w:eastAsia="仿宋_GB2312" w:hAnsi="Times New Roman" w:cs="Times New Roman"/>
                  <w:color w:val="000000" w:themeColor="text1"/>
                  <w:sz w:val="18"/>
                  <w:szCs w:val="18"/>
                </w:rPr>
                <w:t>/kg</w:t>
              </w:r>
            </w:ins>
            <w:ins w:id="1676" w:author="Xuning Wei12232" w:date="2026-10-20T13:38:00Z">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677" w:author="Xuning Wei12232" w:date="2026-10-24T11:11:00Z">
                  <w:rPr/>
                </w:rPrChange>
              </w:rPr>
              <w:t xml:space="preserve"> into activation tank (TJ4S-1213-Sy15-R01). Then transfer the solution into synthesis </w:t>
            </w:r>
            <w:r w:rsidRPr="00B32B9A">
              <w:rPr>
                <w:rFonts w:ascii="Times New Roman" w:eastAsia="仿宋_GB2312" w:hAnsi="Times New Roman" w:cs="Times New Roman"/>
                <w:color w:val="000000" w:themeColor="text1"/>
                <w:sz w:val="18"/>
                <w:szCs w:val="18"/>
              </w:rPr>
              <w:t>reactor (TJ4S-1213-Sy15)</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w:t>
            </w:r>
          </w:p>
          <w:p w14:paraId="680A4E5D" w14:textId="77777777" w:rsidR="00652DEA" w:rsidRPr="00B32B9A" w:rsidRDefault="00652DEA">
            <w:pPr>
              <w:pStyle w:val="aff2"/>
              <w:widowControl w:val="0"/>
              <w:numPr>
                <w:ilvl w:val="0"/>
                <w:numId w:val="13"/>
              </w:numPr>
              <w:spacing w:beforeLines="50" w:before="120" w:afterLines="50" w:after="120"/>
              <w:jc w:val="both"/>
              <w:rPr>
                <w:ins w:id="1678" w:author="Xuning Wei12232" w:date="2026-10-20T16:23:00Z"/>
                <w:rFonts w:ascii="Times New Roman" w:eastAsia="仿宋_GB2312" w:hAnsi="Times New Roman" w:cs="Times New Roman"/>
                <w:b/>
                <w:color w:val="000000" w:themeColor="text1"/>
                <w:sz w:val="18"/>
                <w:szCs w:val="18"/>
              </w:rPr>
              <w:pPrChange w:id="1679" w:author="Xuning Wei12232" w:date="2026-10-20T16:23:00Z">
                <w:pPr>
                  <w:widowControl w:val="0"/>
                  <w:spacing w:beforeLines="50" w:before="120" w:afterLines="50" w:after="120"/>
                  <w:contextualSpacing/>
                </w:pPr>
              </w:pPrChange>
            </w:pPr>
          </w:p>
          <w:p w14:paraId="43689E8C" w14:textId="77777777" w:rsidR="00652DEA" w:rsidRPr="00B32B9A" w:rsidRDefault="00C15CB5">
            <w:pPr>
              <w:pStyle w:val="aff2"/>
              <w:widowControl w:val="0"/>
              <w:numPr>
                <w:ilvl w:val="0"/>
                <w:numId w:val="13"/>
              </w:numPr>
              <w:spacing w:beforeLines="50" w:before="120" w:afterLines="50" w:after="120"/>
              <w:jc w:val="both"/>
              <w:rPr>
                <w:ins w:id="1680" w:author="Xuning Wei12232" w:date="2026-10-20T16:24:00Z"/>
                <w:rFonts w:ascii="Times New Roman" w:eastAsia="仿宋_GB2312" w:hAnsi="Times New Roman" w:cs="Times New Roman"/>
                <w:color w:val="000000" w:themeColor="text1"/>
                <w:sz w:val="18"/>
                <w:szCs w:val="18"/>
              </w:rPr>
              <w:pPrChange w:id="1681" w:author="Xuning Wei12232" w:date="2026-10-20T16:23:00Z">
                <w:pPr>
                  <w:widowControl w:val="0"/>
                  <w:spacing w:beforeLines="50" w:before="120" w:afterLines="50" w:after="120"/>
                  <w:contextualSpacing/>
                </w:pPr>
              </w:pPrChange>
            </w:pPr>
            <w:del w:id="1682" w:author="Xuning Wei12232" w:date="2026-10-20T14:46:00Z">
              <w:r w:rsidRPr="00B32B9A">
                <w:rPr>
                  <w:rFonts w:ascii="Times New Roman" w:eastAsia="仿宋_GB2312" w:hAnsi="Times New Roman" w:cs="Times New Roman"/>
                  <w:b/>
                  <w:color w:val="000000" w:themeColor="text1"/>
                  <w:sz w:val="18"/>
                  <w:szCs w:val="18"/>
                </w:rPr>
                <w:delText xml:space="preserve">2. </w:delText>
              </w:r>
            </w:del>
            <w:r w:rsidRPr="00B32B9A">
              <w:rPr>
                <w:rFonts w:ascii="Times New Roman" w:eastAsia="仿宋_GB2312" w:hAnsi="Times New Roman" w:cs="Times New Roman"/>
                <w:b/>
                <w:color w:val="000000" w:themeColor="text1"/>
                <w:sz w:val="18"/>
                <w:szCs w:val="18"/>
                <w:lang w:eastAsia="zh-CN"/>
              </w:rPr>
              <w:t>S</w:t>
            </w:r>
            <w:r w:rsidRPr="00B32B9A">
              <w:rPr>
                <w:rFonts w:ascii="Times New Roman" w:eastAsia="仿宋_GB2312" w:hAnsi="Times New Roman" w:cs="Times New Roman"/>
                <w:color w:val="000000" w:themeColor="text1"/>
                <w:sz w:val="18"/>
                <w:szCs w:val="18"/>
              </w:rPr>
              <w:t>tart the agitator, bubble with nitrogen, then stop the agitator and nitrogen, drain.</w:t>
            </w:r>
          </w:p>
          <w:p w14:paraId="19219836" w14:textId="77777777" w:rsidR="00652DEA" w:rsidRPr="00B32B9A" w:rsidRDefault="00652DEA">
            <w:pPr>
              <w:pStyle w:val="aff2"/>
              <w:widowControl w:val="0"/>
              <w:spacing w:beforeLines="50" w:before="120" w:afterLines="50" w:after="120"/>
              <w:ind w:left="0"/>
              <w:jc w:val="both"/>
              <w:rPr>
                <w:del w:id="1683" w:author="Xuning Wei12232" w:date="2026-10-20T16:24:00Z"/>
                <w:rFonts w:ascii="Times New Roman" w:eastAsia="仿宋_GB2312" w:hAnsi="Times New Roman" w:cs="Times New Roman"/>
                <w:b/>
                <w:color w:val="000000" w:themeColor="text1"/>
                <w:sz w:val="18"/>
                <w:szCs w:val="18"/>
              </w:rPr>
              <w:pPrChange w:id="1684" w:author="Xuning Wei12232" w:date="2026-10-20T16:23:00Z">
                <w:pPr>
                  <w:widowControl w:val="0"/>
                  <w:spacing w:beforeLines="50" w:before="120" w:afterLines="50" w:after="120"/>
                  <w:contextualSpacing/>
                </w:pPr>
              </w:pPrChange>
            </w:pPr>
          </w:p>
          <w:p w14:paraId="5ED47B2E" w14:textId="77777777" w:rsidR="00652DEA" w:rsidRPr="00B32B9A" w:rsidRDefault="00C15CB5">
            <w:pPr>
              <w:pStyle w:val="aff2"/>
              <w:widowControl w:val="0"/>
              <w:numPr>
                <w:ilvl w:val="0"/>
                <w:numId w:val="13"/>
              </w:numPr>
              <w:spacing w:beforeLines="50" w:before="120" w:afterLines="50" w:after="120"/>
              <w:jc w:val="both"/>
              <w:rPr>
                <w:rFonts w:ascii="Times New Roman" w:eastAsia="仿宋_GB2312" w:hAnsi="Times New Roman" w:cs="Times New Roman"/>
                <w:color w:val="000000" w:themeColor="text1"/>
                <w:sz w:val="18"/>
                <w:szCs w:val="18"/>
              </w:rPr>
              <w:pPrChange w:id="1685" w:author="Xuning Wei12232" w:date="2026-10-20T16:24:00Z">
                <w:pPr>
                  <w:widowControl w:val="0"/>
                  <w:spacing w:beforeLines="50" w:before="120" w:afterLines="50" w:after="120"/>
                  <w:contextualSpacing/>
                </w:pPr>
              </w:pPrChange>
            </w:pPr>
            <w:del w:id="1686" w:author="Xuning Wei12232" w:date="2026-10-20T14:46:00Z">
              <w:r w:rsidRPr="00B32B9A">
                <w:rPr>
                  <w:rFonts w:ascii="Times New Roman" w:eastAsia="仿宋_GB2312" w:hAnsi="Times New Roman" w:cs="Times New Roman"/>
                  <w:color w:val="000000" w:themeColor="text1"/>
                  <w:sz w:val="18"/>
                  <w:szCs w:val="18"/>
                </w:rPr>
                <w:delText xml:space="preserve">3. </w:delText>
              </w:r>
            </w:del>
            <w:r w:rsidRPr="00B32B9A">
              <w:rPr>
                <w:rFonts w:ascii="Times New Roman" w:eastAsia="仿宋_GB2312" w:hAnsi="Times New Roman" w:cs="Times New Roman"/>
                <w:color w:val="000000" w:themeColor="text1"/>
                <w:sz w:val="18"/>
                <w:szCs w:val="18"/>
              </w:rPr>
              <w:t>Sample the mixture for Water content analysis. If Water content</w:t>
            </w:r>
            <w:ins w:id="1687" w:author="Xuning Wei12232" w:date="2026-10-21T09:17:00Z">
              <w:r w:rsidRPr="00B32B9A">
                <w:rPr>
                  <w:rFonts w:ascii="Times New Roman" w:eastAsia="仿宋_GB2312" w:hAnsi="Times New Roman" w:cs="Times New Roman"/>
                  <w:color w:val="000000" w:themeColor="text1"/>
                  <w:sz w:val="18"/>
                  <w:szCs w:val="18"/>
                </w:rPr>
                <w:t xml:space="preserve"> </w:t>
              </w:r>
            </w:ins>
            <w:ins w:id="1688" w:author="Xuning Wei12232" w:date="2026-10-22T10:16:00Z">
              <w:r w:rsidRPr="00B32B9A">
                <w:rPr>
                  <w:rFonts w:ascii="Times New Roman" w:eastAsia="仿宋_GB2312" w:hAnsi="Times New Roman" w:cs="Times New Roman" w:hint="eastAsia"/>
                  <w:color w:val="000000" w:themeColor="text1"/>
                  <w:sz w:val="18"/>
                  <w:szCs w:val="18"/>
                </w:rPr>
                <w:t>≤</w:t>
              </w:r>
            </w:ins>
            <w:del w:id="1689" w:author="Xuning Wei12232" w:date="2026-10-21T09:17:00Z">
              <w:r w:rsidRPr="00B32B9A">
                <w:rPr>
                  <w:rFonts w:ascii="Times New Roman" w:eastAsia="仿宋_GB2312" w:hAnsi="Times New Roman" w:cs="Times New Roman"/>
                  <w:color w:val="000000" w:themeColor="text1"/>
                  <w:sz w:val="18"/>
                  <w:szCs w:val="18"/>
                </w:rPr>
                <w:delText xml:space="preserve"> </w:delText>
              </w:r>
            </w:del>
            <w:ins w:id="1690" w:author="Xuning Wei12232" w:date="2026-10-21T09:17:00Z">
              <w:r w:rsidRPr="00B32B9A">
                <w:rPr>
                  <w:rFonts w:ascii="Times New Roman" w:eastAsia="仿宋_GB2312" w:hAnsi="Times New Roman" w:cs="Times New Roman"/>
                  <w:color w:val="000000" w:themeColor="text1"/>
                  <w:sz w:val="18"/>
                  <w:szCs w:val="18"/>
                </w:rPr>
                <w:t xml:space="preserve"> </w:t>
              </w:r>
            </w:ins>
            <w:del w:id="1691" w:author="Xuning Wei12232" w:date="2026-10-20T13:11: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692"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ppm, proceed to next operation if Water content &gt;500 ppm, repeat, until the Water content is </w:t>
            </w:r>
            <w:ins w:id="1693" w:author="Xuning Wei12232" w:date="2026-10-21T09:19:00Z">
              <w:r w:rsidRPr="00B32B9A">
                <w:rPr>
                  <w:rFonts w:ascii="Times New Roman" w:eastAsia="仿宋_GB2312" w:hAnsi="Times New Roman" w:cs="Times New Roman" w:hint="eastAsia"/>
                  <w:color w:val="000000" w:themeColor="text1"/>
                  <w:sz w:val="18"/>
                  <w:szCs w:val="18"/>
                </w:rPr>
                <w:t>≤</w:t>
              </w:r>
            </w:ins>
            <w:ins w:id="1694" w:author="Xuning Wei12232" w:date="2026-10-21T09:17:00Z">
              <w:r w:rsidRPr="00B32B9A">
                <w:rPr>
                  <w:rFonts w:ascii="Times New Roman" w:eastAsia="仿宋_GB2312" w:hAnsi="Times New Roman" w:cs="Times New Roman"/>
                  <w:color w:val="000000" w:themeColor="text1"/>
                  <w:sz w:val="18"/>
                  <w:szCs w:val="18"/>
                </w:rPr>
                <w:t xml:space="preserve"> </w:t>
              </w:r>
            </w:ins>
            <w:del w:id="1695" w:author="Xuning Wei12232" w:date="2026-10-20T13:09:00Z">
              <w:r w:rsidRPr="00B32B9A">
                <w:rPr>
                  <w:rFonts w:ascii="Times New Roman" w:eastAsia="仿宋_GB2312" w:hAnsi="Times New Roman" w:cs="Times New Roman" w:hint="eastAsia"/>
                  <w:color w:val="000000" w:themeColor="text1"/>
                  <w:sz w:val="18"/>
                  <w:szCs w:val="18"/>
                </w:rPr>
                <w:delText>≤</w:delText>
              </w:r>
            </w:del>
            <w:del w:id="1696" w:author="Xuning Wei12232" w:date="2026-10-20T13:11: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500</w:t>
            </w:r>
            <w:del w:id="1697" w:author="Xuning Wei12232" w:date="2026-10-21T09:17: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ppm.</w:t>
            </w:r>
          </w:p>
          <w:p w14:paraId="1B7D18BC" w14:textId="77777777" w:rsidR="00652DEA" w:rsidRPr="00B32B9A" w:rsidRDefault="00C15CB5">
            <w:pPr>
              <w:pStyle w:val="aff2"/>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698" w:author="Xuning Wei12232" w:date="2026-10-24T11:11:00Z">
                  <w:rPr>
                    <w:color w:val="000000" w:themeColor="text1"/>
                    <w:lang w:eastAsia="zh-CN"/>
                  </w:rPr>
                </w:rPrChange>
              </w:rPr>
              <w:pPrChange w:id="1699" w:author="Xuning Wei12232" w:date="2026-10-20T14:4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Note: In all the following operations, unless otherwise noted. The agitation speed of synthesis reactor is set as 20 ± 10 rpm, the agitation speed of activation tank is set as 95 ± 10 rpm, and the </w:t>
            </w:r>
            <w:r w:rsidRPr="00B32B9A">
              <w:rPr>
                <w:rFonts w:ascii="Times New Roman" w:eastAsia="仿宋_GB2312" w:hAnsi="Times New Roman" w:cs="Times New Roman"/>
                <w:color w:val="000000" w:themeColor="text1"/>
                <w:sz w:val="18"/>
                <w:szCs w:val="18"/>
              </w:rPr>
              <w:lastRenderedPageBreak/>
              <w:t>nitrogen flow rate is set to 5 ± 2 m³/h.</w:t>
            </w:r>
          </w:p>
        </w:tc>
      </w:tr>
      <w:tr w:rsidR="00652DEA" w:rsidRPr="00B32B9A" w14:paraId="156193D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6FEF7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084593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Add 2-CTC resin &amp; Fmoc-G</w:t>
            </w:r>
            <w:r w:rsidRPr="00B32B9A">
              <w:rPr>
                <w:rFonts w:ascii="Times New Roman" w:eastAsia="仿宋_GB2312" w:hAnsi="Times New Roman" w:cs="Times New Roman"/>
                <w:color w:val="000000" w:themeColor="text1"/>
                <w:sz w:val="18"/>
                <w:szCs w:val="18"/>
                <w:lang w:eastAsia="zh-CN"/>
              </w:rPr>
              <w:t>ly</w:t>
            </w:r>
            <w:r w:rsidRPr="00B32B9A">
              <w:rPr>
                <w:rFonts w:ascii="Times New Roman" w:eastAsia="仿宋_GB2312" w:hAnsi="Times New Roman" w:cs="Times New Roman"/>
                <w:color w:val="000000" w:themeColor="text1"/>
                <w:sz w:val="18"/>
                <w:szCs w:val="18"/>
              </w:rPr>
              <w:t>-OH dissolve</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A1179A"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
              <w:pPrChange w:id="1700" w:author="Xuning Wei12232" w:date="2026-10-20T13:13:00Z">
                <w:pPr>
                  <w:spacing w:beforeLines="50" w:before="120" w:afterLines="50" w:after="120"/>
                  <w:contextualSpacing/>
                </w:pPr>
              </w:pPrChange>
            </w:pPr>
            <w:del w:id="1701" w:author="Xuning Wei12232" w:date="2026-10-20T14:34:00Z">
              <w:r w:rsidRPr="00B32B9A">
                <w:rPr>
                  <w:rFonts w:ascii="Times New Roman" w:eastAsia="仿宋_GB2312" w:hAnsi="Times New Roman" w:cs="Times New Roman"/>
                  <w:color w:val="000000" w:themeColor="text1"/>
                  <w:sz w:val="18"/>
                  <w:szCs w:val="18"/>
                  <w:rPrChange w:id="1702" w:author="Xuning Wei12232" w:date="2026-10-24T11:11:00Z">
                    <w:rPr>
                      <w:color w:val="000000" w:themeColor="text1"/>
                    </w:rPr>
                  </w:rPrChange>
                </w:rPr>
                <w:delText xml:space="preserve">1. </w:delText>
              </w:r>
            </w:del>
            <w:r w:rsidRPr="00B32B9A">
              <w:rPr>
                <w:rFonts w:ascii="Times New Roman" w:eastAsia="仿宋_GB2312" w:hAnsi="Times New Roman" w:cs="Times New Roman"/>
                <w:color w:val="000000" w:themeColor="text1"/>
                <w:sz w:val="18"/>
                <w:szCs w:val="18"/>
                <w:rPrChange w:id="1703" w:author="Xuning Wei12232" w:date="2026-10-24T11:11:00Z">
                  <w:rPr>
                    <w:color w:val="000000" w:themeColor="text1"/>
                  </w:rPr>
                </w:rPrChange>
              </w:rPr>
              <w:t>Add</w:t>
            </w:r>
            <w:r w:rsidRPr="00B32B9A">
              <w:rPr>
                <w:rFonts w:ascii="Times New Roman" w:eastAsia="仿宋_GB2312" w:hAnsi="Times New Roman" w:cs="Times New Roman"/>
                <w:color w:val="000000" w:themeColor="text1"/>
                <w:sz w:val="18"/>
                <w:szCs w:val="18"/>
              </w:rPr>
              <w:t xml:space="preserve"> </w:t>
            </w:r>
            <w:del w:id="1704" w:author="Xuning Wei12232" w:date="2026-10-20T07:42:00Z">
              <w:r w:rsidRPr="00B32B9A">
                <w:rPr>
                  <w:rFonts w:ascii="Times New Roman" w:eastAsia="仿宋_GB2312" w:hAnsi="Times New Roman" w:cs="Times New Roman"/>
                  <w:color w:val="000000" w:themeColor="text1"/>
                  <w:sz w:val="18"/>
                  <w:szCs w:val="18"/>
                  <w:lang w:eastAsia="zh-CN"/>
                </w:rPr>
                <w:delText xml:space="preserve">48.00 kg </w:delText>
              </w:r>
            </w:del>
            <w:r w:rsidRPr="00B32B9A">
              <w:rPr>
                <w:rFonts w:ascii="Times New Roman" w:eastAsia="仿宋_GB2312" w:hAnsi="Times New Roman" w:cs="Times New Roman"/>
                <w:color w:val="000000" w:themeColor="text1"/>
                <w:sz w:val="18"/>
                <w:szCs w:val="18"/>
              </w:rPr>
              <w:t>2-CTC (</w:t>
            </w:r>
            <w:ins w:id="1705" w:author="Xuning Wei12232" w:date="2026-10-20T07:42:00Z">
              <w:r w:rsidRPr="00B32B9A">
                <w:rPr>
                  <w:rFonts w:ascii="Times New Roman" w:eastAsia="仿宋_GB2312" w:hAnsi="Times New Roman" w:cs="Times New Roman"/>
                  <w:color w:val="000000" w:themeColor="text1"/>
                  <w:sz w:val="18"/>
                  <w:szCs w:val="18"/>
                </w:rPr>
                <w:t>48.00 kg,</w:t>
              </w:r>
            </w:ins>
            <w:del w:id="1706" w:author="Xuning Wei12232" w:date="2026-10-21T09:22:00Z">
              <w:r w:rsidRPr="00B32B9A">
                <w:rPr>
                  <w:rFonts w:ascii="Times New Roman" w:eastAsia="仿宋_GB2312" w:hAnsi="Times New Roman" w:cs="Times New Roman"/>
                  <w:color w:val="000000" w:themeColor="text1"/>
                  <w:sz w:val="18"/>
                  <w:szCs w:val="18"/>
                </w:rPr>
                <w:delText>1.08 mmol/g</w:delText>
              </w:r>
            </w:del>
            <w:ins w:id="1707" w:author="Xuning Wei12232" w:date="2026-10-21T09:22:00Z">
              <w:r w:rsidRPr="00B32B9A">
                <w:rPr>
                  <w:rFonts w:ascii="Times New Roman" w:eastAsia="仿宋_GB2312" w:hAnsi="Times New Roman" w:cs="Times New Roman"/>
                  <w:color w:val="000000" w:themeColor="text1"/>
                  <w:sz w:val="18"/>
                  <w:szCs w:val="18"/>
                </w:rPr>
                <w:t xml:space="preserve"> 1.00 </w:t>
              </w:r>
              <w:r w:rsidRPr="00B32B9A">
                <w:rPr>
                  <w:rFonts w:ascii="Times New Roman" w:eastAsia="仿宋_GB2312" w:hAnsi="Times New Roman" w:cs="Times New Roman"/>
                  <w:color w:val="000000" w:themeColor="text1"/>
                  <w:sz w:val="18"/>
                  <w:szCs w:val="18"/>
                  <w:lang w:eastAsia="zh-CN"/>
                </w:rPr>
                <w:t>eq</w:t>
              </w:r>
            </w:ins>
            <w:r w:rsidRPr="00B32B9A">
              <w:rPr>
                <w:rFonts w:ascii="Times New Roman" w:eastAsia="仿宋_GB2312" w:hAnsi="Times New Roman" w:cs="Times New Roman"/>
                <w:color w:val="000000" w:themeColor="text1"/>
                <w:sz w:val="18"/>
                <w:szCs w:val="18"/>
              </w:rPr>
              <w:t>) resin into</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 </w:t>
            </w:r>
          </w:p>
          <w:p w14:paraId="0E02F61C" w14:textId="77777777" w:rsidR="00652DEA" w:rsidRPr="00B32B9A" w:rsidRDefault="00C15CB5">
            <w:pPr>
              <w:pStyle w:val="aff2"/>
              <w:numPr>
                <w:ilvl w:val="0"/>
                <w:numId w:val="14"/>
              </w:numPr>
              <w:spacing w:beforeLines="50" w:before="120" w:afterLines="50" w:after="120"/>
              <w:jc w:val="both"/>
              <w:rPr>
                <w:ins w:id="1708" w:author="Xuning Wei12232" w:date="2026-10-20T07:44:00Z"/>
                <w:rFonts w:ascii="Times New Roman" w:eastAsia="仿宋_GB2312" w:hAnsi="Times New Roman" w:cs="Times New Roman"/>
                <w:color w:val="000000" w:themeColor="text1"/>
                <w:sz w:val="18"/>
                <w:szCs w:val="18"/>
                <w:rPrChange w:id="1709" w:author="Xuning Wei12232" w:date="2026-10-24T11:11:00Z">
                  <w:rPr>
                    <w:ins w:id="1710" w:author="Xuning Wei12232" w:date="2026-10-20T07:44:00Z"/>
                  </w:rPr>
                </w:rPrChange>
              </w:rPr>
              <w:pPrChange w:id="1711" w:author="Xuning Wei12232" w:date="2026-10-20T13:13:00Z">
                <w:pPr>
                  <w:spacing w:beforeLines="50" w:before="120" w:afterLines="50" w:after="120"/>
                  <w:contextualSpacing/>
                </w:pPr>
              </w:pPrChange>
            </w:pPr>
            <w:del w:id="1712" w:author="Xuning Wei12232" w:date="2026-10-20T14:34:00Z">
              <w:r w:rsidRPr="00B32B9A">
                <w:rPr>
                  <w:rFonts w:ascii="Times New Roman" w:eastAsia="仿宋_GB2312" w:hAnsi="Times New Roman" w:cs="Times New Roman"/>
                  <w:color w:val="000000" w:themeColor="text1"/>
                  <w:sz w:val="18"/>
                  <w:szCs w:val="18"/>
                  <w:rPrChange w:id="1713"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714" w:author="Xuning Wei12232" w:date="2026-10-24T11:11:00Z">
                  <w:rPr/>
                </w:rPrChange>
              </w:rPr>
              <w:t>A</w:t>
            </w:r>
            <w:r w:rsidRPr="00B32B9A">
              <w:rPr>
                <w:rFonts w:ascii="Times New Roman" w:eastAsia="仿宋_GB2312" w:hAnsi="Times New Roman" w:cs="Times New Roman"/>
                <w:color w:val="000000" w:themeColor="text1"/>
                <w:sz w:val="18"/>
                <w:szCs w:val="18"/>
              </w:rPr>
              <w:t xml:space="preserve">dd </w:t>
            </w:r>
            <w:del w:id="1715" w:author="Xuning Wei12232" w:date="2026-10-19T16:11:00Z">
              <w:r w:rsidRPr="00B32B9A">
                <w:rPr>
                  <w:rFonts w:ascii="Times New Roman" w:eastAsia="仿宋_GB2312" w:hAnsi="Times New Roman" w:cs="Times New Roman"/>
                  <w:color w:val="000000" w:themeColor="text1"/>
                  <w:sz w:val="18"/>
                  <w:szCs w:val="18"/>
                  <w:lang w:eastAsia="zh-CN"/>
                </w:rPr>
                <w:delText xml:space="preserve">4.25 V </w:delText>
              </w:r>
            </w:del>
            <w:r w:rsidRPr="00B32B9A">
              <w:rPr>
                <w:rFonts w:ascii="Times New Roman" w:eastAsia="仿宋_GB2312" w:hAnsi="Times New Roman" w:cs="Times New Roman"/>
                <w:color w:val="000000" w:themeColor="text1"/>
                <w:sz w:val="18"/>
                <w:szCs w:val="18"/>
              </w:rPr>
              <w:t>DMF (</w:t>
            </w:r>
            <w:ins w:id="1716" w:author="Xuning Wei12232" w:date="2026-10-19T16:11:00Z">
              <w:r w:rsidRPr="00B32B9A">
                <w:rPr>
                  <w:rFonts w:ascii="Times New Roman" w:eastAsia="仿宋_GB2312" w:hAnsi="Times New Roman" w:cs="Times New Roman"/>
                  <w:color w:val="000000" w:themeColor="text1"/>
                  <w:sz w:val="18"/>
                  <w:szCs w:val="18"/>
                  <w:lang w:eastAsia="zh-CN"/>
                  <w:rPrChange w:id="171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sidRPr="00B32B9A">
              <w:rPr>
                <w:rFonts w:ascii="Times New Roman" w:eastAsia="仿宋_GB2312" w:hAnsi="Times New Roman" w:cs="Times New Roman"/>
                <w:color w:val="000000" w:themeColor="text1"/>
                <w:sz w:val="18"/>
                <w:szCs w:val="18"/>
              </w:rPr>
              <w:t>4.0</w:t>
            </w:r>
            <w:ins w:id="1718" w:author="Xuning Wei12232" w:date="2026-10-20T10:25:00Z">
              <w:r w:rsidRPr="00B32B9A">
                <w:rPr>
                  <w:rFonts w:ascii="Times New Roman" w:eastAsia="仿宋_GB2312" w:hAnsi="Times New Roman" w:cs="Times New Roman"/>
                  <w:color w:val="000000" w:themeColor="text1"/>
                  <w:sz w:val="18"/>
                  <w:szCs w:val="18"/>
                  <w:rPrChange w:id="1719" w:author="Xuning Wei12232" w:date="2026-10-24T11:11:00Z">
                    <w:rPr>
                      <w:rFonts w:ascii="Times New Roman" w:eastAsia="仿宋_GB2312" w:hAnsi="Times New Roman" w:cs="Times New Roman"/>
                      <w:color w:val="FF0000"/>
                      <w:sz w:val="18"/>
                      <w:szCs w:val="18"/>
                      <w:highlight w:val="yellow"/>
                    </w:rPr>
                  </w:rPrChange>
                </w:rPr>
                <w:t>3</w:t>
              </w:r>
            </w:ins>
            <w:del w:id="1720" w:author="Xuning Wei12232" w:date="2026-10-20T10:25:00Z">
              <w:r w:rsidRPr="00B32B9A">
                <w:rPr>
                  <w:rFonts w:ascii="Times New Roman" w:eastAsia="仿宋_GB2312" w:hAnsi="Times New Roman" w:cs="Times New Roman"/>
                  <w:color w:val="000000" w:themeColor="text1"/>
                  <w:sz w:val="18"/>
                  <w:szCs w:val="18"/>
                </w:rPr>
                <w:delText>29</w:delText>
              </w:r>
            </w:del>
            <w:r w:rsidRPr="00B32B9A">
              <w:rPr>
                <w:rFonts w:ascii="Times New Roman" w:eastAsia="仿宋_GB2312" w:hAnsi="Times New Roman" w:cs="Times New Roman"/>
                <w:color w:val="000000" w:themeColor="text1"/>
                <w:sz w:val="18"/>
                <w:szCs w:val="18"/>
              </w:rPr>
              <w:t xml:space="preserve"> kg/kg) into the</w:t>
            </w:r>
            <w:r w:rsidRPr="00B32B9A">
              <w:rPr>
                <w:rFonts w:ascii="Times New Roman" w:eastAsia="仿宋_GB2312" w:hAnsi="Times New Roman" w:cs="Times New Roman"/>
                <w:b/>
                <w:color w:val="000000" w:themeColor="text1"/>
                <w:sz w:val="18"/>
                <w:szCs w:val="18"/>
              </w:rPr>
              <w:t xml:space="preserve"> </w:t>
            </w:r>
            <w:r w:rsidRPr="00B32B9A">
              <w:rPr>
                <w:rFonts w:ascii="Times New Roman" w:eastAsia="仿宋_GB2312" w:hAnsi="Times New Roman" w:cs="Times New Roman"/>
                <w:color w:val="000000" w:themeColor="text1"/>
                <w:sz w:val="18"/>
                <w:szCs w:val="18"/>
              </w:rPr>
              <w:t xml:space="preserve">TJ4S-1213-Sy15-R01. </w:t>
            </w:r>
            <w:del w:id="1721" w:author="Xuning Wei12232" w:date="2026-10-19T16:08:00Z">
              <w:r w:rsidRPr="00B32B9A">
                <w:rPr>
                  <w:rFonts w:ascii="Times New Roman" w:eastAsia="仿宋_GB2312" w:hAnsi="Times New Roman" w:cs="Times New Roman"/>
                  <w:color w:val="000000" w:themeColor="text1"/>
                  <w:sz w:val="18"/>
                  <w:szCs w:val="18"/>
                </w:rPr>
                <w:delText xml:space="preserve"> </w:delText>
              </w:r>
            </w:del>
            <w:r w:rsidRPr="00B32B9A">
              <w:rPr>
                <w:rFonts w:ascii="Times New Roman" w:eastAsia="仿宋_GB2312" w:hAnsi="Times New Roman" w:cs="Times New Roman"/>
                <w:color w:val="000000" w:themeColor="text1"/>
                <w:sz w:val="18"/>
                <w:szCs w:val="18"/>
              </w:rPr>
              <w:t xml:space="preserve">Start the </w:t>
            </w:r>
            <w:commentRangeStart w:id="1722"/>
            <w:commentRangeStart w:id="1723"/>
            <w:r w:rsidRPr="00B32B9A">
              <w:rPr>
                <w:rFonts w:ascii="Times New Roman" w:eastAsia="仿宋_GB2312" w:hAnsi="Times New Roman" w:cs="Times New Roman"/>
                <w:color w:val="000000" w:themeColor="text1"/>
                <w:sz w:val="18"/>
                <w:szCs w:val="18"/>
              </w:rPr>
              <w:t>agitator</w:t>
            </w:r>
            <w:commentRangeEnd w:id="1722"/>
            <w:del w:id="1724" w:author="Xuning Wei12232" w:date="2026-10-20T07:44:00Z">
              <w:r w:rsidRPr="00B32B9A">
                <w:rPr>
                  <w:rStyle w:val="affe"/>
                  <w:rFonts w:ascii="Times New Roman" w:eastAsia="仿宋_GB2312" w:hAnsi="Times New Roman" w:cs="Times New Roman"/>
                  <w:color w:val="000000" w:themeColor="text1"/>
                  <w:sz w:val="18"/>
                  <w:szCs w:val="18"/>
                  <w:rPrChange w:id="1725" w:author="Xuning Wei12232" w:date="2026-10-24T11:11:00Z">
                    <w:rPr>
                      <w:rStyle w:val="affe"/>
                      <w:sz w:val="22"/>
                      <w:szCs w:val="32"/>
                    </w:rPr>
                  </w:rPrChange>
                </w:rPr>
                <w:commentReference w:id="1722"/>
              </w:r>
              <w:commentRangeEnd w:id="1723"/>
              <w:r w:rsidRPr="00B32B9A">
                <w:rPr>
                  <w:rStyle w:val="affe"/>
                  <w:rFonts w:ascii="Times New Roman" w:eastAsia="仿宋_GB2312" w:hAnsi="Times New Roman" w:cs="Times New Roman"/>
                  <w:color w:val="000000" w:themeColor="text1"/>
                  <w:sz w:val="18"/>
                  <w:szCs w:val="18"/>
                  <w:rPrChange w:id="1726" w:author="Xuning Wei12232" w:date="2026-10-24T11:11:00Z">
                    <w:rPr>
                      <w:rStyle w:val="affe"/>
                      <w:sz w:val="22"/>
                      <w:szCs w:val="32"/>
                    </w:rPr>
                  </w:rPrChange>
                </w:rPr>
                <w:commentReference w:id="1723"/>
              </w:r>
            </w:del>
          </w:p>
          <w:p w14:paraId="7576969A" w14:textId="3E108753" w:rsidR="00652DEA" w:rsidRPr="00B32B9A" w:rsidRDefault="00C15CB5">
            <w:pPr>
              <w:pStyle w:val="aff2"/>
              <w:numPr>
                <w:ilvl w:val="0"/>
                <w:numId w:val="14"/>
              </w:numPr>
              <w:spacing w:beforeLines="50" w:before="120" w:afterLines="50" w:after="120"/>
              <w:jc w:val="both"/>
              <w:rPr>
                <w:rFonts w:ascii="Times New Roman" w:hAnsi="Times New Roman" w:cs="Times New Roman"/>
                <w:color w:val="000000" w:themeColor="text1"/>
                <w:sz w:val="18"/>
                <w:szCs w:val="18"/>
                <w:rPrChange w:id="1727" w:author="Xuning Wei12232" w:date="2026-10-24T11:11:00Z">
                  <w:rPr/>
                </w:rPrChange>
              </w:rPr>
              <w:pPrChange w:id="1728" w:author="Xuning Wei12232" w:date="2026-10-20T14:35:00Z">
                <w:pPr>
                  <w:spacing w:beforeLines="50" w:before="120" w:afterLines="50" w:after="120"/>
                  <w:contextualSpacing/>
                </w:pPr>
              </w:pPrChange>
            </w:pPr>
            <w:ins w:id="1729" w:author="Xuning Wei12232" w:date="2026-10-20T07:44:00Z">
              <w:r w:rsidRPr="00B32B9A">
                <w:rPr>
                  <w:rFonts w:ascii="Times New Roman" w:eastAsia="仿宋_GB2312" w:hAnsi="Times New Roman" w:cs="Times New Roman"/>
                  <w:color w:val="000000" w:themeColor="text1"/>
                  <w:sz w:val="18"/>
                  <w:szCs w:val="18"/>
                  <w:rPrChange w:id="1730" w:author="Xuning Wei12232" w:date="2026-10-24T11:11:00Z">
                    <w:rPr/>
                  </w:rPrChange>
                </w:rPr>
                <w:t>Adjust the activation tank (TJ4S-1213-Sy15-R01)</w:t>
              </w:r>
            </w:ins>
            <w:ins w:id="1731" w:author="Xuning Wei12232" w:date="2026-10-24T11:03:00Z">
              <w:r w:rsidRPr="00B32B9A">
                <w:rPr>
                  <w:rFonts w:ascii="Times New Roman" w:eastAsia="仿宋_GB2312" w:hAnsi="Times New Roman" w:cs="Times New Roman"/>
                  <w:color w:val="000000" w:themeColor="text1"/>
                  <w:sz w:val="18"/>
                  <w:szCs w:val="18"/>
                </w:rPr>
                <w:t xml:space="preserve"> jacket temperature</w:t>
              </w:r>
            </w:ins>
            <w:ins w:id="1732" w:author="Xuning Wei12232" w:date="2026-10-20T07:44:00Z">
              <w:r w:rsidRPr="00B32B9A">
                <w:rPr>
                  <w:rFonts w:ascii="Times New Roman" w:eastAsia="仿宋_GB2312" w:hAnsi="Times New Roman" w:cs="Times New Roman"/>
                  <w:color w:val="000000" w:themeColor="text1"/>
                  <w:sz w:val="18"/>
                  <w:szCs w:val="18"/>
                  <w:rPrChange w:id="1733" w:author="Xuning Wei12232" w:date="2026-10-24T11:11:00Z">
                    <w:rPr/>
                  </w:rPrChange>
                </w:rPr>
                <w:t xml:space="preserve"> to</w:t>
              </w:r>
              <w:r w:rsidRPr="00B32B9A">
                <w:rPr>
                  <w:rFonts w:ascii="Times New Roman" w:eastAsia="仿宋_GB2312" w:hAnsi="Times New Roman" w:cs="Times New Roman"/>
                  <w:color w:val="000000" w:themeColor="text1"/>
                  <w:sz w:val="18"/>
                  <w:szCs w:val="18"/>
                  <w:rPrChange w:id="1734" w:author="Xuning Wei12232" w:date="2026-10-24T11:11:00Z">
                    <w:rPr>
                      <w:color w:val="FF0000"/>
                    </w:rPr>
                  </w:rPrChange>
                </w:rPr>
                <w:t xml:space="preserve"> </w:t>
              </w:r>
            </w:ins>
            <w:ins w:id="1735" w:author="Xuning Wei12232" w:date="2026-10-20T14:33:00Z">
              <w:r w:rsidRPr="00B32B9A">
                <w:rPr>
                  <w:rFonts w:ascii="Times New Roman" w:eastAsia="仿宋_GB2312" w:hAnsi="Times New Roman" w:cs="Times New Roman"/>
                  <w:color w:val="000000" w:themeColor="text1"/>
                  <w:sz w:val="18"/>
                  <w:szCs w:val="18"/>
                  <w:rPrChange w:id="1736" w:author="Xuning Wei12232" w:date="2026-10-24T11:11:00Z">
                    <w:rPr>
                      <w:color w:val="FF0000"/>
                    </w:rPr>
                  </w:rPrChange>
                </w:rPr>
                <w:t>25 ± 5 °C</w:t>
              </w:r>
            </w:ins>
            <w:ins w:id="1737" w:author="Xuning Wei12232" w:date="2026-10-20T07:44:00Z">
              <w:r w:rsidRPr="00B32B9A">
                <w:rPr>
                  <w:rFonts w:ascii="Times New Roman" w:eastAsia="仿宋_GB2312" w:hAnsi="Times New Roman" w:cs="Times New Roman"/>
                  <w:color w:val="000000" w:themeColor="text1"/>
                  <w:sz w:val="18"/>
                  <w:szCs w:val="18"/>
                  <w:rPrChange w:id="1738" w:author="Xuning Wei12232" w:date="2026-10-24T11:11:00Z">
                    <w:rPr/>
                  </w:rPrChange>
                </w:rPr>
                <w:t xml:space="preserve"> (target: </w:t>
              </w:r>
            </w:ins>
            <w:ins w:id="1739" w:author="Xuning Wei12232" w:date="2026-10-20T21:36:00Z">
              <w:r w:rsidRPr="00B32B9A">
                <w:rPr>
                  <w:rFonts w:ascii="Times New Roman" w:eastAsia="仿宋_GB2312" w:hAnsi="Times New Roman" w:cs="Times New Roman"/>
                  <w:color w:val="000000" w:themeColor="text1"/>
                  <w:sz w:val="18"/>
                  <w:szCs w:val="18"/>
                </w:rPr>
                <w:t>25 °C</w:t>
              </w:r>
            </w:ins>
            <w:ins w:id="1740" w:author="Xuning Wei12232" w:date="2026-10-20T07:44:00Z">
              <w:r w:rsidRPr="00B32B9A">
                <w:rPr>
                  <w:rFonts w:ascii="Times New Roman" w:eastAsia="仿宋_GB2312" w:hAnsi="Times New Roman" w:cs="Times New Roman"/>
                  <w:color w:val="000000" w:themeColor="text1"/>
                  <w:sz w:val="18"/>
                  <w:szCs w:val="18"/>
                  <w:rPrChange w:id="1741" w:author="Xuning Wei12232" w:date="2026-10-24T11:11:00Z">
                    <w:rPr/>
                  </w:rPrChange>
                </w:rPr>
                <w:t>).</w:t>
              </w:r>
            </w:ins>
            <w:del w:id="1742" w:author="Xuning Wei12232" w:date="2026-10-20T07:44:00Z">
              <w:r w:rsidRPr="00B32B9A">
                <w:rPr>
                  <w:rFonts w:ascii="Times New Roman" w:eastAsia="仿宋_GB2312" w:hAnsi="Times New Roman" w:cs="Times New Roman"/>
                  <w:color w:val="000000" w:themeColor="text1"/>
                  <w:sz w:val="18"/>
                  <w:szCs w:val="18"/>
                </w:rPr>
                <w:delText>.</w:delText>
              </w:r>
              <w:r w:rsidRPr="00B32B9A">
                <w:rPr>
                  <w:rFonts w:ascii="Times New Roman" w:hAnsi="Times New Roman" w:cs="Times New Roman"/>
                  <w:color w:val="000000" w:themeColor="text1"/>
                  <w:sz w:val="18"/>
                  <w:szCs w:val="18"/>
                  <w:rPrChange w:id="1743" w:author="Xuning Wei12232" w:date="2026-10-24T11:11:00Z">
                    <w:rPr/>
                  </w:rPrChange>
                </w:rPr>
                <w:delText xml:space="preserve"> </w:delText>
              </w:r>
            </w:del>
          </w:p>
          <w:p w14:paraId="45FA8B35" w14:textId="77777777"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744" w:author="Xuning Wei12232" w:date="2026-10-24T11:11:00Z">
                  <w:rPr/>
                </w:rPrChange>
              </w:rPr>
              <w:pPrChange w:id="1745" w:author="Xuning Wei12232" w:date="2026-10-20T13:13:00Z">
                <w:pPr>
                  <w:spacing w:beforeLines="50" w:before="120" w:afterLines="50" w:after="120"/>
                  <w:contextualSpacing/>
                </w:pPr>
              </w:pPrChange>
            </w:pPr>
            <w:del w:id="1746" w:author="Xuning Wei12232" w:date="2026-10-20T07:45:00Z">
              <w:r w:rsidRPr="00B32B9A">
                <w:rPr>
                  <w:rFonts w:ascii="Times New Roman" w:eastAsia="仿宋_GB2312" w:hAnsi="Times New Roman" w:cs="Times New Roman"/>
                  <w:color w:val="000000" w:themeColor="text1"/>
                  <w:sz w:val="18"/>
                  <w:szCs w:val="18"/>
                  <w:rPrChange w:id="1747" w:author="Xuning Wei12232" w:date="2026-10-24T11:11:00Z">
                    <w:rPr>
                      <w:color w:val="000000" w:themeColor="text1"/>
                    </w:rPr>
                  </w:rPrChange>
                </w:rPr>
                <w:delText>3</w:delText>
              </w:r>
            </w:del>
            <w:del w:id="1748" w:author="Xuning Wei12232" w:date="2026-10-20T14:34:00Z">
              <w:r w:rsidRPr="00B32B9A">
                <w:rPr>
                  <w:rFonts w:ascii="Times New Roman" w:eastAsia="仿宋_GB2312" w:hAnsi="Times New Roman" w:cs="Times New Roman"/>
                  <w:color w:val="000000" w:themeColor="text1"/>
                  <w:sz w:val="18"/>
                  <w:szCs w:val="18"/>
                  <w:rPrChange w:id="1749" w:author="Xuning Wei12232" w:date="2026-10-24T11:11:00Z">
                    <w:rPr>
                      <w:color w:val="000000" w:themeColor="text1"/>
                    </w:rPr>
                  </w:rPrChange>
                </w:rPr>
                <w:delText xml:space="preserve">. </w:delText>
              </w:r>
            </w:del>
            <w:r w:rsidRPr="00B32B9A">
              <w:rPr>
                <w:rFonts w:ascii="Times New Roman" w:eastAsia="仿宋_GB2312" w:hAnsi="Times New Roman" w:cs="Times New Roman"/>
                <w:color w:val="000000" w:themeColor="text1"/>
                <w:sz w:val="18"/>
                <w:szCs w:val="18"/>
                <w:rPrChange w:id="1750" w:author="Xuning Wei12232" w:date="2026-10-24T11:11:00Z">
                  <w:rPr>
                    <w:color w:val="000000" w:themeColor="text1"/>
                  </w:rPr>
                </w:rPrChange>
              </w:rPr>
              <w:t>A</w:t>
            </w:r>
            <w:r w:rsidRPr="00B32B9A">
              <w:rPr>
                <w:rFonts w:ascii="Times New Roman" w:eastAsia="仿宋_GB2312" w:hAnsi="Times New Roman" w:cs="Times New Roman"/>
                <w:color w:val="000000" w:themeColor="text1"/>
                <w:sz w:val="18"/>
                <w:szCs w:val="18"/>
              </w:rPr>
              <w:t xml:space="preserve">dd </w:t>
            </w:r>
            <w:del w:id="1751" w:author="Xuning Wei12232" w:date="2026-10-19T16:11:00Z">
              <w:r w:rsidRPr="00B32B9A">
                <w:rPr>
                  <w:rFonts w:ascii="Times New Roman" w:eastAsia="仿宋_GB2312" w:hAnsi="Times New Roman" w:cs="Times New Roman"/>
                  <w:color w:val="000000" w:themeColor="text1"/>
                  <w:sz w:val="18"/>
                  <w:szCs w:val="18"/>
                  <w:lang w:eastAsia="zh-CN"/>
                </w:rPr>
                <w:delText xml:space="preserve">2.25 eq. </w:delText>
              </w:r>
            </w:del>
            <w:r w:rsidRPr="00B32B9A">
              <w:rPr>
                <w:rFonts w:ascii="Times New Roman" w:eastAsia="仿宋_GB2312" w:hAnsi="Times New Roman" w:cs="Times New Roman"/>
                <w:color w:val="000000" w:themeColor="text1"/>
                <w:sz w:val="18"/>
                <w:szCs w:val="18"/>
              </w:rPr>
              <w:t>Fmoc-Gly-OH</w:t>
            </w:r>
            <w:ins w:id="1752" w:author="Xuning Wei12232" w:date="2026-10-19T16:11:00Z">
              <w:r w:rsidRPr="00B32B9A">
                <w:rPr>
                  <w:rFonts w:ascii="Times New Roman" w:eastAsia="仿宋_GB2312" w:hAnsi="Times New Roman" w:cs="Times New Roman"/>
                  <w:color w:val="000000" w:themeColor="text1"/>
                  <w:sz w:val="18"/>
                  <w:szCs w:val="18"/>
                  <w:rPrChange w:id="1753"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754" w:author="Xuning Wei12232" w:date="2026-10-19T16:12:00Z">
              <w:r w:rsidRPr="00B32B9A">
                <w:rPr>
                  <w:rFonts w:ascii="Times New Roman" w:eastAsia="仿宋_GB2312" w:hAnsi="Times New Roman" w:cs="Times New Roman"/>
                  <w:color w:val="000000" w:themeColor="text1"/>
                  <w:sz w:val="18"/>
                  <w:szCs w:val="18"/>
                  <w:lang w:eastAsia="zh-CN"/>
                  <w:rPrChange w:id="1755" w:author="Xuning Wei12232" w:date="2026-10-24T11:11:00Z">
                    <w:rPr>
                      <w:rFonts w:ascii="Times New Roman" w:eastAsia="仿宋_GB2312" w:hAnsi="Times New Roman" w:cs="Times New Roman"/>
                      <w:color w:val="000000" w:themeColor="text1"/>
                      <w:sz w:val="18"/>
                      <w:szCs w:val="18"/>
                      <w:highlight w:val="yellow"/>
                      <w:lang w:eastAsia="zh-CN"/>
                    </w:rPr>
                  </w:rPrChange>
                </w:rPr>
                <w:t>2.25 eq</w:t>
              </w:r>
            </w:ins>
            <w:ins w:id="1756" w:author="Xuning Wei12232" w:date="2026-10-19T16:11:00Z">
              <w:r w:rsidRPr="00B32B9A">
                <w:rPr>
                  <w:rFonts w:ascii="Times New Roman" w:eastAsia="仿宋_GB2312" w:hAnsi="Times New Roman" w:cs="Times New Roman"/>
                  <w:color w:val="000000" w:themeColor="text1"/>
                  <w:sz w:val="18"/>
                  <w:szCs w:val="18"/>
                  <w:rPrChange w:id="1757" w:author="Xuning Wei12232" w:date="2026-10-24T11:11:00Z">
                    <w:rPr>
                      <w:rFonts w:ascii="Times New Roman" w:eastAsia="仿宋_GB2312" w:hAnsi="Times New Roman" w:cs="Times New Roman"/>
                      <w:color w:val="000000" w:themeColor="text1"/>
                      <w:sz w:val="18"/>
                      <w:szCs w:val="18"/>
                      <w:highlight w:val="yellow"/>
                    </w:rPr>
                  </w:rPrChange>
                </w:rPr>
                <w:t>)</w:t>
              </w:r>
            </w:ins>
            <w:r w:rsidRPr="00B32B9A">
              <w:rPr>
                <w:rFonts w:ascii="Times New Roman" w:eastAsia="仿宋_GB2312" w:hAnsi="Times New Roman" w:cs="Times New Roman"/>
                <w:color w:val="000000" w:themeColor="text1"/>
                <w:sz w:val="18"/>
                <w:szCs w:val="18"/>
              </w:rPr>
              <w:t xml:space="preserve">. Rinse reactor wall with </w:t>
            </w:r>
            <w:del w:id="1758" w:author="Xuning Wei12232" w:date="2026-10-20T13:56: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 (</w:t>
            </w:r>
            <w:ins w:id="1759" w:author="Xuning Wei12232" w:date="2026-10-20T13:56: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rPr>
              <w:t>0.9</w:t>
            </w:r>
            <w:ins w:id="1760" w:author="Xuning Wei12232" w:date="2026-10-20T10:26:00Z">
              <w:r w:rsidRPr="00B32B9A">
                <w:rPr>
                  <w:rFonts w:ascii="Times New Roman" w:eastAsia="仿宋_GB2312" w:hAnsi="Times New Roman" w:cs="Times New Roman"/>
                  <w:color w:val="000000" w:themeColor="text1"/>
                  <w:sz w:val="18"/>
                  <w:szCs w:val="18"/>
                </w:rPr>
                <w:t>5</w:t>
              </w:r>
            </w:ins>
            <w:del w:id="1761" w:author="Xuning Wei12232" w:date="2026-10-20T10:25:00Z">
              <w:r w:rsidRPr="00B32B9A">
                <w:rPr>
                  <w:rFonts w:ascii="Times New Roman" w:eastAsia="仿宋_GB2312" w:hAnsi="Times New Roman" w:cs="Times New Roman"/>
                  <w:color w:val="000000" w:themeColor="text1"/>
                  <w:sz w:val="18"/>
                  <w:szCs w:val="18"/>
                </w:rPr>
                <w:delText>48</w:delText>
              </w:r>
            </w:del>
            <w:r w:rsidRPr="00B32B9A">
              <w:rPr>
                <w:rFonts w:ascii="Times New Roman" w:eastAsia="仿宋_GB2312" w:hAnsi="Times New Roman" w:cs="Times New Roman"/>
                <w:color w:val="000000" w:themeColor="text1"/>
                <w:sz w:val="18"/>
                <w:szCs w:val="18"/>
              </w:rPr>
              <w:t xml:space="preserve"> kg/kg). </w:t>
            </w:r>
          </w:p>
          <w:p w14:paraId="505D88D7" w14:textId="69C986E9" w:rsidR="00652DEA" w:rsidRPr="00B32B9A" w:rsidRDefault="00C15CB5">
            <w:pPr>
              <w:pStyle w:val="aff2"/>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762" w:author="Xuning Wei12232" w:date="2026-10-24T11:11:00Z">
                  <w:rPr>
                    <w:color w:val="000000" w:themeColor="text1"/>
                  </w:rPr>
                </w:rPrChange>
              </w:rPr>
              <w:pPrChange w:id="1763" w:author="Xuning Wei12232" w:date="2026-10-20T14:35:00Z">
                <w:pPr>
                  <w:spacing w:beforeLines="50" w:before="120" w:afterLines="50" w:after="120"/>
                  <w:contextualSpacing/>
                </w:pPr>
              </w:pPrChange>
            </w:pPr>
            <w:del w:id="1764" w:author="Xuning Wei12232" w:date="2026-10-20T07:45:00Z">
              <w:r w:rsidRPr="00B32B9A">
                <w:rPr>
                  <w:rFonts w:ascii="Times New Roman" w:eastAsia="仿宋_GB2312" w:hAnsi="Times New Roman" w:cs="Times New Roman"/>
                  <w:color w:val="000000" w:themeColor="text1"/>
                  <w:sz w:val="18"/>
                  <w:szCs w:val="18"/>
                  <w:rPrChange w:id="1765" w:author="Xuning Wei12232" w:date="2026-10-24T11:11:00Z">
                    <w:rPr>
                      <w:color w:val="000000" w:themeColor="text1"/>
                    </w:rPr>
                  </w:rPrChange>
                </w:rPr>
                <w:delText>4</w:delText>
              </w:r>
            </w:del>
            <w:del w:id="1766" w:author="Xuning Wei12232" w:date="2026-10-20T14:35:00Z">
              <w:r w:rsidRPr="00B32B9A">
                <w:rPr>
                  <w:rFonts w:ascii="Times New Roman" w:eastAsia="仿宋_GB2312" w:hAnsi="Times New Roman" w:cs="Times New Roman"/>
                  <w:color w:val="000000" w:themeColor="text1"/>
                  <w:sz w:val="18"/>
                  <w:szCs w:val="18"/>
                  <w:rPrChange w:id="1767" w:author="Xuning Wei12232" w:date="2026-10-24T11:11:00Z">
                    <w:rPr>
                      <w:color w:val="000000" w:themeColor="text1"/>
                    </w:rPr>
                  </w:rPrChange>
                </w:rPr>
                <w:delText xml:space="preserve">. </w:delText>
              </w:r>
            </w:del>
            <w:del w:id="1768" w:author="Xuning Wei12232" w:date="2026-10-18T22:31:00Z">
              <w:r w:rsidRPr="00B32B9A">
                <w:rPr>
                  <w:rFonts w:ascii="Times New Roman" w:eastAsia="仿宋_GB2312" w:hAnsi="Times New Roman" w:cs="Times New Roman"/>
                  <w:color w:val="000000" w:themeColor="text1"/>
                  <w:sz w:val="18"/>
                  <w:szCs w:val="18"/>
                  <w:lang w:eastAsia="zh-CN"/>
                </w:rPr>
                <w:delText>Stir at least 15minutes.</w:delText>
              </w:r>
            </w:del>
            <w:ins w:id="1769" w:author="Xuning Wei12232" w:date="2026-10-18T22:31:00Z">
              <w:r w:rsidRPr="00B32B9A">
                <w:rPr>
                  <w:rFonts w:ascii="Times New Roman" w:eastAsia="仿宋_GB2312" w:hAnsi="Times New Roman" w:cs="Times New Roman"/>
                  <w:color w:val="000000" w:themeColor="text1"/>
                  <w:sz w:val="18"/>
                  <w:szCs w:val="18"/>
                  <w:lang w:eastAsia="zh-CN"/>
                </w:rPr>
                <w:t xml:space="preserve">Stir </w:t>
              </w:r>
            </w:ins>
            <w:ins w:id="1770" w:author="Johan Granander" w:date="2026-10-25T11:20:00Z">
              <w:r w:rsidR="0075040C" w:rsidRPr="00B32B9A">
                <w:rPr>
                  <w:rFonts w:ascii="Times New Roman" w:eastAsia="仿宋_GB2312" w:hAnsi="Times New Roman" w:cs="Times New Roman"/>
                  <w:color w:val="000000" w:themeColor="text1"/>
                  <w:sz w:val="18"/>
                  <w:szCs w:val="18"/>
                  <w:lang w:eastAsia="zh-CN"/>
                </w:rPr>
                <w:t xml:space="preserve">for </w:t>
              </w:r>
            </w:ins>
            <w:ins w:id="1771" w:author="Xuning Wei12232" w:date="2026-10-18T22:31:00Z">
              <w:r w:rsidRPr="00B32B9A">
                <w:rPr>
                  <w:rFonts w:ascii="Times New Roman" w:eastAsia="仿宋_GB2312" w:hAnsi="Times New Roman" w:cs="Times New Roman"/>
                  <w:color w:val="000000" w:themeColor="text1"/>
                  <w:sz w:val="18"/>
                  <w:szCs w:val="18"/>
                  <w:lang w:eastAsia="zh-CN"/>
                </w:rPr>
                <w:t xml:space="preserve">at least </w:t>
              </w:r>
            </w:ins>
            <w:ins w:id="1772" w:author="Xuning Wei12232" w:date="2026-10-20T14:30:00Z">
              <w:r w:rsidRPr="00B32B9A">
                <w:rPr>
                  <w:rFonts w:ascii="Times New Roman" w:eastAsia="仿宋_GB2312" w:hAnsi="Times New Roman" w:cs="Times New Roman"/>
                  <w:color w:val="000000" w:themeColor="text1"/>
                  <w:sz w:val="18"/>
                  <w:szCs w:val="18"/>
                  <w:lang w:eastAsia="zh-CN"/>
                  <w:rPrChange w:id="1773" w:author="Xuning Wei12232" w:date="2026-10-24T11:11:00Z">
                    <w:rPr>
                      <w:rFonts w:ascii="Times New Roman" w:eastAsia="仿宋_GB2312" w:hAnsi="Times New Roman" w:cs="Times New Roman"/>
                      <w:sz w:val="18"/>
                      <w:szCs w:val="18"/>
                      <w:highlight w:val="lightGray"/>
                      <w:lang w:eastAsia="zh-CN"/>
                    </w:rPr>
                  </w:rPrChange>
                </w:rPr>
                <w:t>1</w:t>
              </w:r>
            </w:ins>
            <w:ins w:id="1774" w:author="Xuning Wei12232" w:date="2026-10-18T22:31:00Z">
              <w:r w:rsidRPr="00B32B9A">
                <w:rPr>
                  <w:rFonts w:ascii="Times New Roman" w:eastAsia="仿宋_GB2312" w:hAnsi="Times New Roman" w:cs="Times New Roman"/>
                  <w:color w:val="000000" w:themeColor="text1"/>
                  <w:sz w:val="18"/>
                  <w:szCs w:val="18"/>
                  <w:lang w:eastAsia="zh-CN"/>
                </w:rPr>
                <w:t>5</w:t>
              </w:r>
            </w:ins>
            <w:ins w:id="1775" w:author="Xuning Wei12232" w:date="2026-10-20T14:30:00Z">
              <w:r w:rsidRPr="00B32B9A">
                <w:rPr>
                  <w:rFonts w:ascii="Times New Roman" w:eastAsia="仿宋_GB2312" w:hAnsi="Times New Roman" w:cs="Times New Roman"/>
                  <w:color w:val="000000" w:themeColor="text1"/>
                  <w:sz w:val="18"/>
                  <w:szCs w:val="18"/>
                  <w:lang w:eastAsia="zh-CN"/>
                  <w:rPrChange w:id="1776" w:author="Xuning Wei12232" w:date="2026-10-24T11:11:00Z">
                    <w:rPr>
                      <w:rFonts w:ascii="Times New Roman" w:eastAsia="仿宋_GB2312" w:hAnsi="Times New Roman" w:cs="Times New Roman"/>
                      <w:sz w:val="18"/>
                      <w:szCs w:val="18"/>
                      <w:highlight w:val="lightGray"/>
                      <w:lang w:eastAsia="zh-CN"/>
                    </w:rPr>
                  </w:rPrChange>
                </w:rPr>
                <w:t xml:space="preserve"> </w:t>
              </w:r>
            </w:ins>
            <w:ins w:id="1777" w:author="Xuning Wei12232" w:date="2026-10-18T22:31:00Z">
              <w:r w:rsidRPr="00B32B9A">
                <w:rPr>
                  <w:rFonts w:ascii="Times New Roman" w:eastAsia="仿宋_GB2312" w:hAnsi="Times New Roman" w:cs="Times New Roman"/>
                  <w:color w:val="000000" w:themeColor="text1"/>
                  <w:sz w:val="18"/>
                  <w:szCs w:val="18"/>
                  <w:lang w:eastAsia="zh-CN"/>
                </w:rPr>
                <w:t>minutes, Confirm no visible solids and later use.</w:t>
              </w:r>
            </w:ins>
          </w:p>
        </w:tc>
      </w:tr>
      <w:tr w:rsidR="00652DEA" w:rsidRPr="00B32B9A" w14:paraId="4C5A17C4"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4DB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8F94AF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swelling &amp;</w:t>
            </w:r>
            <w:r w:rsidRPr="00B32B9A">
              <w:rPr>
                <w:rFonts w:ascii="Times New Roman"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lang w:eastAsia="zh-CN"/>
              </w:rPr>
              <w:t>Resin wash</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2BF201" w14:textId="77777777" w:rsidR="00652DEA" w:rsidRPr="00B32B9A" w:rsidRDefault="00C15CB5">
            <w:pPr>
              <w:pStyle w:val="aff2"/>
              <w:widowControl w:val="0"/>
              <w:numPr>
                <w:ilvl w:val="0"/>
                <w:numId w:val="15"/>
              </w:numPr>
              <w:jc w:val="both"/>
              <w:rPr>
                <w:ins w:id="1778" w:author="Xuning Wei12232" w:date="2026-10-20T14:38:00Z"/>
                <w:rFonts w:ascii="Times New Roman" w:eastAsia="仿宋_GB2312" w:hAnsi="Times New Roman" w:cs="Times New Roman"/>
                <w:color w:val="000000" w:themeColor="text1"/>
                <w:sz w:val="18"/>
                <w:szCs w:val="18"/>
              </w:rPr>
              <w:pPrChange w:id="1779" w:author="Xuning Wei12232" w:date="2026-10-20T14:37:00Z">
                <w:pPr>
                  <w:widowControl w:val="0"/>
                  <w:contextualSpacing/>
                  <w:jc w:val="both"/>
                </w:pPr>
              </w:pPrChange>
            </w:pPr>
            <w:del w:id="1780" w:author="Xuning Wei12232" w:date="2026-10-20T14:37:00Z">
              <w:r w:rsidRPr="00B32B9A">
                <w:rPr>
                  <w:rFonts w:ascii="Times New Roman" w:eastAsia="仿宋_GB2312" w:hAnsi="Times New Roman" w:cs="Times New Roman"/>
                  <w:color w:val="000000" w:themeColor="text1"/>
                  <w:sz w:val="18"/>
                  <w:szCs w:val="18"/>
                  <w:rPrChange w:id="1781" w:author="Xuning Wei12232" w:date="2026-10-24T11:11:00Z">
                    <w:rPr/>
                  </w:rPrChange>
                </w:rPr>
                <w:delText xml:space="preserve">1. </w:delText>
              </w:r>
            </w:del>
            <w:del w:id="1782" w:author="Xuning Wei12232" w:date="2026-10-20T14:38:00Z">
              <w:r w:rsidRPr="00B32B9A">
                <w:rPr>
                  <w:rFonts w:ascii="Times New Roman" w:eastAsia="仿宋_GB2312" w:hAnsi="Times New Roman" w:cs="Times New Roman"/>
                  <w:color w:val="000000" w:themeColor="text1"/>
                  <w:sz w:val="18"/>
                  <w:szCs w:val="18"/>
                  <w:rPrChange w:id="1783" w:author="Xuning Wei12232" w:date="2026-10-24T11:11:00Z">
                    <w:rPr/>
                  </w:rPrChange>
                </w:rPr>
                <w:delText xml:space="preserve">Rinse synthesis reactor (TJ4S-1213-Sy15) </w:delText>
              </w:r>
              <w:r w:rsidRPr="00B32B9A">
                <w:rPr>
                  <w:rFonts w:ascii="Times New Roman" w:eastAsia="仿宋_GB2312" w:hAnsi="Times New Roman" w:cs="Times New Roman"/>
                  <w:color w:val="000000" w:themeColor="text1"/>
                  <w:sz w:val="18"/>
                  <w:szCs w:val="18"/>
                </w:rPr>
                <w:delText xml:space="preserve">wall with </w:delText>
              </w:r>
            </w:del>
            <w:del w:id="1784" w:author="Xuning Wei12232" w:date="2026-10-20T13:56:00Z">
              <w:r w:rsidRPr="00B32B9A">
                <w:rPr>
                  <w:rFonts w:ascii="Times New Roman" w:eastAsia="仿宋_GB2312" w:hAnsi="Times New Roman" w:cs="Times New Roman"/>
                  <w:color w:val="000000" w:themeColor="text1"/>
                  <w:sz w:val="18"/>
                  <w:szCs w:val="18"/>
                  <w:lang w:eastAsia="zh-CN"/>
                </w:rPr>
                <w:delText xml:space="preserve">7.0 V </w:delText>
              </w:r>
            </w:del>
            <w:del w:id="1785" w:author="Xuning Wei12232" w:date="2026-10-20T14:38:00Z">
              <w:r w:rsidRPr="00B32B9A">
                <w:rPr>
                  <w:rFonts w:ascii="Times New Roman" w:eastAsia="仿宋_GB2312" w:hAnsi="Times New Roman" w:cs="Times New Roman"/>
                  <w:color w:val="000000" w:themeColor="text1"/>
                  <w:sz w:val="18"/>
                  <w:szCs w:val="18"/>
                </w:rPr>
                <w:delText>DMF (6.6</w:delText>
              </w:r>
            </w:del>
            <w:del w:id="1786" w:author="Xuning Wei12232" w:date="2026-10-20T13:59:00Z">
              <w:r w:rsidRPr="00B32B9A">
                <w:rPr>
                  <w:rFonts w:ascii="Times New Roman" w:eastAsia="仿宋_GB2312" w:hAnsi="Times New Roman" w:cs="Times New Roman"/>
                  <w:color w:val="000000" w:themeColor="text1"/>
                  <w:sz w:val="18"/>
                  <w:szCs w:val="18"/>
                </w:rPr>
                <w:delText>36</w:delText>
              </w:r>
            </w:del>
            <w:del w:id="1787" w:author="Xuning Wei12232" w:date="2026-10-20T14:38:00Z">
              <w:r w:rsidRPr="00B32B9A">
                <w:rPr>
                  <w:rFonts w:ascii="Times New Roman" w:eastAsia="仿宋_GB2312" w:hAnsi="Times New Roman" w:cs="Times New Roman"/>
                  <w:color w:val="000000" w:themeColor="text1"/>
                  <w:sz w:val="18"/>
                  <w:szCs w:val="18"/>
                </w:rPr>
                <w:delText xml:space="preserve"> kg/kg).</w:delText>
              </w:r>
            </w:del>
            <w:ins w:id="1788" w:author="Xuning Wei12232" w:date="2026-10-20T14:38:00Z">
              <w:r w:rsidRPr="00B32B9A">
                <w:rPr>
                  <w:rFonts w:ascii="Times New Roman" w:eastAsia="仿宋_GB2312" w:hAnsi="Times New Roman" w:cs="Times New Roman"/>
                  <w:color w:val="000000" w:themeColor="text1"/>
                  <w:sz w:val="18"/>
                  <w:szCs w:val="18"/>
                </w:rPr>
                <w:t>Rinse synthesis reactor (TJ4S-1213-Sy15) wall with DMF (</w:t>
              </w:r>
              <w:r w:rsidRPr="00B32B9A">
                <w:rPr>
                  <w:rFonts w:ascii="Times New Roman" w:eastAsia="仿宋_GB2312" w:hAnsi="Times New Roman" w:cs="Times New Roman"/>
                  <w:color w:val="000000" w:themeColor="text1"/>
                  <w:sz w:val="18"/>
                  <w:szCs w:val="18"/>
                  <w:lang w:eastAsia="zh-CN"/>
                </w:rPr>
                <w:t xml:space="preserve">7.0 V, </w:t>
              </w:r>
              <w:r w:rsidRPr="00B32B9A">
                <w:rPr>
                  <w:rFonts w:ascii="Times New Roman" w:eastAsia="仿宋_GB2312" w:hAnsi="Times New Roman" w:cs="Times New Roman"/>
                  <w:color w:val="000000" w:themeColor="text1"/>
                  <w:sz w:val="18"/>
                  <w:szCs w:val="18"/>
                </w:rPr>
                <w:t>6.64 kg/kg).</w:t>
              </w:r>
            </w:ins>
            <w:del w:id="1789" w:author="Xuning Wei12232" w:date="2026-10-20T14:37:00Z">
              <w:r w:rsidRPr="00B32B9A">
                <w:rPr>
                  <w:rFonts w:ascii="Times New Roman" w:eastAsia="仿宋_GB2312" w:hAnsi="Times New Roman" w:cs="Times New Roman"/>
                  <w:color w:val="000000" w:themeColor="text1"/>
                  <w:sz w:val="18"/>
                  <w:szCs w:val="18"/>
                  <w:rPrChange w:id="1790" w:author="Xuning Wei12232" w:date="2026-10-24T11:11:00Z">
                    <w:rPr/>
                  </w:rPrChange>
                </w:rPr>
                <w:delText xml:space="preserve"> </w:delText>
              </w:r>
            </w:del>
          </w:p>
          <w:p w14:paraId="438EA619" w14:textId="77777777" w:rsidR="00652DEA" w:rsidRPr="00B32B9A" w:rsidRDefault="00C15CB5">
            <w:pPr>
              <w:pStyle w:val="aff2"/>
              <w:widowControl w:val="0"/>
              <w:numPr>
                <w:ilvl w:val="0"/>
                <w:numId w:val="15"/>
              </w:numPr>
              <w:jc w:val="both"/>
              <w:rPr>
                <w:ins w:id="1791" w:author="Xuning Wei12232" w:date="2026-10-20T14:35:00Z"/>
                <w:rFonts w:ascii="Times New Roman" w:eastAsia="仿宋_GB2312" w:hAnsi="Times New Roman" w:cs="Times New Roman"/>
                <w:color w:val="000000" w:themeColor="text1"/>
                <w:sz w:val="18"/>
                <w:szCs w:val="18"/>
                <w:rPrChange w:id="1792" w:author="Xuning Wei12232" w:date="2026-10-24T11:11:00Z">
                  <w:rPr>
                    <w:ins w:id="1793" w:author="Xuning Wei12232" w:date="2026-10-20T14:35:00Z"/>
                  </w:rPr>
                </w:rPrChange>
              </w:rPr>
              <w:pPrChange w:id="1794" w:author="Xuning Wei12232" w:date="2026-10-20T14:37:00Z">
                <w:pPr>
                  <w:widowControl w:val="0"/>
                  <w:contextualSpacing/>
                  <w:jc w:val="both"/>
                </w:pPr>
              </w:pPrChange>
            </w:pPr>
            <w:del w:id="1795" w:author="Xuning Wei12232" w:date="2026-10-20T14:38:00Z">
              <w:r w:rsidRPr="00B32B9A">
                <w:rPr>
                  <w:rFonts w:ascii="Times New Roman" w:eastAsia="仿宋_GB2312" w:hAnsi="Times New Roman" w:cs="Times New Roman"/>
                  <w:color w:val="000000" w:themeColor="text1"/>
                  <w:sz w:val="18"/>
                  <w:szCs w:val="18"/>
                  <w:rPrChange w:id="1796"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1797" w:author="Xuning Wei12232" w:date="2026-10-24T11:11:00Z">
                  <w:rPr/>
                </w:rPrChange>
              </w:rPr>
              <w:t>Bubble with nitrogen, the</w:t>
            </w:r>
            <w:r w:rsidRPr="00B32B9A">
              <w:rPr>
                <w:rFonts w:ascii="Times New Roman" w:eastAsia="仿宋_GB2312" w:hAnsi="Times New Roman" w:cs="Times New Roman"/>
                <w:color w:val="000000" w:themeColor="text1"/>
                <w:sz w:val="18"/>
                <w:szCs w:val="18"/>
              </w:rPr>
              <w:t xml:space="preserve">n start the agitator. </w:t>
            </w:r>
          </w:p>
          <w:p w14:paraId="5B591ABE" w14:textId="77777777" w:rsidR="00652DEA" w:rsidRPr="00B32B9A" w:rsidRDefault="00C15CB5">
            <w:pPr>
              <w:pStyle w:val="aff2"/>
              <w:widowControl w:val="0"/>
              <w:numPr>
                <w:ilvl w:val="0"/>
                <w:numId w:val="15"/>
              </w:numPr>
              <w:jc w:val="both"/>
              <w:rPr>
                <w:ins w:id="1798" w:author="Xuning Wei12232" w:date="2026-10-20T14:35:00Z"/>
                <w:rFonts w:ascii="Times New Roman" w:eastAsia="仿宋_GB2312" w:hAnsi="Times New Roman" w:cs="Times New Roman"/>
                <w:color w:val="000000" w:themeColor="text1"/>
                <w:sz w:val="18"/>
                <w:szCs w:val="18"/>
                <w:rPrChange w:id="1799" w:author="Xuning Wei12232" w:date="2026-10-24T11:11:00Z">
                  <w:rPr>
                    <w:ins w:id="1800" w:author="Xuning Wei12232" w:date="2026-10-20T14:35:00Z"/>
                  </w:rPr>
                </w:rPrChange>
              </w:rPr>
              <w:pPrChange w:id="1801" w:author="Xuning Wei12232" w:date="2026-10-20T14:37:00Z">
                <w:pPr>
                  <w:widowControl w:val="0"/>
                  <w:contextualSpacing/>
                  <w:jc w:val="both"/>
                </w:pPr>
              </w:pPrChange>
            </w:pPr>
            <w:del w:id="1802" w:author="Xuning Wei12232" w:date="2026-10-20T14:38:00Z">
              <w:r w:rsidRPr="00B32B9A">
                <w:rPr>
                  <w:rFonts w:ascii="Times New Roman" w:eastAsia="仿宋_GB2312" w:hAnsi="Times New Roman" w:cs="Times New Roman"/>
                  <w:color w:val="000000" w:themeColor="text1"/>
                  <w:sz w:val="18"/>
                  <w:szCs w:val="18"/>
                  <w:rPrChange w:id="1803"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1804" w:author="Xuning Wei12232" w:date="2026-10-24T11:11:00Z">
                  <w:rPr/>
                </w:rPrChange>
              </w:rPr>
              <w:t>Rinse reactor wall with</w:t>
            </w:r>
            <w:del w:id="1805" w:author="Xuning Wei12232" w:date="2026-10-20T07:42:00Z">
              <w:r w:rsidRPr="00B32B9A">
                <w:rPr>
                  <w:rFonts w:ascii="Times New Roman" w:eastAsia="仿宋_GB2312" w:hAnsi="Times New Roman" w:cs="Times New Roman"/>
                  <w:color w:val="000000" w:themeColor="text1"/>
                  <w:sz w:val="18"/>
                  <w:szCs w:val="18"/>
                  <w:rPrChange w:id="180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1807" w:author="Xuning Wei12232" w:date="2026-10-24T11:11:00Z">
                    <w:rPr>
                      <w:lang w:eastAsia="zh-CN"/>
                    </w:rPr>
                  </w:rPrChange>
                </w:rPr>
                <w:delText>1.0 V</w:delText>
              </w:r>
            </w:del>
            <w:r w:rsidRPr="00B32B9A">
              <w:rPr>
                <w:rFonts w:ascii="Times New Roman" w:eastAsia="仿宋_GB2312" w:hAnsi="Times New Roman" w:cs="Times New Roman"/>
                <w:color w:val="000000" w:themeColor="text1"/>
                <w:sz w:val="18"/>
                <w:szCs w:val="18"/>
                <w:lang w:eastAsia="zh-CN"/>
                <w:rPrChange w:id="1808" w:author="Xuning Wei12232" w:date="2026-10-24T11:11:00Z">
                  <w:rPr>
                    <w:lang w:eastAsia="zh-CN"/>
                  </w:rPr>
                </w:rPrChange>
              </w:rPr>
              <w:t xml:space="preserve"> DMF (</w:t>
            </w:r>
            <w:ins w:id="1809" w:author="Xuning Wei12232" w:date="2026-10-20T07:42:00Z">
              <w:r w:rsidRPr="00B32B9A">
                <w:rPr>
                  <w:rFonts w:ascii="Times New Roman" w:eastAsia="仿宋_GB2312" w:hAnsi="Times New Roman" w:cs="Times New Roman"/>
                  <w:color w:val="000000" w:themeColor="text1"/>
                  <w:sz w:val="18"/>
                  <w:szCs w:val="18"/>
                  <w:lang w:eastAsia="zh-CN"/>
                  <w:rPrChange w:id="1810"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1811" w:author="Xuning Wei12232" w:date="2026-10-24T11:11:00Z">
                  <w:rPr>
                    <w:lang w:eastAsia="zh-CN"/>
                  </w:rPr>
                </w:rPrChange>
              </w:rPr>
              <w:t>0.9</w:t>
            </w:r>
            <w:ins w:id="1812" w:author="Xuning Wei12232" w:date="2026-10-23T09:55:00Z">
              <w:r w:rsidRPr="00B32B9A">
                <w:rPr>
                  <w:rFonts w:ascii="Times New Roman" w:eastAsia="仿宋_GB2312" w:hAnsi="Times New Roman" w:cs="Times New Roman"/>
                  <w:color w:val="000000" w:themeColor="text1"/>
                  <w:sz w:val="18"/>
                  <w:szCs w:val="18"/>
                  <w:lang w:eastAsia="zh-CN"/>
                </w:rPr>
                <w:t>5</w:t>
              </w:r>
            </w:ins>
            <w:del w:id="1813" w:author="Xuning Wei12232" w:date="2026-10-23T09:55:00Z">
              <w:r w:rsidRPr="00B32B9A">
                <w:rPr>
                  <w:rFonts w:ascii="Times New Roman" w:eastAsia="仿宋_GB2312" w:hAnsi="Times New Roman" w:cs="Times New Roman"/>
                  <w:color w:val="000000" w:themeColor="text1"/>
                  <w:sz w:val="18"/>
                  <w:szCs w:val="18"/>
                  <w:lang w:eastAsia="zh-CN"/>
                  <w:rPrChange w:id="1814" w:author="Xuning Wei12232" w:date="2026-10-24T11:11:00Z">
                    <w:rPr>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1815" w:author="Xuning Wei12232" w:date="2026-10-24T11:11:00Z">
                  <w:rPr>
                    <w:lang w:eastAsia="zh-CN"/>
                  </w:rPr>
                </w:rPrChange>
              </w:rPr>
              <w:t xml:space="preserve"> kg/kg)</w:t>
            </w:r>
            <w:r w:rsidRPr="00B32B9A">
              <w:rPr>
                <w:rFonts w:ascii="Times New Roman" w:eastAsia="仿宋_GB2312" w:hAnsi="Times New Roman" w:cs="Times New Roman"/>
                <w:color w:val="000000" w:themeColor="text1"/>
                <w:sz w:val="18"/>
                <w:szCs w:val="18"/>
                <w:rPrChange w:id="1816" w:author="Xuning Wei12232" w:date="2026-10-24T11:11:00Z">
                  <w:rPr/>
                </w:rPrChange>
              </w:rPr>
              <w:t xml:space="preserve">. </w:t>
            </w:r>
          </w:p>
          <w:p w14:paraId="180C441C" w14:textId="403812F9" w:rsidR="00652DEA" w:rsidRPr="00B32B9A" w:rsidRDefault="00C15CB5">
            <w:pPr>
              <w:pStyle w:val="aff2"/>
              <w:widowControl w:val="0"/>
              <w:numPr>
                <w:ilvl w:val="0"/>
                <w:numId w:val="15"/>
              </w:numPr>
              <w:jc w:val="both"/>
              <w:rPr>
                <w:ins w:id="1817" w:author="Xuning Wei12232" w:date="2026-10-20T14:35:00Z"/>
                <w:rFonts w:ascii="Times New Roman" w:eastAsia="仿宋_GB2312" w:hAnsi="Times New Roman" w:cs="Times New Roman"/>
                <w:color w:val="000000" w:themeColor="text1"/>
                <w:sz w:val="18"/>
                <w:szCs w:val="18"/>
                <w:rPrChange w:id="1818" w:author="Xuning Wei12232" w:date="2026-10-24T11:11:00Z">
                  <w:rPr>
                    <w:ins w:id="1819" w:author="Xuning Wei12232" w:date="2026-10-20T14:35:00Z"/>
                  </w:rPr>
                </w:rPrChange>
              </w:rPr>
              <w:pPrChange w:id="1820" w:author="Xuning Wei12232" w:date="2026-10-20T14:37:00Z">
                <w:pPr>
                  <w:widowControl w:val="0"/>
                  <w:contextualSpacing/>
                  <w:jc w:val="both"/>
                </w:pPr>
              </w:pPrChange>
            </w:pPr>
            <w:del w:id="1821" w:author="Xuning Wei12232" w:date="2026-10-20T14:38:00Z">
              <w:r w:rsidRPr="00B32B9A">
                <w:rPr>
                  <w:rFonts w:ascii="Times New Roman" w:eastAsia="仿宋_GB2312" w:hAnsi="Times New Roman" w:cs="Times New Roman"/>
                  <w:color w:val="000000" w:themeColor="text1"/>
                  <w:sz w:val="18"/>
                  <w:szCs w:val="18"/>
                  <w:rPrChange w:id="1822"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1823" w:author="Xuning Wei12232" w:date="2026-10-24T11:11:00Z">
                  <w:rPr/>
                </w:rPrChange>
              </w:rPr>
              <w:t xml:space="preserve">Adjust the mixture to </w:t>
            </w:r>
            <w:del w:id="1824" w:author="Xuning Wei12232" w:date="2026-10-20T14:33:00Z">
              <w:r w:rsidRPr="00B32B9A">
                <w:rPr>
                  <w:rFonts w:ascii="Times New Roman" w:eastAsia="仿宋_GB2312" w:hAnsi="Times New Roman" w:cs="Times New Roman"/>
                  <w:color w:val="000000" w:themeColor="text1"/>
                  <w:sz w:val="18"/>
                  <w:szCs w:val="18"/>
                  <w:rPrChange w:id="1825" w:author="Xuning Wei12232" w:date="2026-10-24T11:11:00Z">
                    <w:rPr/>
                  </w:rPrChange>
                </w:rPr>
                <w:delText>25±5 °C</w:delText>
              </w:r>
            </w:del>
            <w:ins w:id="1826" w:author="Xuning Wei12232" w:date="2026-10-20T14:33:00Z">
              <w:r w:rsidRPr="00B32B9A">
                <w:rPr>
                  <w:rFonts w:ascii="Times New Roman" w:eastAsia="仿宋_GB2312" w:hAnsi="Times New Roman" w:cs="Times New Roman"/>
                  <w:color w:val="000000" w:themeColor="text1"/>
                  <w:sz w:val="18"/>
                  <w:szCs w:val="18"/>
                  <w:rPrChange w:id="1827"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828" w:author="Xuning Wei12232" w:date="2026-10-24T11:11:00Z">
                  <w:rPr/>
                </w:rPrChange>
              </w:rPr>
              <w:t xml:space="preserve"> (target: </w:t>
            </w:r>
            <w:del w:id="1829" w:author="Xuning Wei12232" w:date="2026-10-20T21:36:00Z">
              <w:r w:rsidRPr="00B32B9A">
                <w:rPr>
                  <w:rFonts w:ascii="Times New Roman" w:eastAsia="仿宋_GB2312" w:hAnsi="Times New Roman" w:cs="Times New Roman"/>
                  <w:color w:val="000000" w:themeColor="text1"/>
                  <w:sz w:val="18"/>
                  <w:szCs w:val="18"/>
                  <w:rPrChange w:id="1830" w:author="Xuning Wei12232" w:date="2026-10-24T11:11:00Z">
                    <w:rPr/>
                  </w:rPrChange>
                </w:rPr>
                <w:delText>25 °C</w:delText>
              </w:r>
            </w:del>
            <w:ins w:id="1831"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832" w:author="Xuning Wei12232" w:date="2026-10-24T11:11:00Z">
                  <w:rPr/>
                </w:rPrChange>
              </w:rPr>
              <w:t xml:space="preserve">). </w:t>
            </w:r>
          </w:p>
          <w:p w14:paraId="367757E9" w14:textId="27C277AA" w:rsidR="00652DEA" w:rsidRPr="00B32B9A" w:rsidRDefault="00C15CB5">
            <w:pPr>
              <w:pStyle w:val="aff2"/>
              <w:widowControl w:val="0"/>
              <w:numPr>
                <w:ilvl w:val="0"/>
                <w:numId w:val="15"/>
              </w:numPr>
              <w:jc w:val="both"/>
              <w:rPr>
                <w:rFonts w:ascii="Times New Roman" w:eastAsia="仿宋_GB2312" w:hAnsi="Times New Roman" w:cs="Times New Roman"/>
                <w:color w:val="000000" w:themeColor="text1"/>
                <w:sz w:val="18"/>
                <w:szCs w:val="18"/>
                <w:rPrChange w:id="1833" w:author="Xuning Wei12232" w:date="2026-10-24T11:11:00Z">
                  <w:rPr/>
                </w:rPrChange>
              </w:rPr>
              <w:pPrChange w:id="1834" w:author="Xuning Wei12232" w:date="2026-10-20T13:13:00Z">
                <w:pPr>
                  <w:widowControl w:val="0"/>
                  <w:contextualSpacing/>
                  <w:jc w:val="both"/>
                </w:pPr>
              </w:pPrChange>
            </w:pPr>
            <w:del w:id="1835" w:author="Xuning Wei12232" w:date="2026-10-20T14:38:00Z">
              <w:r w:rsidRPr="00B32B9A">
                <w:rPr>
                  <w:rFonts w:ascii="Times New Roman" w:eastAsia="仿宋_GB2312" w:hAnsi="Times New Roman" w:cs="Times New Roman"/>
                  <w:color w:val="000000" w:themeColor="text1"/>
                  <w:sz w:val="18"/>
                  <w:szCs w:val="18"/>
                  <w:rPrChange w:id="1836" w:author="Xuning Wei12232" w:date="2026-10-24T11:11:00Z">
                    <w:rPr/>
                  </w:rPrChange>
                </w:rPr>
                <w:br/>
                <w:delText xml:space="preserve">5. </w:delText>
              </w:r>
            </w:del>
            <w:r w:rsidRPr="00B32B9A">
              <w:rPr>
                <w:rFonts w:ascii="Times New Roman" w:eastAsia="仿宋_GB2312" w:hAnsi="Times New Roman" w:cs="Times New Roman"/>
                <w:color w:val="000000" w:themeColor="text1"/>
                <w:sz w:val="18"/>
                <w:szCs w:val="18"/>
                <w:rPrChange w:id="1837" w:author="Xuning Wei12232" w:date="2026-10-24T11:11:00Z">
                  <w:rPr/>
                </w:rPrChange>
              </w:rPr>
              <w:t>After stirring for</w:t>
            </w:r>
            <w:r w:rsidRPr="00B32B9A">
              <w:rPr>
                <w:rFonts w:ascii="Times New Roman" w:eastAsia="仿宋_GB2312" w:hAnsi="Times New Roman" w:cs="Times New Roman"/>
                <w:b/>
                <w:color w:val="000000" w:themeColor="text1"/>
                <w:sz w:val="18"/>
                <w:szCs w:val="18"/>
                <w:rPrChange w:id="1838"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839" w:author="Xuning Wei12232" w:date="2026-10-24T11:11:00Z">
                  <w:rPr/>
                </w:rPrChange>
              </w:rPr>
              <w:t xml:space="preserve">35 ± 5 min (target: 35 min) at </w:t>
            </w:r>
            <w:del w:id="1840" w:author="Xuning Wei12232" w:date="2026-10-20T14:33:00Z">
              <w:r w:rsidRPr="00B32B9A">
                <w:rPr>
                  <w:rFonts w:ascii="Times New Roman" w:eastAsia="仿宋_GB2312" w:hAnsi="Times New Roman" w:cs="Times New Roman"/>
                  <w:color w:val="000000" w:themeColor="text1"/>
                  <w:sz w:val="18"/>
                  <w:szCs w:val="18"/>
                  <w:rPrChange w:id="1841" w:author="Xuning Wei12232" w:date="2026-10-24T11:11:00Z">
                    <w:rPr/>
                  </w:rPrChange>
                </w:rPr>
                <w:delText>25 ± 5 °C</w:delText>
              </w:r>
            </w:del>
            <w:ins w:id="1842" w:author="Xuning Wei12232" w:date="2026-10-20T14:33:00Z">
              <w:r w:rsidRPr="00B32B9A">
                <w:rPr>
                  <w:rFonts w:ascii="Times New Roman" w:eastAsia="仿宋_GB2312" w:hAnsi="Times New Roman" w:cs="Times New Roman"/>
                  <w:color w:val="000000" w:themeColor="text1"/>
                  <w:sz w:val="18"/>
                  <w:szCs w:val="18"/>
                  <w:rPrChange w:id="1843" w:author="Xuning Wei12232" w:date="2026-10-24T11:11:00Z">
                    <w:rPr/>
                  </w:rPrChange>
                </w:rPr>
                <w:t>25 ± 5 °C</w:t>
              </w:r>
            </w:ins>
            <w:r w:rsidRPr="00B32B9A">
              <w:rPr>
                <w:rFonts w:ascii="Times New Roman" w:eastAsia="仿宋_GB2312" w:hAnsi="Times New Roman" w:cs="Times New Roman"/>
                <w:color w:val="000000" w:themeColor="text1"/>
                <w:sz w:val="18"/>
                <w:szCs w:val="18"/>
                <w:rPrChange w:id="1844" w:author="Xuning Wei12232" w:date="2026-10-24T11:11:00Z">
                  <w:rPr/>
                </w:rPrChange>
              </w:rPr>
              <w:t xml:space="preserve"> (target: </w:t>
            </w:r>
            <w:del w:id="1845" w:author="Xuning Wei12232" w:date="2026-10-20T21:36:00Z">
              <w:r w:rsidRPr="00B32B9A">
                <w:rPr>
                  <w:rFonts w:ascii="Times New Roman" w:eastAsia="仿宋_GB2312" w:hAnsi="Times New Roman" w:cs="Times New Roman"/>
                  <w:color w:val="000000" w:themeColor="text1"/>
                  <w:sz w:val="18"/>
                  <w:szCs w:val="18"/>
                  <w:rPrChange w:id="1846" w:author="Xuning Wei12232" w:date="2026-10-24T11:11:00Z">
                    <w:rPr/>
                  </w:rPrChange>
                </w:rPr>
                <w:delText>25 °C</w:delText>
              </w:r>
            </w:del>
            <w:ins w:id="1847"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848" w:author="Xuning Wei12232" w:date="2026-10-24T11:11:00Z">
                  <w:rPr/>
                </w:rPrChange>
              </w:rPr>
              <w:t>), turn off the nitrogen, stop stirring, and drain until there is no obvious dripping.</w:t>
            </w:r>
          </w:p>
          <w:p w14:paraId="6DB3D5F7" w14:textId="77777777" w:rsidR="00652DEA" w:rsidRPr="00B32B9A" w:rsidRDefault="00C15CB5">
            <w:pPr>
              <w:widowControl w:val="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652DEA" w:rsidRPr="00B32B9A" w14:paraId="446093D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D0D3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8D002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24E76A" w14:textId="77777777" w:rsidR="00652DEA" w:rsidRPr="00B32B9A" w:rsidRDefault="00C15CB5">
            <w:pPr>
              <w:pStyle w:val="aff2"/>
              <w:widowControl w:val="0"/>
              <w:numPr>
                <w:ilvl w:val="0"/>
                <w:numId w:val="16"/>
              </w:numPr>
              <w:spacing w:beforeLines="50" w:before="120" w:afterLines="50" w:after="120"/>
              <w:jc w:val="both"/>
              <w:rPr>
                <w:ins w:id="1849" w:author="Xuning Wei12232" w:date="2026-10-20T14:39:00Z"/>
                <w:rFonts w:ascii="Times New Roman" w:eastAsia="仿宋_GB2312" w:hAnsi="Times New Roman" w:cs="Times New Roman"/>
                <w:color w:val="000000" w:themeColor="text1"/>
                <w:sz w:val="18"/>
                <w:szCs w:val="18"/>
                <w:rPrChange w:id="1850" w:author="Xuning Wei12232" w:date="2026-10-24T11:11:00Z">
                  <w:rPr>
                    <w:ins w:id="1851" w:author="Xuning Wei12232" w:date="2026-10-20T14:39:00Z"/>
                  </w:rPr>
                </w:rPrChange>
              </w:rPr>
              <w:pPrChange w:id="1852" w:author="Xuning Wei12232" w:date="2026-10-20T14:39:00Z">
                <w:pPr>
                  <w:widowControl w:val="0"/>
                  <w:spacing w:beforeLines="50" w:before="120" w:afterLines="50" w:after="120"/>
                  <w:contextualSpacing/>
                </w:pPr>
              </w:pPrChange>
            </w:pPr>
            <w:del w:id="1853" w:author="Xuning Wei12232" w:date="2026-10-20T14:39:00Z">
              <w:r w:rsidRPr="00B32B9A">
                <w:rPr>
                  <w:rFonts w:ascii="Times New Roman" w:eastAsia="仿宋_GB2312" w:hAnsi="Times New Roman" w:cs="Times New Roman"/>
                  <w:color w:val="000000" w:themeColor="text1"/>
                  <w:sz w:val="18"/>
                  <w:szCs w:val="18"/>
                  <w:rPrChange w:id="185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855" w:author="Xuning Wei12232" w:date="2026-10-24T11:11:00Z">
                  <w:rPr/>
                </w:rPrChange>
              </w:rPr>
              <w:t xml:space="preserve">Add </w:t>
            </w:r>
            <w:del w:id="1856" w:author="Xuning Wei12232" w:date="2026-10-20T07:43:00Z">
              <w:r w:rsidRPr="00B32B9A">
                <w:rPr>
                  <w:rFonts w:ascii="Times New Roman" w:eastAsia="仿宋_GB2312" w:hAnsi="Times New Roman" w:cs="Times New Roman"/>
                  <w:color w:val="000000" w:themeColor="text1"/>
                  <w:sz w:val="18"/>
                  <w:szCs w:val="18"/>
                  <w:lang w:eastAsia="zh-CN"/>
                  <w:rPrChange w:id="1857" w:author="Xuning Wei12232" w:date="2026-10-24T11:11:00Z">
                    <w:rPr>
                      <w:lang w:eastAsia="zh-CN"/>
                    </w:rPr>
                  </w:rPrChange>
                </w:rPr>
                <w:delText xml:space="preserve">5.0 V </w:delText>
              </w:r>
            </w:del>
            <w:r w:rsidRPr="00B32B9A">
              <w:rPr>
                <w:rFonts w:ascii="Times New Roman" w:eastAsia="仿宋_GB2312" w:hAnsi="Times New Roman" w:cs="Times New Roman"/>
                <w:color w:val="000000" w:themeColor="text1"/>
                <w:sz w:val="18"/>
                <w:szCs w:val="18"/>
                <w:rPrChange w:id="1858" w:author="Xuning Wei12232" w:date="2026-10-24T11:11:00Z">
                  <w:rPr/>
                </w:rPrChange>
              </w:rPr>
              <w:t>DMF (</w:t>
            </w:r>
            <w:ins w:id="1859" w:author="Xuning Wei12232" w:date="2026-10-20T07:43:00Z">
              <w:r w:rsidRPr="00B32B9A">
                <w:rPr>
                  <w:rFonts w:ascii="Times New Roman" w:eastAsia="仿宋_GB2312" w:hAnsi="Times New Roman" w:cs="Times New Roman"/>
                  <w:color w:val="000000" w:themeColor="text1"/>
                  <w:sz w:val="18"/>
                  <w:szCs w:val="18"/>
                  <w:lang w:eastAsia="zh-CN"/>
                  <w:rPrChange w:id="1860" w:author="Xuning Wei12232" w:date="2026-10-24T11:11:00Z">
                    <w:rPr>
                      <w:lang w:eastAsia="zh-CN"/>
                    </w:rPr>
                  </w:rPrChange>
                </w:rPr>
                <w:t>5.0 V</w:t>
              </w:r>
              <w:r w:rsidRPr="00B32B9A">
                <w:rPr>
                  <w:rFonts w:ascii="Times New Roman" w:eastAsia="仿宋_GB2312" w:hAnsi="Times New Roman" w:cs="Times New Roman"/>
                  <w:color w:val="000000" w:themeColor="text1"/>
                  <w:sz w:val="18"/>
                  <w:szCs w:val="18"/>
                  <w:rPrChange w:id="1861"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1862" w:author="Xuning Wei12232" w:date="2026-10-24T11:11:00Z">
                  <w:rPr/>
                </w:rPrChange>
              </w:rPr>
              <w:t>4.74</w:t>
            </w:r>
            <w:del w:id="1863" w:author="Xuning Wei12232" w:date="2026-10-20T14:13:00Z">
              <w:r w:rsidRPr="00B32B9A">
                <w:rPr>
                  <w:rFonts w:ascii="Times New Roman" w:eastAsia="仿宋_GB2312" w:hAnsi="Times New Roman" w:cs="Times New Roman"/>
                  <w:color w:val="000000" w:themeColor="text1"/>
                  <w:sz w:val="18"/>
                  <w:szCs w:val="18"/>
                  <w:rPrChange w:id="1864" w:author="Xuning Wei12232" w:date="2026-10-24T11:11:00Z">
                    <w:rPr/>
                  </w:rPrChange>
                </w:rPr>
                <w:delText>0</w:delText>
              </w:r>
            </w:del>
            <w:r w:rsidRPr="00B32B9A">
              <w:rPr>
                <w:rFonts w:ascii="Times New Roman" w:eastAsia="仿宋_GB2312" w:hAnsi="Times New Roman" w:cs="Times New Roman"/>
                <w:color w:val="000000" w:themeColor="text1"/>
                <w:sz w:val="18"/>
                <w:szCs w:val="18"/>
                <w:rPrChange w:id="1865" w:author="Xuning Wei12232" w:date="2026-10-24T11:11:00Z">
                  <w:rPr/>
                </w:rPrChange>
              </w:rPr>
              <w:t xml:space="preserve"> kg/kg) into synthesis reactor (TJ4S-1213-Sy15). </w:t>
            </w:r>
            <w:del w:id="1866" w:author="Xuning Wei12232" w:date="2026-10-20T14:39:00Z">
              <w:r w:rsidRPr="00B32B9A">
                <w:rPr>
                  <w:rFonts w:ascii="Times New Roman" w:eastAsia="仿宋_GB2312" w:hAnsi="Times New Roman" w:cs="Times New Roman"/>
                  <w:color w:val="000000" w:themeColor="text1"/>
                  <w:sz w:val="18"/>
                  <w:szCs w:val="18"/>
                  <w:rPrChange w:id="1867" w:author="Xuning Wei12232" w:date="2026-10-24T11:11:00Z">
                    <w:rPr/>
                  </w:rPrChange>
                </w:rPr>
                <w:br/>
                <w:delText>2.</w:delText>
              </w:r>
            </w:del>
          </w:p>
          <w:p w14:paraId="0600AD97" w14:textId="77777777" w:rsidR="00652DEA" w:rsidRPr="00B32B9A" w:rsidRDefault="00C15CB5">
            <w:pPr>
              <w:pStyle w:val="aff2"/>
              <w:widowControl w:val="0"/>
              <w:numPr>
                <w:ilvl w:val="0"/>
                <w:numId w:val="16"/>
              </w:numPr>
              <w:spacing w:beforeLines="50" w:before="120" w:afterLines="50" w:after="120"/>
              <w:jc w:val="both"/>
              <w:rPr>
                <w:ins w:id="1868" w:author="Xuning Wei12232" w:date="2026-10-20T14:39:00Z"/>
                <w:rFonts w:ascii="Times New Roman" w:eastAsia="仿宋_GB2312" w:hAnsi="Times New Roman" w:cs="Times New Roman"/>
                <w:color w:val="000000" w:themeColor="text1"/>
                <w:sz w:val="18"/>
                <w:szCs w:val="18"/>
                <w:rPrChange w:id="1869" w:author="Xuning Wei12232" w:date="2026-10-24T11:11:00Z">
                  <w:rPr>
                    <w:ins w:id="1870" w:author="Xuning Wei12232" w:date="2026-10-20T14:39:00Z"/>
                  </w:rPr>
                </w:rPrChange>
              </w:rPr>
              <w:pPrChange w:id="1871" w:author="Xuning Wei12232" w:date="2026-10-20T14:39:00Z">
                <w:pPr>
                  <w:widowControl w:val="0"/>
                  <w:spacing w:beforeLines="50" w:before="120" w:afterLines="50" w:after="120"/>
                  <w:contextualSpacing/>
                </w:pPr>
              </w:pPrChange>
            </w:pPr>
            <w:del w:id="1872" w:author="Xuning Wei12232" w:date="2026-10-20T14:39:00Z">
              <w:r w:rsidRPr="00B32B9A">
                <w:rPr>
                  <w:rFonts w:ascii="Times New Roman" w:eastAsia="仿宋_GB2312" w:hAnsi="Times New Roman" w:cs="Times New Roman"/>
                  <w:color w:val="000000" w:themeColor="text1"/>
                  <w:sz w:val="18"/>
                  <w:szCs w:val="18"/>
                  <w:rPrChange w:id="187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74" w:author="Xuning Wei12232" w:date="2026-10-24T11:11:00Z">
                  <w:rPr/>
                </w:rPrChange>
              </w:rPr>
              <w:t xml:space="preserve">Bubble with nitrogen for 5 ± 2 min (target: 5 min), then start the agitator. </w:t>
            </w:r>
            <w:del w:id="1875" w:author="Xuning Wei12232" w:date="2026-10-20T14:39:00Z">
              <w:r w:rsidRPr="00B32B9A">
                <w:rPr>
                  <w:rFonts w:ascii="Times New Roman" w:eastAsia="仿宋_GB2312" w:hAnsi="Times New Roman" w:cs="Times New Roman"/>
                  <w:color w:val="000000" w:themeColor="text1"/>
                  <w:sz w:val="18"/>
                  <w:szCs w:val="18"/>
                  <w:rPrChange w:id="1876" w:author="Xuning Wei12232" w:date="2026-10-24T11:11:00Z">
                    <w:rPr/>
                  </w:rPrChange>
                </w:rPr>
                <w:br/>
                <w:delText>3.</w:delText>
              </w:r>
            </w:del>
          </w:p>
          <w:p w14:paraId="7276CC02" w14:textId="77777777" w:rsidR="00652DEA" w:rsidRPr="00B32B9A" w:rsidRDefault="00C15CB5">
            <w:pPr>
              <w:pStyle w:val="aff2"/>
              <w:widowControl w:val="0"/>
              <w:numPr>
                <w:ilvl w:val="0"/>
                <w:numId w:val="16"/>
              </w:numPr>
              <w:spacing w:beforeLines="50" w:before="120" w:afterLines="50" w:after="120"/>
              <w:jc w:val="both"/>
              <w:rPr>
                <w:rFonts w:ascii="Times New Roman" w:eastAsia="仿宋_GB2312" w:hAnsi="Times New Roman" w:cs="Times New Roman"/>
                <w:color w:val="000000" w:themeColor="text1"/>
                <w:sz w:val="18"/>
                <w:szCs w:val="18"/>
                <w:rPrChange w:id="1877" w:author="Xuning Wei12232" w:date="2026-10-24T11:11:00Z">
                  <w:rPr/>
                </w:rPrChange>
              </w:rPr>
              <w:pPrChange w:id="1878" w:author="Xuning Wei12232" w:date="2026-10-20T14:39:00Z">
                <w:pPr>
                  <w:widowControl w:val="0"/>
                  <w:spacing w:beforeLines="50" w:before="120" w:afterLines="50" w:after="120"/>
                  <w:contextualSpacing/>
                </w:pPr>
              </w:pPrChange>
            </w:pPr>
            <w:del w:id="1879" w:author="Xuning Wei12232" w:date="2026-10-20T14:39:00Z">
              <w:r w:rsidRPr="00B32B9A">
                <w:rPr>
                  <w:rFonts w:ascii="Times New Roman" w:eastAsia="仿宋_GB2312" w:hAnsi="Times New Roman" w:cs="Times New Roman"/>
                  <w:color w:val="000000" w:themeColor="text1"/>
                  <w:sz w:val="18"/>
                  <w:szCs w:val="18"/>
                  <w:rPrChange w:id="188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81" w:author="Xuning Wei12232" w:date="2026-10-24T11:11:00Z">
                  <w:rPr/>
                </w:rPrChange>
              </w:rPr>
              <w:t>Stirring for 12 ± 2 min (target: 12 min), stop stirring, turn off the nitrogen. Drain until there is no obvious drip.</w:t>
            </w:r>
          </w:p>
        </w:tc>
      </w:tr>
      <w:tr w:rsidR="00652DEA" w:rsidRPr="00B32B9A" w14:paraId="1566CEF8"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D245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539C3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Fmoc-Gly-OH </w:t>
            </w:r>
            <w:r w:rsidRPr="00B32B9A">
              <w:rPr>
                <w:rFonts w:ascii="Times New Roman" w:eastAsia="仿宋_GB2312" w:hAnsi="Times New Roman" w:cs="Times New Roman"/>
                <w:color w:val="000000" w:themeColor="text1"/>
                <w:sz w:val="18"/>
                <w:szCs w:val="18"/>
              </w:rPr>
              <w:t>Activate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1B5031" w14:textId="5020147D" w:rsidR="00652DEA" w:rsidRPr="00B32B9A" w:rsidRDefault="00C15CB5">
            <w:pPr>
              <w:pStyle w:val="aff2"/>
              <w:widowControl w:val="0"/>
              <w:numPr>
                <w:ilvl w:val="0"/>
                <w:numId w:val="17"/>
              </w:numPr>
              <w:spacing w:beforeLines="50" w:before="120" w:afterLines="50" w:after="120"/>
              <w:jc w:val="both"/>
              <w:rPr>
                <w:ins w:id="1882" w:author="Xuning Wei12232" w:date="2026-10-20T14:39:00Z"/>
                <w:rFonts w:ascii="Times New Roman" w:eastAsia="仿宋_GB2312" w:hAnsi="Times New Roman" w:cs="Times New Roman"/>
                <w:color w:val="000000" w:themeColor="text1"/>
                <w:sz w:val="18"/>
                <w:szCs w:val="18"/>
                <w:rPrChange w:id="1883" w:author="Xuning Wei12232" w:date="2026-10-24T11:11:00Z">
                  <w:rPr>
                    <w:ins w:id="1884" w:author="Xuning Wei12232" w:date="2026-10-20T14:39:00Z"/>
                  </w:rPr>
                </w:rPrChange>
              </w:rPr>
              <w:pPrChange w:id="1885" w:author="Xuning Wei12232" w:date="2026-10-20T14:39:00Z">
                <w:pPr>
                  <w:widowControl w:val="0"/>
                  <w:spacing w:beforeLines="50" w:before="120" w:afterLines="50" w:after="120"/>
                  <w:contextualSpacing/>
                </w:pPr>
              </w:pPrChange>
            </w:pPr>
            <w:del w:id="1886" w:author="Xuning Wei12232" w:date="2026-10-20T14:39:00Z">
              <w:r w:rsidRPr="00B32B9A">
                <w:rPr>
                  <w:rFonts w:ascii="Times New Roman" w:eastAsia="仿宋_GB2312" w:hAnsi="Times New Roman" w:cs="Times New Roman"/>
                  <w:color w:val="000000" w:themeColor="text1"/>
                  <w:sz w:val="18"/>
                  <w:szCs w:val="18"/>
                  <w:rPrChange w:id="1887" w:author="Xuning Wei12232" w:date="2026-10-24T11:11:00Z">
                    <w:rPr/>
                  </w:rPrChange>
                </w:rPr>
                <w:delText xml:space="preserve">1. </w:delText>
              </w:r>
            </w:del>
            <w:del w:id="1888" w:author="Xuning Wei12232" w:date="2026-10-20T07:45:00Z">
              <w:r w:rsidRPr="00B32B9A">
                <w:rPr>
                  <w:rFonts w:ascii="Times New Roman" w:eastAsia="仿宋_GB2312" w:hAnsi="Times New Roman" w:cs="Times New Roman"/>
                  <w:color w:val="000000" w:themeColor="text1"/>
                  <w:sz w:val="18"/>
                  <w:szCs w:val="18"/>
                  <w:rPrChange w:id="1889" w:author="Xuning Wei12232" w:date="2026-10-24T11:11:00Z">
                    <w:rPr/>
                  </w:rPrChange>
                </w:rPr>
                <w:delText>Adjust the activation tank (TJ4S-1213-Sy15-R01) to</w:delText>
              </w:r>
              <w:r w:rsidRPr="00B32B9A">
                <w:rPr>
                  <w:rFonts w:ascii="Times New Roman" w:eastAsia="仿宋_GB2312" w:hAnsi="Times New Roman" w:cs="Times New Roman"/>
                  <w:color w:val="000000" w:themeColor="text1"/>
                  <w:sz w:val="18"/>
                  <w:szCs w:val="18"/>
                </w:rPr>
                <w:delText xml:space="preserve"> 25 ± 5 °C</w:delText>
              </w:r>
              <w:r w:rsidRPr="00B32B9A">
                <w:rPr>
                  <w:rFonts w:ascii="Times New Roman" w:eastAsia="仿宋_GB2312" w:hAnsi="Times New Roman" w:cs="Times New Roman"/>
                  <w:color w:val="000000" w:themeColor="text1"/>
                  <w:sz w:val="18"/>
                  <w:szCs w:val="18"/>
                  <w:rPrChange w:id="1890" w:author="Xuning Wei12232" w:date="2026-10-24T11:11:00Z">
                    <w:rPr/>
                  </w:rPrChange>
                </w:rPr>
                <w:delText xml:space="preserve"> (target: 25 °C).</w:delText>
              </w:r>
              <w:r w:rsidRPr="00B32B9A">
                <w:rPr>
                  <w:rFonts w:ascii="Times New Roman" w:eastAsia="仿宋_GB2312" w:hAnsi="Times New Roman" w:cs="Times New Roman"/>
                  <w:color w:val="000000" w:themeColor="text1"/>
                  <w:sz w:val="18"/>
                  <w:szCs w:val="18"/>
                  <w:rPrChange w:id="1891" w:author="Xuning Wei12232" w:date="2026-10-24T11:11:00Z">
                    <w:rPr/>
                  </w:rPrChange>
                </w:rPr>
                <w:br/>
                <w:delText>2</w:delText>
              </w:r>
            </w:del>
            <w:del w:id="1892" w:author="Xuning Wei12232" w:date="2026-10-20T07:46:00Z">
              <w:r w:rsidRPr="00B32B9A">
                <w:rPr>
                  <w:rFonts w:ascii="Times New Roman" w:eastAsia="仿宋_GB2312" w:hAnsi="Times New Roman" w:cs="Times New Roman"/>
                  <w:color w:val="000000" w:themeColor="text1"/>
                  <w:sz w:val="18"/>
                  <w:szCs w:val="18"/>
                  <w:rPrChange w:id="189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1894" w:author="Xuning Wei12232" w:date="2026-10-24T11:11:00Z">
                  <w:rPr/>
                </w:rPrChange>
              </w:rPr>
              <w:t>Add</w:t>
            </w:r>
            <w:del w:id="1895" w:author="Xuning Wei12232" w:date="2026-10-20T07:45:00Z">
              <w:r w:rsidRPr="00B32B9A">
                <w:rPr>
                  <w:rFonts w:ascii="Times New Roman" w:eastAsia="仿宋_GB2312" w:hAnsi="Times New Roman" w:cs="Times New Roman"/>
                  <w:color w:val="000000" w:themeColor="text1"/>
                  <w:sz w:val="18"/>
                  <w:szCs w:val="18"/>
                  <w:rPrChange w:id="1896" w:author="Xuning Wei12232" w:date="2026-10-24T11:11:00Z">
                    <w:rPr/>
                  </w:rPrChange>
                </w:rPr>
                <w:delText xml:space="preserve"> </w:delText>
              </w:r>
            </w:del>
            <w:del w:id="1897" w:author="Xuning Wei12232" w:date="2026-10-19T16:14:00Z">
              <w:r w:rsidRPr="00B32B9A">
                <w:rPr>
                  <w:rFonts w:ascii="Times New Roman" w:eastAsia="仿宋_GB2312" w:hAnsi="Times New Roman" w:cs="Times New Roman"/>
                  <w:color w:val="000000" w:themeColor="text1"/>
                  <w:sz w:val="18"/>
                  <w:szCs w:val="18"/>
                </w:rPr>
                <w:delText>6.0 eq.</w:delText>
              </w:r>
            </w:del>
            <w:r w:rsidRPr="00B32B9A">
              <w:rPr>
                <w:rFonts w:ascii="Times New Roman" w:eastAsia="仿宋_GB2312" w:hAnsi="Times New Roman" w:cs="Times New Roman"/>
                <w:color w:val="000000" w:themeColor="text1"/>
                <w:sz w:val="18"/>
                <w:szCs w:val="18"/>
              </w:rPr>
              <w:t xml:space="preserve"> DIPEA</w:t>
            </w:r>
            <w:ins w:id="1898" w:author="Xuning Wei12232" w:date="2026-10-19T16:14:00Z">
              <w:r w:rsidRPr="00B32B9A">
                <w:rPr>
                  <w:rFonts w:ascii="Times New Roman" w:eastAsia="仿宋_GB2312" w:hAnsi="Times New Roman" w:cs="Times New Roman"/>
                  <w:color w:val="000000" w:themeColor="text1"/>
                  <w:sz w:val="18"/>
                  <w:szCs w:val="18"/>
                  <w:rPrChange w:id="1899" w:author="Xuning Wei12232" w:date="2026-10-24T11:11:00Z">
                    <w:rPr>
                      <w:color w:val="FF0000"/>
                    </w:rPr>
                  </w:rPrChange>
                </w:rPr>
                <w:t xml:space="preserve"> (6.</w:t>
              </w:r>
            </w:ins>
            <w:ins w:id="1900" w:author="Xuning Wei12232" w:date="2026-10-22T10:16:00Z">
              <w:r w:rsidRPr="00B32B9A">
                <w:rPr>
                  <w:rFonts w:ascii="Times New Roman" w:eastAsia="仿宋_GB2312" w:hAnsi="Times New Roman" w:cs="Times New Roman"/>
                  <w:color w:val="000000" w:themeColor="text1"/>
                  <w:sz w:val="18"/>
                  <w:szCs w:val="18"/>
                </w:rPr>
                <w:t>0</w:t>
              </w:r>
            </w:ins>
            <w:ins w:id="1901" w:author="Xuning Wei12232" w:date="2026-10-19T16:14:00Z">
              <w:r w:rsidRPr="00B32B9A">
                <w:rPr>
                  <w:rFonts w:ascii="Times New Roman" w:eastAsia="仿宋_GB2312" w:hAnsi="Times New Roman" w:cs="Times New Roman"/>
                  <w:color w:val="000000" w:themeColor="text1"/>
                  <w:sz w:val="18"/>
                  <w:szCs w:val="18"/>
                  <w:rPrChange w:id="1902" w:author="Xuning Wei12232" w:date="2026-10-24T11:11:00Z">
                    <w:rPr>
                      <w:color w:val="FF0000"/>
                    </w:rPr>
                  </w:rPrChange>
                </w:rPr>
                <w:t>0 eq</w:t>
              </w:r>
              <w:r w:rsidRPr="00B32B9A">
                <w:rPr>
                  <w:rFonts w:ascii="Times New Roman" w:eastAsia="仿宋_GB2312" w:hAnsi="Times New Roman" w:cs="Times New Roman"/>
                  <w:color w:val="000000" w:themeColor="text1"/>
                  <w:sz w:val="18"/>
                  <w:szCs w:val="18"/>
                </w:rPr>
                <w:t>)</w:t>
              </w:r>
            </w:ins>
            <w:r w:rsidRPr="00B32B9A">
              <w:rPr>
                <w:rFonts w:ascii="Times New Roman" w:eastAsia="仿宋_GB2312" w:hAnsi="Times New Roman" w:cs="Times New Roman"/>
                <w:color w:val="000000" w:themeColor="text1"/>
                <w:sz w:val="18"/>
                <w:szCs w:val="18"/>
                <w:rPrChange w:id="1903" w:author="Xuning Wei12232" w:date="2026-10-24T11:11:00Z">
                  <w:rPr/>
                </w:rPrChange>
              </w:rPr>
              <w:t xml:space="preserve"> </w:t>
            </w:r>
            <w:ins w:id="1904" w:author="Xuning Wei12232" w:date="2026-10-20T07:45:00Z">
              <w:r w:rsidRPr="00B32B9A">
                <w:rPr>
                  <w:rFonts w:ascii="Times New Roman" w:eastAsia="仿宋_GB2312" w:hAnsi="Times New Roman" w:cs="Times New Roman"/>
                  <w:color w:val="000000" w:themeColor="text1"/>
                  <w:sz w:val="18"/>
                  <w:szCs w:val="18"/>
                  <w:rPrChange w:id="1905" w:author="Xuning Wei12232" w:date="2026-10-24T11:11:00Z">
                    <w:rPr/>
                  </w:rPrChange>
                </w:rPr>
                <w:t xml:space="preserve">into the activation tank (TJ4S-1213-Sy15-R01) </w:t>
              </w:r>
            </w:ins>
            <w:r w:rsidRPr="00B32B9A">
              <w:rPr>
                <w:rFonts w:ascii="Times New Roman" w:eastAsia="仿宋_GB2312" w:hAnsi="Times New Roman" w:cs="Times New Roman"/>
                <w:color w:val="000000" w:themeColor="text1"/>
                <w:sz w:val="18"/>
                <w:szCs w:val="18"/>
                <w:rPrChange w:id="1906" w:author="Xuning Wei12232" w:date="2026-10-24T11:11:00Z">
                  <w:rPr/>
                </w:rPrChange>
              </w:rPr>
              <w:t xml:space="preserve">at </w:t>
            </w:r>
            <w:del w:id="1907"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1908" w:author="Xuning Wei12232" w:date="2026-10-24T11:11:00Z">
                  <w:rPr/>
                </w:rPrChange>
              </w:rPr>
              <w:t xml:space="preserve"> (target: </w:t>
            </w:r>
            <w:del w:id="1909" w:author="Xuning Wei12232" w:date="2026-10-20T21:36:00Z">
              <w:r w:rsidRPr="00B32B9A">
                <w:rPr>
                  <w:rFonts w:ascii="Times New Roman" w:eastAsia="仿宋_GB2312" w:hAnsi="Times New Roman" w:cs="Times New Roman"/>
                  <w:color w:val="000000" w:themeColor="text1"/>
                  <w:sz w:val="18"/>
                  <w:szCs w:val="18"/>
                  <w:rPrChange w:id="1910" w:author="Xuning Wei12232" w:date="2026-10-24T11:11:00Z">
                    <w:rPr/>
                  </w:rPrChange>
                </w:rPr>
                <w:delText>25 °C</w:delText>
              </w:r>
            </w:del>
            <w:ins w:id="1911" w:author="Xuning Wei12232" w:date="2026-10-20T21:36:00Z">
              <w:r w:rsidRPr="00B32B9A">
                <w:rPr>
                  <w:rFonts w:ascii="Times New Roman" w:eastAsia="仿宋_GB2312" w:hAnsi="Times New Roman" w:cs="Times New Roman"/>
                  <w:color w:val="000000" w:themeColor="text1"/>
                  <w:sz w:val="18"/>
                  <w:szCs w:val="18"/>
                </w:rPr>
                <w:t>25 °C</w:t>
              </w:r>
            </w:ins>
            <w:r w:rsidRPr="00B32B9A">
              <w:rPr>
                <w:rFonts w:ascii="Times New Roman" w:eastAsia="仿宋_GB2312" w:hAnsi="Times New Roman" w:cs="Times New Roman"/>
                <w:color w:val="000000" w:themeColor="text1"/>
                <w:sz w:val="18"/>
                <w:szCs w:val="18"/>
                <w:rPrChange w:id="1912" w:author="Xuning Wei12232" w:date="2026-10-24T11:11:00Z">
                  <w:rPr/>
                </w:rPrChange>
              </w:rPr>
              <w:t>).</w:t>
            </w:r>
            <w:del w:id="1913" w:author="Xuning Wei12232" w:date="2026-10-20T14:40:00Z">
              <w:r w:rsidRPr="00B32B9A">
                <w:rPr>
                  <w:rFonts w:ascii="Times New Roman" w:eastAsia="仿宋_GB2312" w:hAnsi="Times New Roman" w:cs="Times New Roman"/>
                  <w:color w:val="000000" w:themeColor="text1"/>
                  <w:sz w:val="18"/>
                  <w:szCs w:val="18"/>
                  <w:rPrChange w:id="1914" w:author="Xuning Wei12232" w:date="2026-10-24T11:11:00Z">
                    <w:rPr/>
                  </w:rPrChange>
                </w:rPr>
                <w:br/>
              </w:r>
            </w:del>
            <w:del w:id="1915" w:author="Xuning Wei12232" w:date="2026-10-20T07:45:00Z">
              <w:r w:rsidRPr="00B32B9A">
                <w:rPr>
                  <w:rFonts w:ascii="Times New Roman" w:eastAsia="仿宋_GB2312" w:hAnsi="Times New Roman" w:cs="Times New Roman"/>
                  <w:color w:val="000000" w:themeColor="text1"/>
                  <w:sz w:val="18"/>
                  <w:szCs w:val="18"/>
                  <w:rPrChange w:id="1916" w:author="Xuning Wei12232" w:date="2026-10-24T11:11:00Z">
                    <w:rPr/>
                  </w:rPrChange>
                </w:rPr>
                <w:delText>3.</w:delText>
              </w:r>
            </w:del>
            <w:del w:id="1917" w:author="Xuning Wei12232" w:date="2026-10-20T14:39:00Z">
              <w:r w:rsidRPr="00B32B9A">
                <w:rPr>
                  <w:rFonts w:ascii="Times New Roman" w:eastAsia="仿宋_GB2312" w:hAnsi="Times New Roman" w:cs="Times New Roman"/>
                  <w:color w:val="000000" w:themeColor="text1"/>
                  <w:sz w:val="18"/>
                  <w:szCs w:val="18"/>
                  <w:rPrChange w:id="1918" w:author="Xuning Wei12232" w:date="2026-10-24T11:11:00Z">
                    <w:rPr/>
                  </w:rPrChange>
                </w:rPr>
                <w:delText xml:space="preserve"> </w:delText>
              </w:r>
            </w:del>
          </w:p>
          <w:p w14:paraId="5EB0A7E9" w14:textId="77777777" w:rsidR="00652DEA" w:rsidRPr="00B32B9A" w:rsidRDefault="00C15CB5">
            <w:pPr>
              <w:pStyle w:val="aff2"/>
              <w:widowControl w:val="0"/>
              <w:numPr>
                <w:ilvl w:val="0"/>
                <w:numId w:val="17"/>
              </w:numPr>
              <w:spacing w:beforeLines="50" w:before="120" w:afterLines="50" w:after="120"/>
              <w:jc w:val="both"/>
              <w:rPr>
                <w:ins w:id="1919" w:author="Xuning Wei12232" w:date="2026-10-20T14:39:00Z"/>
                <w:rFonts w:ascii="Times New Roman" w:eastAsia="仿宋_GB2312" w:hAnsi="Times New Roman" w:cs="Times New Roman"/>
                <w:color w:val="000000" w:themeColor="text1"/>
                <w:sz w:val="18"/>
                <w:szCs w:val="18"/>
                <w:rPrChange w:id="1920" w:author="Xuning Wei12232" w:date="2026-10-24T11:11:00Z">
                  <w:rPr>
                    <w:ins w:id="1921" w:author="Xuning Wei12232" w:date="2026-10-20T14:39:00Z"/>
                  </w:rPr>
                </w:rPrChange>
              </w:rPr>
              <w:pPrChange w:id="1922"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23" w:author="Xuning Wei12232" w:date="2026-10-24T11:11:00Z">
                  <w:rPr/>
                </w:rPrChange>
              </w:rPr>
              <w:t xml:space="preserve">Stir for </w:t>
            </w:r>
            <w:r w:rsidRPr="00B32B9A">
              <w:rPr>
                <w:rFonts w:ascii="Times New Roman" w:eastAsia="仿宋_GB2312" w:hAnsi="Times New Roman" w:cs="Times New Roman"/>
                <w:color w:val="000000" w:themeColor="text1"/>
                <w:sz w:val="18"/>
                <w:szCs w:val="18"/>
              </w:rPr>
              <w:t>5 ± 2 min (target: 5 min)</w:t>
            </w:r>
            <w:r w:rsidRPr="00B32B9A">
              <w:rPr>
                <w:rFonts w:ascii="Times New Roman" w:eastAsia="仿宋_GB2312" w:hAnsi="Times New Roman" w:cs="Times New Roman"/>
                <w:color w:val="000000" w:themeColor="text1"/>
                <w:sz w:val="18"/>
                <w:szCs w:val="18"/>
                <w:rPrChange w:id="1924" w:author="Xuning Wei12232" w:date="2026-10-24T11:11:00Z">
                  <w:rPr/>
                </w:rPrChange>
              </w:rPr>
              <w:t xml:space="preserve"> after addition, stop stirring.</w:t>
            </w:r>
            <w:del w:id="1925" w:author="Xuning Wei12232" w:date="2026-10-20T14:40:00Z">
              <w:r w:rsidRPr="00B32B9A">
                <w:rPr>
                  <w:rFonts w:ascii="Times New Roman" w:eastAsia="仿宋_GB2312" w:hAnsi="Times New Roman" w:cs="Times New Roman"/>
                  <w:color w:val="000000" w:themeColor="text1"/>
                  <w:sz w:val="18"/>
                  <w:szCs w:val="18"/>
                  <w:rPrChange w:id="1926" w:author="Xuning Wei12232" w:date="2026-10-24T11:11:00Z">
                    <w:rPr/>
                  </w:rPrChange>
                </w:rPr>
                <w:br/>
              </w:r>
            </w:del>
            <w:del w:id="1927" w:author="Xuning Wei12232" w:date="2026-10-20T07:45:00Z">
              <w:r w:rsidRPr="00B32B9A">
                <w:rPr>
                  <w:rFonts w:ascii="Times New Roman" w:eastAsia="仿宋_GB2312" w:hAnsi="Times New Roman" w:cs="Times New Roman"/>
                  <w:color w:val="000000" w:themeColor="text1"/>
                  <w:sz w:val="18"/>
                  <w:szCs w:val="18"/>
                  <w:rPrChange w:id="1928" w:author="Xuning Wei12232" w:date="2026-10-24T11:11:00Z">
                    <w:rPr/>
                  </w:rPrChange>
                </w:rPr>
                <w:delText>4</w:delText>
              </w:r>
            </w:del>
            <w:del w:id="1929" w:author="Xuning Wei12232" w:date="2026-10-20T14:40:00Z">
              <w:r w:rsidRPr="00B32B9A">
                <w:rPr>
                  <w:rFonts w:ascii="Times New Roman" w:eastAsia="仿宋_GB2312" w:hAnsi="Times New Roman" w:cs="Times New Roman"/>
                  <w:color w:val="000000" w:themeColor="text1"/>
                  <w:sz w:val="18"/>
                  <w:szCs w:val="18"/>
                  <w:rPrChange w:id="1930"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1931" w:author="Xuning Wei12232" w:date="2026-10-24T11:11:00Z">
                  <w:rPr/>
                </w:rPrChange>
              </w:rPr>
              <w:t xml:space="preserve"> </w:t>
            </w:r>
          </w:p>
          <w:p w14:paraId="60DC16ED" w14:textId="77777777" w:rsidR="00652DEA" w:rsidRPr="00B32B9A" w:rsidRDefault="00C15CB5">
            <w:pPr>
              <w:pStyle w:val="aff2"/>
              <w:widowControl w:val="0"/>
              <w:numPr>
                <w:ilvl w:val="0"/>
                <w:numId w:val="17"/>
              </w:numPr>
              <w:spacing w:beforeLines="50" w:before="120" w:afterLines="50" w:after="120"/>
              <w:jc w:val="both"/>
              <w:rPr>
                <w:ins w:id="1932" w:author="Xuning Wei12232" w:date="2026-10-20T14:39:00Z"/>
                <w:rFonts w:ascii="Times New Roman" w:eastAsia="仿宋_GB2312" w:hAnsi="Times New Roman" w:cs="Times New Roman"/>
                <w:color w:val="000000" w:themeColor="text1"/>
                <w:sz w:val="18"/>
                <w:szCs w:val="18"/>
                <w:rPrChange w:id="1933" w:author="Xuning Wei12232" w:date="2026-10-24T11:11:00Z">
                  <w:rPr>
                    <w:ins w:id="1934" w:author="Xuning Wei12232" w:date="2026-10-20T14:39:00Z"/>
                  </w:rPr>
                </w:rPrChange>
              </w:rPr>
              <w:pPrChange w:id="1935"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36" w:author="Xuning Wei12232" w:date="2026-10-24T11:11:00Z">
                  <w:rPr/>
                </w:rPrChange>
              </w:rPr>
              <w:t>Transfer the mixture in activation tank (TJ4S-1213-Sy15-R01) into synthesis reactor (TJ4S-1213-Sy15)</w:t>
            </w:r>
            <w:del w:id="1937" w:author="Xuning Wei12232" w:date="2026-10-20T14:40:00Z">
              <w:r w:rsidRPr="00B32B9A">
                <w:rPr>
                  <w:rFonts w:ascii="Times New Roman" w:eastAsia="仿宋_GB2312" w:hAnsi="Times New Roman" w:cs="Times New Roman"/>
                  <w:color w:val="000000" w:themeColor="text1"/>
                  <w:sz w:val="18"/>
                  <w:szCs w:val="18"/>
                  <w:rPrChange w:id="1938" w:author="Xuning Wei12232" w:date="2026-10-24T11:11:00Z">
                    <w:rPr/>
                  </w:rPrChange>
                </w:rPr>
                <w:br/>
              </w:r>
            </w:del>
            <w:del w:id="1939" w:author="Xuning Wei12232" w:date="2026-10-20T07:46:00Z">
              <w:r w:rsidRPr="00B32B9A">
                <w:rPr>
                  <w:rFonts w:ascii="Times New Roman" w:eastAsia="仿宋_GB2312" w:hAnsi="Times New Roman" w:cs="Times New Roman"/>
                  <w:color w:val="000000" w:themeColor="text1"/>
                  <w:sz w:val="18"/>
                  <w:szCs w:val="18"/>
                  <w:rPrChange w:id="1940" w:author="Xuning Wei12232" w:date="2026-10-24T11:11:00Z">
                    <w:rPr/>
                  </w:rPrChange>
                </w:rPr>
                <w:delText>5</w:delText>
              </w:r>
            </w:del>
            <w:del w:id="1941" w:author="Xuning Wei12232" w:date="2026-10-20T14:40:00Z">
              <w:r w:rsidRPr="00B32B9A">
                <w:rPr>
                  <w:rFonts w:ascii="Times New Roman" w:eastAsia="仿宋_GB2312" w:hAnsi="Times New Roman" w:cs="Times New Roman"/>
                  <w:color w:val="000000" w:themeColor="text1"/>
                  <w:sz w:val="18"/>
                  <w:szCs w:val="18"/>
                  <w:rPrChange w:id="1942"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1943" w:author="Xuning Wei12232" w:date="2026-10-24T11:11:00Z">
                  <w:rPr/>
                </w:rPrChange>
              </w:rPr>
              <w:t xml:space="preserve"> </w:t>
            </w:r>
          </w:p>
          <w:p w14:paraId="497CE2D9" w14:textId="77777777" w:rsidR="00652DEA" w:rsidRPr="00B32B9A" w:rsidRDefault="00C15CB5">
            <w:pPr>
              <w:pStyle w:val="aff2"/>
              <w:widowControl w:val="0"/>
              <w:numPr>
                <w:ilvl w:val="0"/>
                <w:numId w:val="17"/>
              </w:numPr>
              <w:spacing w:beforeLines="50" w:before="120" w:afterLines="50" w:after="120"/>
              <w:jc w:val="both"/>
              <w:rPr>
                <w:rFonts w:ascii="Times New Roman" w:eastAsia="仿宋_GB2312" w:hAnsi="Times New Roman" w:cs="Times New Roman"/>
                <w:color w:val="000000" w:themeColor="text1"/>
                <w:sz w:val="18"/>
                <w:szCs w:val="18"/>
                <w:rPrChange w:id="1944" w:author="Xuning Wei12232" w:date="2026-10-24T11:11:00Z">
                  <w:rPr/>
                </w:rPrChange>
              </w:rPr>
              <w:pPrChange w:id="1945" w:author="Xuning Wei12232" w:date="2026-10-20T14: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1946" w:author="Xuning Wei12232" w:date="2026-10-24T11:11:00Z">
                  <w:rPr/>
                </w:rPrChange>
              </w:rPr>
              <w:t xml:space="preserve">Add </w:t>
            </w:r>
            <w:del w:id="1947" w:author="Xuning Wei12232" w:date="2026-10-20T07:43:00Z">
              <w:r w:rsidRPr="00B32B9A">
                <w:rPr>
                  <w:rFonts w:ascii="Times New Roman" w:eastAsia="仿宋_GB2312" w:hAnsi="Times New Roman" w:cs="Times New Roman"/>
                  <w:color w:val="000000" w:themeColor="text1"/>
                  <w:sz w:val="18"/>
                  <w:szCs w:val="18"/>
                </w:rPr>
                <w:delText xml:space="preserve">1.0 V </w:delText>
              </w:r>
            </w:del>
            <w:r w:rsidRPr="00B32B9A">
              <w:rPr>
                <w:rFonts w:ascii="Times New Roman" w:eastAsia="仿宋_GB2312" w:hAnsi="Times New Roman" w:cs="Times New Roman"/>
                <w:color w:val="000000" w:themeColor="text1"/>
                <w:sz w:val="18"/>
                <w:szCs w:val="18"/>
              </w:rPr>
              <w:t>DMF</w:t>
            </w:r>
            <w:r w:rsidRPr="00B32B9A">
              <w:rPr>
                <w:rFonts w:ascii="Times New Roman" w:eastAsia="仿宋_GB2312" w:hAnsi="Times New Roman" w:cs="Times New Roman"/>
                <w:color w:val="000000" w:themeColor="text1"/>
                <w:sz w:val="18"/>
                <w:szCs w:val="18"/>
                <w:lang w:eastAsia="zh-CN"/>
              </w:rPr>
              <w:t xml:space="preserve"> (</w:t>
            </w:r>
            <w:ins w:id="1948" w:author="Xuning Wei12232" w:date="2026-10-20T07:43:00Z">
              <w:r w:rsidRPr="00B32B9A">
                <w:rPr>
                  <w:rFonts w:ascii="Times New Roman" w:eastAsia="仿宋_GB2312" w:hAnsi="Times New Roman" w:cs="Times New Roman"/>
                  <w:color w:val="000000" w:themeColor="text1"/>
                  <w:sz w:val="18"/>
                  <w:szCs w:val="18"/>
                </w:rPr>
                <w:t xml:space="preserve">1.0 V, </w:t>
              </w:r>
            </w:ins>
            <w:r w:rsidRPr="00B32B9A">
              <w:rPr>
                <w:rFonts w:ascii="Times New Roman" w:eastAsia="仿宋_GB2312" w:hAnsi="Times New Roman" w:cs="Times New Roman"/>
                <w:color w:val="000000" w:themeColor="text1"/>
                <w:sz w:val="18"/>
                <w:szCs w:val="18"/>
                <w:lang w:eastAsia="zh-CN"/>
              </w:rPr>
              <w:t>0.</w:t>
            </w:r>
            <w:del w:id="1949" w:author="Xuning Wei12232" w:date="2026-10-20T10:36:00Z">
              <w:r w:rsidRPr="00B32B9A">
                <w:rPr>
                  <w:rFonts w:ascii="Times New Roman" w:eastAsia="仿宋_GB2312" w:hAnsi="Times New Roman" w:cs="Times New Roman"/>
                  <w:color w:val="000000" w:themeColor="text1"/>
                  <w:sz w:val="18"/>
                  <w:szCs w:val="18"/>
                  <w:lang w:eastAsia="zh-CN"/>
                </w:rPr>
                <w:delText xml:space="preserve">948 </w:delText>
              </w:r>
            </w:del>
            <w:ins w:id="1950" w:author="Xuning Wei12232" w:date="2026-10-20T10:36:00Z">
              <w:r w:rsidRPr="00B32B9A">
                <w:rPr>
                  <w:rFonts w:ascii="Times New Roman" w:eastAsia="仿宋_GB2312" w:hAnsi="Times New Roman" w:cs="Times New Roman"/>
                  <w:color w:val="000000" w:themeColor="text1"/>
                  <w:sz w:val="18"/>
                  <w:szCs w:val="18"/>
                  <w:lang w:eastAsia="zh-CN"/>
                </w:rPr>
                <w:t xml:space="preserve">95 </w:t>
              </w:r>
            </w:ins>
            <w:r w:rsidRPr="00B32B9A">
              <w:rPr>
                <w:rFonts w:ascii="Times New Roman" w:eastAsia="仿宋_GB2312" w:hAnsi="Times New Roman" w:cs="Times New Roman"/>
                <w:color w:val="000000" w:themeColor="text1"/>
                <w:sz w:val="18"/>
                <w:szCs w:val="18"/>
                <w:lang w:eastAsia="zh-CN"/>
              </w:rPr>
              <w:t>kg/kg)</w:t>
            </w:r>
            <w:r w:rsidRPr="00B32B9A">
              <w:rPr>
                <w:rFonts w:ascii="Times New Roman" w:eastAsia="仿宋_GB2312" w:hAnsi="Times New Roman" w:cs="Times New Roman"/>
                <w:color w:val="000000" w:themeColor="text1"/>
                <w:sz w:val="18"/>
                <w:szCs w:val="18"/>
                <w:rPrChange w:id="1951"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1952"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1953" w:author="Xuning Wei12232" w:date="2026-10-24T11:11:00Z">
                  <w:rPr/>
                </w:rPrChange>
              </w:rPr>
              <w:t>TJ4S-1213-Sy15-R01 to rinse the wall.</w:t>
            </w:r>
          </w:p>
        </w:tc>
      </w:tr>
      <w:tr w:rsidR="00652DEA" w:rsidRPr="00B32B9A" w14:paraId="5AE3CB9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8941E47" w14:textId="2CC2E4A2"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1E13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Fmoc-Gly-OH coupling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DF48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54" w:author="Xuning Wei12232" w:date="2026-10-24T11:11:00Z">
                  <w:rPr/>
                </w:rPrChange>
              </w:rPr>
              <w:pPrChange w:id="1955" w:author="Xuning Wei12232" w:date="2026-10-20T14:40:00Z">
                <w:pPr>
                  <w:widowControl w:val="0"/>
                  <w:spacing w:beforeLines="50" w:before="120" w:afterLines="50" w:after="120"/>
                  <w:contextualSpacing/>
                  <w:jc w:val="both"/>
                </w:pPr>
              </w:pPrChange>
            </w:pPr>
            <w:del w:id="1956" w:author="Xuning Wei12232" w:date="2026-10-20T14:40:00Z">
              <w:r w:rsidRPr="00B32B9A">
                <w:rPr>
                  <w:rFonts w:ascii="Times New Roman" w:eastAsia="仿宋_GB2312" w:hAnsi="Times New Roman" w:cs="Times New Roman"/>
                  <w:color w:val="000000" w:themeColor="text1"/>
                  <w:sz w:val="18"/>
                  <w:szCs w:val="18"/>
                  <w:rPrChange w:id="195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58" w:author="Xuning Wei12232" w:date="2026-10-24T11:11:00Z">
                  <w:rPr/>
                </w:rPrChange>
              </w:rPr>
              <w:t>Bubble with nitrogen to the synthesis reactor (TJ4S-1213-Sy15), then start the agitator.</w:t>
            </w:r>
          </w:p>
          <w:p w14:paraId="409CD746"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59" w:author="Xuning Wei12232" w:date="2026-10-24T11:11:00Z">
                  <w:rPr/>
                </w:rPrChange>
              </w:rPr>
              <w:pPrChange w:id="1960" w:author="Xuning Wei12232" w:date="2026-10-20T14:40:00Z">
                <w:pPr>
                  <w:widowControl w:val="0"/>
                  <w:spacing w:beforeLines="50" w:before="120" w:afterLines="50" w:after="120"/>
                  <w:contextualSpacing/>
                  <w:jc w:val="both"/>
                </w:pPr>
              </w:pPrChange>
            </w:pPr>
            <w:del w:id="1961" w:author="Xuning Wei12232" w:date="2026-10-20T14:40:00Z">
              <w:r w:rsidRPr="00B32B9A">
                <w:rPr>
                  <w:rFonts w:ascii="Times New Roman" w:eastAsia="仿宋_GB2312" w:hAnsi="Times New Roman" w:cs="Times New Roman"/>
                  <w:color w:val="000000" w:themeColor="text1"/>
                  <w:sz w:val="18"/>
                  <w:szCs w:val="18"/>
                  <w:rPrChange w:id="1962"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1963" w:author="Xuning Wei12232" w:date="2026-10-24T11:11:00Z">
                  <w:rPr/>
                </w:rPrChange>
              </w:rPr>
              <w:t>Transfer the mixture in activation tank (TJ4S-1213-Sy15-R01) into synthesis reactor (TJ4S-1213-Sy15)</w:t>
            </w:r>
          </w:p>
          <w:p w14:paraId="1643C201" w14:textId="2AC0B0FE"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
              <w:pPrChange w:id="1964" w:author="Xuning Wei12232" w:date="2026-10-20T14:40:00Z">
                <w:pPr>
                  <w:widowControl w:val="0"/>
                  <w:spacing w:beforeLines="50" w:before="120" w:afterLines="50" w:after="120"/>
                  <w:contextualSpacing/>
                  <w:jc w:val="both"/>
                </w:pPr>
              </w:pPrChange>
            </w:pPr>
            <w:del w:id="1965" w:author="Xuning Wei12232" w:date="2026-10-20T14:40:00Z">
              <w:r w:rsidRPr="00B32B9A">
                <w:rPr>
                  <w:rFonts w:ascii="Times New Roman" w:eastAsia="仿宋_GB2312" w:hAnsi="Times New Roman" w:cs="Times New Roman"/>
                  <w:color w:val="000000" w:themeColor="text1"/>
                  <w:sz w:val="18"/>
                  <w:szCs w:val="18"/>
                  <w:rPrChange w:id="1966" w:author="Xuning Wei12232" w:date="2026-10-24T11:11:00Z">
                    <w:rPr/>
                  </w:rPrChange>
                </w:rPr>
                <w:delText xml:space="preserve">3. </w:delText>
              </w:r>
            </w:del>
            <w:r w:rsidRPr="00B32B9A">
              <w:rPr>
                <w:rFonts w:ascii="Times New Roman" w:eastAsia="仿宋_GB2312" w:hAnsi="Times New Roman" w:cs="Times New Roman"/>
                <w:color w:val="000000" w:themeColor="text1"/>
                <w:sz w:val="18"/>
                <w:szCs w:val="18"/>
              </w:rPr>
              <w:t xml:space="preserve">Adjust temperature to </w:t>
            </w:r>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w:t>
            </w:r>
          </w:p>
          <w:p w14:paraId="701BF709" w14:textId="6F371984"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67" w:author="Xuning Wei12232" w:date="2026-10-24T11:11:00Z">
                  <w:rPr>
                    <w:color w:val="000000" w:themeColor="text1"/>
                  </w:rPr>
                </w:rPrChange>
              </w:rPr>
              <w:pPrChange w:id="1968" w:author="Xuning Wei12232" w:date="2026-10-20T14:40:00Z">
                <w:pPr>
                  <w:widowControl w:val="0"/>
                  <w:spacing w:beforeLines="50" w:before="120" w:afterLines="50" w:after="120"/>
                  <w:contextualSpacing/>
                  <w:jc w:val="both"/>
                </w:pPr>
              </w:pPrChange>
            </w:pPr>
            <w:del w:id="1969" w:author="Xuning Wei12232" w:date="2026-10-20T14:40:00Z">
              <w:r w:rsidRPr="00B32B9A">
                <w:rPr>
                  <w:rFonts w:ascii="Times New Roman" w:eastAsia="仿宋_GB2312" w:hAnsi="Times New Roman" w:cs="Times New Roman"/>
                  <w:color w:val="000000" w:themeColor="text1"/>
                  <w:sz w:val="18"/>
                  <w:szCs w:val="18"/>
                  <w:rPrChange w:id="1970" w:author="Xuning Wei12232" w:date="2026-10-24T11:11:00Z">
                    <w:rPr/>
                  </w:rPrChange>
                </w:rPr>
                <w:delText xml:space="preserve">4. </w:delText>
              </w:r>
            </w:del>
            <w:r w:rsidRPr="00B32B9A">
              <w:rPr>
                <w:rFonts w:ascii="Times New Roman" w:eastAsia="仿宋_GB2312" w:hAnsi="Times New Roman" w:cs="Times New Roman"/>
                <w:color w:val="000000" w:themeColor="text1"/>
                <w:sz w:val="18"/>
                <w:szCs w:val="18"/>
              </w:rPr>
              <w:t>The mixture is allowed to react for 3</w:t>
            </w:r>
            <w:ins w:id="1971" w:author="Xuning Wei12232" w:date="2026-10-20T10:45: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 15 min (target: 3</w:t>
            </w:r>
            <w:ins w:id="1972" w:author="Xuning Wei12232" w:date="2026-10-20T10:46:00Z">
              <w:r w:rsidRPr="00B32B9A">
                <w:rPr>
                  <w:rFonts w:ascii="Times New Roman" w:eastAsia="仿宋_GB2312" w:hAnsi="Times New Roman" w:cs="Times New Roman"/>
                  <w:color w:val="000000" w:themeColor="text1"/>
                  <w:sz w:val="18"/>
                  <w:szCs w:val="18"/>
                </w:rPr>
                <w:t>.5</w:t>
              </w:r>
            </w:ins>
            <w:r w:rsidRPr="00B32B9A">
              <w:rPr>
                <w:rFonts w:ascii="Times New Roman" w:eastAsia="仿宋_GB2312" w:hAnsi="Times New Roman" w:cs="Times New Roman"/>
                <w:color w:val="000000" w:themeColor="text1"/>
                <w:sz w:val="18"/>
                <w:szCs w:val="18"/>
              </w:rPr>
              <w:t xml:space="preserve"> h) </w:t>
            </w:r>
            <w:r w:rsidRPr="00B32B9A">
              <w:rPr>
                <w:rFonts w:ascii="Times New Roman" w:eastAsia="仿宋_GB2312" w:hAnsi="Times New Roman" w:cs="Times New Roman"/>
                <w:color w:val="000000" w:themeColor="text1"/>
                <w:sz w:val="18"/>
                <w:szCs w:val="18"/>
                <w:rPrChange w:id="1973" w:author="Xuning Wei12232" w:date="2026-10-24T11:11:00Z">
                  <w:rPr>
                    <w:color w:val="000000" w:themeColor="text1"/>
                  </w:rPr>
                </w:rPrChange>
              </w:rPr>
              <w:t xml:space="preserve">at </w:t>
            </w:r>
            <w:del w:id="1974" w:author="Xuning Wei12232" w:date="2026-10-20T14:33:00Z">
              <w:r w:rsidRPr="00B32B9A">
                <w:rPr>
                  <w:rFonts w:ascii="Times New Roman" w:eastAsia="仿宋_GB2312" w:hAnsi="Times New Roman" w:cs="Times New Roman"/>
                  <w:color w:val="000000" w:themeColor="text1"/>
                  <w:sz w:val="18"/>
                  <w:szCs w:val="18"/>
                </w:rPr>
                <w:delText xml:space="preserve">25 ± 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1975" w:author="Xuning Wei12232" w:date="2026-10-20T21:36:00Z">
              <w:r w:rsidRPr="00B32B9A">
                <w:rPr>
                  <w:rFonts w:ascii="Times New Roman" w:eastAsia="仿宋_GB2312" w:hAnsi="Times New Roman" w:cs="Times New Roman"/>
                  <w:color w:val="000000" w:themeColor="text1"/>
                  <w:sz w:val="18"/>
                  <w:szCs w:val="18"/>
                </w:rPr>
                <w:delText xml:space="preserve">25 </w:delText>
              </w:r>
              <w:r w:rsidRPr="00B32B9A">
                <w:rPr>
                  <w:rFonts w:ascii="Times New Roman" w:eastAsia="仿宋_GB2312" w:hAnsi="Times New Roman" w:cs="Times New Roman"/>
                  <w:color w:val="000000" w:themeColor="text1"/>
                  <w:sz w:val="18"/>
                  <w:szCs w:val="18"/>
                  <w:lang w:eastAsia="zh-CN"/>
                </w:rPr>
                <w:delText>°</w:delText>
              </w:r>
              <w:r w:rsidRPr="00B32B9A">
                <w:rPr>
                  <w:rFonts w:ascii="Times New Roman" w:eastAsia="仿宋_GB2312" w:hAnsi="Times New Roman" w:cs="Times New Roman"/>
                  <w:color w:val="000000" w:themeColor="text1"/>
                  <w:sz w:val="18"/>
                  <w:szCs w:val="18"/>
                </w:rPr>
                <w:delText>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w:t>
            </w:r>
          </w:p>
          <w:p w14:paraId="169153D2" w14:textId="77777777" w:rsidR="00652DEA" w:rsidRPr="00B32B9A" w:rsidRDefault="00C15CB5">
            <w:pPr>
              <w:pStyle w:val="aff2"/>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1976" w:author="Xuning Wei12232" w:date="2026-10-24T11:11:00Z">
                  <w:rPr/>
                </w:rPrChange>
              </w:rPr>
              <w:pPrChange w:id="1977" w:author="Xuning Wei12232" w:date="2026-10-20T14:40:00Z">
                <w:pPr>
                  <w:widowControl w:val="0"/>
                  <w:spacing w:beforeLines="50" w:before="120" w:afterLines="50" w:after="120"/>
                  <w:contextualSpacing/>
                  <w:jc w:val="both"/>
                </w:pPr>
              </w:pPrChange>
            </w:pPr>
            <w:del w:id="1978" w:author="Xuning Wei12232" w:date="2026-10-20T14:40:00Z">
              <w:r w:rsidRPr="00B32B9A">
                <w:rPr>
                  <w:rFonts w:ascii="Times New Roman" w:eastAsia="仿宋_GB2312" w:hAnsi="Times New Roman" w:cs="Times New Roman"/>
                  <w:color w:val="000000" w:themeColor="text1"/>
                  <w:sz w:val="18"/>
                  <w:szCs w:val="18"/>
                  <w:rPrChange w:id="1979" w:author="Xuning Wei12232" w:date="2026-10-24T11:11:00Z">
                    <w:rPr/>
                  </w:rPrChange>
                </w:rPr>
                <w:delText xml:space="preserve">5. </w:delText>
              </w:r>
            </w:del>
            <w:r w:rsidRPr="00B32B9A">
              <w:rPr>
                <w:rFonts w:ascii="Times New Roman" w:eastAsia="仿宋_GB2312" w:hAnsi="Times New Roman" w:cs="Times New Roman"/>
                <w:color w:val="000000" w:themeColor="text1"/>
                <w:sz w:val="18"/>
                <w:szCs w:val="18"/>
                <w:rPrChange w:id="1980" w:author="Xuning Wei12232" w:date="2026-10-24T11:11:00Z">
                  <w:rPr/>
                </w:rPrChange>
              </w:rPr>
              <w:t>Stop the agitator, turn off the nitrogen. Drain until there is no drip.</w:t>
            </w:r>
          </w:p>
          <w:p w14:paraId="5BE4B4D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w:t>
            </w:r>
            <w:ins w:id="1981"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w:t>
            </w:r>
            <w:ins w:id="1982" w:author="Xuning Wei12232" w:date="2026-10-18T14:40: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
              <w:t>5.00 kg DMF each time.</w:t>
            </w:r>
          </w:p>
        </w:tc>
      </w:tr>
      <w:tr w:rsidR="00652DEA" w:rsidRPr="00B32B9A" w14:paraId="351E0D8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31BE6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11717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1983"/>
            <w:commentRangeStart w:id="1984"/>
            <w:r w:rsidRPr="00B32B9A">
              <w:rPr>
                <w:rFonts w:ascii="Times New Roman" w:eastAsia="仿宋_GB2312" w:hAnsi="Times New Roman" w:cs="Times New Roman"/>
                <w:color w:val="000000" w:themeColor="text1"/>
                <w:sz w:val="18"/>
                <w:szCs w:val="18"/>
                <w:lang w:eastAsia="zh-CN"/>
              </w:rPr>
              <w:t>Wash activation tank and wash resin</w:t>
            </w:r>
            <w:commentRangeEnd w:id="1983"/>
            <w:r w:rsidR="00FE04B3" w:rsidRPr="00B32B9A">
              <w:rPr>
                <w:rStyle w:val="affe"/>
                <w:rFonts w:ascii="Times New Roman" w:eastAsia="仿宋_GB2312" w:hAnsi="Times New Roman" w:cs="Times New Roman"/>
                <w:color w:val="000000" w:themeColor="text1"/>
                <w:sz w:val="18"/>
                <w:szCs w:val="18"/>
                <w:lang w:eastAsia="zh-CN"/>
              </w:rPr>
              <w:commentReference w:id="1983"/>
            </w:r>
            <w:commentRangeEnd w:id="1984"/>
            <w:r w:rsidRPr="00B32B9A">
              <w:rPr>
                <w:rStyle w:val="affe"/>
                <w:rFonts w:ascii="Times New Roman" w:eastAsia="仿宋_GB2312" w:hAnsi="Times New Roman" w:cs="Times New Roman"/>
                <w:color w:val="000000" w:themeColor="text1"/>
                <w:sz w:val="18"/>
                <w:szCs w:val="18"/>
                <w:lang w:eastAsia="zh-CN"/>
              </w:rPr>
              <w:commentReference w:id="1984"/>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2CEAEF"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1985" w:author="Xuning Wei12232" w:date="2026-10-24T11:11:00Z">
                  <w:rPr/>
                </w:rPrChange>
              </w:rPr>
              <w:pPrChange w:id="1986" w:author="Xuning Wei12232" w:date="2026-10-20T14:41:00Z">
                <w:pPr>
                  <w:widowControl w:val="0"/>
                  <w:spacing w:beforeLines="50" w:before="120" w:afterLines="50" w:after="120"/>
                  <w:contextualSpacing/>
                </w:pPr>
              </w:pPrChange>
            </w:pPr>
            <w:del w:id="1987" w:author="Xuning Wei12232" w:date="2026-10-20T14:42:00Z">
              <w:r w:rsidRPr="00B32B9A">
                <w:rPr>
                  <w:rFonts w:ascii="Times New Roman" w:eastAsia="仿宋_GB2312" w:hAnsi="Times New Roman" w:cs="Times New Roman"/>
                  <w:color w:val="000000" w:themeColor="text1"/>
                  <w:sz w:val="18"/>
                  <w:szCs w:val="18"/>
                  <w:rPrChange w:id="198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1989" w:author="Xuning Wei12232" w:date="2026-10-24T11:11:00Z">
                  <w:rPr/>
                </w:rPrChange>
              </w:rPr>
              <w:t>Add</w:t>
            </w:r>
            <w:del w:id="1990" w:author="Xuning Wei12232" w:date="2026-10-20T07:46:00Z">
              <w:r w:rsidRPr="00B32B9A">
                <w:rPr>
                  <w:rFonts w:ascii="Times New Roman" w:eastAsia="仿宋_GB2312" w:hAnsi="Times New Roman" w:cs="Times New Roman"/>
                  <w:color w:val="000000" w:themeColor="text1"/>
                  <w:sz w:val="18"/>
                  <w:szCs w:val="18"/>
                  <w:lang w:eastAsia="zh-CN"/>
                  <w:rPrChange w:id="1991" w:author="Xuning Wei12232" w:date="2026-10-24T11:11:00Z">
                    <w:rPr>
                      <w:lang w:eastAsia="zh-CN"/>
                    </w:rPr>
                  </w:rPrChange>
                </w:rPr>
                <w:delText xml:space="preserve"> 8.0 V</w:delText>
              </w:r>
            </w:del>
            <w:r w:rsidRPr="00B32B9A">
              <w:rPr>
                <w:rFonts w:ascii="Times New Roman" w:eastAsia="仿宋_GB2312" w:hAnsi="Times New Roman" w:cs="Times New Roman"/>
                <w:color w:val="000000" w:themeColor="text1"/>
                <w:sz w:val="18"/>
                <w:szCs w:val="18"/>
                <w:lang w:eastAsia="zh-CN"/>
                <w:rPrChange w:id="1992" w:author="Xuning Wei12232" w:date="2026-10-24T11:11:00Z">
                  <w:rPr>
                    <w:lang w:eastAsia="zh-CN"/>
                  </w:rPr>
                </w:rPrChange>
              </w:rPr>
              <w:t xml:space="preserve"> </w:t>
            </w:r>
            <w:ins w:id="1993" w:author="Xuning Wei12232" w:date="2026-10-20T19:11:00Z">
              <w:r w:rsidRPr="00B32B9A">
                <w:rPr>
                  <w:rFonts w:ascii="Times New Roman" w:eastAsia="仿宋_GB2312" w:hAnsi="Times New Roman" w:cs="Times New Roman"/>
                  <w:color w:val="000000" w:themeColor="text1"/>
                  <w:sz w:val="18"/>
                  <w:szCs w:val="18"/>
                  <w:rPrChange w:id="1994" w:author="Xuning Wei12232" w:date="2026-10-24T11:11:00Z">
                    <w:rPr>
                      <w:rFonts w:ascii="Times New Roman" w:eastAsia="仿宋_GB2312" w:hAnsi="Times New Roman" w:cs="Times New Roman"/>
                      <w:color w:val="000000" w:themeColor="text1"/>
                      <w:sz w:val="18"/>
                      <w:szCs w:val="18"/>
                      <w:highlight w:val="lightGray"/>
                    </w:rPr>
                  </w:rPrChange>
                </w:rPr>
                <w:t>DMF (</w:t>
              </w:r>
            </w:ins>
            <w:ins w:id="1995" w:author="Xuning Wei12232" w:date="2026-10-23T19:29:00Z">
              <w:r w:rsidRPr="00B32B9A">
                <w:rPr>
                  <w:rFonts w:ascii="Times New Roman" w:eastAsia="仿宋_GB2312" w:hAnsi="Times New Roman" w:cs="Times New Roman"/>
                  <w:color w:val="000000" w:themeColor="text1"/>
                  <w:sz w:val="18"/>
                  <w:szCs w:val="18"/>
                  <w:rPrChange w:id="1996" w:author="Xuning Wei12232" w:date="2026-10-24T11:11:00Z">
                    <w:rPr>
                      <w:rFonts w:ascii="Times New Roman" w:eastAsia="仿宋_GB2312" w:hAnsi="Times New Roman" w:cs="Times New Roman"/>
                      <w:color w:val="000000" w:themeColor="text1"/>
                      <w:sz w:val="18"/>
                      <w:szCs w:val="18"/>
                      <w:highlight w:val="lightGray"/>
                    </w:rPr>
                  </w:rPrChange>
                </w:rPr>
                <w:t>8</w:t>
              </w:r>
            </w:ins>
            <w:ins w:id="1997" w:author="Xuning Wei12232" w:date="2026-10-20T19:11:00Z">
              <w:r w:rsidRPr="00B32B9A">
                <w:rPr>
                  <w:rFonts w:ascii="Times New Roman" w:eastAsia="仿宋_GB2312" w:hAnsi="Times New Roman" w:cs="Times New Roman"/>
                  <w:color w:val="000000" w:themeColor="text1"/>
                  <w:sz w:val="18"/>
                  <w:szCs w:val="18"/>
                  <w:rPrChange w:id="1998"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1999" w:author="Xuning Wei12232" w:date="2026-10-23T19:29:00Z">
              <w:r w:rsidRPr="00B32B9A">
                <w:rPr>
                  <w:rFonts w:ascii="Times New Roman" w:eastAsia="仿宋_GB2312" w:hAnsi="Times New Roman" w:cs="Times New Roman"/>
                  <w:color w:val="000000" w:themeColor="text1"/>
                  <w:sz w:val="18"/>
                  <w:szCs w:val="18"/>
                  <w:rPrChange w:id="2000" w:author="Xuning Wei12232" w:date="2026-10-24T11:11:00Z">
                    <w:rPr>
                      <w:rFonts w:ascii="Times New Roman" w:eastAsia="仿宋_GB2312" w:hAnsi="Times New Roman" w:cs="Times New Roman"/>
                      <w:color w:val="000000" w:themeColor="text1"/>
                      <w:sz w:val="18"/>
                      <w:szCs w:val="18"/>
                      <w:highlight w:val="lightGray"/>
                    </w:rPr>
                  </w:rPrChange>
                </w:rPr>
                <w:t>7.58</w:t>
              </w:r>
            </w:ins>
            <w:ins w:id="2001" w:author="Xuning Wei12232" w:date="2026-10-20T19:11:00Z">
              <w:r w:rsidRPr="00B32B9A">
                <w:rPr>
                  <w:rFonts w:ascii="Times New Roman" w:eastAsia="仿宋_GB2312" w:hAnsi="Times New Roman" w:cs="Times New Roman"/>
                  <w:color w:val="000000" w:themeColor="text1"/>
                  <w:sz w:val="18"/>
                  <w:szCs w:val="18"/>
                </w:rPr>
                <w:t xml:space="preserve"> kg/kg) </w:t>
              </w:r>
            </w:ins>
            <w:del w:id="2002" w:author="Xuning Wei12232" w:date="2026-10-20T19:11:00Z">
              <w:r w:rsidRPr="00B32B9A">
                <w:rPr>
                  <w:rFonts w:ascii="Times New Roman" w:eastAsia="仿宋_GB2312" w:hAnsi="Times New Roman" w:cs="Times New Roman"/>
                  <w:color w:val="000000" w:themeColor="text1"/>
                  <w:sz w:val="18"/>
                  <w:szCs w:val="18"/>
                  <w:lang w:eastAsia="zh-CN"/>
                  <w:rPrChange w:id="2003" w:author="Xuning Wei12232" w:date="2026-10-24T11:11:00Z">
                    <w:rPr>
                      <w:lang w:eastAsia="zh-CN"/>
                    </w:rPr>
                  </w:rPrChange>
                </w:rPr>
                <w:delText>DMF (7.584 kg/kg)</w:delText>
              </w:r>
              <w:r w:rsidRPr="00B32B9A">
                <w:rPr>
                  <w:rFonts w:ascii="Times New Roman" w:eastAsia="仿宋_GB2312" w:hAnsi="Times New Roman" w:cs="Times New Roman"/>
                  <w:color w:val="000000" w:themeColor="text1"/>
                  <w:sz w:val="18"/>
                  <w:szCs w:val="18"/>
                  <w:rPrChange w:id="200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005"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006"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007" w:author="Xuning Wei12232" w:date="2026-10-24T11:11:00Z">
                  <w:rPr/>
                </w:rPrChange>
              </w:rPr>
              <w:t xml:space="preserve">. Circulate and clean the activating liquid transfer pipeline, solid charging port cleaning pipeline and liquid charging port cleaning pipeline. </w:t>
            </w:r>
          </w:p>
          <w:p w14:paraId="1E664DB9" w14:textId="77777777" w:rsidR="00652DEA" w:rsidRPr="00B32B9A" w:rsidRDefault="00C15CB5">
            <w:pPr>
              <w:pStyle w:val="aff2"/>
              <w:widowControl w:val="0"/>
              <w:numPr>
                <w:ilvl w:val="0"/>
                <w:numId w:val="19"/>
              </w:numPr>
              <w:spacing w:beforeLines="50" w:before="120" w:afterLines="50" w:after="120"/>
              <w:jc w:val="both"/>
              <w:rPr>
                <w:ins w:id="2008" w:author="Xuning Wei12232" w:date="2026-10-20T14:41:00Z"/>
                <w:rFonts w:ascii="Times New Roman" w:eastAsia="仿宋_GB2312" w:hAnsi="Times New Roman" w:cs="Times New Roman"/>
                <w:color w:val="000000" w:themeColor="text1"/>
                <w:sz w:val="18"/>
                <w:szCs w:val="18"/>
                <w:rPrChange w:id="2009" w:author="Xuning Wei12232" w:date="2026-10-24T11:11:00Z">
                  <w:rPr>
                    <w:ins w:id="2010" w:author="Xuning Wei12232" w:date="2026-10-20T14:41:00Z"/>
                  </w:rPr>
                </w:rPrChange>
              </w:rPr>
              <w:pPrChange w:id="2011" w:author="Xuning Wei12232" w:date="2026-10-20T14:41:00Z">
                <w:pPr>
                  <w:widowControl w:val="0"/>
                  <w:spacing w:beforeLines="50" w:before="120" w:afterLines="50" w:after="120"/>
                  <w:contextualSpacing/>
                </w:pPr>
              </w:pPrChange>
            </w:pPr>
            <w:del w:id="2012" w:author="Xuning Wei12232" w:date="2026-10-20T14:42:00Z">
              <w:r w:rsidRPr="00B32B9A">
                <w:rPr>
                  <w:rFonts w:ascii="Times New Roman" w:eastAsia="仿宋_GB2312" w:hAnsi="Times New Roman" w:cs="Times New Roman"/>
                  <w:color w:val="000000" w:themeColor="text1"/>
                  <w:sz w:val="18"/>
                  <w:szCs w:val="18"/>
                  <w:rPrChange w:id="2013" w:author="Xuning Wei12232" w:date="2026-10-24T11:11:00Z">
                    <w:rPr/>
                  </w:rPrChange>
                </w:rPr>
                <w:delText xml:space="preserve">2. </w:delText>
              </w:r>
            </w:del>
            <w:r w:rsidRPr="00B32B9A">
              <w:rPr>
                <w:rFonts w:ascii="Times New Roman" w:eastAsia="仿宋_GB2312" w:hAnsi="Times New Roman" w:cs="Times New Roman"/>
                <w:color w:val="000000" w:themeColor="text1"/>
                <w:sz w:val="18"/>
                <w:szCs w:val="18"/>
                <w:rPrChange w:id="2014" w:author="Xuning Wei12232" w:date="2026-10-24T11:11:00Z">
                  <w:rPr/>
                </w:rPrChange>
              </w:rPr>
              <w:t>After the liquid is filtered out of the synthesis reactor. Transfer the mixture in activation tank (TJ4S-1213-Sy15-R01) to synthesis reactor (TJ4S-1213-Sy15).</w:t>
            </w:r>
            <w:del w:id="2015" w:author="Xuning Wei12232" w:date="2026-10-20T14:42:00Z">
              <w:r w:rsidRPr="00B32B9A">
                <w:rPr>
                  <w:rFonts w:ascii="Times New Roman" w:eastAsia="仿宋_GB2312" w:hAnsi="Times New Roman" w:cs="Times New Roman"/>
                  <w:color w:val="000000" w:themeColor="text1"/>
                  <w:sz w:val="18"/>
                  <w:szCs w:val="18"/>
                  <w:rPrChange w:id="2016" w:author="Xuning Wei12232" w:date="2026-10-24T11:11:00Z">
                    <w:rPr/>
                  </w:rPrChange>
                </w:rPr>
                <w:br/>
                <w:delText xml:space="preserve">3. </w:delText>
              </w:r>
            </w:del>
          </w:p>
          <w:p w14:paraId="2F730465" w14:textId="77777777" w:rsidR="00652DEA" w:rsidRPr="00B32B9A" w:rsidRDefault="00C15CB5">
            <w:pPr>
              <w:pStyle w:val="aff2"/>
              <w:widowControl w:val="0"/>
              <w:numPr>
                <w:ilvl w:val="0"/>
                <w:numId w:val="19"/>
              </w:numPr>
              <w:spacing w:beforeLines="50" w:before="120" w:afterLines="50" w:after="120"/>
              <w:jc w:val="both"/>
              <w:rPr>
                <w:rFonts w:ascii="Times New Roman" w:eastAsia="仿宋_GB2312" w:hAnsi="Times New Roman" w:cs="Times New Roman"/>
                <w:color w:val="000000" w:themeColor="text1"/>
                <w:sz w:val="18"/>
                <w:szCs w:val="18"/>
                <w:rPrChange w:id="2017" w:author="Xuning Wei12232" w:date="2026-10-24T11:11:00Z">
                  <w:rPr/>
                </w:rPrChange>
              </w:rPr>
              <w:pPrChange w:id="2018"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19" w:author="Xuning Wei12232" w:date="2026-10-24T11:11:00Z">
                  <w:rPr/>
                </w:rPrChange>
              </w:rPr>
              <w:t>Bubble with nitrogen, afte</w:t>
            </w:r>
            <w:r w:rsidRPr="00B32B9A">
              <w:rPr>
                <w:rFonts w:ascii="Times New Roman" w:eastAsia="仿宋_GB2312" w:hAnsi="Times New Roman" w:cs="Times New Roman"/>
                <w:color w:val="000000" w:themeColor="text1"/>
                <w:sz w:val="18"/>
                <w:szCs w:val="18"/>
              </w:rPr>
              <w:t xml:space="preserve">r stirring, turn off the nitrogen. </w:t>
            </w:r>
            <w:r w:rsidRPr="00B32B9A">
              <w:rPr>
                <w:rFonts w:ascii="Times New Roman" w:eastAsia="仿宋_GB2312" w:hAnsi="Times New Roman" w:cs="Times New Roman"/>
                <w:color w:val="000000" w:themeColor="text1"/>
                <w:sz w:val="18"/>
                <w:szCs w:val="18"/>
                <w:rPrChange w:id="2020" w:author="Xuning Wei12232" w:date="2026-10-24T11:11:00Z">
                  <w:rPr/>
                </w:rPrChange>
              </w:rPr>
              <w:t>Drain until there is no obvious drip</w:t>
            </w:r>
            <w:ins w:id="2021" w:author="Xuning Wei12232" w:date="2026-10-20T16:27:00Z">
              <w:r w:rsidRPr="00B32B9A">
                <w:rPr>
                  <w:rFonts w:ascii="Times New Roman" w:eastAsia="仿宋_GB2312" w:hAnsi="Times New Roman" w:cs="Times New Roman"/>
                  <w:color w:val="000000" w:themeColor="text1"/>
                  <w:sz w:val="18"/>
                  <w:szCs w:val="18"/>
                </w:rPr>
                <w:t>.</w:t>
              </w:r>
            </w:ins>
          </w:p>
        </w:tc>
      </w:tr>
      <w:tr w:rsidR="00652DEA" w:rsidRPr="00B32B9A" w14:paraId="4A05B2D5"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6FEB5B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A7BEE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Resin Capping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AD2C27A" w14:textId="77777777" w:rsidR="00652DEA" w:rsidRPr="00B32B9A" w:rsidRDefault="00C15CB5">
            <w:pPr>
              <w:pStyle w:val="aff2"/>
              <w:widowControl w:val="0"/>
              <w:numPr>
                <w:ilvl w:val="0"/>
                <w:numId w:val="20"/>
              </w:numPr>
              <w:spacing w:beforeLines="50" w:before="120" w:afterLines="50" w:after="120"/>
              <w:jc w:val="both"/>
              <w:rPr>
                <w:ins w:id="2022" w:author="Xuning Wei12232" w:date="2026-10-20T14:41:00Z"/>
                <w:rFonts w:ascii="Times New Roman" w:eastAsia="仿宋_GB2312" w:hAnsi="Times New Roman" w:cs="Times New Roman"/>
                <w:color w:val="000000" w:themeColor="text1"/>
                <w:sz w:val="18"/>
                <w:szCs w:val="18"/>
                <w:rPrChange w:id="2023" w:author="Xuning Wei12232" w:date="2026-10-24T11:11:00Z">
                  <w:rPr>
                    <w:ins w:id="2024" w:author="Xuning Wei12232" w:date="2026-10-20T14:41:00Z"/>
                  </w:rPr>
                </w:rPrChange>
              </w:rPr>
              <w:pPrChange w:id="2025" w:author="Xuning Wei12232" w:date="2026-10-20T14:42:00Z">
                <w:pPr>
                  <w:widowControl w:val="0"/>
                  <w:spacing w:beforeLines="50" w:before="120" w:afterLines="50" w:after="120"/>
                  <w:contextualSpacing/>
                </w:pPr>
              </w:pPrChange>
            </w:pPr>
            <w:del w:id="2026" w:author="Xuning Wei12232" w:date="2026-10-20T14:42:00Z">
              <w:r w:rsidRPr="00B32B9A">
                <w:rPr>
                  <w:rFonts w:ascii="Times New Roman" w:eastAsia="仿宋_GB2312" w:hAnsi="Times New Roman" w:cs="Times New Roman"/>
                  <w:color w:val="000000" w:themeColor="text1"/>
                  <w:sz w:val="18"/>
                  <w:szCs w:val="18"/>
                  <w:rPrChange w:id="202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028"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del w:id="2029" w:author="Xuning Wei12232" w:date="2026-10-20T07:51:00Z">
              <w:r w:rsidRPr="00B32B9A">
                <w:rPr>
                  <w:rFonts w:ascii="Times New Roman" w:eastAsia="仿宋_GB2312" w:hAnsi="Times New Roman" w:cs="Times New Roman"/>
                  <w:color w:val="000000" w:themeColor="text1"/>
                  <w:sz w:val="18"/>
                  <w:szCs w:val="18"/>
                </w:rPr>
                <w:delText xml:space="preserve">8.0 V </w:delText>
              </w:r>
            </w:del>
            <w:r w:rsidRPr="00B32B9A">
              <w:rPr>
                <w:rFonts w:ascii="Times New Roman" w:eastAsia="仿宋_GB2312" w:hAnsi="Times New Roman" w:cs="Times New Roman"/>
                <w:color w:val="000000" w:themeColor="text1"/>
                <w:sz w:val="18"/>
                <w:szCs w:val="18"/>
              </w:rPr>
              <w:t>DMF (</w:t>
            </w:r>
            <w:ins w:id="2030" w:author="Xuning Wei12232" w:date="2026-10-20T10:48:00Z">
              <w:r w:rsidRPr="00B32B9A">
                <w:rPr>
                  <w:rFonts w:ascii="Times New Roman" w:eastAsia="仿宋_GB2312" w:hAnsi="Times New Roman" w:cs="Times New Roman"/>
                  <w:color w:val="000000" w:themeColor="text1"/>
                  <w:sz w:val="18"/>
                  <w:szCs w:val="18"/>
                </w:rPr>
                <w:t>9</w:t>
              </w:r>
            </w:ins>
            <w:ins w:id="2031" w:author="Xuning Wei12232" w:date="2026-10-20T07:51:00Z">
              <w:r w:rsidRPr="00B32B9A">
                <w:rPr>
                  <w:rFonts w:ascii="Times New Roman" w:eastAsia="仿宋_GB2312" w:hAnsi="Times New Roman" w:cs="Times New Roman"/>
                  <w:color w:val="000000" w:themeColor="text1"/>
                  <w:sz w:val="18"/>
                  <w:szCs w:val="18"/>
                </w:rPr>
                <w:t xml:space="preserve">.0 V, </w:t>
              </w:r>
            </w:ins>
            <w:del w:id="2032" w:author="Xuning Wei12232" w:date="2026-10-20T10:48:00Z">
              <w:r w:rsidRPr="00B32B9A">
                <w:rPr>
                  <w:rFonts w:ascii="Times New Roman" w:eastAsia="仿宋_GB2312" w:hAnsi="Times New Roman" w:cs="Times New Roman"/>
                  <w:color w:val="000000" w:themeColor="text1"/>
                  <w:sz w:val="18"/>
                  <w:szCs w:val="18"/>
                </w:rPr>
                <w:delText>7.584</w:delText>
              </w:r>
            </w:del>
            <w:ins w:id="2033" w:author="Xuning Wei12232" w:date="2026-10-20T10:48:00Z">
              <w:r w:rsidRPr="00B32B9A">
                <w:rPr>
                  <w:rFonts w:ascii="Times New Roman" w:eastAsia="仿宋_GB2312" w:hAnsi="Times New Roman" w:cs="Times New Roman"/>
                  <w:color w:val="000000" w:themeColor="text1"/>
                  <w:sz w:val="18"/>
                  <w:szCs w:val="18"/>
                </w:rPr>
                <w:t>8.53</w:t>
              </w:r>
            </w:ins>
            <w:r w:rsidRPr="00B32B9A">
              <w:rPr>
                <w:rFonts w:ascii="Times New Roman" w:eastAsia="仿宋_GB2312" w:hAnsi="Times New Roman" w:cs="Times New Roman"/>
                <w:color w:val="000000" w:themeColor="text1"/>
                <w:sz w:val="18"/>
                <w:szCs w:val="18"/>
              </w:rPr>
              <w:t xml:space="preserve"> kg/kg)</w:t>
            </w:r>
            <w:r w:rsidRPr="00B32B9A">
              <w:rPr>
                <w:rFonts w:ascii="Times New Roman" w:eastAsia="仿宋_GB2312" w:hAnsi="Times New Roman" w:cs="Times New Roman"/>
                <w:color w:val="000000" w:themeColor="text1"/>
                <w:sz w:val="18"/>
                <w:szCs w:val="18"/>
                <w:rPrChange w:id="2034" w:author="Xuning Wei12232" w:date="2026-10-24T11:11:00Z">
                  <w:rPr/>
                </w:rPrChange>
              </w:rPr>
              <w:t xml:space="preserve"> into synthesis reactor (TJ4S-1213-Sy15). </w:t>
            </w:r>
            <w:del w:id="2035" w:author="Xuning Wei12232" w:date="2026-10-20T14:42:00Z">
              <w:r w:rsidRPr="00B32B9A">
                <w:rPr>
                  <w:rFonts w:ascii="Times New Roman" w:eastAsia="仿宋_GB2312" w:hAnsi="Times New Roman" w:cs="Times New Roman"/>
                  <w:color w:val="000000" w:themeColor="text1"/>
                  <w:sz w:val="18"/>
                  <w:szCs w:val="18"/>
                  <w:rPrChange w:id="2036" w:author="Xuning Wei12232" w:date="2026-10-24T11:11:00Z">
                    <w:rPr/>
                  </w:rPrChange>
                </w:rPr>
                <w:br/>
                <w:delText>2.</w:delText>
              </w:r>
            </w:del>
          </w:p>
          <w:p w14:paraId="66DEE36A" w14:textId="77777777" w:rsidR="00652DEA" w:rsidRPr="00B32B9A" w:rsidRDefault="00C15CB5">
            <w:pPr>
              <w:pStyle w:val="aff2"/>
              <w:widowControl w:val="0"/>
              <w:numPr>
                <w:ilvl w:val="0"/>
                <w:numId w:val="20"/>
              </w:numPr>
              <w:spacing w:beforeLines="50" w:before="120" w:afterLines="50" w:after="120"/>
              <w:jc w:val="both"/>
              <w:rPr>
                <w:ins w:id="2037" w:author="Xuning Wei12232" w:date="2026-10-20T14:41:00Z"/>
                <w:rFonts w:ascii="Times New Roman" w:eastAsia="仿宋_GB2312" w:hAnsi="Times New Roman" w:cs="Times New Roman"/>
                <w:color w:val="000000" w:themeColor="text1"/>
                <w:sz w:val="18"/>
                <w:szCs w:val="18"/>
                <w:rPrChange w:id="2038" w:author="Xuning Wei12232" w:date="2026-10-24T11:11:00Z">
                  <w:rPr>
                    <w:ins w:id="2039" w:author="Xuning Wei12232" w:date="2026-10-20T14:41:00Z"/>
                  </w:rPr>
                </w:rPrChange>
              </w:rPr>
              <w:pPrChange w:id="2040" w:author="Xuning Wei12232" w:date="2026-10-20T14:42:00Z">
                <w:pPr>
                  <w:widowControl w:val="0"/>
                  <w:spacing w:beforeLines="50" w:before="120" w:afterLines="50" w:after="120"/>
                  <w:contextualSpacing/>
                </w:pPr>
              </w:pPrChange>
            </w:pPr>
            <w:del w:id="2041" w:author="Xuning Wei12232" w:date="2026-10-20T14:42:00Z">
              <w:r w:rsidRPr="00B32B9A">
                <w:rPr>
                  <w:rFonts w:ascii="Times New Roman" w:eastAsia="仿宋_GB2312" w:hAnsi="Times New Roman" w:cs="Times New Roman"/>
                  <w:color w:val="000000" w:themeColor="text1"/>
                  <w:sz w:val="18"/>
                  <w:szCs w:val="18"/>
                  <w:rPrChange w:id="204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043" w:author="Xuning Wei12232" w:date="2026-10-24T11:11:00Z">
                  <w:rPr/>
                </w:rPrChange>
              </w:rPr>
              <w:t>Bubble with nitrogen, then start the agitator.</w:t>
            </w:r>
            <w:del w:id="2044" w:author="Xuning Wei12232" w:date="2026-10-20T14:42:00Z">
              <w:r w:rsidRPr="00B32B9A">
                <w:rPr>
                  <w:rFonts w:ascii="Times New Roman" w:eastAsia="仿宋_GB2312" w:hAnsi="Times New Roman" w:cs="Times New Roman"/>
                  <w:color w:val="000000" w:themeColor="text1"/>
                  <w:sz w:val="18"/>
                  <w:szCs w:val="18"/>
                  <w:rPrChange w:id="2045" w:author="Xuning Wei12232" w:date="2026-10-24T11:11:00Z">
                    <w:rPr/>
                  </w:rPrChange>
                </w:rPr>
                <w:br/>
                <w:delText xml:space="preserve">3. </w:delText>
              </w:r>
            </w:del>
          </w:p>
          <w:p w14:paraId="69793B8A" w14:textId="77777777" w:rsidR="00652DEA" w:rsidRPr="00B32B9A" w:rsidRDefault="00C15CB5">
            <w:pPr>
              <w:pStyle w:val="aff2"/>
              <w:widowControl w:val="0"/>
              <w:numPr>
                <w:ilvl w:val="0"/>
                <w:numId w:val="20"/>
              </w:numPr>
              <w:spacing w:beforeLines="50" w:before="120" w:afterLines="50" w:after="120"/>
              <w:jc w:val="both"/>
              <w:rPr>
                <w:ins w:id="2046" w:author="Xuning Wei12232" w:date="2026-10-20T14:41:00Z"/>
                <w:rFonts w:ascii="Times New Roman" w:eastAsia="仿宋_GB2312" w:hAnsi="Times New Roman" w:cs="Times New Roman"/>
                <w:color w:val="000000" w:themeColor="text1"/>
                <w:sz w:val="18"/>
                <w:szCs w:val="18"/>
                <w:rPrChange w:id="2047" w:author="Xuning Wei12232" w:date="2026-10-24T11:11:00Z">
                  <w:rPr>
                    <w:ins w:id="2048" w:author="Xuning Wei12232" w:date="2026-10-20T14:41:00Z"/>
                    <w:color w:val="000000" w:themeColor="text1"/>
                  </w:rPr>
                </w:rPrChange>
              </w:rPr>
              <w:pPrChange w:id="2049"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50" w:author="Xuning Wei12232" w:date="2026-10-24T11:11:00Z">
                  <w:rPr>
                    <w:color w:val="000000" w:themeColor="text1"/>
                  </w:rPr>
                </w:rPrChange>
              </w:rPr>
              <w:t xml:space="preserve">Turn off the nitrogen, manually weigh and add </w:t>
            </w:r>
            <w:del w:id="2051" w:author="Xuning Wei12232" w:date="2026-10-20T19:54:00Z">
              <w:r w:rsidRPr="00B32B9A">
                <w:rPr>
                  <w:rFonts w:ascii="Times New Roman" w:eastAsia="仿宋_GB2312" w:hAnsi="Times New Roman" w:cs="Times New Roman"/>
                  <w:color w:val="000000" w:themeColor="text1"/>
                  <w:sz w:val="18"/>
                  <w:szCs w:val="18"/>
                  <w:rPrChange w:id="2052" w:author="Xuning Wei12232" w:date="2026-10-24T11:11:00Z">
                    <w:rPr>
                      <w:color w:val="000000" w:themeColor="text1"/>
                    </w:rPr>
                  </w:rPrChange>
                </w:rPr>
                <w:delText>1</w:delText>
              </w:r>
              <w:r w:rsidRPr="00B32B9A">
                <w:rPr>
                  <w:rFonts w:ascii="Times New Roman" w:eastAsia="仿宋_GB2312" w:hAnsi="Times New Roman" w:cs="Times New Roman"/>
                  <w:color w:val="000000" w:themeColor="text1"/>
                  <w:sz w:val="18"/>
                  <w:szCs w:val="18"/>
                </w:rPr>
                <w:delText xml:space="preserve">0.0 eq. </w:delText>
              </w:r>
            </w:del>
            <w:r w:rsidRPr="00B32B9A">
              <w:rPr>
                <w:rFonts w:ascii="Times New Roman" w:eastAsia="仿宋_GB2312" w:hAnsi="Times New Roman" w:cs="Times New Roman"/>
                <w:bCs w:val="0"/>
                <w:color w:val="000000" w:themeColor="text1"/>
                <w:sz w:val="18"/>
                <w:szCs w:val="18"/>
              </w:rPr>
              <w:t>Methano</w:t>
            </w:r>
            <w:r w:rsidRPr="00B32B9A">
              <w:rPr>
                <w:rFonts w:ascii="Times New Roman" w:eastAsia="仿宋_GB2312" w:hAnsi="Times New Roman" w:cs="Times New Roman"/>
                <w:bCs w:val="0"/>
                <w:color w:val="000000" w:themeColor="text1"/>
                <w:sz w:val="18"/>
                <w:szCs w:val="18"/>
                <w:rPrChange w:id="2053" w:author="Xuning Wei12232" w:date="2026-10-24T11:11:00Z">
                  <w:rPr>
                    <w:color w:val="000000" w:themeColor="text1"/>
                  </w:rPr>
                </w:rPrChange>
              </w:rPr>
              <w:t>l</w:t>
            </w:r>
            <w:r w:rsidRPr="00B32B9A">
              <w:rPr>
                <w:rFonts w:ascii="Times New Roman" w:hAnsi="Times New Roman" w:cs="Times New Roman"/>
                <w:color w:val="000000" w:themeColor="text1"/>
                <w:sz w:val="18"/>
                <w:szCs w:val="18"/>
                <w:rPrChange w:id="2054" w:author="Xuning Wei12232" w:date="2026-10-24T11:11:00Z">
                  <w:rPr>
                    <w:color w:val="000000" w:themeColor="text1"/>
                  </w:rPr>
                </w:rPrChange>
              </w:rPr>
              <w:t xml:space="preserve"> </w:t>
            </w:r>
            <w:ins w:id="2055" w:author="Xuning Wei12232" w:date="2026-10-20T19:54:00Z">
              <w:r w:rsidRPr="00B32B9A">
                <w:rPr>
                  <w:rFonts w:ascii="Times New Roman"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Change w:id="2056" w:author="Xuning Wei12232" w:date="2026-10-24T11:11:00Z">
                    <w:rPr>
                      <w:rFonts w:ascii="Times New Roman" w:eastAsia="仿宋_GB2312" w:hAnsi="Times New Roman" w:cs="Times New Roman"/>
                      <w:sz w:val="18"/>
                      <w:szCs w:val="18"/>
                      <w:highlight w:val="lightGray"/>
                    </w:rPr>
                  </w:rPrChange>
                </w:rPr>
                <w:t>10.0</w:t>
              </w:r>
            </w:ins>
            <w:ins w:id="2057" w:author="Xuning Wei12232" w:date="2026-10-22T10:17:00Z">
              <w:r w:rsidRPr="00B32B9A">
                <w:rPr>
                  <w:rFonts w:ascii="Times New Roman" w:eastAsia="仿宋_GB2312" w:hAnsi="Times New Roman" w:cs="Times New Roman"/>
                  <w:color w:val="000000" w:themeColor="text1"/>
                  <w:sz w:val="18"/>
                  <w:szCs w:val="18"/>
                  <w:rPrChange w:id="2058" w:author="Xuning Wei12232" w:date="2026-10-24T11:11:00Z">
                    <w:rPr>
                      <w:rFonts w:ascii="Times New Roman" w:eastAsia="仿宋_GB2312" w:hAnsi="Times New Roman" w:cs="Times New Roman"/>
                      <w:sz w:val="18"/>
                      <w:szCs w:val="18"/>
                      <w:highlight w:val="lightGray"/>
                    </w:rPr>
                  </w:rPrChange>
                </w:rPr>
                <w:t>0</w:t>
              </w:r>
            </w:ins>
            <w:ins w:id="2059" w:author="Xuning Wei12232" w:date="2026-10-20T19:54:00Z">
              <w:r w:rsidRPr="00B32B9A">
                <w:rPr>
                  <w:rFonts w:ascii="Times New Roman" w:eastAsia="仿宋_GB2312" w:hAnsi="Times New Roman" w:cs="Times New Roman"/>
                  <w:color w:val="000000" w:themeColor="text1"/>
                  <w:sz w:val="18"/>
                  <w:szCs w:val="18"/>
                  <w:rPrChange w:id="2060"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hAnsi="Times New Roman" w:cs="Times New Roman"/>
                  <w:color w:val="000000" w:themeColor="text1"/>
                  <w:sz w:val="18"/>
                  <w:szCs w:val="18"/>
                  <w:lang w:eastAsia="zh-CN"/>
                </w:rPr>
                <w:t xml:space="preserve">) </w:t>
              </w:r>
            </w:ins>
            <w:r w:rsidRPr="00B32B9A">
              <w:rPr>
                <w:rFonts w:ascii="Times New Roman" w:eastAsia="仿宋_GB2312" w:hAnsi="Times New Roman" w:cs="Times New Roman"/>
                <w:bCs w:val="0"/>
                <w:color w:val="000000" w:themeColor="text1"/>
                <w:sz w:val="18"/>
                <w:szCs w:val="18"/>
                <w:rPrChange w:id="2061" w:author="Xuning Wei12232" w:date="2026-10-24T11:11:00Z">
                  <w:rPr>
                    <w:color w:val="000000" w:themeColor="text1"/>
                  </w:rPr>
                </w:rPrChange>
              </w:rPr>
              <w:t>with</w:t>
            </w:r>
            <w:r w:rsidRPr="00B32B9A">
              <w:rPr>
                <w:rFonts w:ascii="Times New Roman" w:eastAsia="仿宋_GB2312" w:hAnsi="Times New Roman" w:cs="Times New Roman"/>
                <w:bCs w:val="0"/>
                <w:color w:val="000000" w:themeColor="text1"/>
                <w:sz w:val="18"/>
                <w:szCs w:val="18"/>
                <w:rPrChange w:id="2062" w:author="Xuning Wei12232" w:date="2026-10-24T11:11:00Z">
                  <w:rPr>
                    <w:color w:val="0000FF"/>
                  </w:rPr>
                </w:rPrChange>
              </w:rPr>
              <w:t xml:space="preserve"> </w:t>
            </w:r>
            <w:r w:rsidRPr="00B32B9A">
              <w:rPr>
                <w:rFonts w:ascii="Times New Roman" w:eastAsia="仿宋_GB2312" w:hAnsi="Times New Roman" w:cs="Times New Roman"/>
                <w:color w:val="000000" w:themeColor="text1"/>
                <w:sz w:val="18"/>
                <w:szCs w:val="18"/>
              </w:rPr>
              <w:t xml:space="preserve">stainless steel </w:t>
            </w:r>
            <w:r w:rsidRPr="00B32B9A">
              <w:rPr>
                <w:rFonts w:ascii="Times New Roman" w:eastAsia="仿宋_GB2312" w:hAnsi="Times New Roman" w:cs="Times New Roman"/>
                <w:color w:val="000000" w:themeColor="text1"/>
                <w:sz w:val="18"/>
                <w:szCs w:val="18"/>
                <w:lang w:eastAsia="zh-CN"/>
              </w:rPr>
              <w:t>hos</w:t>
            </w:r>
            <w:r w:rsidRPr="00B32B9A">
              <w:rPr>
                <w:rFonts w:ascii="Times New Roman" w:eastAsia="仿宋_GB2312" w:hAnsi="Times New Roman" w:cs="Times New Roman"/>
                <w:color w:val="000000" w:themeColor="text1"/>
                <w:sz w:val="18"/>
                <w:szCs w:val="18"/>
              </w:rPr>
              <w:t xml:space="preserve">e </w:t>
            </w:r>
            <w:del w:id="2063" w:author="Xuning Wei12232" w:date="2026-10-18T14:55:00Z">
              <w:r w:rsidRPr="00B32B9A">
                <w:rPr>
                  <w:rFonts w:ascii="Times New Roman" w:eastAsia="仿宋_GB2312" w:hAnsi="Times New Roman" w:cs="Times New Roman"/>
                  <w:color w:val="000000" w:themeColor="text1"/>
                  <w:sz w:val="18"/>
                  <w:szCs w:val="18"/>
                </w:rPr>
                <w:delText>/ TPE tubin</w:delText>
              </w:r>
              <w:r w:rsidRPr="00B32B9A">
                <w:rPr>
                  <w:rFonts w:ascii="Times New Roman" w:eastAsia="仿宋_GB2312" w:hAnsi="Times New Roman" w:cs="Times New Roman"/>
                  <w:bCs w:val="0"/>
                  <w:color w:val="000000" w:themeColor="text1"/>
                  <w:sz w:val="18"/>
                  <w:szCs w:val="18"/>
                </w:rPr>
                <w:delText xml:space="preserve">g </w:delText>
              </w:r>
            </w:del>
            <w:r w:rsidRPr="00B32B9A">
              <w:rPr>
                <w:rFonts w:ascii="Times New Roman" w:eastAsia="仿宋_GB2312" w:hAnsi="Times New Roman" w:cs="Times New Roman"/>
                <w:bCs w:val="0"/>
                <w:color w:val="000000" w:themeColor="text1"/>
                <w:sz w:val="18"/>
                <w:szCs w:val="18"/>
              </w:rPr>
              <w:t>and peristaltic pump</w:t>
            </w:r>
            <w:r w:rsidRPr="00B32B9A">
              <w:rPr>
                <w:rFonts w:ascii="Times New Roman" w:eastAsia="仿宋_GB2312" w:hAnsi="Times New Roman" w:cs="Times New Roman"/>
                <w:color w:val="000000" w:themeColor="text1"/>
                <w:sz w:val="18"/>
                <w:szCs w:val="18"/>
              </w:rPr>
              <w:t>.</w:t>
            </w:r>
            <w:del w:id="2064" w:author="Xuning Wei12232" w:date="2026-10-20T14:42: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rPrChange w:id="2065" w:author="Xuning Wei12232" w:date="2026-10-24T11:11:00Z">
                    <w:rPr>
                      <w:color w:val="000000" w:themeColor="text1"/>
                    </w:rPr>
                  </w:rPrChange>
                </w:rPr>
                <w:delText>4.</w:delText>
              </w:r>
            </w:del>
            <w:r w:rsidRPr="00B32B9A">
              <w:rPr>
                <w:rFonts w:ascii="Times New Roman" w:eastAsia="仿宋_GB2312" w:hAnsi="Times New Roman" w:cs="Times New Roman"/>
                <w:color w:val="000000" w:themeColor="text1"/>
                <w:sz w:val="18"/>
                <w:szCs w:val="18"/>
                <w:rPrChange w:id="2066" w:author="Xuning Wei12232" w:date="2026-10-24T11:11:00Z">
                  <w:rPr>
                    <w:color w:val="000000" w:themeColor="text1"/>
                  </w:rPr>
                </w:rPrChange>
              </w:rPr>
              <w:t xml:space="preserve"> </w:t>
            </w:r>
          </w:p>
          <w:p w14:paraId="7A75EFBE" w14:textId="5DED389E" w:rsidR="00652DEA" w:rsidRPr="00B32B9A" w:rsidRDefault="00C15CB5">
            <w:pPr>
              <w:pStyle w:val="aff2"/>
              <w:widowControl w:val="0"/>
              <w:numPr>
                <w:ilvl w:val="0"/>
                <w:numId w:val="20"/>
              </w:numPr>
              <w:spacing w:beforeLines="50" w:before="120" w:afterLines="50" w:after="120"/>
              <w:jc w:val="both"/>
              <w:rPr>
                <w:ins w:id="2067" w:author="Xuning Wei12232" w:date="2026-10-20T14:41:00Z"/>
                <w:rFonts w:ascii="Times New Roman" w:eastAsia="仿宋_GB2312" w:hAnsi="Times New Roman" w:cs="Times New Roman"/>
                <w:color w:val="000000" w:themeColor="text1"/>
                <w:sz w:val="18"/>
                <w:szCs w:val="18"/>
                <w:rPrChange w:id="2068" w:author="Xuning Wei12232" w:date="2026-10-24T11:11:00Z">
                  <w:rPr>
                    <w:ins w:id="2069" w:author="Xuning Wei12232" w:date="2026-10-20T14:41:00Z"/>
                  </w:rPr>
                </w:rPrChange>
              </w:rPr>
              <w:pPrChange w:id="2070"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071" w:author="Xuning Wei12232" w:date="2026-10-24T11:11:00Z">
                  <w:rPr/>
                </w:rPrChange>
              </w:rPr>
              <w:t xml:space="preserve">Adjust to </w:t>
            </w:r>
            <w:del w:id="2072" w:author="Xuning Wei12232" w:date="2026-10-20T14:33:00Z">
              <w:r w:rsidRPr="00B32B9A">
                <w:rPr>
                  <w:rFonts w:ascii="Times New Roman" w:eastAsia="仿宋_GB2312" w:hAnsi="Times New Roman" w:cs="Times New Roman"/>
                  <w:color w:val="000000" w:themeColor="text1"/>
                  <w:sz w:val="18"/>
                  <w:szCs w:val="18"/>
                  <w:rPrChange w:id="2073"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074"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075"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076" w:author="Xuning Wei12232" w:date="2026-10-24T11:11:00Z">
                    <w:rPr/>
                  </w:rPrChange>
                </w:rPr>
                <w:delText>5 °C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077"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078" w:author="Xuning Wei12232" w:date="2026-10-24T11:11:00Z">
                  <w:rPr/>
                </w:rPrChange>
              </w:rPr>
              <w:t xml:space="preserve">). Add </w:t>
            </w:r>
            <w:del w:id="2079" w:author="Xuning Wei12232" w:date="2026-10-20T19:54:00Z">
              <w:r w:rsidRPr="00B32B9A">
                <w:rPr>
                  <w:rFonts w:ascii="Times New Roman" w:eastAsia="仿宋_GB2312" w:hAnsi="Times New Roman" w:cs="Times New Roman"/>
                  <w:color w:val="000000" w:themeColor="text1"/>
                  <w:sz w:val="18"/>
                  <w:szCs w:val="18"/>
                </w:rPr>
                <w:delText xml:space="preserve">5.0 eq. </w:delText>
              </w:r>
            </w:del>
            <w:r w:rsidRPr="00B32B9A">
              <w:rPr>
                <w:rFonts w:ascii="Times New Roman" w:eastAsia="仿宋_GB2312" w:hAnsi="Times New Roman" w:cs="Times New Roman"/>
                <w:bCs w:val="0"/>
                <w:color w:val="000000" w:themeColor="text1"/>
                <w:sz w:val="18"/>
                <w:szCs w:val="18"/>
              </w:rPr>
              <w:t>DIPE</w:t>
            </w:r>
            <w:r w:rsidRPr="00B32B9A">
              <w:rPr>
                <w:rFonts w:ascii="Times New Roman" w:eastAsia="仿宋_GB2312" w:hAnsi="Times New Roman" w:cs="Times New Roman"/>
                <w:bCs w:val="0"/>
                <w:color w:val="000000" w:themeColor="text1"/>
                <w:sz w:val="18"/>
                <w:szCs w:val="18"/>
                <w:rPrChange w:id="2080" w:author="Xuning Wei12232" w:date="2026-10-24T11:11:00Z">
                  <w:rPr/>
                </w:rPrChange>
              </w:rPr>
              <w:t>A</w:t>
            </w:r>
            <w:r w:rsidRPr="00B32B9A">
              <w:rPr>
                <w:rFonts w:ascii="Times New Roman" w:eastAsia="仿宋_GB2312" w:hAnsi="Times New Roman" w:cs="Times New Roman"/>
                <w:color w:val="000000" w:themeColor="text1"/>
                <w:sz w:val="18"/>
                <w:szCs w:val="18"/>
                <w:rPrChange w:id="2081" w:author="Xuning Wei12232" w:date="2026-10-24T11:11:00Z">
                  <w:rPr/>
                </w:rPrChange>
              </w:rPr>
              <w:t xml:space="preserve"> </w:t>
            </w:r>
            <w:ins w:id="2082" w:author="Xuning Wei12232" w:date="2026-10-20T19:54:00Z">
              <w:r w:rsidRPr="00B32B9A">
                <w:rPr>
                  <w:rFonts w:ascii="Times New Roman" w:eastAsia="仿宋_GB2312" w:hAnsi="Times New Roman" w:cs="Times New Roman"/>
                  <w:color w:val="000000" w:themeColor="text1"/>
                  <w:sz w:val="18"/>
                  <w:szCs w:val="18"/>
                </w:rPr>
                <w:t>(</w:t>
              </w:r>
              <w:r w:rsidRPr="00B32B9A">
                <w:rPr>
                  <w:rFonts w:ascii="Times New Roman" w:eastAsia="仿宋_GB2312" w:hAnsi="Times New Roman" w:cs="Times New Roman"/>
                  <w:color w:val="000000" w:themeColor="text1"/>
                  <w:sz w:val="18"/>
                  <w:szCs w:val="18"/>
                  <w:rPrChange w:id="2083" w:author="Xuning Wei12232" w:date="2026-10-24T11:11:00Z">
                    <w:rPr>
                      <w:rFonts w:ascii="Times New Roman" w:eastAsia="仿宋_GB2312" w:hAnsi="Times New Roman" w:cs="Times New Roman"/>
                      <w:sz w:val="18"/>
                      <w:szCs w:val="18"/>
                      <w:highlight w:val="lightGray"/>
                    </w:rPr>
                  </w:rPrChange>
                </w:rPr>
                <w:t>5.0</w:t>
              </w:r>
            </w:ins>
            <w:ins w:id="2084" w:author="Xuning Wei12232" w:date="2026-10-22T10:17:00Z">
              <w:r w:rsidRPr="00B32B9A">
                <w:rPr>
                  <w:rFonts w:ascii="Times New Roman" w:eastAsia="仿宋_GB2312" w:hAnsi="Times New Roman" w:cs="Times New Roman"/>
                  <w:color w:val="000000" w:themeColor="text1"/>
                  <w:sz w:val="18"/>
                  <w:szCs w:val="18"/>
                  <w:rPrChange w:id="2085" w:author="Xuning Wei12232" w:date="2026-10-24T11:11:00Z">
                    <w:rPr>
                      <w:rFonts w:ascii="Times New Roman" w:eastAsia="仿宋_GB2312" w:hAnsi="Times New Roman" w:cs="Times New Roman"/>
                      <w:sz w:val="18"/>
                      <w:szCs w:val="18"/>
                      <w:highlight w:val="lightGray"/>
                    </w:rPr>
                  </w:rPrChange>
                </w:rPr>
                <w:t>0</w:t>
              </w:r>
            </w:ins>
            <w:ins w:id="2086" w:author="Xuning Wei12232" w:date="2026-10-20T19:54:00Z">
              <w:r w:rsidRPr="00B32B9A">
                <w:rPr>
                  <w:rFonts w:ascii="Times New Roman" w:eastAsia="仿宋_GB2312" w:hAnsi="Times New Roman" w:cs="Times New Roman"/>
                  <w:color w:val="000000" w:themeColor="text1"/>
                  <w:sz w:val="18"/>
                  <w:szCs w:val="18"/>
                  <w:rPrChange w:id="2087" w:author="Xuning Wei12232" w:date="2026-10-24T11:11:00Z">
                    <w:rPr>
                      <w:rFonts w:ascii="Times New Roman" w:eastAsia="仿宋_GB2312" w:hAnsi="Times New Roman" w:cs="Times New Roman"/>
                      <w:sz w:val="18"/>
                      <w:szCs w:val="18"/>
                      <w:highlight w:val="lightGray"/>
                    </w:rPr>
                  </w:rPrChange>
                </w:rPr>
                <w:t xml:space="preserve"> eq.</w:t>
              </w:r>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2088" w:author="Xuning Wei12232" w:date="2026-10-24T11:11:00Z">
                  <w:rPr/>
                </w:rPrChange>
              </w:rPr>
              <w:t xml:space="preserve">at </w:t>
            </w:r>
            <w:del w:id="2089" w:author="Xuning Wei12232" w:date="2026-10-20T14:33:00Z">
              <w:r w:rsidRPr="00B32B9A">
                <w:rPr>
                  <w:rFonts w:ascii="Times New Roman" w:eastAsia="仿宋_GB2312" w:hAnsi="Times New Roman" w:cs="Times New Roman"/>
                  <w:color w:val="000000" w:themeColor="text1"/>
                  <w:sz w:val="18"/>
                  <w:szCs w:val="18"/>
                  <w:rPrChange w:id="2090" w:author="Xuning Wei12232" w:date="2026-10-24T11:11:00Z">
                    <w:rPr/>
                  </w:rPrChange>
                </w:rPr>
                <w:delText xml:space="preserve">20 ± 5 </w:delText>
              </w:r>
              <w:r w:rsidRPr="00B32B9A">
                <w:rPr>
                  <w:rFonts w:ascii="Times New Roman" w:eastAsia="仿宋_GB2312" w:hAnsi="Times New Roman" w:cs="Times New Roman"/>
                  <w:color w:val="000000" w:themeColor="text1"/>
                  <w:sz w:val="18"/>
                  <w:szCs w:val="18"/>
                  <w:lang w:eastAsia="zh-CN"/>
                  <w:rPrChange w:id="2091"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092"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093" w:author="Xuning Wei12232" w:date="2026-10-24T11:11:00Z">
                  <w:rPr/>
                </w:rPrChange>
              </w:rPr>
              <w:t xml:space="preserve"> with stainless steel </w:t>
            </w:r>
            <w:r w:rsidRPr="00B32B9A">
              <w:rPr>
                <w:rFonts w:ascii="Times New Roman" w:eastAsia="仿宋_GB2312" w:hAnsi="Times New Roman" w:cs="Times New Roman"/>
                <w:color w:val="000000" w:themeColor="text1"/>
                <w:sz w:val="18"/>
                <w:szCs w:val="18"/>
                <w:lang w:eastAsia="zh-CN"/>
                <w:rPrChange w:id="2094" w:author="Xuning Wei12232" w:date="2026-10-24T11:11:00Z">
                  <w:rPr>
                    <w:lang w:eastAsia="zh-CN"/>
                  </w:rPr>
                </w:rPrChange>
              </w:rPr>
              <w:t>hos</w:t>
            </w:r>
            <w:r w:rsidRPr="00B32B9A">
              <w:rPr>
                <w:rFonts w:ascii="Times New Roman" w:eastAsia="仿宋_GB2312" w:hAnsi="Times New Roman" w:cs="Times New Roman"/>
                <w:color w:val="000000" w:themeColor="text1"/>
                <w:sz w:val="18"/>
                <w:szCs w:val="18"/>
                <w:rPrChange w:id="2095" w:author="Xuning Wei12232" w:date="2026-10-24T11:11:00Z">
                  <w:rPr/>
                </w:rPrChange>
              </w:rPr>
              <w:t xml:space="preserve">e </w:t>
            </w:r>
            <w:del w:id="2096" w:author="Xuning Wei12232" w:date="2026-10-18T14:56:00Z">
              <w:r w:rsidRPr="00B32B9A">
                <w:rPr>
                  <w:rFonts w:ascii="Times New Roman" w:eastAsia="仿宋_GB2312" w:hAnsi="Times New Roman" w:cs="Times New Roman"/>
                  <w:color w:val="000000" w:themeColor="text1"/>
                  <w:sz w:val="18"/>
                  <w:szCs w:val="18"/>
                  <w:rPrChange w:id="2097" w:author="Xuning Wei12232" w:date="2026-10-24T11:11:00Z">
                    <w:rPr/>
                  </w:rPrChange>
                </w:rPr>
                <w:delText xml:space="preserve">/ TPE tubing </w:delText>
              </w:r>
            </w:del>
            <w:r w:rsidRPr="00B32B9A">
              <w:rPr>
                <w:rFonts w:ascii="Times New Roman" w:eastAsia="仿宋_GB2312" w:hAnsi="Times New Roman" w:cs="Times New Roman"/>
                <w:color w:val="000000" w:themeColor="text1"/>
                <w:sz w:val="18"/>
                <w:szCs w:val="18"/>
                <w:rPrChange w:id="2098" w:author="Xuning Wei12232" w:date="2026-10-24T11:11:00Z">
                  <w:rPr/>
                </w:rPrChange>
              </w:rPr>
              <w:t xml:space="preserve">and peristaltic pump at </w:t>
            </w:r>
            <w:del w:id="2099" w:author="Xuning Wei12232" w:date="2026-10-20T14:33:00Z">
              <w:r w:rsidRPr="00B32B9A">
                <w:rPr>
                  <w:rFonts w:ascii="Times New Roman" w:eastAsia="仿宋_GB2312" w:hAnsi="Times New Roman" w:cs="Times New Roman"/>
                  <w:color w:val="000000" w:themeColor="text1"/>
                  <w:sz w:val="18"/>
                  <w:szCs w:val="18"/>
                  <w:rPrChange w:id="2100" w:author="Xuning Wei12232" w:date="2026-10-24T11:11:00Z">
                    <w:rPr/>
                  </w:rPrChange>
                </w:rPr>
                <w:delText xml:space="preserve">20 </w:delText>
              </w:r>
              <w:r w:rsidRPr="00B32B9A">
                <w:rPr>
                  <w:rFonts w:ascii="Times New Roman" w:eastAsia="仿宋_GB2312" w:hAnsi="Times New Roman" w:cs="Times New Roman" w:hint="eastAsia"/>
                  <w:color w:val="000000" w:themeColor="text1"/>
                  <w:sz w:val="18"/>
                  <w:szCs w:val="18"/>
                  <w:rPrChange w:id="2101"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02"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03" w:author="Xuning Wei12232" w:date="2026-10-24T11:11:00Z">
                    <w:rPr/>
                  </w:rPrChange>
                </w:rPr>
                <w:delText xml:space="preserve">5 </w:delText>
              </w:r>
              <w:r w:rsidRPr="00B32B9A">
                <w:rPr>
                  <w:rFonts w:ascii="Times New Roman" w:eastAsia="仿宋_GB2312" w:hAnsi="Times New Roman" w:cs="Times New Roman"/>
                  <w:color w:val="000000" w:themeColor="text1"/>
                  <w:sz w:val="18"/>
                  <w:szCs w:val="18"/>
                  <w:lang w:eastAsia="zh-CN"/>
                  <w:rPrChange w:id="2104" w:author="Xuning Wei12232" w:date="2026-10-24T11:11:00Z">
                    <w:rPr>
                      <w:lang w:eastAsia="zh-CN"/>
                    </w:rPr>
                  </w:rPrChange>
                </w:rPr>
                <w:delText>°</w:delText>
              </w:r>
              <w:r w:rsidRPr="00B32B9A">
                <w:rPr>
                  <w:rFonts w:ascii="Times New Roman" w:eastAsia="仿宋_GB2312" w:hAnsi="Times New Roman" w:cs="Times New Roman"/>
                  <w:color w:val="000000" w:themeColor="text1"/>
                  <w:sz w:val="18"/>
                  <w:szCs w:val="18"/>
                  <w:rPrChange w:id="2105" w:author="Xuning Wei12232" w:date="2026-10-24T11:11:00Z">
                    <w:rPr/>
                  </w:rPrChange>
                </w:rPr>
                <w:delText>C</w:delText>
              </w:r>
            </w:del>
            <w:r w:rsidR="00895007">
              <w:rPr>
                <w:rFonts w:ascii="Times New Roman" w:eastAsia="仿宋_GB2312" w:hAnsi="Times New Roman" w:cs="Times New Roman"/>
                <w:color w:val="000000" w:themeColor="text1"/>
                <w:sz w:val="18"/>
                <w:szCs w:val="18"/>
              </w:rPr>
              <w:t>20 ± 5 °C</w:t>
            </w:r>
            <w:r w:rsidRPr="00B32B9A">
              <w:rPr>
                <w:rFonts w:ascii="Times New Roman" w:eastAsia="仿宋_GB2312" w:hAnsi="Times New Roman" w:cs="Times New Roman"/>
                <w:color w:val="000000" w:themeColor="text1"/>
                <w:sz w:val="18"/>
                <w:szCs w:val="18"/>
                <w:rPrChange w:id="2106" w:author="Xuning Wei12232" w:date="2026-10-24T11:11:00Z">
                  <w:rPr/>
                </w:rPrChange>
              </w:rPr>
              <w:t xml:space="preserve"> (target: </w:t>
            </w:r>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107" w:author="Xuning Wei12232" w:date="2026-10-24T11:11:00Z">
                  <w:rPr/>
                </w:rPrChange>
              </w:rPr>
              <w:t>).</w:t>
            </w:r>
            <w:del w:id="2108" w:author="Xuning Wei12232" w:date="2026-10-20T14:42:00Z">
              <w:r w:rsidRPr="00B32B9A">
                <w:rPr>
                  <w:rFonts w:ascii="Times New Roman" w:eastAsia="仿宋_GB2312" w:hAnsi="Times New Roman" w:cs="Times New Roman"/>
                  <w:color w:val="000000" w:themeColor="text1"/>
                  <w:sz w:val="18"/>
                  <w:szCs w:val="18"/>
                  <w:rPrChange w:id="2109"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2110" w:author="Xuning Wei12232" w:date="2026-10-24T11:11:00Z">
                    <w:rPr/>
                  </w:rPrChange>
                </w:rPr>
                <w:br/>
                <w:delText>5.</w:delText>
              </w:r>
            </w:del>
            <w:r w:rsidRPr="00B32B9A">
              <w:rPr>
                <w:rFonts w:ascii="Times New Roman" w:eastAsia="仿宋_GB2312" w:hAnsi="Times New Roman" w:cs="Times New Roman"/>
                <w:color w:val="000000" w:themeColor="text1"/>
                <w:sz w:val="18"/>
                <w:szCs w:val="18"/>
                <w:rPrChange w:id="2111" w:author="Xuning Wei12232" w:date="2026-10-24T11:11:00Z">
                  <w:rPr/>
                </w:rPrChange>
              </w:rPr>
              <w:t xml:space="preserve"> </w:t>
            </w:r>
          </w:p>
          <w:p w14:paraId="46302E59" w14:textId="6C69E694" w:rsidR="00652DEA" w:rsidRPr="00B32B9A" w:rsidRDefault="00C15CB5">
            <w:pPr>
              <w:pStyle w:val="aff2"/>
              <w:widowControl w:val="0"/>
              <w:numPr>
                <w:ilvl w:val="0"/>
                <w:numId w:val="20"/>
              </w:numPr>
              <w:spacing w:beforeLines="50" w:before="120" w:afterLines="50" w:after="120"/>
              <w:jc w:val="both"/>
              <w:rPr>
                <w:ins w:id="2112" w:author="Xuning Wei12232" w:date="2026-10-20T14:41:00Z"/>
                <w:rFonts w:ascii="Times New Roman" w:eastAsia="仿宋_GB2312" w:hAnsi="Times New Roman" w:cs="Times New Roman"/>
                <w:color w:val="000000" w:themeColor="text1"/>
                <w:sz w:val="18"/>
                <w:szCs w:val="18"/>
                <w:rPrChange w:id="2113" w:author="Xuning Wei12232" w:date="2026-10-24T11:11:00Z">
                  <w:rPr>
                    <w:ins w:id="2114" w:author="Xuning Wei12232" w:date="2026-10-20T14:41:00Z"/>
                  </w:rPr>
                </w:rPrChange>
              </w:rPr>
              <w:pPrChange w:id="2115"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16" w:author="Xuning Wei12232" w:date="2026-10-24T11:11:00Z">
                  <w:rPr/>
                </w:rPrChange>
              </w:rPr>
              <w:t xml:space="preserve">Bubble with nitrogen after addition. Adjust to </w:t>
            </w:r>
            <w:del w:id="2117" w:author="Xuning Wei12232" w:date="2026-10-20T14:33:00Z">
              <w:r w:rsidRPr="00B32B9A">
                <w:rPr>
                  <w:rFonts w:ascii="Times New Roman" w:eastAsia="仿宋_GB2312" w:hAnsi="Times New Roman" w:cs="Times New Roman"/>
                  <w:color w:val="000000" w:themeColor="text1"/>
                  <w:sz w:val="18"/>
                  <w:szCs w:val="18"/>
                  <w:rPrChange w:id="2118"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119"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20"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21"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122" w:author="Xuning Wei12232" w:date="2026-10-24T11:11:00Z">
                  <w:rPr/>
                </w:rPrChange>
              </w:rPr>
              <w:t xml:space="preserve"> (target: </w:t>
            </w:r>
            <w:del w:id="2123" w:author="Xuning Wei12232" w:date="2026-10-20T21:36:00Z">
              <w:r w:rsidRPr="00B32B9A">
                <w:rPr>
                  <w:rFonts w:ascii="Times New Roman" w:eastAsia="仿宋_GB2312" w:hAnsi="Times New Roman" w:cs="Times New Roman"/>
                  <w:color w:val="000000" w:themeColor="text1"/>
                  <w:sz w:val="18"/>
                  <w:szCs w:val="18"/>
                  <w:rPrChange w:id="212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125" w:author="Xuning Wei12232" w:date="2026-10-24T11:11:00Z">
                  <w:rPr/>
                </w:rPrChange>
              </w:rPr>
              <w:t xml:space="preserve">), the mixture is allowed to react for 1 h </w:t>
            </w:r>
            <w:r w:rsidRPr="00B32B9A">
              <w:rPr>
                <w:rFonts w:ascii="Times New Roman" w:eastAsia="仿宋_GB2312" w:hAnsi="Times New Roman" w:cs="Times New Roman" w:hint="eastAsia"/>
                <w:color w:val="000000" w:themeColor="text1"/>
                <w:sz w:val="18"/>
                <w:szCs w:val="18"/>
                <w:rPrChange w:id="212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lang w:eastAsia="zh-CN"/>
                <w:rPrChange w:id="2127"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128" w:author="Xuning Wei12232" w:date="2026-10-24T11:11:00Z">
                  <w:rPr/>
                </w:rPrChange>
              </w:rPr>
              <w:t xml:space="preserve">15 min (target: 1 h) at </w:t>
            </w:r>
            <w:del w:id="2129" w:author="Xuning Wei12232" w:date="2026-10-20T14:33:00Z">
              <w:r w:rsidRPr="00B32B9A">
                <w:rPr>
                  <w:rFonts w:ascii="Times New Roman" w:eastAsia="仿宋_GB2312" w:hAnsi="Times New Roman" w:cs="Times New Roman"/>
                  <w:color w:val="000000" w:themeColor="text1"/>
                  <w:sz w:val="18"/>
                  <w:szCs w:val="18"/>
                  <w:rPrChange w:id="2130" w:author="Xuning Wei12232" w:date="2026-10-24T11:11:00Z">
                    <w:rPr/>
                  </w:rPrChange>
                </w:rPr>
                <w:delText xml:space="preserve">25 </w:delText>
              </w:r>
              <w:r w:rsidRPr="00B32B9A">
                <w:rPr>
                  <w:rFonts w:ascii="Times New Roman" w:eastAsia="仿宋_GB2312" w:hAnsi="Times New Roman" w:cs="Times New Roman" w:hint="eastAsia"/>
                  <w:color w:val="000000" w:themeColor="text1"/>
                  <w:sz w:val="18"/>
                  <w:szCs w:val="18"/>
                  <w:rPrChange w:id="2131" w:author="Xuning Wei12232" w:date="2026-10-24T11:11:00Z">
                    <w:rPr>
                      <w:rFonts w:hint="eastAsia"/>
                    </w:rPr>
                  </w:rPrChange>
                </w:rPr>
                <w:delText>±</w:delText>
              </w:r>
              <w:r w:rsidRPr="00B32B9A">
                <w:rPr>
                  <w:rFonts w:ascii="Times New Roman" w:eastAsia="仿宋_GB2312" w:hAnsi="Times New Roman" w:cs="Times New Roman"/>
                  <w:color w:val="000000" w:themeColor="text1"/>
                  <w:sz w:val="18"/>
                  <w:szCs w:val="18"/>
                  <w:lang w:eastAsia="zh-CN"/>
                  <w:rPrChange w:id="2132"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2133" w:author="Xuning Wei12232" w:date="2026-10-24T11:11:00Z">
                    <w:rPr/>
                  </w:rPrChange>
                </w:rPr>
                <w:delText>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134" w:author="Xuning Wei12232" w:date="2026-10-24T11:11:00Z">
                  <w:rPr/>
                </w:rPrChange>
              </w:rPr>
              <w:t xml:space="preserve"> (target: </w:t>
            </w:r>
            <w:del w:id="2135" w:author="Xuning Wei12232" w:date="2026-10-20T21:36:00Z">
              <w:r w:rsidRPr="00B32B9A">
                <w:rPr>
                  <w:rFonts w:ascii="Times New Roman" w:eastAsia="仿宋_GB2312" w:hAnsi="Times New Roman" w:cs="Times New Roman"/>
                  <w:color w:val="000000" w:themeColor="text1"/>
                  <w:sz w:val="18"/>
                  <w:szCs w:val="18"/>
                  <w:rPrChange w:id="213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137" w:author="Xuning Wei12232" w:date="2026-10-24T11:11:00Z">
                  <w:rPr/>
                </w:rPrChange>
              </w:rPr>
              <w:t xml:space="preserve">). </w:t>
            </w:r>
            <w:del w:id="2138" w:author="Xuning Wei12232" w:date="2026-10-20T14:42:00Z">
              <w:r w:rsidRPr="00B32B9A">
                <w:rPr>
                  <w:rFonts w:ascii="Times New Roman" w:eastAsia="仿宋_GB2312" w:hAnsi="Times New Roman" w:cs="Times New Roman"/>
                  <w:color w:val="000000" w:themeColor="text1"/>
                  <w:sz w:val="18"/>
                  <w:szCs w:val="18"/>
                  <w:rPrChange w:id="2139" w:author="Xuning Wei12232" w:date="2026-10-24T11:11:00Z">
                    <w:rPr/>
                  </w:rPrChange>
                </w:rPr>
                <w:br/>
                <w:delText xml:space="preserve">6. </w:delText>
              </w:r>
            </w:del>
          </w:p>
          <w:p w14:paraId="17CB7769" w14:textId="77777777" w:rsidR="00652DEA" w:rsidRPr="00B32B9A" w:rsidRDefault="00C15CB5">
            <w:pPr>
              <w:pStyle w:val="aff2"/>
              <w:widowControl w:val="0"/>
              <w:numPr>
                <w:ilvl w:val="0"/>
                <w:numId w:val="20"/>
              </w:numPr>
              <w:spacing w:beforeLines="50" w:before="120" w:afterLines="50" w:after="120"/>
              <w:jc w:val="both"/>
              <w:rPr>
                <w:rFonts w:ascii="Times New Roman" w:eastAsia="仿宋_GB2312" w:hAnsi="Times New Roman" w:cs="Times New Roman"/>
                <w:color w:val="000000" w:themeColor="text1"/>
                <w:sz w:val="18"/>
                <w:szCs w:val="18"/>
                <w:rPrChange w:id="2140" w:author="Xuning Wei12232" w:date="2026-10-24T11:11:00Z">
                  <w:rPr/>
                </w:rPrChange>
              </w:rPr>
              <w:pPrChange w:id="2141"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42" w:author="Xuning Wei12232" w:date="2026-10-24T11:11:00Z">
                  <w:rPr/>
                </w:rPrChange>
              </w:rPr>
              <w:t>Stop stirring and turn off the nitrogen. Drain until there is no reaction mixture drip.</w:t>
            </w:r>
          </w:p>
        </w:tc>
      </w:tr>
      <w:tr w:rsidR="00652DEA" w:rsidRPr="00B32B9A" w14:paraId="13DB9E7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D7AA6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3A45A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3ACDB" w14:textId="77777777" w:rsidR="00652DEA" w:rsidRPr="00B32B9A" w:rsidRDefault="00C15CB5">
            <w:pPr>
              <w:pStyle w:val="aff2"/>
              <w:widowControl w:val="0"/>
              <w:numPr>
                <w:ilvl w:val="0"/>
                <w:numId w:val="21"/>
              </w:numPr>
              <w:spacing w:beforeLines="50" w:before="120" w:afterLines="50" w:after="120"/>
              <w:jc w:val="both"/>
              <w:rPr>
                <w:ins w:id="2143" w:author="Xuning Wei12232" w:date="2026-10-20T14:41:00Z"/>
                <w:rFonts w:ascii="Times New Roman" w:eastAsia="仿宋_GB2312" w:hAnsi="Times New Roman" w:cs="Times New Roman"/>
                <w:color w:val="000000" w:themeColor="text1"/>
                <w:sz w:val="18"/>
                <w:szCs w:val="18"/>
                <w:rPrChange w:id="2144" w:author="Xuning Wei12232" w:date="2026-10-24T11:11:00Z">
                  <w:rPr>
                    <w:ins w:id="2145" w:author="Xuning Wei12232" w:date="2026-10-20T14:41:00Z"/>
                  </w:rPr>
                </w:rPrChange>
              </w:rPr>
              <w:pPrChange w:id="2146" w:author="Xuning Wei12232" w:date="2026-10-20T14:42:00Z">
                <w:pPr>
                  <w:widowControl w:val="0"/>
                  <w:spacing w:beforeLines="50" w:before="120" w:afterLines="50" w:after="120"/>
                  <w:contextualSpacing/>
                </w:pPr>
              </w:pPrChange>
            </w:pPr>
            <w:del w:id="2147" w:author="Xuning Wei12232" w:date="2026-10-20T14:43:00Z">
              <w:r w:rsidRPr="00B32B9A">
                <w:rPr>
                  <w:rFonts w:ascii="Times New Roman" w:eastAsia="仿宋_GB2312" w:hAnsi="Times New Roman" w:cs="Times New Roman"/>
                  <w:color w:val="000000" w:themeColor="text1"/>
                  <w:sz w:val="18"/>
                  <w:szCs w:val="18"/>
                </w:rPr>
                <w:delText>1.</w:delText>
              </w:r>
              <w:commentRangeStart w:id="2148"/>
              <w:commentRangeStart w:id="2149"/>
              <w:r w:rsidRPr="00B32B9A">
                <w:rPr>
                  <w:rFonts w:ascii="Times New Roman" w:eastAsia="仿宋_GB2312" w:hAnsi="Times New Roman" w:cs="Times New Roman"/>
                  <w:color w:val="000000" w:themeColor="text1"/>
                  <w:sz w:val="18"/>
                  <w:szCs w:val="18"/>
                </w:rPr>
                <w:delText xml:space="preserve"> </w:delText>
              </w:r>
            </w:del>
            <w:commentRangeStart w:id="2150"/>
            <w:commentRangeStart w:id="2151"/>
            <w:r w:rsidRPr="00B32B9A">
              <w:rPr>
                <w:rFonts w:ascii="Times New Roman" w:eastAsia="仿宋_GB2312" w:hAnsi="Times New Roman" w:cs="Times New Roman"/>
                <w:color w:val="000000" w:themeColor="text1"/>
                <w:sz w:val="18"/>
                <w:szCs w:val="18"/>
                <w:rPrChange w:id="215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
              <w:t xml:space="preserve"> </w:t>
            </w:r>
            <w:ins w:id="2153" w:author="Xuning Wei12232" w:date="2026-10-20T07:52:00Z">
              <w:r w:rsidRPr="00B32B9A">
                <w:rPr>
                  <w:rFonts w:ascii="Times New Roman" w:eastAsia="仿宋_GB2312" w:hAnsi="Times New Roman" w:cs="Times New Roman"/>
                  <w:color w:val="000000" w:themeColor="text1"/>
                  <w:sz w:val="18"/>
                  <w:szCs w:val="18"/>
                  <w:lang w:eastAsia="zh-CN"/>
                  <w:rPrChange w:id="2154" w:author="Xuning Wei12232" w:date="2026-10-24T11:11:00Z">
                    <w:rPr>
                      <w:color w:val="FF0000"/>
                      <w:lang w:eastAsia="zh-CN"/>
                    </w:rPr>
                  </w:rPrChange>
                </w:rPr>
                <w:t>9</w:t>
              </w:r>
            </w:ins>
            <w:del w:id="2155" w:author="Xuning Wei12232" w:date="2026-10-18T15:09:00Z">
              <w:r w:rsidRPr="00B32B9A">
                <w:rPr>
                  <w:rFonts w:ascii="Times New Roman" w:eastAsia="仿宋_GB2312" w:hAnsi="Times New Roman" w:cs="Times New Roman"/>
                  <w:color w:val="000000" w:themeColor="text1"/>
                  <w:sz w:val="18"/>
                  <w:szCs w:val="18"/>
                  <w:lang w:eastAsia="zh-CN"/>
                </w:rPr>
                <w:delText>8</w:delText>
              </w:r>
            </w:del>
            <w:r w:rsidRPr="00B32B9A">
              <w:rPr>
                <w:rFonts w:ascii="Times New Roman" w:eastAsia="仿宋_GB2312" w:hAnsi="Times New Roman" w:cs="Times New Roman"/>
                <w:color w:val="000000" w:themeColor="text1"/>
                <w:sz w:val="18"/>
                <w:szCs w:val="18"/>
                <w:lang w:eastAsia="zh-CN"/>
              </w:rPr>
              <w:t>.0 V DMF (</w:t>
            </w:r>
            <w:del w:id="2156" w:author="Xuning Wei12232" w:date="2026-10-18T15:09:00Z">
              <w:r w:rsidRPr="00B32B9A">
                <w:rPr>
                  <w:rFonts w:ascii="Times New Roman" w:eastAsia="仿宋_GB2312" w:hAnsi="Times New Roman" w:cs="Times New Roman"/>
                  <w:color w:val="000000" w:themeColor="text1"/>
                  <w:sz w:val="18"/>
                  <w:szCs w:val="18"/>
                  <w:lang w:eastAsia="zh-CN"/>
                </w:rPr>
                <w:delText>7.584</w:delText>
              </w:r>
            </w:del>
            <w:ins w:id="2157" w:author="Xuning Wei12232" w:date="2026-10-20T07:52:00Z">
              <w:r w:rsidRPr="00B32B9A">
                <w:rPr>
                  <w:rFonts w:ascii="Times New Roman" w:eastAsia="仿宋_GB2312" w:hAnsi="Times New Roman" w:cs="Times New Roman"/>
                  <w:color w:val="000000" w:themeColor="text1"/>
                  <w:sz w:val="18"/>
                  <w:szCs w:val="18"/>
                  <w:lang w:eastAsia="zh-CN"/>
                  <w:rPrChange w:id="2158" w:author="Xuning Wei12232" w:date="2026-10-24T11:11:00Z">
                    <w:rPr>
                      <w:color w:val="FF0000"/>
                      <w:lang w:eastAsia="zh-CN"/>
                    </w:rPr>
                  </w:rPrChange>
                </w:rPr>
                <w:t>8.53</w:t>
              </w:r>
            </w:ins>
            <w:r w:rsidRPr="00B32B9A">
              <w:rPr>
                <w:rFonts w:ascii="Times New Roman" w:eastAsia="仿宋_GB2312" w:hAnsi="Times New Roman" w:cs="Times New Roman"/>
                <w:color w:val="000000" w:themeColor="text1"/>
                <w:sz w:val="18"/>
                <w:szCs w:val="18"/>
                <w:lang w:eastAsia="zh-CN"/>
              </w:rPr>
              <w:t xml:space="preserve"> kg/kg)</w:t>
            </w:r>
            <w:commentRangeEnd w:id="2150"/>
            <w:r w:rsidR="000D1626" w:rsidRPr="00B32B9A">
              <w:rPr>
                <w:rStyle w:val="affe"/>
                <w:rFonts w:ascii="Times New Roman" w:eastAsia="仿宋_GB2312" w:hAnsi="Times New Roman" w:cs="Times New Roman"/>
                <w:color w:val="000000" w:themeColor="text1"/>
                <w:sz w:val="18"/>
                <w:szCs w:val="18"/>
              </w:rPr>
              <w:commentReference w:id="2150"/>
            </w:r>
            <w:commentRangeEnd w:id="2151"/>
            <w:r w:rsidRPr="00B32B9A">
              <w:rPr>
                <w:rStyle w:val="affe"/>
                <w:rFonts w:ascii="Times New Roman" w:eastAsia="仿宋_GB2312" w:hAnsi="Times New Roman" w:cs="Times New Roman"/>
                <w:color w:val="000000" w:themeColor="text1"/>
                <w:sz w:val="18"/>
                <w:szCs w:val="18"/>
              </w:rPr>
              <w:commentReference w:id="2151"/>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159"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16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16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162" w:author="Xuning Wei12232" w:date="2026-10-24T11:11:00Z">
                  <w:rPr>
                    <w:color w:val="0000FF"/>
                  </w:rPr>
                </w:rPrChange>
              </w:rPr>
              <w:t xml:space="preserve"> cleaning pipeline.</w:t>
            </w:r>
            <w:del w:id="2163" w:author="Xuning Wei12232" w:date="2026-10-20T14:43:00Z">
              <w:r w:rsidRPr="00B32B9A">
                <w:rPr>
                  <w:rFonts w:ascii="Times New Roman" w:eastAsia="仿宋_GB2312" w:hAnsi="Times New Roman" w:cs="Times New Roman"/>
                  <w:color w:val="000000" w:themeColor="text1"/>
                  <w:sz w:val="18"/>
                  <w:szCs w:val="18"/>
                  <w:rPrChange w:id="2164" w:author="Xuning Wei12232" w:date="2026-10-24T11:11:00Z">
                    <w:rPr/>
                  </w:rPrChange>
                </w:rPr>
                <w:br/>
                <w:delText xml:space="preserve">2. </w:delText>
              </w:r>
            </w:del>
          </w:p>
          <w:p w14:paraId="1E6D9B8C" w14:textId="77777777" w:rsidR="00652DEA" w:rsidRPr="00B32B9A" w:rsidRDefault="00C15CB5">
            <w:pPr>
              <w:pStyle w:val="aff2"/>
              <w:widowControl w:val="0"/>
              <w:numPr>
                <w:ilvl w:val="0"/>
                <w:numId w:val="21"/>
              </w:numPr>
              <w:spacing w:beforeLines="50" w:before="120" w:afterLines="50" w:after="120"/>
              <w:jc w:val="both"/>
              <w:rPr>
                <w:ins w:id="2165" w:author="Xuning Wei12232" w:date="2026-10-20T14:41:00Z"/>
                <w:rFonts w:ascii="Times New Roman" w:eastAsia="仿宋_GB2312" w:hAnsi="Times New Roman" w:cs="Times New Roman"/>
                <w:color w:val="000000" w:themeColor="text1"/>
                <w:sz w:val="18"/>
                <w:szCs w:val="18"/>
                <w:rPrChange w:id="2166" w:author="Xuning Wei12232" w:date="2026-10-24T11:11:00Z">
                  <w:rPr>
                    <w:ins w:id="2167" w:author="Xuning Wei12232" w:date="2026-10-20T14:41:00Z"/>
                  </w:rPr>
                </w:rPrChange>
              </w:rPr>
              <w:pPrChange w:id="2168"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69" w:author="Xuning Wei12232" w:date="2026-10-24T11:11:00Z">
                  <w:rPr/>
                </w:rPrChange>
              </w:rPr>
              <w:t>After the liquid is filtered out of the synthesis reactor. Transfer the mixture in activation tank (TJ4S-1213-Sy15-R01) to synthesis reactor (TJ4S-1213-Sy15).</w:t>
            </w:r>
            <w:del w:id="2170" w:author="Xuning Wei12232" w:date="2026-10-20T14:43:00Z">
              <w:r w:rsidRPr="00B32B9A">
                <w:rPr>
                  <w:rFonts w:ascii="Times New Roman" w:eastAsia="仿宋_GB2312" w:hAnsi="Times New Roman" w:cs="Times New Roman"/>
                  <w:color w:val="000000" w:themeColor="text1"/>
                  <w:sz w:val="18"/>
                  <w:szCs w:val="18"/>
                  <w:rPrChange w:id="2171" w:author="Xuning Wei12232" w:date="2026-10-24T11:11:00Z">
                    <w:rPr/>
                  </w:rPrChange>
                </w:rPr>
                <w:br/>
                <w:delText xml:space="preserve">3. </w:delText>
              </w:r>
            </w:del>
          </w:p>
          <w:p w14:paraId="49471839" w14:textId="77777777" w:rsidR="00652DEA" w:rsidRPr="00B32B9A" w:rsidRDefault="00C15CB5">
            <w:pPr>
              <w:pStyle w:val="aff2"/>
              <w:widowControl w:val="0"/>
              <w:numPr>
                <w:ilvl w:val="0"/>
                <w:numId w:val="21"/>
              </w:numPr>
              <w:spacing w:beforeLines="50" w:before="120" w:afterLines="50" w:after="120"/>
              <w:jc w:val="both"/>
              <w:rPr>
                <w:del w:id="2172" w:author="Xuning Wei12232" w:date="2026-10-20T14:43:00Z"/>
                <w:rFonts w:ascii="Times New Roman" w:eastAsia="仿宋_GB2312" w:hAnsi="Times New Roman" w:cs="Times New Roman"/>
                <w:color w:val="000000" w:themeColor="text1"/>
                <w:sz w:val="18"/>
                <w:szCs w:val="18"/>
                <w:rPrChange w:id="2173" w:author="Xuning Wei12232" w:date="2026-10-24T11:11:00Z">
                  <w:rPr>
                    <w:del w:id="2174" w:author="Xuning Wei12232" w:date="2026-10-20T14:43:00Z"/>
                  </w:rPr>
                </w:rPrChange>
              </w:rPr>
              <w:pPrChange w:id="2175" w:author="Xuning Wei12232" w:date="2026-10-20T14: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17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17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178" w:author="Xuning Wei12232" w:date="2026-10-24T11:11:00Z">
                  <w:rPr/>
                </w:rPrChange>
              </w:rPr>
              <w:t>. Drain until there is no obvious drip</w:t>
            </w:r>
          </w:p>
          <w:p w14:paraId="54EC3A39" w14:textId="77777777" w:rsidR="00652DEA" w:rsidRPr="00B32B9A" w:rsidRDefault="00C15CB5">
            <w:pPr>
              <w:pStyle w:val="aff2"/>
              <w:widowControl w:val="0"/>
              <w:numPr>
                <w:ilvl w:val="0"/>
                <w:numId w:val="21"/>
              </w:numPr>
              <w:spacing w:beforeLines="50" w:before="120" w:afterLines="50" w:after="120"/>
              <w:jc w:val="both"/>
              <w:rPr>
                <w:rFonts w:ascii="Times New Roman" w:eastAsia="仿宋_GB2312" w:hAnsi="Times New Roman" w:cs="Times New Roman"/>
                <w:color w:val="000000" w:themeColor="text1"/>
                <w:sz w:val="18"/>
                <w:szCs w:val="18"/>
                <w:rPrChange w:id="2179" w:author="Xuning Wei12232" w:date="2026-10-24T11:11:00Z">
                  <w:rPr/>
                </w:rPrChange>
              </w:rPr>
              <w:pPrChange w:id="2180" w:author="Xuning Wei12232" w:date="2026-10-20T14:43:00Z">
                <w:pPr>
                  <w:widowControl w:val="0"/>
                  <w:spacing w:beforeLines="50" w:before="120" w:afterLines="50" w:after="120"/>
                  <w:contextualSpacing/>
                </w:pPr>
              </w:pPrChange>
            </w:pPr>
            <w:ins w:id="2181" w:author="Xuning Wei12232" w:date="2026-10-20T14:43: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182" w:author="Xuning Wei12232" w:date="2026-10-24T11:11:00Z">
                  <w:rPr/>
                </w:rPrChange>
              </w:rPr>
              <w:t>Note: Perform this operation 3 times.</w:t>
            </w:r>
            <w:commentRangeEnd w:id="2148"/>
            <w:r w:rsidRPr="00B32B9A">
              <w:rPr>
                <w:rStyle w:val="affe"/>
                <w:rFonts w:ascii="Times New Roman" w:eastAsia="仿宋_GB2312" w:hAnsi="Times New Roman" w:cs="Times New Roman"/>
                <w:color w:val="000000" w:themeColor="text1"/>
                <w:sz w:val="18"/>
                <w:szCs w:val="18"/>
                <w:rPrChange w:id="2183" w:author="Xuning Wei12232" w:date="2026-10-24T11:11:00Z">
                  <w:rPr>
                    <w:rStyle w:val="affe"/>
                    <w:sz w:val="22"/>
                    <w:szCs w:val="32"/>
                  </w:rPr>
                </w:rPrChange>
              </w:rPr>
              <w:commentReference w:id="2148"/>
            </w:r>
            <w:commentRangeEnd w:id="2149"/>
            <w:r w:rsidRPr="00B32B9A">
              <w:rPr>
                <w:rStyle w:val="affe"/>
                <w:rFonts w:ascii="Times New Roman" w:eastAsia="仿宋_GB2312" w:hAnsi="Times New Roman" w:cs="Times New Roman"/>
                <w:color w:val="000000" w:themeColor="text1"/>
                <w:sz w:val="18"/>
                <w:szCs w:val="18"/>
                <w:rPrChange w:id="2184" w:author="Xuning Wei12232" w:date="2026-10-24T11:11:00Z">
                  <w:rPr>
                    <w:rStyle w:val="affe"/>
                    <w:sz w:val="22"/>
                    <w:szCs w:val="32"/>
                  </w:rPr>
                </w:rPrChange>
              </w:rPr>
              <w:commentReference w:id="2149"/>
            </w:r>
          </w:p>
        </w:tc>
      </w:tr>
      <w:tr w:rsidR="00652DEA" w:rsidRPr="00B32B9A" w14:paraId="617B539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96D06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AC620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232340" w14:textId="77777777" w:rsidR="00652DEA" w:rsidRPr="00B32B9A" w:rsidRDefault="00C15CB5">
            <w:pPr>
              <w:pStyle w:val="aff2"/>
              <w:widowControl w:val="0"/>
              <w:numPr>
                <w:ilvl w:val="0"/>
                <w:numId w:val="22"/>
              </w:numPr>
              <w:spacing w:beforeLines="50" w:before="120" w:afterLines="50" w:after="120"/>
              <w:jc w:val="both"/>
              <w:rPr>
                <w:ins w:id="2185" w:author="Xuning Wei12232" w:date="2026-10-20T14:41:00Z"/>
                <w:rFonts w:ascii="Times New Roman" w:eastAsia="仿宋_GB2312" w:hAnsi="Times New Roman" w:cs="Times New Roman"/>
                <w:color w:val="000000" w:themeColor="text1"/>
                <w:sz w:val="18"/>
                <w:szCs w:val="18"/>
                <w:rPrChange w:id="2186" w:author="Xuning Wei12232" w:date="2026-10-24T11:11:00Z">
                  <w:rPr>
                    <w:ins w:id="2187" w:author="Xuning Wei12232" w:date="2026-10-20T14:41:00Z"/>
                  </w:rPr>
                </w:rPrChange>
              </w:rPr>
              <w:pPrChange w:id="2188" w:author="Xuning Wei12232" w:date="2026-10-20T14:42:00Z">
                <w:pPr>
                  <w:widowControl w:val="0"/>
                  <w:spacing w:beforeLines="50" w:before="120" w:afterLines="50" w:after="120"/>
                  <w:contextualSpacing/>
                </w:pPr>
              </w:pPrChange>
            </w:pPr>
            <w:del w:id="2189" w:author="Xuning Wei12232" w:date="2026-10-20T14: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19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191" w:author="Xuning Wei12232" w:date="2026-10-24T11:11:00Z">
                  <w:rPr>
                    <w:lang w:eastAsia="zh-CN"/>
                  </w:rPr>
                </w:rPrChange>
              </w:rPr>
              <w:t xml:space="preserve"> </w:t>
            </w:r>
            <w:del w:id="2192" w:author="Xuning Wei12232" w:date="2026-10-20T07:52:00Z">
              <w:r w:rsidRPr="00B32B9A">
                <w:rPr>
                  <w:rFonts w:ascii="Times New Roman" w:eastAsia="仿宋_GB2312" w:hAnsi="Times New Roman" w:cs="Times New Roman"/>
                  <w:bCs w:val="0"/>
                  <w:color w:val="000000" w:themeColor="text1"/>
                  <w:sz w:val="18"/>
                  <w:szCs w:val="18"/>
                  <w:lang w:eastAsia="zh-CN"/>
                  <w:rPrChange w:id="2193"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194" w:author="Xuning Wei12232" w:date="2026-10-24T11:11:00Z">
                  <w:rPr>
                    <w:lang w:eastAsia="zh-CN"/>
                  </w:rPr>
                </w:rPrChange>
              </w:rPr>
              <w:t xml:space="preserve">20 % piperidine in </w:t>
            </w:r>
            <w:ins w:id="2195" w:author="Xuning Wei12232" w:date="2026-10-20T20:00:00Z">
              <w:r w:rsidRPr="00B32B9A">
                <w:rPr>
                  <w:rFonts w:ascii="Times New Roman" w:eastAsia="仿宋_GB2312" w:hAnsi="Times New Roman" w:cs="Times New Roman"/>
                  <w:bCs w:val="0"/>
                  <w:color w:val="000000" w:themeColor="text1"/>
                  <w:sz w:val="18"/>
                  <w:szCs w:val="18"/>
                  <w:lang w:eastAsia="zh-CN"/>
                  <w:rPrChange w:id="2196"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197" w:author="Xuning Wei12232" w:date="2026-10-20T20:00:00Z">
              <w:r w:rsidRPr="00B32B9A">
                <w:rPr>
                  <w:rFonts w:ascii="Times New Roman" w:eastAsia="仿宋_GB2312" w:hAnsi="Times New Roman" w:cs="Times New Roman"/>
                  <w:bCs w:val="0"/>
                  <w:color w:val="000000" w:themeColor="text1"/>
                  <w:sz w:val="18"/>
                  <w:szCs w:val="18"/>
                  <w:lang w:eastAsia="zh-CN"/>
                </w:rPr>
                <w:delText>DMF (7.</w:delText>
              </w:r>
            </w:del>
            <w:del w:id="2198" w:author="Xuning Wei12232" w:date="2026-10-20T10:52:00Z">
              <w:r w:rsidRPr="00B32B9A">
                <w:rPr>
                  <w:rFonts w:ascii="Times New Roman" w:eastAsia="仿宋_GB2312" w:hAnsi="Times New Roman" w:cs="Times New Roman"/>
                  <w:bCs w:val="0"/>
                  <w:color w:val="000000" w:themeColor="text1"/>
                  <w:sz w:val="18"/>
                  <w:szCs w:val="18"/>
                  <w:lang w:eastAsia="zh-CN"/>
                </w:rPr>
                <w:delText xml:space="preserve">448 </w:delText>
              </w:r>
            </w:del>
            <w:del w:id="2199" w:author="Xuning Wei12232" w:date="2026-10-20T20:00:00Z">
              <w:r w:rsidRPr="00B32B9A">
                <w:rPr>
                  <w:rFonts w:ascii="Times New Roman" w:eastAsia="仿宋_GB2312" w:hAnsi="Times New Roman" w:cs="Times New Roman"/>
                  <w:bCs w:val="0"/>
                  <w:color w:val="000000" w:themeColor="text1"/>
                  <w:sz w:val="18"/>
                  <w:szCs w:val="18"/>
                  <w:lang w:eastAsia="zh-CN"/>
                </w:rPr>
                <w:delText>kg/kg)</w:delText>
              </w:r>
            </w:del>
            <w:r w:rsidRPr="00B32B9A">
              <w:rPr>
                <w:rFonts w:ascii="Times New Roman" w:eastAsia="仿宋_GB2312" w:hAnsi="Times New Roman" w:cs="Times New Roman"/>
                <w:bCs w:val="0"/>
                <w:color w:val="000000" w:themeColor="text1"/>
                <w:sz w:val="18"/>
                <w:szCs w:val="18"/>
                <w:lang w:eastAsia="zh-CN"/>
                <w:rPrChange w:id="220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201" w:author="Xuning Wei12232" w:date="2026-10-24T11:11:00Z">
                  <w:rPr/>
                </w:rPrChange>
              </w:rPr>
              <w:t xml:space="preserve">into TJ4S-1213-Sy15. </w:t>
            </w:r>
            <w:del w:id="2202" w:author="Xuning Wei12232" w:date="2026-10-20T14:43:00Z">
              <w:r w:rsidRPr="00B32B9A">
                <w:rPr>
                  <w:rFonts w:ascii="Times New Roman" w:eastAsia="仿宋_GB2312" w:hAnsi="Times New Roman" w:cs="Times New Roman"/>
                  <w:color w:val="000000" w:themeColor="text1"/>
                  <w:sz w:val="18"/>
                  <w:szCs w:val="18"/>
                  <w:rPrChange w:id="2203" w:author="Xuning Wei12232" w:date="2026-10-24T11:11:00Z">
                    <w:rPr/>
                  </w:rPrChange>
                </w:rPr>
                <w:br/>
                <w:delText>2.</w:delText>
              </w:r>
            </w:del>
            <w:r w:rsidRPr="00B32B9A">
              <w:rPr>
                <w:rFonts w:ascii="Times New Roman" w:eastAsia="仿宋_GB2312" w:hAnsi="Times New Roman" w:cs="Times New Roman"/>
                <w:color w:val="000000" w:themeColor="text1"/>
                <w:sz w:val="18"/>
                <w:szCs w:val="18"/>
                <w:rPrChange w:id="2204" w:author="Xuning Wei12232" w:date="2026-10-24T11:11:00Z">
                  <w:rPr/>
                </w:rPrChange>
              </w:rPr>
              <w:t xml:space="preserve"> </w:t>
            </w:r>
          </w:p>
          <w:p w14:paraId="7D7A8DEB" w14:textId="77777777" w:rsidR="00652DEA" w:rsidRPr="00B32B9A" w:rsidRDefault="00C15CB5">
            <w:pPr>
              <w:pStyle w:val="aff2"/>
              <w:widowControl w:val="0"/>
              <w:numPr>
                <w:ilvl w:val="0"/>
                <w:numId w:val="22"/>
              </w:numPr>
              <w:spacing w:beforeLines="50" w:before="120" w:afterLines="50" w:after="120"/>
              <w:jc w:val="both"/>
              <w:rPr>
                <w:ins w:id="2205" w:author="Xuning Wei12232" w:date="2026-10-20T14:41:00Z"/>
                <w:rFonts w:ascii="Times New Roman" w:eastAsia="仿宋_GB2312" w:hAnsi="Times New Roman" w:cs="Times New Roman"/>
                <w:color w:val="000000" w:themeColor="text1"/>
                <w:sz w:val="18"/>
                <w:szCs w:val="18"/>
                <w:rPrChange w:id="2206" w:author="Xuning Wei12232" w:date="2026-10-24T11:11:00Z">
                  <w:rPr>
                    <w:ins w:id="2207" w:author="Xuning Wei12232" w:date="2026-10-20T14:41:00Z"/>
                  </w:rPr>
                </w:rPrChange>
              </w:rPr>
              <w:pPrChange w:id="2208"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09"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221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211" w:author="Xuning Wei12232" w:date="2026-10-24T11:11:00Z">
                  <w:rPr/>
                </w:rPrChange>
              </w:rPr>
              <w:t>.</w:t>
            </w:r>
            <w:del w:id="2212" w:author="Xuning Wei12232" w:date="2026-10-20T14:43:00Z">
              <w:r w:rsidRPr="00B32B9A">
                <w:rPr>
                  <w:rFonts w:ascii="Times New Roman" w:eastAsia="仿宋_GB2312" w:hAnsi="Times New Roman" w:cs="Times New Roman"/>
                  <w:color w:val="000000" w:themeColor="text1"/>
                  <w:sz w:val="18"/>
                  <w:szCs w:val="18"/>
                  <w:rPrChange w:id="2213" w:author="Xuning Wei12232" w:date="2026-10-24T11:11:00Z">
                    <w:rPr/>
                  </w:rPrChange>
                </w:rPr>
                <w:br/>
              </w:r>
            </w:del>
            <w:del w:id="2214" w:author="Xuning Wei12232" w:date="2026-10-20T14:44:00Z">
              <w:r w:rsidRPr="00B32B9A">
                <w:rPr>
                  <w:rFonts w:ascii="Times New Roman" w:eastAsia="仿宋_GB2312" w:hAnsi="Times New Roman" w:cs="Times New Roman"/>
                  <w:color w:val="000000" w:themeColor="text1"/>
                  <w:sz w:val="18"/>
                  <w:szCs w:val="18"/>
                  <w:rPrChange w:id="2215" w:author="Xuning Wei12232" w:date="2026-10-24T11:11:00Z">
                    <w:rPr/>
                  </w:rPrChange>
                </w:rPr>
                <w:delText>3.</w:delText>
              </w:r>
            </w:del>
            <w:r w:rsidRPr="00B32B9A">
              <w:rPr>
                <w:rFonts w:ascii="Times New Roman" w:eastAsia="仿宋_GB2312" w:hAnsi="Times New Roman" w:cs="Times New Roman"/>
                <w:color w:val="000000" w:themeColor="text1"/>
                <w:sz w:val="18"/>
                <w:szCs w:val="18"/>
                <w:rPrChange w:id="2216" w:author="Xuning Wei12232" w:date="2026-10-24T11:11:00Z">
                  <w:rPr/>
                </w:rPrChange>
              </w:rPr>
              <w:t xml:space="preserve"> </w:t>
            </w:r>
          </w:p>
          <w:p w14:paraId="40C556D9" w14:textId="2216220E" w:rsidR="00652DEA" w:rsidRPr="00B32B9A" w:rsidRDefault="00C15CB5">
            <w:pPr>
              <w:pStyle w:val="aff2"/>
              <w:widowControl w:val="0"/>
              <w:numPr>
                <w:ilvl w:val="0"/>
                <w:numId w:val="22"/>
              </w:numPr>
              <w:spacing w:beforeLines="50" w:before="120" w:afterLines="50" w:after="120"/>
              <w:jc w:val="both"/>
              <w:rPr>
                <w:ins w:id="2217" w:author="Xuning Wei12232" w:date="2026-10-20T14:41:00Z"/>
                <w:rFonts w:ascii="Times New Roman" w:eastAsia="仿宋_GB2312" w:hAnsi="Times New Roman" w:cs="Times New Roman"/>
                <w:color w:val="000000" w:themeColor="text1"/>
                <w:sz w:val="18"/>
                <w:szCs w:val="18"/>
                <w:rPrChange w:id="2218" w:author="Xuning Wei12232" w:date="2026-10-24T11:11:00Z">
                  <w:rPr>
                    <w:ins w:id="2219" w:author="Xuning Wei12232" w:date="2026-10-20T14:41:00Z"/>
                  </w:rPr>
                </w:rPrChange>
              </w:rPr>
              <w:pPrChange w:id="2220"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222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222" w:author="Xuning Wei12232" w:date="2026-10-24T11:11:00Z">
                  <w:rPr/>
                </w:rPrChange>
              </w:rPr>
              <w:t xml:space="preserve">djust to </w:t>
            </w:r>
            <w:del w:id="2223" w:author="Xuning Wei12232" w:date="2026-10-20T14:33:00Z">
              <w:r w:rsidRPr="00B32B9A">
                <w:rPr>
                  <w:rFonts w:ascii="Times New Roman" w:eastAsia="仿宋_GB2312" w:hAnsi="Times New Roman" w:cs="Times New Roman"/>
                  <w:color w:val="000000" w:themeColor="text1"/>
                  <w:sz w:val="18"/>
                  <w:szCs w:val="18"/>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
              <w:t xml:space="preserve"> (target: </w:t>
            </w:r>
            <w:del w:id="2224" w:author="Xuning Wei12232" w:date="2026-10-20T21:36:00Z">
              <w:r w:rsidRPr="00B32B9A">
                <w:rPr>
                  <w:rFonts w:ascii="Times New Roman" w:eastAsia="仿宋_GB2312" w:hAnsi="Times New Roman" w:cs="Times New Roman"/>
                  <w:color w:val="000000" w:themeColor="text1"/>
                  <w:sz w:val="18"/>
                  <w:szCs w:val="18"/>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225" w:author="Xuning Wei12232" w:date="2026-10-24T11:11:00Z">
                  <w:rPr/>
                </w:rPrChange>
              </w:rPr>
              <w:t xml:space="preserve">and stir for </w:t>
            </w:r>
            <w:del w:id="2226" w:author="Xuning Wei12232" w:date="2026-10-22T10:18:00Z">
              <w:r w:rsidRPr="00A103A9">
                <w:rPr>
                  <w:rFonts w:ascii="Times New Roman" w:eastAsia="仿宋_GB2312" w:hAnsi="Times New Roman" w:cs="Times New Roman"/>
                  <w:color w:val="000000" w:themeColor="text1"/>
                  <w:sz w:val="18"/>
                  <w:szCs w:val="18"/>
                  <w:rPrChange w:id="2227" w:author="Xuning Wei12232" w:date="2026-10-24T11:11:00Z">
                    <w:rPr/>
                  </w:rPrChange>
                </w:rPr>
                <w:delText>2 h ± 15</w:delText>
              </w:r>
            </w:del>
            <w:commentRangeStart w:id="2228"/>
            <w:commentRangeStart w:id="2229"/>
            <w:commentRangeStart w:id="2230"/>
            <w:ins w:id="2231" w:author="Xuning Wei12232" w:date="2026-10-22T10:18:00Z">
              <w:r w:rsidRPr="00A103A9">
                <w:rPr>
                  <w:rFonts w:ascii="Times New Roman" w:eastAsia="仿宋_GB2312" w:hAnsi="Times New Roman" w:cs="Times New Roman"/>
                  <w:color w:val="000000" w:themeColor="text1"/>
                  <w:sz w:val="18"/>
                  <w:szCs w:val="18"/>
                  <w:rPrChange w:id="2232" w:author="Xuning Wei12232" w:date="2026-10-24T11:11:00Z">
                    <w:rPr>
                      <w:rFonts w:ascii="Times New Roman" w:eastAsia="仿宋_GB2312" w:hAnsi="Times New Roman" w:cs="Times New Roman"/>
                      <w:color w:val="000000" w:themeColor="text1"/>
                      <w:sz w:val="18"/>
                      <w:szCs w:val="18"/>
                      <w:highlight w:val="lightGray"/>
                    </w:rPr>
                  </w:rPrChange>
                </w:rPr>
                <w:t>110 -1</w:t>
              </w:r>
            </w:ins>
            <w:r w:rsidR="005755A7" w:rsidRPr="00A103A9">
              <w:rPr>
                <w:rFonts w:ascii="Times New Roman" w:eastAsia="仿宋_GB2312" w:hAnsi="Times New Roman" w:cs="Times New Roman"/>
                <w:color w:val="000000" w:themeColor="text1"/>
                <w:sz w:val="18"/>
                <w:szCs w:val="18"/>
              </w:rPr>
              <w:t>3</w:t>
            </w:r>
            <w:ins w:id="2233" w:author="Xuning Wei12232" w:date="2026-10-22T10:18:00Z">
              <w:r w:rsidRPr="00A103A9">
                <w:rPr>
                  <w:rFonts w:ascii="Times New Roman" w:eastAsia="仿宋_GB2312" w:hAnsi="Times New Roman" w:cs="Times New Roman"/>
                  <w:color w:val="000000" w:themeColor="text1"/>
                  <w:sz w:val="18"/>
                  <w:szCs w:val="18"/>
                  <w:rPrChange w:id="2234" w:author="Xuning Wei12232" w:date="2026-10-24T11:11:00Z">
                    <w:rPr>
                      <w:rFonts w:ascii="Times New Roman" w:eastAsia="仿宋_GB2312" w:hAnsi="Times New Roman" w:cs="Times New Roman"/>
                      <w:color w:val="000000" w:themeColor="text1"/>
                      <w:sz w:val="18"/>
                      <w:szCs w:val="18"/>
                      <w:highlight w:val="lightGray"/>
                    </w:rPr>
                  </w:rPrChange>
                </w:rPr>
                <w:t>0</w:t>
              </w:r>
            </w:ins>
            <w:commentRangeEnd w:id="2228"/>
            <w:r w:rsidR="00B26C52" w:rsidRPr="00A103A9">
              <w:rPr>
                <w:rStyle w:val="affe"/>
                <w:rFonts w:ascii="Times New Roman" w:eastAsia="仿宋_GB2312" w:hAnsi="Times New Roman" w:cs="Times New Roman"/>
                <w:color w:val="000000" w:themeColor="text1"/>
                <w:sz w:val="18"/>
                <w:szCs w:val="18"/>
                <w:rPrChange w:id="2235" w:author="Xuning Wei12232" w:date="2026-10-24T11:11:00Z">
                  <w:rPr>
                    <w:rStyle w:val="affe"/>
                    <w:sz w:val="22"/>
                    <w:szCs w:val="32"/>
                  </w:rPr>
                </w:rPrChange>
              </w:rPr>
              <w:commentReference w:id="2228"/>
            </w:r>
            <w:commentRangeEnd w:id="2229"/>
            <w:r w:rsidRPr="00A103A9">
              <w:rPr>
                <w:rStyle w:val="affe"/>
                <w:rFonts w:ascii="Times New Roman" w:eastAsia="仿宋_GB2312" w:hAnsi="Times New Roman" w:cs="Times New Roman"/>
                <w:color w:val="000000" w:themeColor="text1"/>
                <w:sz w:val="18"/>
                <w:szCs w:val="18"/>
                <w:rPrChange w:id="2236" w:author="Xuning Wei12232" w:date="2026-10-24T11:11:00Z">
                  <w:rPr>
                    <w:rStyle w:val="affe"/>
                    <w:sz w:val="22"/>
                    <w:szCs w:val="32"/>
                  </w:rPr>
                </w:rPrChange>
              </w:rPr>
              <w:commentReference w:id="2229"/>
            </w:r>
            <w:commentRangeEnd w:id="2230"/>
            <w:r w:rsidR="00A103A9">
              <w:rPr>
                <w:rStyle w:val="affe"/>
              </w:rPr>
              <w:commentReference w:id="2230"/>
            </w:r>
            <w:r w:rsidRPr="00A103A9">
              <w:rPr>
                <w:rFonts w:ascii="Times New Roman" w:eastAsia="仿宋_GB2312" w:hAnsi="Times New Roman" w:cs="Times New Roman"/>
                <w:color w:val="000000" w:themeColor="text1"/>
                <w:sz w:val="18"/>
                <w:szCs w:val="18"/>
                <w:rPrChange w:id="2237" w:author="Xuning Wei12232" w:date="2026-10-24T11:11:00Z">
                  <w:rPr/>
                </w:rPrChange>
              </w:rPr>
              <w:t xml:space="preserve"> min (target: 2 h)</w:t>
            </w:r>
            <w:r w:rsidRPr="00B32B9A">
              <w:rPr>
                <w:rFonts w:ascii="Times New Roman" w:eastAsia="仿宋_GB2312" w:hAnsi="Times New Roman" w:cs="Times New Roman"/>
                <w:color w:val="000000" w:themeColor="text1"/>
                <w:sz w:val="18"/>
                <w:szCs w:val="18"/>
                <w:rPrChange w:id="2238" w:author="Xuning Wei12232" w:date="2026-10-24T11:11:00Z">
                  <w:rPr/>
                </w:rPrChange>
              </w:rPr>
              <w:t xml:space="preserve"> at </w:t>
            </w:r>
            <w:del w:id="2239" w:author="Xuning Wei12232" w:date="2026-10-20T14:33:00Z">
              <w:r w:rsidRPr="00B32B9A">
                <w:rPr>
                  <w:rFonts w:ascii="Times New Roman" w:eastAsia="仿宋_GB2312" w:hAnsi="Times New Roman" w:cs="Times New Roman"/>
                  <w:color w:val="000000" w:themeColor="text1"/>
                  <w:sz w:val="18"/>
                  <w:szCs w:val="18"/>
                  <w:rPrChange w:id="2240"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241" w:author="Xuning Wei12232" w:date="2026-10-24T11:11:00Z">
                  <w:rPr/>
                </w:rPrChange>
              </w:rPr>
              <w:t xml:space="preserve"> (target: </w:t>
            </w:r>
            <w:del w:id="2242" w:author="Xuning Wei12232" w:date="2026-10-20T21:36:00Z">
              <w:r w:rsidRPr="00B32B9A">
                <w:rPr>
                  <w:rFonts w:ascii="Times New Roman" w:eastAsia="仿宋_GB2312" w:hAnsi="Times New Roman" w:cs="Times New Roman"/>
                  <w:color w:val="000000" w:themeColor="text1"/>
                  <w:sz w:val="18"/>
                  <w:szCs w:val="18"/>
                  <w:rPrChange w:id="2243"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244" w:author="Xuning Wei12232" w:date="2026-10-24T11:11:00Z">
                  <w:rPr/>
                </w:rPrChange>
              </w:rPr>
              <w:t>).</w:t>
            </w:r>
            <w:del w:id="2245" w:author="Xuning Wei12232" w:date="2026-10-20T14:44:00Z">
              <w:r w:rsidRPr="00B32B9A">
                <w:rPr>
                  <w:rFonts w:ascii="Times New Roman" w:eastAsia="仿宋_GB2312" w:hAnsi="Times New Roman" w:cs="Times New Roman"/>
                  <w:color w:val="000000" w:themeColor="text1"/>
                  <w:sz w:val="18"/>
                  <w:szCs w:val="18"/>
                  <w:rPrChange w:id="2246" w:author="Xuning Wei12232" w:date="2026-10-24T11:11:00Z">
                    <w:rPr/>
                  </w:rPrChange>
                </w:rPr>
                <w:br/>
                <w:delText>4.</w:delText>
              </w:r>
            </w:del>
            <w:r w:rsidRPr="00B32B9A">
              <w:rPr>
                <w:rFonts w:ascii="Times New Roman" w:eastAsia="仿宋_GB2312" w:hAnsi="Times New Roman" w:cs="Times New Roman"/>
                <w:color w:val="000000" w:themeColor="text1"/>
                <w:sz w:val="18"/>
                <w:szCs w:val="18"/>
                <w:rPrChange w:id="2247" w:author="Xuning Wei12232" w:date="2026-10-24T11:11:00Z">
                  <w:rPr/>
                </w:rPrChange>
              </w:rPr>
              <w:t xml:space="preserve"> </w:t>
            </w:r>
          </w:p>
          <w:p w14:paraId="19601E90" w14:textId="77777777" w:rsidR="00652DEA" w:rsidRPr="00B32B9A" w:rsidRDefault="00C15CB5">
            <w:pPr>
              <w:pStyle w:val="aff2"/>
              <w:widowControl w:val="0"/>
              <w:numPr>
                <w:ilvl w:val="0"/>
                <w:numId w:val="22"/>
              </w:numPr>
              <w:spacing w:beforeLines="50" w:before="120" w:afterLines="50" w:after="120"/>
              <w:jc w:val="both"/>
              <w:rPr>
                <w:rFonts w:ascii="Times New Roman" w:eastAsia="仿宋_GB2312" w:hAnsi="Times New Roman" w:cs="Times New Roman"/>
                <w:color w:val="000000" w:themeColor="text1"/>
                <w:sz w:val="18"/>
                <w:szCs w:val="18"/>
                <w:rPrChange w:id="2248" w:author="Xuning Wei12232" w:date="2026-10-24T11:11:00Z">
                  <w:rPr/>
                </w:rPrChange>
              </w:rPr>
              <w:pPrChange w:id="2249" w:author="Xuning Wei12232" w:date="2026-10-20T14: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50" w:author="Xuning Wei12232" w:date="2026-10-24T11:11:00Z">
                  <w:rPr/>
                </w:rPrChange>
              </w:rPr>
              <w:t>Stop stirring, turn off the nitrogen. Drain until there is no obvious drip.</w:t>
            </w:r>
          </w:p>
        </w:tc>
      </w:tr>
      <w:tr w:rsidR="00652DEA" w:rsidRPr="00B32B9A" w14:paraId="1A06EE1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74E532" w14:textId="5850BF2C"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F75FA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22B757" w14:textId="7E247E07" w:rsidR="00652DEA" w:rsidRPr="00B32B9A" w:rsidRDefault="00C15CB5">
            <w:pPr>
              <w:pStyle w:val="aff2"/>
              <w:widowControl w:val="0"/>
              <w:numPr>
                <w:ilvl w:val="0"/>
                <w:numId w:val="23"/>
              </w:numPr>
              <w:spacing w:beforeLines="50" w:before="120" w:afterLines="50" w:after="120"/>
              <w:jc w:val="both"/>
              <w:rPr>
                <w:ins w:id="2251" w:author="Xuning Wei12232" w:date="2026-10-20T14:41:00Z"/>
                <w:rFonts w:ascii="Times New Roman" w:eastAsia="仿宋_GB2312" w:hAnsi="Times New Roman" w:cs="Times New Roman"/>
                <w:color w:val="000000" w:themeColor="text1"/>
                <w:sz w:val="18"/>
                <w:szCs w:val="18"/>
                <w:rPrChange w:id="2252" w:author="Xuning Wei12232" w:date="2026-10-24T11:11:00Z">
                  <w:rPr>
                    <w:ins w:id="2253" w:author="Xuning Wei12232" w:date="2026-10-20T14:41:00Z"/>
                  </w:rPr>
                </w:rPrChange>
              </w:rPr>
              <w:pPrChange w:id="2254" w:author="Xuning Wei12232" w:date="2026-10-20T14:41:00Z">
                <w:pPr>
                  <w:widowControl w:val="0"/>
                  <w:spacing w:beforeLines="50" w:before="120" w:afterLines="50" w:after="120"/>
                  <w:contextualSpacing/>
                </w:pPr>
              </w:pPrChange>
            </w:pPr>
            <w:del w:id="2255" w:author="Xuning Wei12232" w:date="2026-10-20T14:44:00Z">
              <w:r w:rsidRPr="00B32B9A">
                <w:rPr>
                  <w:rFonts w:ascii="Times New Roman" w:eastAsia="仿宋_GB2312" w:hAnsi="Times New Roman" w:cs="Times New Roman"/>
                  <w:color w:val="000000" w:themeColor="text1"/>
                  <w:sz w:val="18"/>
                  <w:szCs w:val="18"/>
                  <w:rPrChange w:id="225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257" w:author="Xuning Wei12232" w:date="2026-10-24T11:11:00Z">
                  <w:rPr/>
                </w:rPrChange>
              </w:rPr>
              <w:t>Adjust the jacket of synthesis reactor TJ4S-1213-Sy15 to</w:t>
            </w:r>
            <w:commentRangeStart w:id="2258"/>
            <w:commentRangeStart w:id="2259"/>
            <w:r w:rsidRPr="00B32B9A">
              <w:rPr>
                <w:rFonts w:ascii="Times New Roman" w:eastAsia="仿宋_GB2312" w:hAnsi="Times New Roman" w:cs="Times New Roman"/>
                <w:color w:val="000000" w:themeColor="text1"/>
                <w:sz w:val="18"/>
                <w:szCs w:val="18"/>
              </w:rPr>
              <w:t xml:space="preserve"> 2</w:t>
            </w:r>
            <w:ins w:id="2260" w:author="Xuning Wei12232" w:date="2026-10-22T07:21:00Z">
              <w:r w:rsidRPr="00B32B9A">
                <w:rPr>
                  <w:rFonts w:ascii="Times New Roman" w:eastAsia="仿宋_GB2312" w:hAnsi="Times New Roman" w:cs="Times New Roman"/>
                  <w:color w:val="000000" w:themeColor="text1"/>
                  <w:sz w:val="18"/>
                  <w:szCs w:val="18"/>
                </w:rPr>
                <w:t>0</w:t>
              </w:r>
            </w:ins>
            <w:del w:id="2261"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commentRangeEnd w:id="2258"/>
            <w:r w:rsidRPr="00B32B9A">
              <w:rPr>
                <w:rStyle w:val="affe"/>
                <w:rFonts w:ascii="Times New Roman" w:eastAsia="仿宋_GB2312" w:hAnsi="Times New Roman" w:cs="Times New Roman"/>
                <w:color w:val="000000" w:themeColor="text1"/>
                <w:sz w:val="18"/>
                <w:szCs w:val="18"/>
                <w:vertAlign w:val="superscript"/>
                <w:lang w:eastAsia="zh-CN"/>
              </w:rPr>
              <w:commentReference w:id="2258"/>
            </w:r>
            <w:commentRangeEnd w:id="2259"/>
            <w:r w:rsidRPr="00B32B9A">
              <w:rPr>
                <w:rStyle w:val="affe"/>
                <w:rFonts w:ascii="Times New Roman" w:eastAsia="仿宋_GB2312" w:hAnsi="Times New Roman" w:cs="Times New Roman"/>
                <w:color w:val="000000" w:themeColor="text1"/>
                <w:sz w:val="18"/>
                <w:szCs w:val="18"/>
                <w:vertAlign w:val="superscript"/>
                <w:lang w:eastAsia="zh-CN"/>
              </w:rPr>
              <w:commentReference w:id="2259"/>
            </w:r>
            <w:ins w:id="2262" w:author="Xuning Wei12232" w:date="2026-10-22T16:09:00Z">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2263" w:author="Xuning Wei12232" w:date="2026-10-20T13:13:00Z">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(target: 2</w:t>
            </w:r>
            <w:ins w:id="2264" w:author="Xuning Wei12232" w:date="2026-10-22T07:21:00Z">
              <w:r w:rsidRPr="00B32B9A">
                <w:rPr>
                  <w:rFonts w:ascii="Times New Roman" w:eastAsia="仿宋_GB2312" w:hAnsi="Times New Roman" w:cs="Times New Roman"/>
                  <w:color w:val="000000" w:themeColor="text1"/>
                  <w:sz w:val="18"/>
                  <w:szCs w:val="18"/>
                </w:rPr>
                <w:t>0</w:t>
              </w:r>
            </w:ins>
            <w:del w:id="2265" w:author="Xuning Wei12232" w:date="2026-10-18T18:43:00Z">
              <w:r w:rsidRPr="00B32B9A">
                <w:rPr>
                  <w:rFonts w:ascii="Times New Roman" w:eastAsia="仿宋_GB2312" w:hAnsi="Times New Roman" w:cs="Times New Roman"/>
                  <w:color w:val="000000" w:themeColor="text1"/>
                  <w:sz w:val="18"/>
                  <w:szCs w:val="18"/>
                </w:rPr>
                <w:delText>0</w:delText>
              </w:r>
            </w:del>
            <w:r w:rsidRPr="00B32B9A">
              <w:rPr>
                <w:rFonts w:ascii="Times New Roman" w:eastAsia="仿宋_GB2312" w:hAnsi="Times New Roman" w:cs="Times New Roman"/>
                <w:color w:val="000000" w:themeColor="text1"/>
                <w:sz w:val="18"/>
                <w:szCs w:val="18"/>
              </w:rPr>
              <w:t xml:space="preserve"> °C).</w:t>
            </w:r>
            <w:del w:id="2266" w:author="Xuning Wei12232" w:date="2026-10-20T14:44:00Z">
              <w:r w:rsidRPr="00B32B9A">
                <w:rPr>
                  <w:rFonts w:ascii="Times New Roman" w:eastAsia="仿宋_GB2312" w:hAnsi="Times New Roman" w:cs="Times New Roman"/>
                  <w:color w:val="000000" w:themeColor="text1"/>
                  <w:sz w:val="18"/>
                  <w:szCs w:val="18"/>
                  <w:rPrChange w:id="2267" w:author="Xuning Wei12232" w:date="2026-10-24T11:11:00Z">
                    <w:rPr/>
                  </w:rPrChange>
                </w:rPr>
                <w:br/>
                <w:delText xml:space="preserve">2. </w:delText>
              </w:r>
            </w:del>
          </w:p>
          <w:p w14:paraId="48DF248D" w14:textId="57ADA345" w:rsidR="00652DEA" w:rsidRPr="00B32B9A" w:rsidRDefault="00C15CB5">
            <w:pPr>
              <w:pStyle w:val="aff2"/>
              <w:widowControl w:val="0"/>
              <w:numPr>
                <w:ilvl w:val="0"/>
                <w:numId w:val="23"/>
              </w:numPr>
              <w:spacing w:beforeLines="50" w:before="120" w:afterLines="50" w:after="120"/>
              <w:jc w:val="both"/>
              <w:rPr>
                <w:ins w:id="2268" w:author="Xuning Wei12232" w:date="2026-10-20T14:41:00Z"/>
                <w:rFonts w:ascii="Times New Roman" w:eastAsia="仿宋_GB2312" w:hAnsi="Times New Roman" w:cs="Times New Roman"/>
                <w:color w:val="000000" w:themeColor="text1"/>
                <w:sz w:val="18"/>
                <w:szCs w:val="18"/>
                <w:rPrChange w:id="2269" w:author="Xuning Wei12232" w:date="2026-10-24T11:11:00Z">
                  <w:rPr>
                    <w:ins w:id="2270" w:author="Xuning Wei12232" w:date="2026-10-20T14:41:00Z"/>
                    <w:color w:val="000000" w:themeColor="text1"/>
                  </w:rPr>
                </w:rPrChange>
              </w:rPr>
              <w:pPrChange w:id="2271" w:author="Xuning Wei12232" w:date="2026-10-20T14: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Add</w:t>
            </w:r>
            <w:r w:rsidRPr="00B32B9A">
              <w:rPr>
                <w:rFonts w:ascii="Times New Roman" w:eastAsia="仿宋_GB2312" w:hAnsi="Times New Roman" w:cs="Times New Roman"/>
                <w:color w:val="000000" w:themeColor="text1"/>
                <w:sz w:val="18"/>
                <w:szCs w:val="18"/>
                <w:lang w:eastAsia="zh-CN"/>
              </w:rPr>
              <w:t xml:space="preserve"> </w:t>
            </w:r>
            <w:del w:id="2272" w:author="Xuning Wei12232" w:date="2026-10-20T07:53:00Z">
              <w:r w:rsidRPr="00B32B9A">
                <w:rPr>
                  <w:rFonts w:ascii="Times New Roman" w:eastAsia="仿宋_GB2312" w:hAnsi="Times New Roman" w:cs="Times New Roman"/>
                  <w:color w:val="000000" w:themeColor="text1"/>
                  <w:sz w:val="18"/>
                  <w:szCs w:val="18"/>
                  <w:lang w:eastAsia="zh-CN"/>
                </w:rPr>
                <w:delText>10.</w:delText>
              </w:r>
            </w:del>
            <w:del w:id="2273" w:author="Xuning Wei12232" w:date="2026-10-18T19:01:00Z">
              <w:r w:rsidRPr="00B32B9A">
                <w:rPr>
                  <w:rFonts w:ascii="Times New Roman" w:eastAsia="仿宋_GB2312" w:hAnsi="Times New Roman" w:cs="Times New Roman"/>
                  <w:color w:val="000000" w:themeColor="text1"/>
                  <w:sz w:val="18"/>
                  <w:szCs w:val="18"/>
                  <w:lang w:eastAsia="zh-CN"/>
                </w:rPr>
                <w:delText>0</w:delText>
              </w:r>
            </w:del>
            <w:del w:id="2274" w:author="Xuning Wei12232" w:date="2026-10-20T07:53:00Z">
              <w:r w:rsidRPr="00B32B9A">
                <w:rPr>
                  <w:rFonts w:ascii="Times New Roman" w:eastAsia="仿宋_GB2312" w:hAnsi="Times New Roman" w:cs="Times New Roman"/>
                  <w:color w:val="000000" w:themeColor="text1"/>
                  <w:sz w:val="18"/>
                  <w:szCs w:val="18"/>
                  <w:lang w:eastAsia="zh-CN"/>
                </w:rPr>
                <w:delText xml:space="preserve"> V </w:delText>
              </w:r>
            </w:del>
            <w:r w:rsidRPr="00B32B9A">
              <w:rPr>
                <w:rFonts w:ascii="Times New Roman" w:eastAsia="仿宋_GB2312" w:hAnsi="Times New Roman" w:cs="Times New Roman"/>
                <w:color w:val="000000" w:themeColor="text1"/>
                <w:sz w:val="18"/>
                <w:szCs w:val="18"/>
                <w:lang w:eastAsia="zh-CN"/>
              </w:rPr>
              <w:t>Isopropyl Acetate (</w:t>
            </w:r>
            <w:ins w:id="2275" w:author="Xuning Wei12232" w:date="2026-10-20T21:57:00Z">
              <w:r w:rsidRPr="00B32B9A">
                <w:rPr>
                  <w:rFonts w:ascii="Times New Roman" w:eastAsia="仿宋_GB2312" w:hAnsi="Times New Roman" w:cs="Times New Roman"/>
                  <w:color w:val="000000" w:themeColor="text1"/>
                  <w:sz w:val="18"/>
                  <w:szCs w:val="18"/>
                  <w:lang w:eastAsia="zh-CN"/>
                  <w:rPrChange w:id="2276" w:author="Xuning Wei12232" w:date="2026-10-24T11:11:00Z">
                    <w:rPr>
                      <w:rFonts w:ascii="Times New Roman" w:eastAsia="仿宋_GB2312" w:hAnsi="Times New Roman" w:cs="Times New Roman"/>
                      <w:color w:val="FF0000"/>
                      <w:sz w:val="18"/>
                      <w:szCs w:val="18"/>
                      <w:highlight w:val="yellow"/>
                      <w:lang w:eastAsia="zh-CN"/>
                    </w:rPr>
                  </w:rPrChange>
                </w:rPr>
                <w:t>1</w:t>
              </w:r>
            </w:ins>
            <w:ins w:id="2277" w:author="Xuning Wei12232" w:date="2026-10-23T19:40:00Z">
              <w:r w:rsidRPr="00B32B9A">
                <w:rPr>
                  <w:rFonts w:ascii="Times New Roman" w:eastAsia="仿宋_GB2312" w:hAnsi="Times New Roman" w:cs="Times New Roman"/>
                  <w:color w:val="000000" w:themeColor="text1"/>
                  <w:sz w:val="18"/>
                  <w:szCs w:val="18"/>
                  <w:lang w:eastAsia="zh-CN"/>
                  <w:rPrChange w:id="2278" w:author="Xuning Wei12232" w:date="2026-10-24T11:11:00Z">
                    <w:rPr>
                      <w:rFonts w:ascii="Times New Roman" w:eastAsia="仿宋_GB2312" w:hAnsi="Times New Roman" w:cs="Times New Roman"/>
                      <w:color w:val="FF0000"/>
                      <w:sz w:val="18"/>
                      <w:szCs w:val="18"/>
                      <w:highlight w:val="yellow"/>
                      <w:lang w:eastAsia="zh-CN"/>
                    </w:rPr>
                  </w:rPrChange>
                </w:rPr>
                <w:t>0</w:t>
              </w:r>
            </w:ins>
            <w:ins w:id="2279" w:author="Xuning Wei12232" w:date="2026-10-20T21:57:00Z">
              <w:r w:rsidRPr="00B32B9A">
                <w:rPr>
                  <w:rFonts w:ascii="Times New Roman" w:eastAsia="仿宋_GB2312" w:hAnsi="Times New Roman" w:cs="Times New Roman"/>
                  <w:color w:val="000000" w:themeColor="text1"/>
                  <w:sz w:val="18"/>
                  <w:szCs w:val="18"/>
                  <w:lang w:eastAsia="zh-CN"/>
                  <w:rPrChange w:id="2280" w:author="Xuning Wei12232" w:date="2026-10-24T11:11:00Z">
                    <w:rPr>
                      <w:rFonts w:ascii="Times New Roman" w:eastAsia="仿宋_GB2312" w:hAnsi="Times New Roman" w:cs="Times New Roman"/>
                      <w:color w:val="FF0000"/>
                      <w:sz w:val="18"/>
                      <w:szCs w:val="18"/>
                      <w:highlight w:val="yellow"/>
                      <w:lang w:eastAsia="zh-CN"/>
                    </w:rPr>
                  </w:rPrChange>
                </w:rPr>
                <w:t>.0</w:t>
              </w:r>
            </w:ins>
            <w:ins w:id="2281" w:author="Johan Granander" w:date="2026-10-25T11:35:00Z">
              <w:r w:rsidR="00D40A95" w:rsidRPr="00B32B9A">
                <w:rPr>
                  <w:rFonts w:ascii="Times New Roman" w:eastAsia="仿宋_GB2312" w:hAnsi="Times New Roman" w:cs="Times New Roman"/>
                  <w:color w:val="000000" w:themeColor="text1"/>
                  <w:sz w:val="18"/>
                  <w:szCs w:val="18"/>
                  <w:lang w:eastAsia="zh-CN"/>
                </w:rPr>
                <w:t xml:space="preserve"> </w:t>
              </w:r>
            </w:ins>
            <w:ins w:id="2282" w:author="Xuning Wei12232" w:date="2026-10-20T21:57:00Z">
              <w:r w:rsidRPr="00B32B9A">
                <w:rPr>
                  <w:rFonts w:ascii="Times New Roman" w:eastAsia="仿宋_GB2312" w:hAnsi="Times New Roman" w:cs="Times New Roman"/>
                  <w:color w:val="000000" w:themeColor="text1"/>
                  <w:sz w:val="18"/>
                  <w:szCs w:val="18"/>
                  <w:lang w:eastAsia="zh-CN"/>
                  <w:rPrChange w:id="2283" w:author="Xuning Wei12232" w:date="2026-10-24T11:11:00Z">
                    <w:rPr>
                      <w:rFonts w:ascii="Times New Roman" w:eastAsia="仿宋_GB2312" w:hAnsi="Times New Roman" w:cs="Times New Roman"/>
                      <w:color w:val="FF0000"/>
                      <w:sz w:val="18"/>
                      <w:szCs w:val="18"/>
                      <w:highlight w:val="yellow"/>
                      <w:lang w:eastAsia="zh-CN"/>
                    </w:rPr>
                  </w:rPrChange>
                </w:rPr>
                <w:t xml:space="preserve">V, </w:t>
              </w:r>
            </w:ins>
            <w:ins w:id="2284" w:author="Xuning Wei12232" w:date="2026-10-23T19:40:00Z">
              <w:r w:rsidRPr="00B32B9A">
                <w:rPr>
                  <w:rFonts w:ascii="Times New Roman" w:eastAsia="仿宋_GB2312" w:hAnsi="Times New Roman" w:cs="Times New Roman"/>
                  <w:color w:val="000000" w:themeColor="text1"/>
                  <w:sz w:val="18"/>
                  <w:szCs w:val="18"/>
                  <w:lang w:eastAsia="zh-CN"/>
                  <w:rPrChange w:id="2285" w:author="Xuning Wei12232" w:date="2026-10-24T11:11:00Z">
                    <w:rPr>
                      <w:rFonts w:ascii="Times New Roman" w:eastAsia="仿宋_GB2312" w:hAnsi="Times New Roman" w:cs="Times New Roman"/>
                      <w:color w:val="FF0000"/>
                      <w:sz w:val="18"/>
                      <w:szCs w:val="18"/>
                      <w:highlight w:val="yellow"/>
                      <w:lang w:eastAsia="zh-CN"/>
                    </w:rPr>
                  </w:rPrChange>
                </w:rPr>
                <w:t>8.73</w:t>
              </w:r>
            </w:ins>
            <w:ins w:id="2286" w:author="Xuning Wei12232" w:date="2026-10-20T21:57:00Z">
              <w:r w:rsidRPr="00B32B9A">
                <w:rPr>
                  <w:rFonts w:ascii="Times New Roman" w:eastAsia="仿宋_GB2312" w:hAnsi="Times New Roman" w:cs="Times New Roman"/>
                  <w:color w:val="000000" w:themeColor="text1"/>
                  <w:sz w:val="18"/>
                  <w:szCs w:val="18"/>
                  <w:lang w:eastAsia="zh-CN"/>
                </w:rPr>
                <w:t xml:space="preserve"> kg/kg)</w:t>
              </w:r>
            </w:ins>
            <w:del w:id="2287" w:author="Xuning Wei12232" w:date="2026-10-18T19:01:00Z">
              <w:r w:rsidRPr="00B32B9A">
                <w:rPr>
                  <w:rFonts w:ascii="Times New Roman" w:eastAsia="仿宋_GB2312" w:hAnsi="Times New Roman" w:cs="Times New Roman"/>
                  <w:color w:val="000000" w:themeColor="text1"/>
                  <w:sz w:val="18"/>
                  <w:szCs w:val="18"/>
                  <w:lang w:eastAsia="zh-CN"/>
                </w:rPr>
                <w:delText>8.73</w:delText>
              </w:r>
            </w:del>
            <w:del w:id="2288" w:author="Xuning Wei12232" w:date="2026-10-20T07:54:00Z">
              <w:r w:rsidRPr="00B32B9A">
                <w:rPr>
                  <w:rFonts w:ascii="Times New Roman" w:eastAsia="仿宋_GB2312" w:hAnsi="Times New Roman" w:cs="Times New Roman"/>
                  <w:color w:val="000000" w:themeColor="text1"/>
                  <w:sz w:val="18"/>
                  <w:szCs w:val="18"/>
                  <w:lang w:eastAsia="zh-CN"/>
                </w:rPr>
                <w:delText>0</w:delText>
              </w:r>
            </w:del>
            <w:del w:id="2289" w:author="Xuning Wei12232" w:date="2026-10-20T20:15:00Z">
              <w:r w:rsidRPr="00B32B9A">
                <w:rPr>
                  <w:rFonts w:ascii="Times New Roman" w:eastAsia="仿宋_GB2312" w:hAnsi="Times New Roman" w:cs="Times New Roman"/>
                  <w:color w:val="000000" w:themeColor="text1"/>
                  <w:sz w:val="18"/>
                  <w:szCs w:val="18"/>
                  <w:lang w:eastAsia="zh-CN"/>
                </w:rPr>
                <w:delText xml:space="preserve"> </w:delText>
              </w:r>
            </w:del>
            <w:del w:id="2290" w:author="Xuning Wei12232" w:date="2026-10-20T21:57:00Z">
              <w:r w:rsidRPr="00B32B9A">
                <w:rPr>
                  <w:rFonts w:ascii="Times New Roman" w:eastAsia="仿宋_GB2312" w:hAnsi="Times New Roman" w:cs="Times New Roman"/>
                  <w:color w:val="000000" w:themeColor="text1"/>
                  <w:sz w:val="18"/>
                  <w:szCs w:val="18"/>
                  <w:lang w:eastAsia="zh-CN"/>
                </w:rPr>
                <w:delText>kg/kg)</w:delText>
              </w:r>
            </w:del>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rPr>
              <w:t>into TJ4S-1213-Sy15</w:t>
            </w:r>
            <w:r w:rsidRPr="00B32B9A">
              <w:rPr>
                <w:rFonts w:ascii="Times New Roman" w:eastAsia="仿宋_GB2312" w:hAnsi="Times New Roman" w:cs="Times New Roman"/>
                <w:color w:val="000000" w:themeColor="text1"/>
                <w:sz w:val="18"/>
                <w:szCs w:val="18"/>
                <w:rPrChange w:id="2291" w:author="Xuning Wei12232" w:date="2026-10-24T11:11:00Z">
                  <w:rPr>
                    <w:color w:val="000000" w:themeColor="text1"/>
                  </w:rPr>
                </w:rPrChange>
              </w:rPr>
              <w:t xml:space="preserve">. </w:t>
            </w:r>
            <w:del w:id="2292" w:author="Xuning Wei12232" w:date="2026-10-20T14:44:00Z">
              <w:r w:rsidRPr="00B32B9A">
                <w:rPr>
                  <w:rFonts w:ascii="Times New Roman" w:eastAsia="仿宋_GB2312" w:hAnsi="Times New Roman" w:cs="Times New Roman"/>
                  <w:color w:val="000000" w:themeColor="text1"/>
                  <w:sz w:val="18"/>
                  <w:szCs w:val="18"/>
                  <w:rPrChange w:id="2293" w:author="Xuning Wei12232" w:date="2026-10-24T11:11:00Z">
                    <w:rPr>
                      <w:color w:val="000000" w:themeColor="text1"/>
                    </w:rPr>
                  </w:rPrChange>
                </w:rPr>
                <w:br/>
                <w:delText>3.</w:delText>
              </w:r>
            </w:del>
            <w:r w:rsidRPr="00B32B9A">
              <w:rPr>
                <w:rFonts w:ascii="Times New Roman" w:eastAsia="仿宋_GB2312" w:hAnsi="Times New Roman" w:cs="Times New Roman"/>
                <w:color w:val="000000" w:themeColor="text1"/>
                <w:sz w:val="18"/>
                <w:szCs w:val="18"/>
                <w:rPrChange w:id="2294" w:author="Xuning Wei12232" w:date="2026-10-24T11:11:00Z">
                  <w:rPr>
                    <w:color w:val="000000" w:themeColor="text1"/>
                  </w:rPr>
                </w:rPrChange>
              </w:rPr>
              <w:t xml:space="preserve"> </w:t>
            </w:r>
          </w:p>
          <w:p w14:paraId="49CA198B" w14:textId="77777777" w:rsidR="00652DEA" w:rsidRPr="00B32B9A" w:rsidRDefault="00C15CB5">
            <w:pPr>
              <w:pStyle w:val="aff2"/>
              <w:widowControl w:val="0"/>
              <w:numPr>
                <w:ilvl w:val="0"/>
                <w:numId w:val="23"/>
              </w:numPr>
              <w:spacing w:beforeLines="50" w:before="120" w:afterLines="50" w:after="120"/>
              <w:jc w:val="both"/>
              <w:rPr>
                <w:del w:id="2295" w:author="Xuning Wei12232" w:date="2026-10-20T14:44:00Z"/>
                <w:rFonts w:ascii="Times New Roman" w:eastAsia="仿宋_GB2312" w:hAnsi="Times New Roman" w:cs="Times New Roman"/>
                <w:color w:val="000000" w:themeColor="text1"/>
                <w:sz w:val="18"/>
                <w:szCs w:val="18"/>
                <w:rPrChange w:id="2296" w:author="Xuning Wei12232" w:date="2026-10-24T11:11:00Z">
                  <w:rPr>
                    <w:del w:id="2297" w:author="Xuning Wei12232" w:date="2026-10-20T14:44:00Z"/>
                  </w:rPr>
                </w:rPrChange>
              </w:rPr>
              <w:pPrChange w:id="2298"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29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30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301" w:author="Xuning Wei12232" w:date="2026-10-24T11:11:00Z">
                  <w:rPr/>
                </w:rPrChange>
              </w:rPr>
              <w:t>. Drain until there is no obvious drip</w:t>
            </w:r>
          </w:p>
          <w:p w14:paraId="68739CF5" w14:textId="77777777" w:rsidR="00652DEA" w:rsidRPr="00B32B9A" w:rsidRDefault="00C15CB5">
            <w:pPr>
              <w:pStyle w:val="aff2"/>
              <w:widowControl w:val="0"/>
              <w:numPr>
                <w:ilvl w:val="0"/>
                <w:numId w:val="23"/>
              </w:numPr>
              <w:spacing w:beforeLines="50" w:before="120" w:afterLines="50" w:after="120"/>
              <w:jc w:val="both"/>
              <w:rPr>
                <w:rFonts w:ascii="Times New Roman" w:eastAsia="仿宋_GB2312" w:hAnsi="Times New Roman" w:cs="Times New Roman"/>
                <w:color w:val="000000" w:themeColor="text1"/>
                <w:sz w:val="18"/>
                <w:szCs w:val="18"/>
                <w:rPrChange w:id="2302" w:author="Xuning Wei12232" w:date="2026-10-24T11:11:00Z">
                  <w:rPr/>
                </w:rPrChange>
              </w:rPr>
              <w:pPrChange w:id="2303" w:author="Xuning Wei12232" w:date="2026-10-20T14:44:00Z">
                <w:pPr>
                  <w:widowControl w:val="0"/>
                  <w:spacing w:beforeLines="50" w:before="120" w:afterLines="50" w:after="120"/>
                  <w:contextualSpacing/>
                </w:pPr>
              </w:pPrChange>
            </w:pPr>
            <w:ins w:id="2304"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305" w:author="Xuning Wei12232" w:date="2026-10-24T11:11:00Z">
                  <w:rPr/>
                </w:rPrChange>
              </w:rPr>
              <w:t>Perform this operation 4 times.</w:t>
            </w:r>
          </w:p>
        </w:tc>
      </w:tr>
      <w:tr w:rsidR="00652DEA" w:rsidRPr="00B32B9A" w14:paraId="6FC8B28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E14F55" w14:textId="52170612"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915B0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9079C2" w14:textId="474C393A" w:rsidR="00652DEA" w:rsidRPr="00B32B9A" w:rsidRDefault="00C15CB5">
            <w:pPr>
              <w:pStyle w:val="aff2"/>
              <w:widowControl w:val="0"/>
              <w:numPr>
                <w:ilvl w:val="0"/>
                <w:numId w:val="24"/>
              </w:numPr>
              <w:spacing w:beforeLines="50" w:before="120" w:afterLines="50" w:after="120"/>
              <w:jc w:val="both"/>
              <w:rPr>
                <w:ins w:id="2306" w:author="Xuning Wei12232" w:date="2026-10-20T14:41:00Z"/>
                <w:rFonts w:ascii="Times New Roman" w:eastAsia="仿宋_GB2312" w:hAnsi="Times New Roman" w:cs="Times New Roman"/>
                <w:color w:val="000000" w:themeColor="text1"/>
                <w:sz w:val="18"/>
                <w:szCs w:val="18"/>
                <w:rPrChange w:id="2307" w:author="Xuning Wei12232" w:date="2026-10-24T11:11:00Z">
                  <w:rPr>
                    <w:ins w:id="2308" w:author="Xuning Wei12232" w:date="2026-10-20T14:41:00Z"/>
                    <w:color w:val="000000" w:themeColor="text1"/>
                  </w:rPr>
                </w:rPrChange>
              </w:rPr>
              <w:pPrChange w:id="2309" w:author="Xuning Wei12232" w:date="2026-10-20T14:41:00Z">
                <w:pPr>
                  <w:widowControl w:val="0"/>
                  <w:spacing w:beforeLines="50" w:before="120" w:afterLines="50" w:after="120"/>
                  <w:contextualSpacing/>
                </w:pPr>
              </w:pPrChange>
            </w:pPr>
            <w:del w:id="2310" w:author="Xuning Wei12232" w:date="2026-10-20T14:44:00Z">
              <w:r w:rsidRPr="00B32B9A">
                <w:rPr>
                  <w:rFonts w:ascii="Times New Roman" w:eastAsia="仿宋_GB2312" w:hAnsi="Times New Roman" w:cs="Times New Roman"/>
                  <w:color w:val="000000" w:themeColor="text1"/>
                  <w:sz w:val="18"/>
                  <w:szCs w:val="18"/>
                  <w:rPrChange w:id="2311"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2312" w:author="Xuning Wei12232" w:date="2026-10-24T11:11:00Z">
                  <w:rPr>
                    <w:color w:val="000000" w:themeColor="text1"/>
                  </w:rPr>
                </w:rPrChange>
              </w:rPr>
              <w:t xml:space="preserve">Add </w:t>
            </w:r>
            <w:del w:id="2313" w:author="Xuning Wei12232" w:date="2026-10-20T07:55:00Z">
              <w:r w:rsidRPr="00B32B9A">
                <w:rPr>
                  <w:rFonts w:ascii="Times New Roman" w:eastAsia="仿宋_GB2312" w:hAnsi="Times New Roman" w:cs="Times New Roman"/>
                  <w:color w:val="000000" w:themeColor="text1"/>
                  <w:sz w:val="18"/>
                  <w:szCs w:val="18"/>
                </w:rPr>
                <w:delText xml:space="preserve">12.0 V </w:delText>
              </w:r>
            </w:del>
            <w:r w:rsidRPr="00B32B9A">
              <w:rPr>
                <w:rFonts w:ascii="Times New Roman" w:eastAsia="仿宋_GB2312" w:hAnsi="Times New Roman" w:cs="Times New Roman"/>
                <w:color w:val="000000" w:themeColor="text1"/>
                <w:sz w:val="18"/>
                <w:szCs w:val="18"/>
              </w:rPr>
              <w:t>DMF (</w:t>
            </w:r>
            <w:commentRangeStart w:id="2314"/>
            <w:commentRangeStart w:id="2315"/>
            <w:ins w:id="2316" w:author="Xuning Wei12232" w:date="2026-10-20T07:55:00Z">
              <w:r w:rsidRPr="00B32B9A">
                <w:rPr>
                  <w:rFonts w:ascii="Times New Roman" w:eastAsia="仿宋_GB2312" w:hAnsi="Times New Roman" w:cs="Times New Roman"/>
                  <w:color w:val="000000" w:themeColor="text1"/>
                  <w:sz w:val="18"/>
                  <w:szCs w:val="18"/>
                  <w:rPrChange w:id="2317" w:author="Xuning Wei12232" w:date="2026-10-24T11:11:00Z">
                    <w:rPr>
                      <w:highlight w:val="yellow"/>
                    </w:rPr>
                  </w:rPrChange>
                </w:rPr>
                <w:t>1</w:t>
              </w:r>
            </w:ins>
            <w:ins w:id="2318" w:author="Xuning Wei12232" w:date="2026-10-23T19:46:00Z">
              <w:r w:rsidRPr="00B32B9A">
                <w:rPr>
                  <w:rFonts w:ascii="Times New Roman" w:eastAsia="仿宋_GB2312" w:hAnsi="Times New Roman" w:cs="Times New Roman"/>
                  <w:color w:val="000000" w:themeColor="text1"/>
                  <w:sz w:val="18"/>
                  <w:szCs w:val="18"/>
                  <w:rPrChange w:id="2319" w:author="Xuning Wei12232" w:date="2026-10-24T11:11:00Z">
                    <w:rPr>
                      <w:rFonts w:ascii="Times New Roman" w:eastAsia="仿宋_GB2312" w:hAnsi="Times New Roman" w:cs="Times New Roman"/>
                      <w:color w:val="000000" w:themeColor="text1"/>
                      <w:sz w:val="18"/>
                      <w:szCs w:val="18"/>
                      <w:highlight w:val="lightGray"/>
                    </w:rPr>
                  </w:rPrChange>
                </w:rPr>
                <w:t>2</w:t>
              </w:r>
            </w:ins>
            <w:r w:rsidR="00210A33">
              <w:rPr>
                <w:rFonts w:ascii="Times New Roman" w:eastAsia="仿宋_GB2312" w:hAnsi="Times New Roman" w:cs="Times New Roman"/>
                <w:color w:val="000000" w:themeColor="text1"/>
                <w:sz w:val="18"/>
                <w:szCs w:val="18"/>
              </w:rPr>
              <w:t>.0</w:t>
            </w:r>
            <w:ins w:id="2320" w:author="Xuning Wei12232" w:date="2026-10-20T07:55:00Z">
              <w:r w:rsidRPr="00B32B9A">
                <w:rPr>
                  <w:rFonts w:ascii="Times New Roman" w:eastAsia="仿宋_GB2312" w:hAnsi="Times New Roman" w:cs="Times New Roman"/>
                  <w:color w:val="000000" w:themeColor="text1"/>
                  <w:sz w:val="18"/>
                  <w:szCs w:val="18"/>
                </w:rPr>
                <w:t xml:space="preserve"> V</w:t>
              </w:r>
            </w:ins>
            <w:commentRangeEnd w:id="2314"/>
            <w:r w:rsidR="00635ED6" w:rsidRPr="00B32B9A">
              <w:rPr>
                <w:rStyle w:val="affe"/>
                <w:rFonts w:ascii="Times New Roman" w:eastAsia="仿宋_GB2312" w:hAnsi="Times New Roman" w:cs="Times New Roman"/>
                <w:color w:val="000000" w:themeColor="text1"/>
                <w:sz w:val="18"/>
                <w:szCs w:val="18"/>
                <w:rPrChange w:id="2321"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314"/>
            </w:r>
            <w:commentRangeEnd w:id="2315"/>
            <w:r w:rsidRPr="00B32B9A">
              <w:rPr>
                <w:rStyle w:val="affe"/>
                <w:rFonts w:ascii="Times New Roman" w:eastAsia="仿宋_GB2312" w:hAnsi="Times New Roman" w:cs="Times New Roman"/>
                <w:color w:val="000000" w:themeColor="text1"/>
                <w:sz w:val="18"/>
                <w:szCs w:val="18"/>
                <w:rPrChange w:id="2322" w:author="Xuning Wei12232" w:date="2026-10-24T11:11:00Z">
                  <w:rPr>
                    <w:rStyle w:val="affe"/>
                    <w:rFonts w:ascii="Times New Roman" w:eastAsia="仿宋_GB2312" w:hAnsi="Times New Roman" w:cs="Times New Roman"/>
                    <w:color w:val="000000" w:themeColor="text1"/>
                    <w:sz w:val="18"/>
                    <w:szCs w:val="18"/>
                    <w:highlight w:val="lightGray"/>
                  </w:rPr>
                </w:rPrChange>
              </w:rPr>
              <w:commentReference w:id="2315"/>
            </w:r>
            <w:ins w:id="2323" w:author="Xuning Wei12232" w:date="2026-10-22T10:18:00Z">
              <w:r w:rsidRPr="00B32B9A">
                <w:rPr>
                  <w:rFonts w:ascii="Times New Roman" w:eastAsia="仿宋_GB2312" w:hAnsi="Times New Roman" w:cs="Times New Roman"/>
                  <w:color w:val="000000" w:themeColor="text1"/>
                  <w:sz w:val="18"/>
                  <w:szCs w:val="18"/>
                  <w:rPrChange w:id="2324"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325" w:author="Xuning Wei12232" w:date="2026-10-23T19:46:00Z">
              <w:r w:rsidRPr="00B32B9A">
                <w:rPr>
                  <w:rFonts w:ascii="Times New Roman" w:eastAsia="仿宋_GB2312" w:hAnsi="Times New Roman" w:cs="Times New Roman"/>
                  <w:color w:val="000000" w:themeColor="text1"/>
                  <w:sz w:val="18"/>
                  <w:szCs w:val="18"/>
                  <w:rPrChange w:id="2326" w:author="Xuning Wei12232" w:date="2026-10-24T11:11:00Z">
                    <w:rPr>
                      <w:rFonts w:ascii="Times New Roman" w:eastAsia="仿宋_GB2312" w:hAnsi="Times New Roman" w:cs="Times New Roman"/>
                      <w:color w:val="000000" w:themeColor="text1"/>
                      <w:sz w:val="18"/>
                      <w:szCs w:val="18"/>
                      <w:highlight w:val="lightGray"/>
                    </w:rPr>
                  </w:rPrChange>
                </w:rPr>
                <w:t>11.38</w:t>
              </w:r>
            </w:ins>
            <w:ins w:id="2327" w:author="Xuning Wei12232" w:date="2026-10-20T20:15:00Z">
              <w:r w:rsidRPr="00B32B9A">
                <w:rPr>
                  <w:rFonts w:ascii="Times New Roman" w:eastAsia="仿宋_GB2312" w:hAnsi="Times New Roman" w:cs="Times New Roman"/>
                  <w:color w:val="000000" w:themeColor="text1"/>
                  <w:sz w:val="18"/>
                  <w:szCs w:val="18"/>
                  <w:rPrChange w:id="2328"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329" w:author="Xuning Wei12232" w:date="2026-10-20T10:56:00Z">
              <w:r w:rsidRPr="00B32B9A">
                <w:rPr>
                  <w:rFonts w:ascii="Times New Roman" w:eastAsia="仿宋_GB2312" w:hAnsi="Times New Roman" w:cs="Times New Roman"/>
                  <w:color w:val="000000" w:themeColor="text1"/>
                  <w:sz w:val="18"/>
                  <w:szCs w:val="18"/>
                </w:rPr>
                <w:delText xml:space="preserve">11.376 </w:delText>
              </w:r>
            </w:del>
            <w:del w:id="2330" w:author="Xuning Wei12232" w:date="2026-10-20T20:15:00Z">
              <w:r w:rsidRPr="00B32B9A">
                <w:rPr>
                  <w:rFonts w:ascii="Times New Roman" w:eastAsia="仿宋_GB2312" w:hAnsi="Times New Roman" w:cs="Times New Roman"/>
                  <w:color w:val="000000" w:themeColor="text1"/>
                  <w:sz w:val="18"/>
                  <w:szCs w:val="18"/>
                </w:rPr>
                <w:delText>kg/kg</w:delText>
              </w:r>
            </w:del>
            <w:del w:id="2331" w:author="Xuning Wei12232" w:date="2026-10-22T06:58:00Z">
              <w:r w:rsidRPr="00B32B9A">
                <w:rPr>
                  <w:rFonts w:ascii="Times New Roman" w:eastAsia="仿宋_GB2312" w:hAnsi="Times New Roman" w:cs="Times New Roman"/>
                  <w:color w:val="000000" w:themeColor="text1"/>
                  <w:sz w:val="18"/>
                  <w:szCs w:val="18"/>
                </w:rPr>
                <w:delText>)</w:delText>
              </w:r>
            </w:del>
            <w:r w:rsidRPr="00B32B9A">
              <w:rPr>
                <w:rFonts w:ascii="Times New Roman" w:eastAsia="仿宋_GB2312" w:hAnsi="Times New Roman" w:cs="Times New Roman"/>
                <w:color w:val="000000" w:themeColor="text1"/>
                <w:sz w:val="18"/>
                <w:szCs w:val="18"/>
                <w:rPrChange w:id="2332" w:author="Xuning Wei12232" w:date="2026-10-24T11:11:00Z">
                  <w:rPr>
                    <w:color w:val="000000" w:themeColor="text1"/>
                  </w:rPr>
                </w:rPrChange>
              </w:rPr>
              <w:t xml:space="preserve"> into TJ4S-1213-Sy15. </w:t>
            </w:r>
            <w:del w:id="2333" w:author="Xuning Wei12232" w:date="2026-10-20T14:44:00Z">
              <w:r w:rsidRPr="00B32B9A">
                <w:rPr>
                  <w:rFonts w:ascii="Times New Roman" w:eastAsia="仿宋_GB2312" w:hAnsi="Times New Roman" w:cs="Times New Roman"/>
                  <w:color w:val="000000" w:themeColor="text1"/>
                  <w:sz w:val="18"/>
                  <w:szCs w:val="18"/>
                  <w:rPrChange w:id="2334" w:author="Xuning Wei12232" w:date="2026-10-24T11:11:00Z">
                    <w:rPr>
                      <w:color w:val="000000" w:themeColor="text1"/>
                    </w:rPr>
                  </w:rPrChange>
                </w:rPr>
                <w:br/>
                <w:delText xml:space="preserve">2. </w:delText>
              </w:r>
            </w:del>
          </w:p>
          <w:p w14:paraId="165A900C" w14:textId="77777777" w:rsidR="00652DEA" w:rsidRPr="00B32B9A" w:rsidRDefault="00C15CB5">
            <w:pPr>
              <w:pStyle w:val="aff2"/>
              <w:widowControl w:val="0"/>
              <w:numPr>
                <w:ilvl w:val="0"/>
                <w:numId w:val="24"/>
              </w:numPr>
              <w:spacing w:beforeLines="50" w:before="120" w:afterLines="50" w:after="120"/>
              <w:jc w:val="both"/>
              <w:rPr>
                <w:del w:id="2335" w:author="Xuning Wei12232" w:date="2026-10-20T14:44:00Z"/>
                <w:rFonts w:ascii="Times New Roman" w:eastAsia="仿宋_GB2312" w:hAnsi="Times New Roman" w:cs="Times New Roman"/>
                <w:color w:val="000000" w:themeColor="text1"/>
                <w:sz w:val="18"/>
                <w:szCs w:val="18"/>
                <w:rPrChange w:id="2336" w:author="Xuning Wei12232" w:date="2026-10-24T11:11:00Z">
                  <w:rPr>
                    <w:del w:id="2337" w:author="Xuning Wei12232" w:date="2026-10-20T14:44:00Z"/>
                  </w:rPr>
                </w:rPrChange>
              </w:rPr>
              <w:pPrChange w:id="2338" w:author="Xuning Wei12232" w:date="2026-10-20T14: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33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34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341" w:author="Xuning Wei12232" w:date="2026-10-24T11:11:00Z">
                  <w:rPr/>
                </w:rPrChange>
              </w:rPr>
              <w:t xml:space="preserve">. Drain until there is no obvious drip. </w:t>
            </w:r>
          </w:p>
          <w:p w14:paraId="5D103F3E" w14:textId="77777777" w:rsidR="00652DEA" w:rsidRPr="00B32B9A" w:rsidRDefault="00C15CB5">
            <w:pPr>
              <w:pStyle w:val="aff2"/>
              <w:widowControl w:val="0"/>
              <w:numPr>
                <w:ilvl w:val="0"/>
                <w:numId w:val="24"/>
              </w:numPr>
              <w:spacing w:beforeLines="50" w:before="120" w:afterLines="50" w:after="120"/>
              <w:jc w:val="both"/>
              <w:rPr>
                <w:rFonts w:ascii="Times New Roman" w:eastAsia="仿宋_GB2312" w:hAnsi="Times New Roman" w:cs="Times New Roman"/>
                <w:color w:val="000000" w:themeColor="text1"/>
                <w:sz w:val="18"/>
                <w:szCs w:val="18"/>
                <w:rPrChange w:id="2342" w:author="Xuning Wei12232" w:date="2026-10-24T11:11:00Z">
                  <w:rPr/>
                </w:rPrChange>
              </w:rPr>
              <w:pPrChange w:id="2343" w:author="Xuning Wei12232" w:date="2026-10-20T14:44:00Z">
                <w:pPr>
                  <w:widowControl w:val="0"/>
                  <w:spacing w:beforeLines="50" w:before="120" w:afterLines="50" w:after="120"/>
                  <w:contextualSpacing/>
                </w:pPr>
              </w:pPrChange>
            </w:pPr>
            <w:ins w:id="2344" w:author="Xuning Wei12232" w:date="2026-10-20T14:44: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Change w:id="2345" w:author="Xuning Wei12232" w:date="2026-10-24T11:11:00Z">
                  <w:rPr/>
                </w:rPrChange>
              </w:rPr>
              <w:t xml:space="preserve">Perform this operation 2 times. </w:t>
            </w:r>
          </w:p>
        </w:tc>
      </w:tr>
      <w:tr w:rsidR="00652DEA" w:rsidRPr="00B32B9A" w14:paraId="0D26B9D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FF1C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2F3F3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Fmoc-L-Phe-OH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8E7C16" w14:textId="77777777" w:rsidR="00652DEA" w:rsidRPr="00B32B9A" w:rsidRDefault="00C15CB5">
            <w:pPr>
              <w:pStyle w:val="aff2"/>
              <w:widowControl w:val="0"/>
              <w:numPr>
                <w:ilvl w:val="0"/>
                <w:numId w:val="25"/>
              </w:numPr>
              <w:spacing w:beforeLines="50" w:before="120" w:afterLines="50" w:after="120"/>
              <w:jc w:val="both"/>
              <w:rPr>
                <w:ins w:id="2346" w:author="Xuning Wei12232" w:date="2026-10-20T14:48:00Z"/>
                <w:rFonts w:ascii="Times New Roman" w:eastAsia="等线" w:hAnsi="Times New Roman" w:cs="Times New Roman"/>
                <w:color w:val="000000" w:themeColor="text1"/>
                <w:sz w:val="18"/>
                <w:szCs w:val="18"/>
                <w:rPrChange w:id="2347" w:author="Xuning Wei12232" w:date="2026-10-24T11:11:00Z">
                  <w:rPr>
                    <w:ins w:id="2348" w:author="Xuning Wei12232" w:date="2026-10-20T14:48:00Z"/>
                    <w:rFonts w:ascii="Times New Roman" w:eastAsia="微软雅黑" w:hAnsi="Times New Roman" w:cs="Times New Roman"/>
                    <w:color w:val="FF0000"/>
                    <w:sz w:val="18"/>
                    <w:szCs w:val="18"/>
                  </w:rPr>
                </w:rPrChange>
              </w:rPr>
              <w:pPrChange w:id="2349" w:author="Xuning Wei12232" w:date="2026-10-20T19:23:00Z">
                <w:pPr>
                  <w:widowControl w:val="0"/>
                  <w:spacing w:beforeLines="50" w:before="120" w:afterLines="50" w:after="120"/>
                  <w:contextualSpacing/>
                </w:pPr>
              </w:pPrChange>
            </w:pPr>
            <w:del w:id="2350" w:author="Xuning Wei12232" w:date="2026-10-20T14:49:00Z">
              <w:r w:rsidRPr="00B32B9A">
                <w:rPr>
                  <w:rFonts w:ascii="Times New Roman" w:eastAsia="等线" w:hAnsi="Times New Roman" w:cs="Times New Roman"/>
                  <w:color w:val="000000" w:themeColor="text1"/>
                  <w:sz w:val="18"/>
                  <w:szCs w:val="18"/>
                  <w:rPrChange w:id="2351"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352" w:author="Xuning Wei12232" w:date="2026-10-24T11:11:00Z">
                  <w:rPr/>
                </w:rPrChange>
              </w:rPr>
              <w:t xml:space="preserve">Add </w:t>
            </w:r>
            <w:del w:id="2353" w:author="Xuning Wei12232" w:date="2026-10-20T07:56:00Z">
              <w:r w:rsidRPr="00B32B9A">
                <w:rPr>
                  <w:rFonts w:ascii="Times New Roman" w:eastAsia="等线" w:hAnsi="Times New Roman" w:cs="Times New Roman"/>
                  <w:color w:val="000000" w:themeColor="text1"/>
                  <w:sz w:val="18"/>
                  <w:szCs w:val="18"/>
                  <w:lang w:eastAsia="zh-CN"/>
                  <w:rPrChange w:id="2354" w:author="Xuning Wei12232" w:date="2026-10-24T11:11:00Z">
                    <w:rPr>
                      <w:lang w:eastAsia="zh-CN"/>
                    </w:rPr>
                  </w:rPrChange>
                </w:rPr>
                <w:delText xml:space="preserve">4.0 V </w:delText>
              </w:r>
            </w:del>
            <w:r w:rsidRPr="00B32B9A">
              <w:rPr>
                <w:rFonts w:ascii="Times New Roman" w:eastAsia="等线" w:hAnsi="Times New Roman" w:cs="Times New Roman"/>
                <w:color w:val="000000" w:themeColor="text1"/>
                <w:sz w:val="18"/>
                <w:szCs w:val="18"/>
                <w:lang w:eastAsia="zh-CN"/>
                <w:rPrChange w:id="2355" w:author="Xuning Wei12232" w:date="2026-10-24T11:11:00Z">
                  <w:rPr>
                    <w:lang w:eastAsia="zh-CN"/>
                  </w:rPr>
                </w:rPrChange>
              </w:rPr>
              <w:t>DMF (</w:t>
            </w:r>
            <w:ins w:id="2356" w:author="Xuning Wei12232" w:date="2026-10-20T07:56:00Z">
              <w:r w:rsidRPr="00B32B9A">
                <w:rPr>
                  <w:rFonts w:ascii="Times New Roman" w:eastAsia="等线" w:hAnsi="Times New Roman" w:cs="Times New Roman"/>
                  <w:color w:val="000000" w:themeColor="text1"/>
                  <w:sz w:val="18"/>
                  <w:szCs w:val="18"/>
                  <w:lang w:eastAsia="zh-CN"/>
                  <w:rPrChange w:id="2357" w:author="Xuning Wei12232" w:date="2026-10-24T11:11:00Z">
                    <w:rPr>
                      <w:lang w:eastAsia="zh-CN"/>
                    </w:rPr>
                  </w:rPrChange>
                </w:rPr>
                <w:t xml:space="preserve">4.0 V, </w:t>
              </w:r>
            </w:ins>
            <w:r w:rsidRPr="00B32B9A">
              <w:rPr>
                <w:rFonts w:ascii="Times New Roman" w:eastAsia="等线" w:hAnsi="Times New Roman" w:cs="Times New Roman"/>
                <w:color w:val="000000" w:themeColor="text1"/>
                <w:sz w:val="18"/>
                <w:szCs w:val="18"/>
                <w:lang w:eastAsia="zh-CN"/>
                <w:rPrChange w:id="2358" w:author="Xuning Wei12232" w:date="2026-10-24T11:11:00Z">
                  <w:rPr>
                    <w:lang w:eastAsia="zh-CN"/>
                  </w:rPr>
                </w:rPrChange>
              </w:rPr>
              <w:t>3.79</w:t>
            </w:r>
            <w:ins w:id="2359" w:author="Xuning Wei12232" w:date="2026-10-20T19:51:00Z">
              <w:r w:rsidRPr="00B32B9A">
                <w:rPr>
                  <w:rFonts w:ascii="Times New Roman" w:eastAsia="等线" w:hAnsi="Times New Roman" w:cs="Times New Roman"/>
                  <w:color w:val="000000" w:themeColor="text1"/>
                  <w:sz w:val="18"/>
                  <w:szCs w:val="18"/>
                  <w:lang w:eastAsia="zh-CN"/>
                </w:rPr>
                <w:t xml:space="preserve"> </w:t>
              </w:r>
            </w:ins>
            <w:del w:id="2360" w:author="Xuning Wei12232" w:date="2026-10-20T11:06:00Z">
              <w:r w:rsidRPr="00B32B9A">
                <w:rPr>
                  <w:rFonts w:ascii="Times New Roman" w:eastAsia="等线" w:hAnsi="Times New Roman" w:cs="Times New Roman"/>
                  <w:color w:val="000000" w:themeColor="text1"/>
                  <w:sz w:val="18"/>
                  <w:szCs w:val="18"/>
                  <w:lang w:eastAsia="zh-CN"/>
                  <w:rPrChange w:id="2361" w:author="Xuning Wei12232" w:date="2026-10-24T11:11:00Z">
                    <w:rPr>
                      <w:lang w:eastAsia="zh-CN"/>
                    </w:rPr>
                  </w:rPrChange>
                </w:rPr>
                <w:delText xml:space="preserve">2 </w:delText>
              </w:r>
            </w:del>
            <w:r w:rsidRPr="00B32B9A">
              <w:rPr>
                <w:rFonts w:ascii="Times New Roman" w:eastAsia="等线" w:hAnsi="Times New Roman" w:cs="Times New Roman"/>
                <w:color w:val="000000" w:themeColor="text1"/>
                <w:sz w:val="18"/>
                <w:szCs w:val="18"/>
                <w:lang w:eastAsia="zh-CN"/>
                <w:rPrChange w:id="2362" w:author="Xuning Wei12232" w:date="2026-10-24T11:11:00Z">
                  <w:rPr>
                    <w:lang w:eastAsia="zh-CN"/>
                  </w:rPr>
                </w:rPrChange>
              </w:rPr>
              <w:t>kg/kg)</w:t>
            </w:r>
            <w:r w:rsidRPr="00B32B9A">
              <w:rPr>
                <w:rFonts w:ascii="Times New Roman" w:eastAsia="等线" w:hAnsi="Times New Roman" w:cs="Times New Roman"/>
                <w:color w:val="000000" w:themeColor="text1"/>
                <w:sz w:val="18"/>
                <w:szCs w:val="18"/>
                <w:rPrChange w:id="2363"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36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36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366"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367"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368" w:author="Xuning Wei12232" w:date="2026-10-24T11:11:00Z">
                  <w:rPr/>
                </w:rPrChange>
              </w:rPr>
              <w:t>.</w:t>
            </w:r>
            <w:ins w:id="2369" w:author="Xuning Wei12232" w:date="2026-10-20T07:57:00Z">
              <w:r w:rsidRPr="00B32B9A">
                <w:rPr>
                  <w:rFonts w:ascii="Times New Roman" w:eastAsia="仿宋_GB2312" w:hAnsi="Times New Roman" w:cs="Times New Roman"/>
                  <w:color w:val="000000" w:themeColor="text1"/>
                  <w:sz w:val="18"/>
                  <w:szCs w:val="18"/>
                  <w:rPrChange w:id="2370" w:author="Xuning Wei12232" w:date="2026-10-24T11:11:00Z">
                    <w:rPr>
                      <w:rFonts w:eastAsia="仿宋_GB2312"/>
                    </w:rPr>
                  </w:rPrChange>
                </w:rPr>
                <w:t xml:space="preserve"> </w:t>
              </w:r>
              <w:r w:rsidRPr="00B32B9A">
                <w:rPr>
                  <w:rFonts w:ascii="Times New Roman" w:eastAsia="仿宋_GB2312" w:hAnsi="Times New Roman" w:cs="Times New Roman"/>
                  <w:color w:val="000000" w:themeColor="text1"/>
                  <w:sz w:val="18"/>
                  <w:szCs w:val="18"/>
                </w:rPr>
                <w:t xml:space="preserve">Adjust the jacket </w:t>
              </w:r>
            </w:ins>
            <w:ins w:id="2371" w:author="Xuning Wei12232" w:date="2026-10-20T10:57:00Z">
              <w:r w:rsidRPr="00B32B9A">
                <w:rPr>
                  <w:rFonts w:ascii="Times New Roman" w:eastAsia="仿宋_GB2312" w:hAnsi="Times New Roman" w:cs="Times New Roman"/>
                  <w:color w:val="000000" w:themeColor="text1"/>
                  <w:sz w:val="18"/>
                  <w:szCs w:val="18"/>
                  <w:rPrChange w:id="2372" w:author="Xuning Wei12232" w:date="2026-10-24T11:11:00Z">
                    <w:rPr>
                      <w:rFonts w:eastAsia="仿宋_GB2312"/>
                      <w:color w:val="FF0000"/>
                    </w:rPr>
                  </w:rPrChange>
                </w:rPr>
                <w:t xml:space="preserve">temperature </w:t>
              </w:r>
            </w:ins>
            <w:ins w:id="2373" w:author="Xuning Wei12232" w:date="2026-10-20T07:57:00Z">
              <w:r w:rsidRPr="00B32B9A">
                <w:rPr>
                  <w:rFonts w:ascii="Times New Roman" w:eastAsia="仿宋_GB2312" w:hAnsi="Times New Roman" w:cs="Times New Roman"/>
                  <w:color w:val="000000" w:themeColor="text1"/>
                  <w:sz w:val="18"/>
                  <w:szCs w:val="18"/>
                </w:rPr>
                <w:t>to 2</w:t>
              </w:r>
            </w:ins>
            <w:ins w:id="2374" w:author="Xuning Wei12232" w:date="2026-10-20T08:00:00Z">
              <w:r w:rsidRPr="00B32B9A">
                <w:rPr>
                  <w:rFonts w:ascii="Times New Roman" w:eastAsia="仿宋_GB2312" w:hAnsi="Times New Roman" w:cs="Times New Roman"/>
                  <w:color w:val="000000" w:themeColor="text1"/>
                  <w:sz w:val="18"/>
                  <w:szCs w:val="18"/>
                </w:rPr>
                <w:t>0</w:t>
              </w:r>
            </w:ins>
            <w:ins w:id="2375" w:author="Xuning Wei12232" w:date="2026-10-20T07:5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5 </w:t>
              </w:r>
            </w:ins>
            <w:ins w:id="2376" w:author="Xuning Wei12232" w:date="2026-10-20T08:25:00Z">
              <w:r w:rsidRPr="00B32B9A">
                <w:rPr>
                  <w:rFonts w:ascii="Times New Roman" w:eastAsia="等线" w:hAnsi="Times New Roman" w:cs="Times New Roman"/>
                  <w:color w:val="000000" w:themeColor="text1"/>
                  <w:sz w:val="18"/>
                  <w:szCs w:val="18"/>
                  <w:rPrChange w:id="2377" w:author="Xuning Wei12232" w:date="2026-10-24T11:11:00Z">
                    <w:rPr>
                      <w:color w:val="FF0000"/>
                    </w:rPr>
                  </w:rPrChange>
                </w:rPr>
                <w:t>°C</w:t>
              </w:r>
            </w:ins>
            <w:ins w:id="2378" w:author="Xuning Wei12232" w:date="2026-10-20T08:24:00Z">
              <w:r w:rsidRPr="00B32B9A">
                <w:rPr>
                  <w:rFonts w:ascii="Times New Roman" w:eastAsia="微软雅黑" w:hAnsi="Times New Roman" w:cs="Times New Roman"/>
                  <w:color w:val="000000" w:themeColor="text1"/>
                  <w:sz w:val="18"/>
                  <w:szCs w:val="18"/>
                  <w:rPrChange w:id="2379" w:author="Xuning Wei12232" w:date="2026-10-24T11:11:00Z">
                    <w:rPr>
                      <w:rFonts w:eastAsia="微软雅黑"/>
                      <w:color w:val="FF0000"/>
                    </w:rPr>
                  </w:rPrChange>
                </w:rPr>
                <w:t>.</w:t>
              </w:r>
            </w:ins>
          </w:p>
          <w:p w14:paraId="12698C94" w14:textId="116D65C0" w:rsidR="00652DEA" w:rsidRPr="00B32B9A" w:rsidRDefault="00C15CB5">
            <w:pPr>
              <w:pStyle w:val="aff2"/>
              <w:widowControl w:val="0"/>
              <w:numPr>
                <w:ilvl w:val="0"/>
                <w:numId w:val="26"/>
              </w:numPr>
              <w:spacing w:beforeLines="50" w:before="120" w:afterLines="50" w:after="120"/>
              <w:jc w:val="both"/>
              <w:rPr>
                <w:ins w:id="2380" w:author="Xuning Wei12232" w:date="2026-10-20T14:48:00Z"/>
                <w:rFonts w:ascii="Times New Roman" w:eastAsia="等线" w:hAnsi="Times New Roman" w:cs="Times New Roman"/>
                <w:color w:val="000000" w:themeColor="text1"/>
                <w:sz w:val="18"/>
                <w:szCs w:val="18"/>
                <w:lang w:eastAsia="zh-CN"/>
              </w:rPr>
              <w:pPrChange w:id="2381" w:author="Xuning Wei12232" w:date="2026-10-20T14:48:00Z">
                <w:pPr>
                  <w:widowControl w:val="0"/>
                  <w:spacing w:beforeLines="50" w:before="120" w:afterLines="50" w:after="120"/>
                  <w:contextualSpacing/>
                </w:pPr>
              </w:pPrChange>
            </w:pPr>
            <w:del w:id="2382" w:author="Xuning Wei12232" w:date="2026-10-20T14:48: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Change w:id="2383" w:author="Xuning Wei12232" w:date="2026-10-24T11:11:00Z">
                    <w:rPr/>
                  </w:rPrChange>
                </w:rPr>
                <w:br/>
                <w:delText>2.</w:delText>
              </w:r>
            </w:del>
            <w:r w:rsidRPr="00B32B9A">
              <w:rPr>
                <w:rFonts w:ascii="Times New Roman" w:eastAsia="等线" w:hAnsi="Times New Roman" w:cs="Times New Roman"/>
                <w:color w:val="000000" w:themeColor="text1"/>
                <w:sz w:val="18"/>
                <w:szCs w:val="18"/>
                <w:rPrChange w:id="2384" w:author="Xuning Wei12232" w:date="2026-10-24T11:11:00Z">
                  <w:rPr/>
                </w:rPrChange>
              </w:rPr>
              <w:t xml:space="preserve"> Add</w:t>
            </w:r>
            <w:del w:id="2385" w:author="Xuning Wei12232" w:date="2026-10-20T07:58:00Z">
              <w:r w:rsidRPr="00B32B9A">
                <w:rPr>
                  <w:rFonts w:ascii="Times New Roman" w:eastAsia="等线" w:hAnsi="Times New Roman" w:cs="Times New Roman"/>
                  <w:color w:val="000000" w:themeColor="text1"/>
                  <w:sz w:val="18"/>
                  <w:szCs w:val="18"/>
                  <w:rPrChange w:id="2386" w:author="Xuning Wei12232" w:date="2026-10-24T11:11:00Z">
                    <w:rPr/>
                  </w:rPrChange>
                </w:rPr>
                <w:delText xml:space="preserve"> 2.0 eq.</w:delText>
              </w:r>
            </w:del>
            <w:r w:rsidRPr="00B32B9A">
              <w:rPr>
                <w:rFonts w:ascii="Times New Roman" w:eastAsia="等线" w:hAnsi="Times New Roman" w:cs="Times New Roman"/>
                <w:color w:val="000000" w:themeColor="text1"/>
                <w:sz w:val="18"/>
                <w:szCs w:val="18"/>
                <w:rPrChange w:id="2387" w:author="Xuning Wei12232" w:date="2026-10-24T11:11:00Z">
                  <w:rPr/>
                </w:rPrChange>
              </w:rPr>
              <w:t xml:space="preserve"> </w:t>
            </w:r>
            <w:r w:rsidRPr="00B32B9A">
              <w:rPr>
                <w:rFonts w:ascii="Times New Roman" w:eastAsia="等线" w:hAnsi="Times New Roman" w:cs="Times New Roman"/>
                <w:bCs w:val="0"/>
                <w:color w:val="000000" w:themeColor="text1"/>
                <w:sz w:val="18"/>
                <w:szCs w:val="18"/>
                <w:rPrChange w:id="2388" w:author="Xuning Wei12232" w:date="2026-10-24T11:11:00Z">
                  <w:rPr/>
                </w:rPrChange>
              </w:rPr>
              <w:t>Fmoc-L-Phe-OH</w:t>
            </w:r>
            <w:ins w:id="2389" w:author="Xuning Wei12232" w:date="2026-10-20T07:58:00Z">
              <w:r w:rsidRPr="00B32B9A">
                <w:rPr>
                  <w:rFonts w:ascii="Times New Roman" w:eastAsia="等线" w:hAnsi="Times New Roman" w:cs="Times New Roman"/>
                  <w:bCs w:val="0"/>
                  <w:color w:val="000000" w:themeColor="text1"/>
                  <w:sz w:val="18"/>
                  <w:szCs w:val="18"/>
                  <w:rPrChange w:id="2390" w:author="Xuning Wei12232" w:date="2026-10-24T11:11:00Z">
                    <w:rPr/>
                  </w:rPrChange>
                </w:rPr>
                <w:t xml:space="preserve"> (</w:t>
              </w:r>
              <w:r w:rsidRPr="00B32B9A">
                <w:rPr>
                  <w:rFonts w:ascii="Times New Roman" w:eastAsia="等线" w:hAnsi="Times New Roman" w:cs="Times New Roman"/>
                  <w:color w:val="000000" w:themeColor="text1"/>
                  <w:sz w:val="18"/>
                  <w:szCs w:val="18"/>
                  <w:rPrChange w:id="2391" w:author="Xuning Wei12232" w:date="2026-10-24T11:11:00Z">
                    <w:rPr/>
                  </w:rPrChange>
                </w:rPr>
                <w:t>2.0</w:t>
              </w:r>
            </w:ins>
            <w:ins w:id="2392" w:author="Xuning Wei12232" w:date="2026-10-22T10:19:00Z">
              <w:r w:rsidRPr="00B32B9A">
                <w:rPr>
                  <w:rFonts w:ascii="Times New Roman" w:eastAsia="等线" w:hAnsi="Times New Roman" w:cs="Times New Roman"/>
                  <w:color w:val="000000" w:themeColor="text1"/>
                  <w:sz w:val="18"/>
                  <w:szCs w:val="18"/>
                </w:rPr>
                <w:t>0</w:t>
              </w:r>
            </w:ins>
            <w:ins w:id="2393" w:author="Xuning Wei12232" w:date="2026-10-20T07:58:00Z">
              <w:r w:rsidRPr="00B32B9A">
                <w:rPr>
                  <w:rFonts w:ascii="Times New Roman" w:eastAsia="等线" w:hAnsi="Times New Roman" w:cs="Times New Roman"/>
                  <w:color w:val="000000" w:themeColor="text1"/>
                  <w:sz w:val="18"/>
                  <w:szCs w:val="18"/>
                  <w:rPrChange w:id="2394"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395" w:author="Xuning Wei12232" w:date="2026-10-24T11:11:00Z">
                    <w:rPr/>
                  </w:rPrChange>
                </w:rPr>
                <w:t>)</w:t>
              </w:r>
            </w:ins>
            <w:r w:rsidRPr="00B32B9A">
              <w:rPr>
                <w:rFonts w:ascii="Times New Roman" w:eastAsia="等线" w:hAnsi="Times New Roman" w:cs="Times New Roman"/>
                <w:color w:val="000000" w:themeColor="text1"/>
                <w:sz w:val="18"/>
                <w:szCs w:val="18"/>
                <w:rPrChange w:id="2396" w:author="Xuning Wei12232" w:date="2026-10-24T11:11:00Z">
                  <w:rPr/>
                </w:rPrChange>
              </w:rPr>
              <w:t xml:space="preserve">. </w:t>
            </w:r>
            <w:del w:id="2397" w:author="Xuning Wei12232" w:date="2026-10-20T22:21:00Z">
              <w:r w:rsidRPr="00B32B9A">
                <w:rPr>
                  <w:rFonts w:ascii="Times New Roman" w:eastAsia="等线" w:hAnsi="Times New Roman" w:cs="Times New Roman"/>
                  <w:color w:val="000000" w:themeColor="text1"/>
                  <w:sz w:val="18"/>
                  <w:szCs w:val="18"/>
                  <w:rPrChange w:id="2398" w:author="Xuning Wei12232" w:date="2026-10-24T11:11:00Z">
                    <w:rPr>
                      <w:color w:val="0000FF"/>
                    </w:rPr>
                  </w:rPrChange>
                </w:rPr>
                <w:delText>Stir at least 15minutes</w:delText>
              </w:r>
            </w:del>
            <w:ins w:id="2399"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2400" w:author="Xuning Wei12232" w:date="2026-10-20T22:21:00Z">
              <w:r w:rsidRPr="00B32B9A">
                <w:rPr>
                  <w:rFonts w:ascii="Times New Roman" w:eastAsia="等线" w:hAnsi="Times New Roman" w:cs="Times New Roman"/>
                  <w:color w:val="000000" w:themeColor="text1"/>
                  <w:sz w:val="18"/>
                  <w:szCs w:val="18"/>
                </w:rPr>
                <w:t xml:space="preserve"> (</w:t>
              </w:r>
            </w:ins>
            <w:ins w:id="240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402" w:author="Xuning Wei12232" w:date="2026-10-20T22:21: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403" w:author="Xuning Wei12232" w:date="2026-10-24T11:11:00Z">
                  <w:rPr>
                    <w:color w:val="0000FF"/>
                  </w:rPr>
                </w:rPrChange>
              </w:rPr>
              <w:t>.</w:t>
            </w:r>
            <w:del w:id="2404" w:author="Xuning Wei12232" w:date="2026-10-20T14:48:00Z">
              <w:r w:rsidRPr="00B32B9A">
                <w:rPr>
                  <w:rFonts w:ascii="Times New Roman" w:eastAsia="等线" w:hAnsi="Times New Roman" w:cs="Times New Roman"/>
                  <w:color w:val="000000" w:themeColor="text1"/>
                  <w:sz w:val="18"/>
                  <w:szCs w:val="18"/>
                  <w:rPrChange w:id="2405" w:author="Xuning Wei12232" w:date="2026-10-24T11:11:00Z">
                    <w:rPr/>
                  </w:rPrChange>
                </w:rPr>
                <w:br/>
              </w:r>
              <w:r w:rsidRPr="00B32B9A">
                <w:rPr>
                  <w:rFonts w:ascii="Times New Roman" w:eastAsia="等线" w:hAnsi="Times New Roman" w:cs="Times New Roman"/>
                  <w:color w:val="000000" w:themeColor="text1"/>
                  <w:sz w:val="18"/>
                  <w:szCs w:val="18"/>
                  <w:lang w:eastAsia="zh-CN"/>
                  <w:rPrChange w:id="2406" w:author="Xuning Wei12232" w:date="2026-10-24T11:11:00Z">
                    <w:rPr>
                      <w:lang w:eastAsia="zh-CN"/>
                    </w:rPr>
                  </w:rPrChange>
                </w:rPr>
                <w:delText>3</w:delText>
              </w:r>
              <w:r w:rsidRPr="00B32B9A">
                <w:rPr>
                  <w:rFonts w:ascii="Times New Roman" w:eastAsia="等线" w:hAnsi="Times New Roman" w:cs="Times New Roman"/>
                  <w:color w:val="000000" w:themeColor="text1"/>
                  <w:sz w:val="18"/>
                  <w:szCs w:val="18"/>
                  <w:lang w:eastAsia="zh-CN"/>
                </w:rPr>
                <w:delText>.</w:delText>
              </w:r>
            </w:del>
          </w:p>
          <w:p w14:paraId="746F2170" w14:textId="77777777" w:rsidR="00652DEA" w:rsidRPr="00B32B9A" w:rsidRDefault="00C15CB5">
            <w:pPr>
              <w:pStyle w:val="aff2"/>
              <w:widowControl w:val="0"/>
              <w:numPr>
                <w:ilvl w:val="0"/>
                <w:numId w:val="26"/>
              </w:numPr>
              <w:spacing w:beforeLines="50" w:before="120" w:afterLines="50" w:after="120"/>
              <w:jc w:val="both"/>
              <w:rPr>
                <w:ins w:id="2407" w:author="Xuning Wei12232" w:date="2026-10-20T14:48:00Z"/>
                <w:rFonts w:ascii="Times New Roman" w:eastAsia="等线" w:hAnsi="Times New Roman" w:cs="Times New Roman"/>
                <w:color w:val="000000" w:themeColor="text1"/>
                <w:sz w:val="18"/>
                <w:szCs w:val="18"/>
                <w:lang w:eastAsia="zh-CN"/>
              </w:rPr>
              <w:pPrChange w:id="2408" w:author="Xuning Wei12232" w:date="2026-10-20T14:4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bCs w:val="0"/>
                <w:color w:val="000000" w:themeColor="text1"/>
                <w:sz w:val="18"/>
                <w:szCs w:val="18"/>
              </w:rPr>
              <w:t>Cool the mixture to 5 ± 5 °C</w:t>
            </w:r>
            <w:r w:rsidRPr="00B32B9A">
              <w:rPr>
                <w:rFonts w:ascii="Times New Roman" w:eastAsia="等线" w:hAnsi="Times New Roman" w:cs="Times New Roman"/>
                <w:color w:val="000000" w:themeColor="text1"/>
                <w:sz w:val="18"/>
                <w:szCs w:val="18"/>
              </w:rPr>
              <w:t>. Maintain for next operation at 5 ± 5 °C (target: 5 °C).</w:t>
            </w:r>
            <w:r w:rsidRPr="00B32B9A">
              <w:rPr>
                <w:rFonts w:ascii="Times New Roman" w:eastAsia="等线" w:hAnsi="Times New Roman" w:cs="Times New Roman"/>
                <w:color w:val="000000" w:themeColor="text1"/>
                <w:sz w:val="18"/>
                <w:szCs w:val="18"/>
                <w:lang w:eastAsia="zh-CN"/>
              </w:rPr>
              <w:t xml:space="preserve"> </w:t>
            </w:r>
          </w:p>
          <w:p w14:paraId="33965BBC" w14:textId="77777777" w:rsidR="00652DEA" w:rsidRPr="00B32B9A" w:rsidRDefault="00C15CB5">
            <w:pPr>
              <w:pStyle w:val="aff2"/>
              <w:widowControl w:val="0"/>
              <w:numPr>
                <w:ilvl w:val="0"/>
                <w:numId w:val="26"/>
              </w:numPr>
              <w:spacing w:beforeLines="50" w:before="120" w:afterLines="50" w:after="120"/>
              <w:jc w:val="both"/>
              <w:rPr>
                <w:ins w:id="2409" w:author="Xuning Wei12232" w:date="2026-10-20T14:49:00Z"/>
                <w:rFonts w:ascii="Times New Roman" w:eastAsia="等线" w:hAnsi="Times New Roman" w:cs="Times New Roman"/>
                <w:color w:val="000000" w:themeColor="text1"/>
                <w:sz w:val="18"/>
                <w:szCs w:val="18"/>
              </w:rPr>
              <w:pPrChange w:id="2410" w:author="Xuning Wei12232" w:date="2026-10-20T14:49:00Z">
                <w:pPr>
                  <w:widowControl w:val="0"/>
                  <w:spacing w:beforeLines="50" w:before="120" w:afterLines="50" w:after="120"/>
                  <w:contextualSpacing/>
                </w:pPr>
              </w:pPrChange>
            </w:pPr>
            <w:del w:id="2411" w:author="Xuning Wei12232" w:date="2026-10-20T14:49:00Z">
              <w:r w:rsidRPr="00B32B9A">
                <w:rPr>
                  <w:rFonts w:ascii="Times New Roman" w:eastAsia="等线" w:hAnsi="Times New Roman" w:cs="Times New Roman"/>
                  <w:color w:val="000000" w:themeColor="text1"/>
                  <w:sz w:val="18"/>
                  <w:szCs w:val="18"/>
                  <w:lang w:eastAsia="zh-CN"/>
                  <w:rPrChange w:id="2412" w:author="Xuning Wei12232" w:date="2026-10-24T11:11:00Z">
                    <w:rPr>
                      <w:lang w:eastAsia="zh-CN"/>
                    </w:rPr>
                  </w:rPrChange>
                </w:rPr>
                <w:br/>
              </w:r>
            </w:del>
            <w:del w:id="2413" w:author="Xuning Wei12232" w:date="2026-10-20T14:48:00Z">
              <w:r w:rsidRPr="00B32B9A">
                <w:rPr>
                  <w:rFonts w:ascii="Times New Roman" w:eastAsia="等线" w:hAnsi="Times New Roman" w:cs="Times New Roman"/>
                  <w:color w:val="000000" w:themeColor="text1"/>
                  <w:sz w:val="18"/>
                  <w:szCs w:val="18"/>
                  <w:lang w:eastAsia="zh-CN"/>
                  <w:rPrChange w:id="2414" w:author="Xuning Wei12232" w:date="2026-10-24T11:11:00Z">
                    <w:rPr>
                      <w:lang w:eastAsia="zh-CN"/>
                    </w:rPr>
                  </w:rPrChange>
                </w:rPr>
                <w:delText>4.</w:delText>
              </w:r>
            </w:del>
            <w:del w:id="2415" w:author="Xuning Wei12232" w:date="2026-10-20T14:49:00Z">
              <w:r w:rsidRPr="00B32B9A">
                <w:rPr>
                  <w:rFonts w:ascii="Times New Roman" w:eastAsia="等线" w:hAnsi="Times New Roman" w:cs="Times New Roman"/>
                  <w:color w:val="000000" w:themeColor="text1"/>
                  <w:sz w:val="18"/>
                  <w:szCs w:val="18"/>
                  <w:lang w:eastAsia="zh-CN"/>
                  <w:rPrChange w:id="2416" w:author="Xuning Wei12232" w:date="2026-10-24T11:11:00Z">
                    <w:rPr>
                      <w:lang w:eastAsia="zh-CN"/>
                    </w:rPr>
                  </w:rPrChange>
                </w:rPr>
                <w:delText xml:space="preserve"> </w:delText>
              </w:r>
            </w:del>
            <w:r w:rsidRPr="00B32B9A">
              <w:rPr>
                <w:rFonts w:ascii="Times New Roman" w:eastAsia="等线" w:hAnsi="Times New Roman" w:cs="Times New Roman"/>
                <w:color w:val="000000" w:themeColor="text1"/>
                <w:sz w:val="18"/>
                <w:szCs w:val="18"/>
                <w:rPrChange w:id="2417" w:author="Xuning Wei12232" w:date="2026-10-24T11:11:00Z">
                  <w:rPr/>
                </w:rPrChange>
              </w:rPr>
              <w:t xml:space="preserve">Add </w:t>
            </w:r>
            <w:del w:id="2418" w:author="Xuning Wei12232" w:date="2026-10-20T07:58:00Z">
              <w:r w:rsidRPr="00B32B9A">
                <w:rPr>
                  <w:rFonts w:ascii="Times New Roman" w:eastAsia="等线" w:hAnsi="Times New Roman" w:cs="Times New Roman"/>
                  <w:color w:val="000000" w:themeColor="text1"/>
                  <w:sz w:val="18"/>
                  <w:szCs w:val="18"/>
                  <w:rPrChange w:id="2419" w:author="Xuning Wei12232" w:date="2026-10-24T11:11:00Z">
                    <w:rPr/>
                  </w:rPrChange>
                </w:rPr>
                <w:delText>2.0 eq.</w:delText>
              </w:r>
              <w:r w:rsidRPr="00B32B9A">
                <w:rPr>
                  <w:rFonts w:ascii="Times New Roman" w:eastAsia="等线" w:hAnsi="Times New Roman" w:cs="Times New Roman"/>
                  <w:bCs w:val="0"/>
                  <w:color w:val="000000" w:themeColor="text1"/>
                  <w:sz w:val="18"/>
                  <w:szCs w:val="18"/>
                  <w:rPrChange w:id="2420" w:author="Xuning Wei12232" w:date="2026-10-24T11:11:00Z">
                    <w:rPr/>
                  </w:rPrChange>
                </w:rPr>
                <w:delText xml:space="preserve"> </w:delText>
              </w:r>
            </w:del>
            <w:r w:rsidRPr="00B32B9A">
              <w:rPr>
                <w:rFonts w:ascii="Times New Roman" w:eastAsia="等线" w:hAnsi="Times New Roman" w:cs="Times New Roman"/>
                <w:bCs w:val="0"/>
                <w:color w:val="000000" w:themeColor="text1"/>
                <w:sz w:val="18"/>
                <w:szCs w:val="18"/>
                <w:rPrChange w:id="2421" w:author="Xuning Wei12232" w:date="2026-10-24T11:11:00Z">
                  <w:rPr/>
                </w:rPrChange>
              </w:rPr>
              <w:t>PyBOP</w:t>
            </w:r>
            <w:ins w:id="2422" w:author="Xuning Wei12232" w:date="2026-10-20T07:58:00Z">
              <w:r w:rsidRPr="00B32B9A">
                <w:rPr>
                  <w:rFonts w:ascii="Times New Roman" w:eastAsia="等线" w:hAnsi="Times New Roman" w:cs="Times New Roman"/>
                  <w:bCs w:val="0"/>
                  <w:color w:val="000000" w:themeColor="text1"/>
                  <w:sz w:val="18"/>
                  <w:szCs w:val="18"/>
                  <w:rPrChange w:id="2423" w:author="Xuning Wei12232" w:date="2026-10-24T11:11:00Z">
                    <w:rPr/>
                  </w:rPrChange>
                </w:rPr>
                <w:t xml:space="preserve"> (</w:t>
              </w:r>
              <w:r w:rsidRPr="00B32B9A">
                <w:rPr>
                  <w:rFonts w:ascii="Times New Roman" w:eastAsia="等线" w:hAnsi="Times New Roman" w:cs="Times New Roman"/>
                  <w:color w:val="000000" w:themeColor="text1"/>
                  <w:sz w:val="18"/>
                  <w:szCs w:val="18"/>
                  <w:rPrChange w:id="2424" w:author="Xuning Wei12232" w:date="2026-10-24T11:11:00Z">
                    <w:rPr/>
                  </w:rPrChange>
                </w:rPr>
                <w:t>2.0</w:t>
              </w:r>
            </w:ins>
            <w:ins w:id="2425" w:author="Xuning Wei12232" w:date="2026-10-22T10:19:00Z">
              <w:r w:rsidRPr="00B32B9A">
                <w:rPr>
                  <w:rFonts w:ascii="Times New Roman" w:eastAsia="等线" w:hAnsi="Times New Roman" w:cs="Times New Roman"/>
                  <w:color w:val="000000" w:themeColor="text1"/>
                  <w:sz w:val="18"/>
                  <w:szCs w:val="18"/>
                  <w:rPrChange w:id="2426" w:author="Xuning Wei12232" w:date="2026-10-24T11:11:00Z">
                    <w:rPr>
                      <w:rFonts w:ascii="Times New Roman" w:eastAsia="等线" w:hAnsi="Times New Roman" w:cs="Times New Roman"/>
                      <w:color w:val="000000" w:themeColor="text1"/>
                      <w:sz w:val="18"/>
                      <w:szCs w:val="18"/>
                      <w:highlight w:val="lightGray"/>
                    </w:rPr>
                  </w:rPrChange>
                </w:rPr>
                <w:t>0</w:t>
              </w:r>
            </w:ins>
            <w:ins w:id="2427" w:author="Xuning Wei12232" w:date="2026-10-20T07:58:00Z">
              <w:r w:rsidRPr="00B32B9A">
                <w:rPr>
                  <w:rFonts w:ascii="Times New Roman" w:eastAsia="等线" w:hAnsi="Times New Roman" w:cs="Times New Roman"/>
                  <w:color w:val="000000" w:themeColor="text1"/>
                  <w:sz w:val="18"/>
                  <w:szCs w:val="18"/>
                  <w:rPrChange w:id="2428"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29" w:author="Xuning Wei12232" w:date="2026-10-24T11:11:00Z">
                    <w:rPr/>
                  </w:rPrChange>
                </w:rPr>
                <w:t>)</w:t>
              </w:r>
            </w:ins>
            <w:r w:rsidRPr="00B32B9A">
              <w:rPr>
                <w:rFonts w:ascii="Times New Roman" w:eastAsia="等线" w:hAnsi="Times New Roman" w:cs="Times New Roman"/>
                <w:color w:val="000000" w:themeColor="text1"/>
                <w:sz w:val="18"/>
                <w:szCs w:val="18"/>
                <w:rPrChange w:id="2430" w:author="Xuning Wei12232" w:date="2026-10-24T11:11:00Z">
                  <w:rPr/>
                </w:rPrChange>
              </w:rPr>
              <w:t xml:space="preserve"> and </w:t>
            </w:r>
            <w:del w:id="2431" w:author="Xuning Wei12232" w:date="2026-10-20T07:59:00Z">
              <w:r w:rsidRPr="00B32B9A">
                <w:rPr>
                  <w:rFonts w:ascii="Times New Roman" w:eastAsia="等线" w:hAnsi="Times New Roman" w:cs="Times New Roman"/>
                  <w:color w:val="000000" w:themeColor="text1"/>
                  <w:sz w:val="18"/>
                  <w:szCs w:val="18"/>
                  <w:rPrChange w:id="2432" w:author="Xuning Wei12232" w:date="2026-10-24T11:11:00Z">
                    <w:rPr/>
                  </w:rPrChange>
                </w:rPr>
                <w:delText xml:space="preserve">2.0 eq. </w:delText>
              </w:r>
            </w:del>
            <w:r w:rsidRPr="00B32B9A">
              <w:rPr>
                <w:rFonts w:ascii="Times New Roman" w:eastAsia="等线" w:hAnsi="Times New Roman" w:cs="Times New Roman"/>
                <w:bCs w:val="0"/>
                <w:color w:val="000000" w:themeColor="text1"/>
                <w:sz w:val="18"/>
                <w:szCs w:val="18"/>
                <w:rPrChange w:id="2433" w:author="Xuning Wei12232" w:date="2026-10-24T11:11:00Z">
                  <w:rPr/>
                </w:rPrChange>
              </w:rPr>
              <w:t>OxymaPure</w:t>
            </w:r>
            <w:ins w:id="2434" w:author="Xuning Wei12232" w:date="2026-10-20T07:59:00Z">
              <w:r w:rsidRPr="00B32B9A">
                <w:rPr>
                  <w:rFonts w:ascii="Times New Roman" w:eastAsia="等线" w:hAnsi="Times New Roman" w:cs="Times New Roman"/>
                  <w:bCs w:val="0"/>
                  <w:color w:val="000000" w:themeColor="text1"/>
                  <w:sz w:val="18"/>
                  <w:szCs w:val="18"/>
                  <w:rPrChange w:id="2435" w:author="Xuning Wei12232" w:date="2026-10-24T11:11:00Z">
                    <w:rPr/>
                  </w:rPrChange>
                </w:rPr>
                <w:t xml:space="preserve"> </w:t>
              </w:r>
            </w:ins>
            <w:ins w:id="2436" w:author="Xuning Wei12232" w:date="2026-10-20T07:58:00Z">
              <w:r w:rsidRPr="00B32B9A">
                <w:rPr>
                  <w:rFonts w:ascii="Times New Roman" w:eastAsia="等线" w:hAnsi="Times New Roman" w:cs="Times New Roman"/>
                  <w:bCs w:val="0"/>
                  <w:color w:val="000000" w:themeColor="text1"/>
                  <w:sz w:val="18"/>
                  <w:szCs w:val="18"/>
                  <w:rPrChange w:id="2437" w:author="Xuning Wei12232" w:date="2026-10-24T11:11:00Z">
                    <w:rPr/>
                  </w:rPrChange>
                </w:rPr>
                <w:t>(</w:t>
              </w:r>
              <w:r w:rsidRPr="00B32B9A">
                <w:rPr>
                  <w:rFonts w:ascii="Times New Roman" w:eastAsia="等线" w:hAnsi="Times New Roman" w:cs="Times New Roman"/>
                  <w:color w:val="000000" w:themeColor="text1"/>
                  <w:sz w:val="18"/>
                  <w:szCs w:val="18"/>
                  <w:rPrChange w:id="2438" w:author="Xuning Wei12232" w:date="2026-10-24T11:11:00Z">
                    <w:rPr/>
                  </w:rPrChange>
                </w:rPr>
                <w:t>2.0</w:t>
              </w:r>
            </w:ins>
            <w:ins w:id="2439" w:author="Xuning Wei12232" w:date="2026-10-22T10:19:00Z">
              <w:r w:rsidRPr="00B32B9A">
                <w:rPr>
                  <w:rFonts w:ascii="Times New Roman" w:eastAsia="等线" w:hAnsi="Times New Roman" w:cs="Times New Roman"/>
                  <w:color w:val="000000" w:themeColor="text1"/>
                  <w:sz w:val="18"/>
                  <w:szCs w:val="18"/>
                  <w:rPrChange w:id="2440" w:author="Xuning Wei12232" w:date="2026-10-24T11:11:00Z">
                    <w:rPr>
                      <w:rFonts w:ascii="Times New Roman" w:eastAsia="等线" w:hAnsi="Times New Roman" w:cs="Times New Roman"/>
                      <w:color w:val="000000" w:themeColor="text1"/>
                      <w:sz w:val="18"/>
                      <w:szCs w:val="18"/>
                      <w:highlight w:val="lightGray"/>
                    </w:rPr>
                  </w:rPrChange>
                </w:rPr>
                <w:t>0</w:t>
              </w:r>
            </w:ins>
            <w:ins w:id="2441" w:author="Xuning Wei12232" w:date="2026-10-20T07:58:00Z">
              <w:r w:rsidRPr="00B32B9A">
                <w:rPr>
                  <w:rFonts w:ascii="Times New Roman" w:eastAsia="等线" w:hAnsi="Times New Roman" w:cs="Times New Roman"/>
                  <w:color w:val="000000" w:themeColor="text1"/>
                  <w:sz w:val="18"/>
                  <w:szCs w:val="18"/>
                  <w:rPrChange w:id="2442" w:author="Xuning Wei12232" w:date="2026-10-24T11:11:00Z">
                    <w:rPr/>
                  </w:rPrChange>
                </w:rPr>
                <w:t xml:space="preserve"> eq.</w:t>
              </w:r>
              <w:r w:rsidRPr="00B32B9A">
                <w:rPr>
                  <w:rFonts w:ascii="Times New Roman" w:eastAsia="等线" w:hAnsi="Times New Roman" w:cs="Times New Roman"/>
                  <w:bCs w:val="0"/>
                  <w:color w:val="000000" w:themeColor="text1"/>
                  <w:sz w:val="18"/>
                  <w:szCs w:val="18"/>
                  <w:rPrChange w:id="2443" w:author="Xuning Wei12232" w:date="2026-10-24T11:11:00Z">
                    <w:rPr/>
                  </w:rPrChange>
                </w:rPr>
                <w:t>)</w:t>
              </w:r>
            </w:ins>
            <w:r w:rsidRPr="00B32B9A">
              <w:rPr>
                <w:rFonts w:ascii="Times New Roman" w:eastAsia="等线" w:hAnsi="Times New Roman" w:cs="Times New Roman"/>
                <w:color w:val="000000" w:themeColor="text1"/>
                <w:sz w:val="18"/>
                <w:szCs w:val="18"/>
                <w:rPrChange w:id="2444"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244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46" w:author="Xuning Wei12232" w:date="2026-10-24T11:11:00Z">
                  <w:rPr>
                    <w:rFonts w:eastAsia="仿宋_GB2312"/>
                    <w:lang w:eastAsia="zh-CN"/>
                  </w:rPr>
                </w:rPrChange>
              </w:rPr>
              <w:t>-R01</w:t>
            </w:r>
            <w:del w:id="2447" w:author="Xuning Wei12232" w:date="2026-10-20T11:01:00Z">
              <w:r w:rsidRPr="00B32B9A">
                <w:rPr>
                  <w:rFonts w:ascii="Times New Roman" w:eastAsia="等线" w:hAnsi="Times New Roman" w:cs="Times New Roman"/>
                  <w:color w:val="000000" w:themeColor="text1"/>
                  <w:sz w:val="18"/>
                  <w:szCs w:val="18"/>
                  <w:rPrChange w:id="2448" w:author="Xuning Wei12232" w:date="2026-10-24T11:11:00Z">
                    <w:rPr/>
                  </w:rPrChange>
                </w:rPr>
                <w:delText xml:space="preserve"> at 5 ± 5 °C (target: 5 °C)</w:delText>
              </w:r>
            </w:del>
            <w:r w:rsidRPr="00B32B9A">
              <w:rPr>
                <w:rFonts w:ascii="Times New Roman" w:eastAsia="等线" w:hAnsi="Times New Roman" w:cs="Times New Roman"/>
                <w:color w:val="000000" w:themeColor="text1"/>
                <w:sz w:val="18"/>
                <w:szCs w:val="18"/>
                <w:rPrChange w:id="2449"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45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451"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452" w:author="Xuning Wei12232" w:date="2026-10-24T11:11:00Z">
                  <w:rPr/>
                </w:rPrChange>
              </w:rPr>
              <w:t xml:space="preserve"> with</w:t>
            </w:r>
            <w:del w:id="2453" w:author="Xuning Wei12232" w:date="2026-10-20T07:59:00Z">
              <w:r w:rsidRPr="00B32B9A">
                <w:rPr>
                  <w:rFonts w:ascii="Times New Roman" w:eastAsia="等线" w:hAnsi="Times New Roman" w:cs="Times New Roman"/>
                  <w:color w:val="000000" w:themeColor="text1"/>
                  <w:sz w:val="18"/>
                  <w:szCs w:val="18"/>
                  <w:rPrChange w:id="2454" w:author="Xuning Wei12232" w:date="2026-10-24T11:11:00Z">
                    <w:rPr/>
                  </w:rPrChange>
                </w:rPr>
                <w:delText xml:space="preserve"> 1.0 V</w:delText>
              </w:r>
            </w:del>
            <w:r w:rsidRPr="00B32B9A">
              <w:rPr>
                <w:rFonts w:ascii="Times New Roman" w:eastAsia="等线" w:hAnsi="Times New Roman" w:cs="Times New Roman"/>
                <w:color w:val="000000" w:themeColor="text1"/>
                <w:sz w:val="18"/>
                <w:szCs w:val="18"/>
                <w:rPrChange w:id="2455" w:author="Xuning Wei12232" w:date="2026-10-24T11:11:00Z">
                  <w:rPr/>
                </w:rPrChange>
              </w:rPr>
              <w:t xml:space="preserve"> DMF</w:t>
            </w:r>
            <w:r w:rsidRPr="00B32B9A">
              <w:rPr>
                <w:rFonts w:ascii="Times New Roman" w:eastAsia="仿宋_GB2312" w:hAnsi="Times New Roman" w:cs="Times New Roman"/>
                <w:color w:val="000000" w:themeColor="text1"/>
                <w:sz w:val="18"/>
                <w:szCs w:val="18"/>
                <w:lang w:eastAsia="zh-CN"/>
                <w:rPrChange w:id="2456" w:author="Xuning Wei12232" w:date="2026-10-24T11:11:00Z">
                  <w:rPr>
                    <w:rFonts w:eastAsia="仿宋_GB2312"/>
                    <w:lang w:eastAsia="zh-CN"/>
                  </w:rPr>
                </w:rPrChange>
              </w:rPr>
              <w:t xml:space="preserve"> (</w:t>
            </w:r>
            <w:ins w:id="2457" w:author="Xuning Wei12232" w:date="2026-10-20T07:59:00Z">
              <w:r w:rsidRPr="00B32B9A">
                <w:rPr>
                  <w:rFonts w:ascii="Times New Roman" w:eastAsia="等线" w:hAnsi="Times New Roman" w:cs="Times New Roman"/>
                  <w:color w:val="000000" w:themeColor="text1"/>
                  <w:sz w:val="18"/>
                  <w:szCs w:val="18"/>
                  <w:rPrChange w:id="2458" w:author="Xuning Wei12232" w:date="2026-10-24T11:11:00Z">
                    <w:rPr/>
                  </w:rPrChange>
                </w:rPr>
                <w:t>1.0 V,</w:t>
              </w:r>
              <w:r w:rsidRPr="00B32B9A">
                <w:rPr>
                  <w:rFonts w:ascii="Times New Roman" w:eastAsia="仿宋_GB2312" w:hAnsi="Times New Roman" w:cs="Times New Roman"/>
                  <w:color w:val="000000" w:themeColor="text1"/>
                  <w:sz w:val="18"/>
                  <w:szCs w:val="18"/>
                  <w:lang w:eastAsia="zh-CN"/>
                  <w:rPrChange w:id="2459" w:author="Xuning Wei12232" w:date="2026-10-24T11:11:00Z">
                    <w:rPr>
                      <w:rFonts w:eastAsia="仿宋_GB2312"/>
                      <w:lang w:eastAsia="zh-CN"/>
                    </w:rPr>
                  </w:rPrChange>
                </w:rPr>
                <w:t xml:space="preserve"> </w:t>
              </w:r>
            </w:ins>
            <w:r w:rsidRPr="00B32B9A">
              <w:rPr>
                <w:rFonts w:ascii="Times New Roman" w:eastAsia="仿宋_GB2312" w:hAnsi="Times New Roman" w:cs="Times New Roman"/>
                <w:color w:val="000000" w:themeColor="text1"/>
                <w:sz w:val="18"/>
                <w:szCs w:val="18"/>
                <w:lang w:eastAsia="zh-CN"/>
                <w:rPrChange w:id="2460" w:author="Xuning Wei12232" w:date="2026-10-24T11:11:00Z">
                  <w:rPr>
                    <w:rFonts w:eastAsia="仿宋_GB2312"/>
                    <w:lang w:eastAsia="zh-CN"/>
                  </w:rPr>
                </w:rPrChange>
              </w:rPr>
              <w:t>0.9</w:t>
            </w:r>
            <w:ins w:id="2461" w:author="Xuning Wei12232" w:date="2026-10-20T11:06:00Z">
              <w:r w:rsidRPr="00B32B9A">
                <w:rPr>
                  <w:rFonts w:ascii="Times New Roman" w:eastAsia="仿宋_GB2312" w:hAnsi="Times New Roman" w:cs="Times New Roman"/>
                  <w:color w:val="000000" w:themeColor="text1"/>
                  <w:sz w:val="18"/>
                  <w:szCs w:val="18"/>
                  <w:lang w:eastAsia="zh-CN"/>
                  <w:rPrChange w:id="2462" w:author="Xuning Wei12232" w:date="2026-10-24T11:11:00Z">
                    <w:rPr>
                      <w:rFonts w:eastAsia="仿宋_GB2312"/>
                      <w:lang w:eastAsia="zh-CN"/>
                    </w:rPr>
                  </w:rPrChange>
                </w:rPr>
                <w:t>5</w:t>
              </w:r>
            </w:ins>
            <w:del w:id="2463" w:author="Xuning Wei12232" w:date="2026-10-20T11:06:00Z">
              <w:r w:rsidRPr="00B32B9A">
                <w:rPr>
                  <w:rFonts w:ascii="Times New Roman" w:eastAsia="仿宋_GB2312" w:hAnsi="Times New Roman" w:cs="Times New Roman"/>
                  <w:color w:val="000000" w:themeColor="text1"/>
                  <w:sz w:val="18"/>
                  <w:szCs w:val="18"/>
                  <w:lang w:eastAsia="zh-CN"/>
                  <w:rPrChange w:id="2464" w:author="Xuning Wei12232" w:date="2026-10-24T11:11:00Z">
                    <w:rPr>
                      <w:rFonts w:eastAsia="仿宋_GB2312"/>
                      <w:lang w:eastAsia="zh-CN"/>
                    </w:rPr>
                  </w:rPrChange>
                </w:rPr>
                <w:delText>48</w:delText>
              </w:r>
            </w:del>
            <w:r w:rsidRPr="00B32B9A">
              <w:rPr>
                <w:rFonts w:ascii="Times New Roman" w:eastAsia="仿宋_GB2312" w:hAnsi="Times New Roman" w:cs="Times New Roman"/>
                <w:color w:val="000000" w:themeColor="text1"/>
                <w:sz w:val="18"/>
                <w:szCs w:val="18"/>
                <w:lang w:eastAsia="zh-CN"/>
                <w:rPrChange w:id="2465"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466" w:author="Xuning Wei12232" w:date="2026-10-24T11:11:00Z">
                  <w:rPr/>
                </w:rPrChange>
              </w:rPr>
              <w:t xml:space="preserve">. </w:t>
            </w:r>
          </w:p>
          <w:p w14:paraId="656A70D2" w14:textId="74B41CF4" w:rsidR="00652DEA" w:rsidRPr="00AC0A7A" w:rsidRDefault="00C15CB5">
            <w:pPr>
              <w:pStyle w:val="aff2"/>
              <w:widowControl w:val="0"/>
              <w:numPr>
                <w:ilvl w:val="0"/>
                <w:numId w:val="26"/>
              </w:numPr>
              <w:spacing w:beforeLines="50" w:before="120" w:afterLines="50" w:after="120"/>
              <w:jc w:val="both"/>
              <w:rPr>
                <w:ins w:id="2467" w:author="Xuning Wei12232" w:date="2026-10-20T14:49:00Z"/>
                <w:rFonts w:ascii="Times New Roman" w:eastAsia="等线" w:hAnsi="Times New Roman" w:cs="Times New Roman"/>
                <w:color w:val="000000" w:themeColor="text1"/>
                <w:sz w:val="18"/>
                <w:szCs w:val="18"/>
              </w:rPr>
              <w:pPrChange w:id="2468" w:author="Xuning Wei12232" w:date="2026-10-20T14:49:00Z">
                <w:pPr>
                  <w:widowControl w:val="0"/>
                  <w:spacing w:beforeLines="50" w:before="120" w:afterLines="50" w:after="120"/>
                  <w:contextualSpacing/>
                </w:pPr>
              </w:pPrChange>
            </w:pPr>
            <w:del w:id="2469" w:author="Xuning Wei12232" w:date="2026-10-20T14:49:00Z">
              <w:r w:rsidRPr="00AC0A7A">
                <w:rPr>
                  <w:rFonts w:ascii="Times New Roman" w:eastAsia="等线" w:hAnsi="Times New Roman" w:cs="Times New Roman"/>
                  <w:color w:val="000000" w:themeColor="text1"/>
                  <w:sz w:val="18"/>
                  <w:szCs w:val="18"/>
                  <w:rPrChange w:id="2470" w:author="Xuning Wei12232" w:date="2026-10-24T11:11:00Z">
                    <w:rPr/>
                  </w:rPrChange>
                </w:rPr>
                <w:br/>
                <w:delText xml:space="preserve">5. </w:delText>
              </w:r>
            </w:del>
            <w:r w:rsidRPr="00AC0A7A">
              <w:rPr>
                <w:rFonts w:ascii="Times New Roman" w:eastAsia="等线" w:hAnsi="Times New Roman" w:cs="Times New Roman"/>
                <w:color w:val="000000" w:themeColor="text1"/>
                <w:sz w:val="18"/>
                <w:szCs w:val="18"/>
                <w:rPrChange w:id="2471" w:author="Xuning Wei12232" w:date="2026-10-24T11:11:00Z">
                  <w:rPr/>
                </w:rPrChange>
              </w:rPr>
              <w:t xml:space="preserve">Add </w:t>
            </w:r>
            <w:del w:id="2472" w:author="Xuning Wei12232" w:date="2026-10-20T07:59:00Z">
              <w:r w:rsidRPr="00AC0A7A">
                <w:rPr>
                  <w:rFonts w:ascii="Times New Roman" w:eastAsia="等线" w:hAnsi="Times New Roman" w:cs="Times New Roman"/>
                  <w:color w:val="000000" w:themeColor="text1"/>
                  <w:sz w:val="18"/>
                  <w:szCs w:val="18"/>
                  <w:rPrChange w:id="2473" w:author="Xuning Wei12232" w:date="2026-10-24T11:11:00Z">
                    <w:rPr/>
                  </w:rPrChange>
                </w:rPr>
                <w:delText xml:space="preserve">3.0 eq. </w:delText>
              </w:r>
            </w:del>
            <w:r w:rsidRPr="00AC0A7A">
              <w:rPr>
                <w:rFonts w:ascii="Times New Roman" w:eastAsia="等线" w:hAnsi="Times New Roman" w:cs="Times New Roman"/>
                <w:bCs w:val="0"/>
                <w:color w:val="000000" w:themeColor="text1"/>
                <w:sz w:val="18"/>
                <w:szCs w:val="18"/>
                <w:rPrChange w:id="2474" w:author="Xuning Wei12232" w:date="2026-10-24T11:11:00Z">
                  <w:rPr/>
                </w:rPrChange>
              </w:rPr>
              <w:t>DIPEA</w:t>
            </w:r>
            <w:ins w:id="2475" w:author="Xuning Wei12232" w:date="2026-10-20T07:59:00Z">
              <w:r w:rsidRPr="00AC0A7A">
                <w:rPr>
                  <w:rFonts w:ascii="Times New Roman" w:eastAsia="等线" w:hAnsi="Times New Roman" w:cs="Times New Roman"/>
                  <w:bCs w:val="0"/>
                  <w:color w:val="000000" w:themeColor="text1"/>
                  <w:sz w:val="18"/>
                  <w:szCs w:val="18"/>
                  <w:rPrChange w:id="2476" w:author="Xuning Wei12232" w:date="2026-10-24T11:11:00Z">
                    <w:rPr/>
                  </w:rPrChange>
                </w:rPr>
                <w:t xml:space="preserve"> (</w:t>
              </w:r>
              <w:r w:rsidRPr="00AC0A7A">
                <w:rPr>
                  <w:rFonts w:ascii="Times New Roman" w:eastAsia="等线" w:hAnsi="Times New Roman" w:cs="Times New Roman"/>
                  <w:color w:val="000000" w:themeColor="text1"/>
                  <w:sz w:val="18"/>
                  <w:szCs w:val="18"/>
                  <w:rPrChange w:id="2477" w:author="Xuning Wei12232" w:date="2026-10-24T11:11:00Z">
                    <w:rPr/>
                  </w:rPrChange>
                </w:rPr>
                <w:t>3.0</w:t>
              </w:r>
            </w:ins>
            <w:ins w:id="2478" w:author="Xuning Wei12232" w:date="2026-10-22T10:19:00Z">
              <w:r w:rsidRPr="00AC0A7A">
                <w:rPr>
                  <w:rFonts w:ascii="Times New Roman" w:eastAsia="等线" w:hAnsi="Times New Roman" w:cs="Times New Roman"/>
                  <w:color w:val="000000" w:themeColor="text1"/>
                  <w:sz w:val="18"/>
                  <w:szCs w:val="18"/>
                  <w:rPrChange w:id="2479" w:author="Xuning Wei12232" w:date="2026-10-24T11:11:00Z">
                    <w:rPr>
                      <w:rFonts w:ascii="Times New Roman" w:eastAsia="等线" w:hAnsi="Times New Roman" w:cs="Times New Roman"/>
                      <w:color w:val="000000" w:themeColor="text1"/>
                      <w:sz w:val="18"/>
                      <w:szCs w:val="18"/>
                      <w:highlight w:val="lightGray"/>
                    </w:rPr>
                  </w:rPrChange>
                </w:rPr>
                <w:t>0</w:t>
              </w:r>
            </w:ins>
            <w:ins w:id="2480" w:author="Xuning Wei12232" w:date="2026-10-20T07:59:00Z">
              <w:r w:rsidRPr="00AC0A7A">
                <w:rPr>
                  <w:rFonts w:ascii="Times New Roman" w:eastAsia="等线" w:hAnsi="Times New Roman" w:cs="Times New Roman"/>
                  <w:color w:val="000000" w:themeColor="text1"/>
                  <w:sz w:val="18"/>
                  <w:szCs w:val="18"/>
                  <w:rPrChange w:id="2481" w:author="Xuning Wei12232" w:date="2026-10-24T11:11:00Z">
                    <w:rPr/>
                  </w:rPrChange>
                </w:rPr>
                <w:t xml:space="preserve"> eq.</w:t>
              </w:r>
              <w:r w:rsidRPr="00AC0A7A">
                <w:rPr>
                  <w:rFonts w:ascii="Times New Roman" w:eastAsia="等线" w:hAnsi="Times New Roman" w:cs="Times New Roman"/>
                  <w:bCs w:val="0"/>
                  <w:color w:val="000000" w:themeColor="text1"/>
                  <w:sz w:val="18"/>
                  <w:szCs w:val="18"/>
                  <w:rPrChange w:id="2482" w:author="Xuning Wei12232" w:date="2026-10-24T11:11:00Z">
                    <w:rPr/>
                  </w:rPrChange>
                </w:rPr>
                <w:t>)</w:t>
              </w:r>
            </w:ins>
            <w:r w:rsidRPr="00AC0A7A">
              <w:rPr>
                <w:rFonts w:ascii="Times New Roman" w:eastAsia="等线" w:hAnsi="Times New Roman" w:cs="Times New Roman"/>
                <w:color w:val="000000" w:themeColor="text1"/>
                <w:sz w:val="18"/>
                <w:szCs w:val="18"/>
                <w:rPrChange w:id="2483" w:author="Xuning Wei12232" w:date="2026-10-24T11:11:00Z">
                  <w:rPr/>
                </w:rPrChange>
              </w:rPr>
              <w:t xml:space="preserve"> into </w:t>
            </w:r>
            <w:r w:rsidRPr="00AC0A7A">
              <w:rPr>
                <w:rFonts w:ascii="Times New Roman" w:eastAsia="仿宋_GB2312" w:hAnsi="Times New Roman" w:cs="Times New Roman"/>
                <w:color w:val="000000" w:themeColor="text1"/>
                <w:sz w:val="18"/>
                <w:szCs w:val="18"/>
                <w:rPrChange w:id="2484" w:author="Xuning Wei12232" w:date="2026-10-24T11:11:00Z">
                  <w:rPr>
                    <w:rFonts w:eastAsia="仿宋_GB2312"/>
                  </w:rPr>
                </w:rPrChange>
              </w:rPr>
              <w:t>TJ4S-1213-Sy15</w:t>
            </w:r>
            <w:r w:rsidRPr="00AC0A7A">
              <w:rPr>
                <w:rFonts w:ascii="Times New Roman" w:eastAsia="仿宋_GB2312" w:hAnsi="Times New Roman" w:cs="Times New Roman"/>
                <w:color w:val="000000" w:themeColor="text1"/>
                <w:sz w:val="18"/>
                <w:szCs w:val="18"/>
                <w:lang w:eastAsia="zh-CN"/>
                <w:rPrChange w:id="2485" w:author="Xuning Wei12232" w:date="2026-10-24T11:11:00Z">
                  <w:rPr>
                    <w:rFonts w:eastAsia="仿宋_GB2312"/>
                    <w:lang w:eastAsia="zh-CN"/>
                  </w:rPr>
                </w:rPrChange>
              </w:rPr>
              <w:t>-R01</w:t>
            </w:r>
            <w:r w:rsidRPr="00AC0A7A">
              <w:rPr>
                <w:rFonts w:ascii="Times New Roman" w:eastAsia="等线" w:hAnsi="Times New Roman" w:cs="Times New Roman"/>
                <w:color w:val="000000" w:themeColor="text1"/>
                <w:sz w:val="18"/>
                <w:szCs w:val="18"/>
                <w:rPrChange w:id="2486" w:author="Xuning Wei12232" w:date="2026-10-24T11:11:00Z">
                  <w:rPr/>
                </w:rPrChange>
              </w:rPr>
              <w:t xml:space="preserve">, the addition rate depends on temperature control. Activate for 20 </w:t>
            </w:r>
            <w:r w:rsidRPr="00AC0A7A">
              <w:rPr>
                <w:rFonts w:ascii="Times New Roman" w:eastAsia="等线" w:hAnsi="Times New Roman" w:cs="Times New Roman" w:hint="eastAsia"/>
                <w:color w:val="000000" w:themeColor="text1"/>
                <w:sz w:val="18"/>
                <w:szCs w:val="18"/>
                <w:lang w:eastAsia="zh-CN"/>
                <w:rPrChange w:id="2487" w:author="Xuning Wei12232" w:date="2026-10-24T11:11:00Z">
                  <w:rPr>
                    <w:rFonts w:hint="eastAsia"/>
                    <w:lang w:eastAsia="zh-CN"/>
                  </w:rPr>
                </w:rPrChange>
              </w:rPr>
              <w:t>±</w:t>
            </w:r>
            <w:r w:rsidRPr="00AC0A7A">
              <w:rPr>
                <w:rFonts w:ascii="Times New Roman" w:eastAsia="等线" w:hAnsi="Times New Roman" w:cs="Times New Roman"/>
                <w:color w:val="000000" w:themeColor="text1"/>
                <w:sz w:val="18"/>
                <w:szCs w:val="18"/>
                <w:lang w:eastAsia="zh-CN"/>
                <w:rPrChange w:id="2488" w:author="Xuning Wei12232" w:date="2026-10-24T11:11:00Z">
                  <w:rPr>
                    <w:lang w:eastAsia="zh-CN"/>
                  </w:rPr>
                </w:rPrChange>
              </w:rPr>
              <w:t xml:space="preserve"> </w:t>
            </w:r>
            <w:r w:rsidRPr="00AC0A7A">
              <w:rPr>
                <w:rFonts w:ascii="Times New Roman" w:eastAsia="等线" w:hAnsi="Times New Roman" w:cs="Times New Roman"/>
                <w:color w:val="000000" w:themeColor="text1"/>
                <w:sz w:val="18"/>
                <w:szCs w:val="18"/>
                <w:rPrChange w:id="2489" w:author="Xuning Wei12232" w:date="2026-10-24T11:11:00Z">
                  <w:rPr/>
                </w:rPrChange>
              </w:rPr>
              <w:t>5 m</w:t>
            </w:r>
            <w:r w:rsidRPr="00AC0A7A">
              <w:rPr>
                <w:rFonts w:ascii="Times New Roman" w:eastAsia="等线" w:hAnsi="Times New Roman" w:cs="Times New Roman"/>
                <w:color w:val="000000" w:themeColor="text1"/>
                <w:sz w:val="18"/>
                <w:szCs w:val="18"/>
              </w:rPr>
              <w:t>in at 5 ± 5 °C (target: 5 °C).</w:t>
            </w:r>
            <w:r w:rsidRPr="00AC0A7A">
              <w:rPr>
                <w:rFonts w:ascii="Times New Roman" w:eastAsia="等线" w:hAnsi="Times New Roman" w:cs="Times New Roman"/>
                <w:color w:val="000000" w:themeColor="text1"/>
                <w:sz w:val="18"/>
                <w:szCs w:val="18"/>
                <w:rPrChange w:id="2490" w:author="Xuning Wei12232" w:date="2026-10-24T11:11:00Z">
                  <w:rPr/>
                </w:rPrChange>
              </w:rPr>
              <w:t xml:space="preserve"> </w:t>
            </w:r>
            <w:r>
              <w:br/>
            </w:r>
            <w:del w:id="2491" w:author="Xuning Wei12232" w:date="2026-10-20T14:49:00Z">
              <w:r w:rsidRPr="00AC0A7A" w:rsidDel="00C15CB5">
                <w:rPr>
                  <w:rFonts w:ascii="Times New Roman" w:eastAsia="等线" w:hAnsi="Times New Roman" w:cs="Times New Roman"/>
                  <w:color w:val="000000" w:themeColor="text1"/>
                  <w:sz w:val="18"/>
                  <w:szCs w:val="18"/>
                  <w:lang w:eastAsia="zh-CN"/>
                  <w:rPrChange w:id="2492" w:author="Xuning Wei12232" w:date="2026-10-24T11:11:00Z">
                    <w:rPr>
                      <w:lang w:eastAsia="zh-CN"/>
                    </w:rPr>
                  </w:rPrChange>
                </w:rPr>
                <w:delText xml:space="preserve">6. </w:delText>
              </w:r>
            </w:del>
            <w:r w:rsidRPr="00AC0A7A">
              <w:rPr>
                <w:rFonts w:ascii="Times New Roman" w:eastAsia="等线" w:hAnsi="Times New Roman" w:cs="Times New Roman"/>
                <w:color w:val="000000" w:themeColor="text1"/>
                <w:sz w:val="18"/>
                <w:szCs w:val="18"/>
                <w:rPrChange w:id="2493" w:author="Xuning Wei12232" w:date="2026-10-24T11:11:00Z">
                  <w:rPr/>
                </w:rPrChange>
              </w:rPr>
              <w:t>Add</w:t>
            </w:r>
            <w:del w:id="2494" w:author="Xuning Wei12232" w:date="2026-10-20T08:00:00Z">
              <w:r w:rsidRPr="00AC0A7A" w:rsidDel="00C15CB5">
                <w:rPr>
                  <w:rFonts w:ascii="Times New Roman" w:eastAsia="等线" w:hAnsi="Times New Roman" w:cs="Times New Roman"/>
                  <w:color w:val="000000" w:themeColor="text1"/>
                  <w:sz w:val="18"/>
                  <w:szCs w:val="18"/>
                  <w:rPrChange w:id="2495" w:author="Xuning Wei12232" w:date="2026-10-24T11:11:00Z">
                    <w:rPr/>
                  </w:rPrChange>
                </w:rPr>
                <w:delText xml:space="preserve"> </w:delText>
              </w:r>
              <w:r w:rsidRPr="00AC0A7A" w:rsidDel="00C15CB5">
                <w:rPr>
                  <w:rFonts w:ascii="Times New Roman" w:eastAsia="仿宋_GB2312" w:hAnsi="Times New Roman" w:cs="Times New Roman"/>
                  <w:color w:val="000000" w:themeColor="text1"/>
                  <w:sz w:val="18"/>
                  <w:szCs w:val="18"/>
                  <w:lang w:eastAsia="zh-CN"/>
                  <w:rPrChange w:id="2496" w:author="Xuning Wei12232" w:date="2026-10-24T11:11:00Z">
                    <w:rPr>
                      <w:rFonts w:eastAsia="仿宋_GB2312"/>
                      <w:lang w:eastAsia="zh-CN"/>
                    </w:rPr>
                  </w:rPrChange>
                </w:rPr>
                <w:delText>2.0 V</w:delText>
              </w:r>
            </w:del>
            <w:r w:rsidRPr="00AC0A7A">
              <w:rPr>
                <w:rFonts w:ascii="Times New Roman" w:eastAsia="仿宋_GB2312" w:hAnsi="Times New Roman" w:cs="Times New Roman"/>
                <w:color w:val="000000" w:themeColor="text1"/>
                <w:sz w:val="18"/>
                <w:szCs w:val="18"/>
                <w:lang w:eastAsia="zh-CN"/>
                <w:rPrChange w:id="2497" w:author="Xuning Wei12232" w:date="2026-10-24T11:11:00Z">
                  <w:rPr>
                    <w:rFonts w:eastAsia="仿宋_GB2312"/>
                    <w:lang w:eastAsia="zh-CN"/>
                  </w:rPr>
                </w:rPrChange>
              </w:rPr>
              <w:t xml:space="preserve"> DMF (</w:t>
            </w:r>
            <w:ins w:id="2498" w:author="Xuning Wei12232" w:date="2026-10-20T08:00:00Z">
              <w:r w:rsidRPr="00AC0A7A">
                <w:rPr>
                  <w:rFonts w:ascii="Times New Roman" w:eastAsia="仿宋_GB2312" w:hAnsi="Times New Roman" w:cs="Times New Roman"/>
                  <w:color w:val="000000" w:themeColor="text1"/>
                  <w:sz w:val="18"/>
                  <w:szCs w:val="18"/>
                  <w:lang w:eastAsia="zh-CN"/>
                  <w:rPrChange w:id="2499" w:author="Xuning Wei12232" w:date="2026-10-24T11:11:00Z">
                    <w:rPr>
                      <w:rFonts w:eastAsia="仿宋_GB2312"/>
                      <w:lang w:eastAsia="zh-CN"/>
                    </w:rPr>
                  </w:rPrChange>
                </w:rPr>
                <w:t xml:space="preserve">2.0 V, </w:t>
              </w:r>
            </w:ins>
            <w:r w:rsidRPr="00AC0A7A">
              <w:rPr>
                <w:rFonts w:ascii="Times New Roman" w:eastAsia="仿宋_GB2312" w:hAnsi="Times New Roman" w:cs="Times New Roman"/>
                <w:color w:val="000000" w:themeColor="text1"/>
                <w:sz w:val="18"/>
                <w:szCs w:val="18"/>
                <w:lang w:eastAsia="zh-CN"/>
                <w:rPrChange w:id="2500" w:author="Xuning Wei12232" w:date="2026-10-24T11:11:00Z">
                  <w:rPr>
                    <w:rFonts w:eastAsia="仿宋_GB2312"/>
                    <w:lang w:eastAsia="zh-CN"/>
                  </w:rPr>
                </w:rPrChange>
              </w:rPr>
              <w:t>1.</w:t>
            </w:r>
            <w:del w:id="2501" w:author="Xuning Wei12232" w:date="2026-10-23T13:01:00Z">
              <w:r w:rsidRPr="00AC0A7A" w:rsidDel="00C15CB5">
                <w:rPr>
                  <w:rFonts w:ascii="Times New Roman" w:eastAsia="仿宋_GB2312" w:hAnsi="Times New Roman" w:cs="Times New Roman"/>
                  <w:color w:val="000000" w:themeColor="text1"/>
                  <w:sz w:val="18"/>
                  <w:szCs w:val="18"/>
                  <w:lang w:eastAsia="zh-CN"/>
                  <w:rPrChange w:id="2502" w:author="Xuning Wei12232" w:date="2026-10-24T11:11:00Z">
                    <w:rPr>
                      <w:rFonts w:eastAsia="仿宋_GB2312"/>
                      <w:lang w:eastAsia="zh-CN"/>
                    </w:rPr>
                  </w:rPrChange>
                </w:rPr>
                <w:delText>8</w:delText>
              </w:r>
            </w:del>
            <w:r w:rsidR="44D5411B" w:rsidRPr="00AC0A7A">
              <w:rPr>
                <w:rFonts w:ascii="Times New Roman" w:eastAsia="仿宋_GB2312" w:hAnsi="Times New Roman" w:cs="Times New Roman"/>
                <w:color w:val="000000" w:themeColor="text1"/>
                <w:sz w:val="18"/>
                <w:szCs w:val="18"/>
                <w:lang w:eastAsia="zh-CN"/>
              </w:rPr>
              <w:t>8</w:t>
            </w:r>
            <w:r w:rsidRPr="00AC0A7A">
              <w:rPr>
                <w:rFonts w:ascii="Times New Roman" w:eastAsia="仿宋_GB2312" w:hAnsi="Times New Roman" w:cs="Times New Roman"/>
                <w:color w:val="000000" w:themeColor="text1"/>
                <w:sz w:val="18"/>
                <w:szCs w:val="18"/>
                <w:lang w:eastAsia="zh-CN"/>
                <w:rPrChange w:id="2503" w:author="Xuning Wei12232" w:date="2026-10-24T11:11:00Z">
                  <w:rPr>
                    <w:rFonts w:eastAsia="仿宋_GB2312"/>
                    <w:lang w:eastAsia="zh-CN"/>
                  </w:rPr>
                </w:rPrChange>
              </w:rPr>
              <w:t>9</w:t>
            </w:r>
            <w:del w:id="2504" w:author="Xuning Wei12232" w:date="2026-10-20T11:08:00Z">
              <w:r w:rsidRPr="00AC0A7A" w:rsidDel="00C15CB5">
                <w:rPr>
                  <w:rFonts w:ascii="Times New Roman" w:eastAsia="仿宋_GB2312" w:hAnsi="Times New Roman" w:cs="Times New Roman"/>
                  <w:color w:val="000000" w:themeColor="text1"/>
                  <w:sz w:val="18"/>
                  <w:szCs w:val="18"/>
                  <w:lang w:eastAsia="zh-CN"/>
                  <w:rPrChange w:id="2505" w:author="Xuning Wei12232" w:date="2026-10-24T11:11:00Z">
                    <w:rPr>
                      <w:rFonts w:eastAsia="仿宋_GB2312"/>
                      <w:lang w:eastAsia="zh-CN"/>
                    </w:rPr>
                  </w:rPrChange>
                </w:rPr>
                <w:delText>6</w:delText>
              </w:r>
            </w:del>
            <w:r w:rsidRPr="00AC0A7A">
              <w:rPr>
                <w:rFonts w:ascii="Times New Roman" w:eastAsia="仿宋_GB2312" w:hAnsi="Times New Roman" w:cs="Times New Roman"/>
                <w:color w:val="000000" w:themeColor="text1"/>
                <w:sz w:val="18"/>
                <w:szCs w:val="18"/>
                <w:lang w:eastAsia="zh-CN"/>
                <w:rPrChange w:id="2506" w:author="Xuning Wei12232" w:date="2026-10-24T11:11:00Z">
                  <w:rPr>
                    <w:rFonts w:eastAsia="仿宋_GB2312"/>
                    <w:lang w:eastAsia="zh-CN"/>
                  </w:rPr>
                </w:rPrChange>
              </w:rPr>
              <w:t xml:space="preserve"> kg/kg)</w:t>
            </w:r>
            <w:r w:rsidRPr="00AC0A7A">
              <w:rPr>
                <w:rFonts w:ascii="Times New Roman" w:eastAsia="等线" w:hAnsi="Times New Roman" w:cs="Times New Roman"/>
                <w:color w:val="000000" w:themeColor="text1"/>
                <w:sz w:val="18"/>
                <w:szCs w:val="18"/>
                <w:rPrChange w:id="2507" w:author="Xuning Wei12232" w:date="2026-10-24T11:11:00Z">
                  <w:rPr/>
                </w:rPrChange>
              </w:rPr>
              <w:t xml:space="preserve"> into </w:t>
            </w:r>
            <w:r w:rsidRPr="00AC0A7A">
              <w:rPr>
                <w:rFonts w:ascii="Times New Roman" w:eastAsia="仿宋_GB2312" w:hAnsi="Times New Roman" w:cs="Times New Roman"/>
                <w:color w:val="000000" w:themeColor="text1"/>
                <w:sz w:val="18"/>
                <w:szCs w:val="18"/>
                <w:rPrChange w:id="2508" w:author="Xuning Wei12232" w:date="2026-10-24T11:11:00Z">
                  <w:rPr>
                    <w:rFonts w:eastAsia="仿宋_GB2312"/>
                  </w:rPr>
                </w:rPrChange>
              </w:rPr>
              <w:t>TJ4S-1213-Sy15</w:t>
            </w:r>
            <w:r w:rsidRPr="00AC0A7A">
              <w:rPr>
                <w:rFonts w:ascii="Times New Roman" w:eastAsia="等线" w:hAnsi="Times New Roman" w:cs="Times New Roman"/>
                <w:color w:val="000000" w:themeColor="text1"/>
                <w:sz w:val="18"/>
                <w:szCs w:val="18"/>
                <w:rPrChange w:id="2509" w:author="Xuning Wei12232" w:date="2026-10-24T11:11:00Z">
                  <w:rPr/>
                </w:rPrChange>
              </w:rPr>
              <w:t>,</w:t>
            </w:r>
            <w:r w:rsidRPr="00AC0A7A">
              <w:rPr>
                <w:rFonts w:ascii="Times New Roman" w:eastAsia="等线" w:hAnsi="Times New Roman" w:cs="Times New Roman"/>
                <w:color w:val="000000" w:themeColor="text1"/>
                <w:sz w:val="18"/>
                <w:szCs w:val="18"/>
                <w:lang w:eastAsia="zh-CN"/>
                <w:rPrChange w:id="2510" w:author="Xuning Wei12232" w:date="2026-10-24T11:11:00Z">
                  <w:rPr>
                    <w:lang w:eastAsia="zh-CN"/>
                  </w:rPr>
                </w:rPrChange>
              </w:rPr>
              <w:t xml:space="preserve"> </w:t>
            </w:r>
            <w:r w:rsidRPr="00AC0A7A">
              <w:rPr>
                <w:rFonts w:ascii="Times New Roman" w:eastAsia="等线" w:hAnsi="Times New Roman" w:cs="Times New Roman"/>
                <w:color w:val="000000" w:themeColor="text1"/>
                <w:sz w:val="18"/>
                <w:szCs w:val="18"/>
                <w:rPrChange w:id="2511" w:author="Xuning Wei12232" w:date="2026-10-24T11:11:00Z">
                  <w:rPr/>
                </w:rPrChange>
              </w:rPr>
              <w:t xml:space="preserve">Start the agitator. </w:t>
            </w:r>
          </w:p>
          <w:p w14:paraId="46A7B044" w14:textId="77777777" w:rsidR="00652DEA" w:rsidRPr="00B32B9A" w:rsidRDefault="00C15CB5">
            <w:pPr>
              <w:pStyle w:val="aff2"/>
              <w:widowControl w:val="0"/>
              <w:numPr>
                <w:ilvl w:val="0"/>
                <w:numId w:val="26"/>
              </w:numPr>
              <w:spacing w:beforeLines="50" w:before="120" w:afterLines="50" w:after="120"/>
              <w:jc w:val="both"/>
              <w:rPr>
                <w:ins w:id="2512" w:author="Xuning Wei12232" w:date="2026-10-20T14:49:00Z"/>
                <w:rFonts w:ascii="Times New Roman" w:eastAsia="等线" w:hAnsi="Times New Roman" w:cs="Times New Roman"/>
                <w:color w:val="000000" w:themeColor="text1"/>
                <w:sz w:val="18"/>
                <w:szCs w:val="18"/>
              </w:rPr>
              <w:pPrChange w:id="2513" w:author="Xuning Wei12232" w:date="2026-10-20T14:49:00Z">
                <w:pPr>
                  <w:widowControl w:val="0"/>
                  <w:spacing w:beforeLines="50" w:before="120" w:afterLines="50" w:after="120"/>
                  <w:contextualSpacing/>
                </w:pPr>
              </w:pPrChange>
            </w:pPr>
            <w:del w:id="2514" w:author="Xuning Wei12232" w:date="2026-10-20T14:49:00Z">
              <w:r w:rsidRPr="00B32B9A">
                <w:rPr>
                  <w:rFonts w:ascii="Times New Roman" w:eastAsia="等线" w:hAnsi="Times New Roman" w:cs="Times New Roman"/>
                  <w:color w:val="000000" w:themeColor="text1"/>
                  <w:sz w:val="18"/>
                  <w:szCs w:val="18"/>
                  <w:rPrChange w:id="2515"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516" w:author="Xuning Wei12232" w:date="2026-10-24T11:11:00Z">
                  <w:rPr/>
                </w:rPrChange>
              </w:rPr>
              <w:t xml:space="preserve">Transfer the mixture in </w:t>
            </w:r>
            <w:commentRangeStart w:id="2517"/>
            <w:commentRangeStart w:id="2518"/>
            <w:r w:rsidRPr="00B32B9A">
              <w:rPr>
                <w:rFonts w:ascii="Times New Roman" w:eastAsia="仿宋_GB2312" w:hAnsi="Times New Roman" w:cs="Times New Roman"/>
                <w:color w:val="000000" w:themeColor="text1"/>
                <w:sz w:val="18"/>
                <w:szCs w:val="18"/>
                <w:rPrChange w:id="2519"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20" w:author="Xuning Wei12232" w:date="2026-10-24T11:11:00Z">
                  <w:rPr>
                    <w:rFonts w:eastAsia="仿宋_GB2312"/>
                    <w:lang w:eastAsia="zh-CN"/>
                  </w:rPr>
                </w:rPrChange>
              </w:rPr>
              <w:t xml:space="preserve">-R01 </w:t>
            </w:r>
            <w:commentRangeEnd w:id="2517"/>
            <w:r w:rsidRPr="00B32B9A">
              <w:rPr>
                <w:rStyle w:val="affe"/>
                <w:rFonts w:ascii="Times New Roman" w:eastAsia="等线" w:hAnsi="Times New Roman" w:cs="Times New Roman"/>
                <w:color w:val="000000" w:themeColor="text1"/>
                <w:sz w:val="18"/>
                <w:szCs w:val="18"/>
                <w:rPrChange w:id="2521" w:author="Xuning Wei12232" w:date="2026-10-24T11:11:00Z">
                  <w:rPr>
                    <w:rStyle w:val="affe"/>
                    <w:sz w:val="22"/>
                    <w:szCs w:val="32"/>
                  </w:rPr>
                </w:rPrChange>
              </w:rPr>
              <w:commentReference w:id="2517"/>
            </w:r>
            <w:commentRangeEnd w:id="2518"/>
            <w:r w:rsidRPr="00B32B9A">
              <w:rPr>
                <w:rStyle w:val="affe"/>
                <w:rFonts w:ascii="Times New Roman" w:eastAsia="等线" w:hAnsi="Times New Roman" w:cs="Times New Roman"/>
                <w:color w:val="000000" w:themeColor="text1"/>
                <w:sz w:val="18"/>
                <w:szCs w:val="18"/>
                <w:rPrChange w:id="2522" w:author="Xuning Wei12232" w:date="2026-10-24T11:11:00Z">
                  <w:rPr>
                    <w:rStyle w:val="affe"/>
                    <w:sz w:val="22"/>
                    <w:szCs w:val="32"/>
                  </w:rPr>
                </w:rPrChange>
              </w:rPr>
              <w:commentReference w:id="2518"/>
            </w:r>
            <w:r w:rsidRPr="00B32B9A">
              <w:rPr>
                <w:rFonts w:ascii="Times New Roman" w:eastAsia="等线" w:hAnsi="Times New Roman" w:cs="Times New Roman"/>
                <w:color w:val="000000" w:themeColor="text1"/>
                <w:sz w:val="18"/>
                <w:szCs w:val="18"/>
                <w:rPrChange w:id="2523"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524"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525"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526" w:author="Xuning Wei12232" w:date="2026-10-24T11:11:00Z">
                  <w:rPr/>
                </w:rPrChange>
              </w:rPr>
              <w:t>. Add</w:t>
            </w:r>
            <w:del w:id="2527" w:author="Xuning Wei12232" w:date="2026-10-20T08:47:00Z">
              <w:r w:rsidRPr="00B32B9A">
                <w:rPr>
                  <w:rFonts w:ascii="Times New Roman" w:eastAsia="等线" w:hAnsi="Times New Roman" w:cs="Times New Roman"/>
                  <w:color w:val="000000" w:themeColor="text1"/>
                  <w:sz w:val="18"/>
                  <w:szCs w:val="18"/>
                  <w:rPrChange w:id="2528"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lang w:eastAsia="zh-CN"/>
                  <w:rPrChange w:id="2529"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530" w:author="Xuning Wei12232" w:date="2026-10-24T11:11:00Z">
                    <w:rPr/>
                  </w:rPrChange>
                </w:rPr>
                <w:delText xml:space="preserve"> </w:delText>
              </w:r>
            </w:del>
            <w:ins w:id="2531" w:author="Xuning Wei12232" w:date="2026-10-20T08:47:00Z">
              <w:r w:rsidRPr="00B32B9A">
                <w:rPr>
                  <w:rFonts w:ascii="Times New Roman" w:eastAsia="等线" w:hAnsi="Times New Roman" w:cs="Times New Roman"/>
                  <w:color w:val="000000" w:themeColor="text1"/>
                  <w:sz w:val="18"/>
                  <w:szCs w:val="18"/>
                  <w:rPrChange w:id="2532" w:author="Xuning Wei12232" w:date="2026-10-24T11:11:00Z">
                    <w:rPr/>
                  </w:rPrChange>
                </w:rPr>
                <w:t xml:space="preserve"> DMF (1.0 V, 0.9</w:t>
              </w:r>
            </w:ins>
            <w:ins w:id="2533" w:author="Xuning Wei12232" w:date="2026-10-20T11:08:00Z">
              <w:r w:rsidRPr="00B32B9A">
                <w:rPr>
                  <w:rFonts w:ascii="Times New Roman" w:eastAsia="等线" w:hAnsi="Times New Roman" w:cs="Times New Roman"/>
                  <w:color w:val="000000" w:themeColor="text1"/>
                  <w:sz w:val="18"/>
                  <w:szCs w:val="18"/>
                  <w:rPrChange w:id="2534" w:author="Xuning Wei12232" w:date="2026-10-24T11:11:00Z">
                    <w:rPr/>
                  </w:rPrChange>
                </w:rPr>
                <w:t>5</w:t>
              </w:r>
            </w:ins>
            <w:ins w:id="2535" w:author="Xuning Wei12232" w:date="2026-10-20T08:47:00Z">
              <w:r w:rsidRPr="00B32B9A">
                <w:rPr>
                  <w:rFonts w:ascii="Times New Roman" w:eastAsia="等线" w:hAnsi="Times New Roman" w:cs="Times New Roman"/>
                  <w:color w:val="000000" w:themeColor="text1"/>
                  <w:sz w:val="18"/>
                  <w:szCs w:val="18"/>
                  <w:rPrChange w:id="2536" w:author="Xuning Wei12232" w:date="2026-10-24T11:11:00Z">
                    <w:rPr/>
                  </w:rPrChange>
                </w:rPr>
                <w:t xml:space="preserve"> kg/kg) </w:t>
              </w:r>
            </w:ins>
            <w:r w:rsidRPr="00B32B9A">
              <w:rPr>
                <w:rFonts w:ascii="Times New Roman" w:eastAsia="等线" w:hAnsi="Times New Roman" w:cs="Times New Roman"/>
                <w:color w:val="000000" w:themeColor="text1"/>
                <w:sz w:val="18"/>
                <w:szCs w:val="18"/>
                <w:rPrChange w:id="2537"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538"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539"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540" w:author="Xuning Wei12232" w:date="2026-10-24T11:11:00Z">
                  <w:rPr/>
                </w:rPrChange>
              </w:rPr>
              <w:t xml:space="preserve"> to rinse the wall.</w:t>
            </w:r>
            <w:del w:id="2541" w:author="Xuning Wei12232" w:date="2026-10-20T14:49:00Z">
              <w:r w:rsidRPr="00B32B9A">
                <w:rPr>
                  <w:rFonts w:ascii="Times New Roman" w:eastAsia="等线" w:hAnsi="Times New Roman" w:cs="Times New Roman"/>
                  <w:color w:val="000000" w:themeColor="text1"/>
                  <w:sz w:val="18"/>
                  <w:szCs w:val="18"/>
                  <w:rPrChange w:id="2542" w:author="Xuning Wei12232" w:date="2026-10-24T11:11:00Z">
                    <w:rPr/>
                  </w:rPrChange>
                </w:rPr>
                <w:br/>
                <w:delText xml:space="preserve">8. </w:delText>
              </w:r>
            </w:del>
          </w:p>
          <w:p w14:paraId="42ADD2FA" w14:textId="77777777" w:rsidR="00652DEA" w:rsidRPr="00B32B9A" w:rsidRDefault="00C15CB5">
            <w:pPr>
              <w:pStyle w:val="aff2"/>
              <w:widowControl w:val="0"/>
              <w:numPr>
                <w:ilvl w:val="0"/>
                <w:numId w:val="26"/>
              </w:numPr>
              <w:spacing w:beforeLines="50" w:before="120" w:afterLines="50" w:after="120"/>
              <w:jc w:val="both"/>
              <w:rPr>
                <w:rFonts w:ascii="Times New Roman" w:eastAsia="等线" w:hAnsi="Times New Roman" w:cs="Times New Roman"/>
                <w:color w:val="000000" w:themeColor="text1"/>
                <w:sz w:val="18"/>
                <w:szCs w:val="18"/>
                <w:rPrChange w:id="2543" w:author="Xuning Wei12232" w:date="2026-10-24T11:11:00Z">
                  <w:rPr/>
                </w:rPrChange>
              </w:rPr>
              <w:pPrChange w:id="2544" w:author="Xuning Wei12232" w:date="2026-10-20T14:4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545"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081650A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072C0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FE02D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EEACAF" w14:textId="0D9F0F30" w:rsidR="00652DEA" w:rsidRPr="00B32B9A" w:rsidRDefault="00C15CB5">
            <w:pPr>
              <w:pStyle w:val="aff2"/>
              <w:widowControl w:val="0"/>
              <w:numPr>
                <w:ilvl w:val="0"/>
                <w:numId w:val="27"/>
              </w:numPr>
              <w:spacing w:beforeLines="50" w:before="120" w:afterLines="50" w:after="120"/>
              <w:jc w:val="both"/>
              <w:rPr>
                <w:ins w:id="2546" w:author="Xuning Wei12232" w:date="2026-10-20T14:52:00Z"/>
                <w:rFonts w:ascii="Times New Roman" w:eastAsia="等线" w:hAnsi="Times New Roman" w:cs="Times New Roman"/>
                <w:color w:val="000000" w:themeColor="text1"/>
                <w:sz w:val="18"/>
                <w:szCs w:val="18"/>
              </w:rPr>
              <w:pPrChange w:id="2547" w:author="Xuning Wei12232" w:date="2026-10-20T14:52:00Z">
                <w:pPr>
                  <w:widowControl w:val="0"/>
                  <w:spacing w:beforeLines="50" w:before="120" w:afterLines="50" w:after="120"/>
                  <w:contextualSpacing/>
                </w:pPr>
              </w:pPrChange>
            </w:pPr>
            <w:del w:id="2548" w:author="Xuning Wei12232" w:date="2026-10-20T14:52:00Z">
              <w:r w:rsidRPr="00B32B9A">
                <w:rPr>
                  <w:rFonts w:ascii="Times New Roman" w:eastAsia="等线" w:hAnsi="Times New Roman" w:cs="Times New Roman"/>
                  <w:color w:val="000000" w:themeColor="text1"/>
                  <w:sz w:val="18"/>
                  <w:szCs w:val="18"/>
                  <w:rPrChange w:id="2549"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2550" w:author="Xuning Wei12232" w:date="2026-10-24T11:11:00Z">
                  <w:rPr/>
                </w:rPrChange>
              </w:rPr>
              <w:t>Heat the mixture to</w:t>
            </w:r>
            <w:r w:rsidRPr="004F28D1">
              <w:rPr>
                <w:rFonts w:ascii="Times New Roman" w:eastAsia="等线" w:hAnsi="Times New Roman" w:cs="Times New Roman"/>
                <w:color w:val="0000FF"/>
                <w:sz w:val="18"/>
                <w:szCs w:val="18"/>
              </w:rPr>
              <w:t xml:space="preserve"> </w:t>
            </w:r>
            <w:r w:rsidR="004F28D1" w:rsidRPr="004F28D1">
              <w:rPr>
                <w:rFonts w:ascii="Times New Roman" w:eastAsia="等线" w:hAnsi="Times New Roman" w:cs="Times New Roman"/>
                <w:bCs w:val="0"/>
                <w:color w:val="0000FF"/>
                <w:sz w:val="18"/>
                <w:szCs w:val="18"/>
              </w:rPr>
              <w:t>20</w:t>
            </w:r>
            <w:ins w:id="2551" w:author="Xuning Wei12232" w:date="2026-10-20T11:11:00Z">
              <w:r w:rsidRPr="004F28D1">
                <w:rPr>
                  <w:rFonts w:ascii="Times New Roman" w:eastAsia="等线" w:hAnsi="Times New Roman" w:cs="Times New Roman"/>
                  <w:bCs w:val="0"/>
                  <w:color w:val="0000FF"/>
                  <w:sz w:val="18"/>
                  <w:szCs w:val="18"/>
                  <w:rPrChange w:id="2552" w:author="Xuning Wei12232" w:date="2026-10-24T11:11:00Z">
                    <w:rPr>
                      <w:color w:val="FF0000"/>
                    </w:rPr>
                  </w:rPrChange>
                </w:rPr>
                <w:t xml:space="preserve"> </w:t>
              </w:r>
            </w:ins>
            <w:r w:rsidR="004F28D1">
              <w:rPr>
                <w:rFonts w:ascii="Times New Roman" w:eastAsia="等线" w:hAnsi="Times New Roman" w:cs="Times New Roman"/>
                <w:bCs w:val="0"/>
                <w:color w:val="0000FF"/>
                <w:sz w:val="18"/>
                <w:szCs w:val="18"/>
              </w:rPr>
              <w:t>-</w:t>
            </w:r>
            <w:ins w:id="2553" w:author="Xuning Wei12232" w:date="2026-10-20T11:11:00Z">
              <w:r w:rsidRPr="004F28D1">
                <w:rPr>
                  <w:rFonts w:ascii="Times New Roman" w:eastAsia="等线" w:hAnsi="Times New Roman" w:cs="Times New Roman"/>
                  <w:bCs w:val="0"/>
                  <w:color w:val="0000FF"/>
                  <w:sz w:val="18"/>
                  <w:szCs w:val="18"/>
                  <w:rPrChange w:id="2554" w:author="Xuning Wei12232" w:date="2026-10-24T11:11:00Z">
                    <w:rPr>
                      <w:color w:val="FF0000"/>
                    </w:rPr>
                  </w:rPrChange>
                </w:rPr>
                <w:t xml:space="preserve"> 28 </w:t>
              </w:r>
              <w:r w:rsidRPr="00B32B9A">
                <w:rPr>
                  <w:rFonts w:ascii="Times New Roman" w:eastAsia="等线" w:hAnsi="Times New Roman" w:cs="Times New Roman"/>
                  <w:bCs w:val="0"/>
                  <w:color w:val="000000" w:themeColor="text1"/>
                  <w:sz w:val="18"/>
                  <w:szCs w:val="18"/>
                  <w:rPrChange w:id="2555" w:author="Xuning Wei12232" w:date="2026-10-24T11:11:00Z">
                    <w:rPr>
                      <w:color w:val="FF0000"/>
                    </w:rPr>
                  </w:rPrChange>
                </w:rPr>
                <w:t xml:space="preserve">°C (target: </w:t>
              </w:r>
            </w:ins>
            <w:r w:rsidR="00B1139B">
              <w:rPr>
                <w:rFonts w:ascii="Times New Roman" w:eastAsia="等线" w:hAnsi="Times New Roman" w:cs="Times New Roman"/>
                <w:bCs w:val="0"/>
                <w:color w:val="000000" w:themeColor="text1"/>
                <w:sz w:val="18"/>
                <w:szCs w:val="18"/>
              </w:rPr>
              <w:t>25 °C</w:t>
            </w:r>
            <w:ins w:id="2556" w:author="Xuning Wei12232" w:date="2026-10-20T11:11:00Z">
              <w:r w:rsidRPr="00B32B9A">
                <w:rPr>
                  <w:rFonts w:ascii="Times New Roman" w:eastAsia="等线" w:hAnsi="Times New Roman" w:cs="Times New Roman"/>
                  <w:bCs w:val="0"/>
                  <w:color w:val="000000" w:themeColor="text1"/>
                  <w:sz w:val="18"/>
                  <w:szCs w:val="18"/>
                  <w:rPrChange w:id="2557"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2558" w:author="Xuning Wei12232" w:date="2026-10-24T11:11:00Z">
                    <w:rPr>
                      <w:color w:val="FF0000"/>
                    </w:rPr>
                  </w:rPrChange>
                </w:rPr>
                <w:t>.</w:t>
              </w:r>
            </w:ins>
            <w:del w:id="2559" w:author="Xuning Wei12232" w:date="2026-10-20T11:11:00Z">
              <w:r w:rsidRPr="00B32B9A">
                <w:rPr>
                  <w:rFonts w:ascii="Times New Roman" w:eastAsia="等线" w:hAnsi="Times New Roman" w:cs="Times New Roman"/>
                  <w:color w:val="000000" w:themeColor="text1"/>
                  <w:sz w:val="18"/>
                  <w:szCs w:val="18"/>
                </w:rPr>
                <w:delText>25</w:delText>
              </w:r>
            </w:del>
            <w:del w:id="2560" w:author="Xuning Wei12232" w:date="2026-10-20T11:10:00Z">
              <w:r w:rsidRPr="00B32B9A">
                <w:rPr>
                  <w:rFonts w:ascii="Times New Roman" w:eastAsia="等线" w:hAnsi="Times New Roman" w:cs="Times New Roman"/>
                  <w:color w:val="000000" w:themeColor="text1"/>
                  <w:sz w:val="18"/>
                  <w:szCs w:val="18"/>
                </w:rPr>
                <w:delText>±</w:delText>
              </w:r>
            </w:del>
            <w:del w:id="2561" w:author="Xuning Wei12232" w:date="2026-10-20T08:32:00Z">
              <w:r w:rsidRPr="00B32B9A">
                <w:rPr>
                  <w:rFonts w:ascii="Times New Roman" w:eastAsia="等线" w:hAnsi="Times New Roman" w:cs="Times New Roman"/>
                  <w:color w:val="000000" w:themeColor="text1"/>
                  <w:sz w:val="18"/>
                  <w:szCs w:val="18"/>
                </w:rPr>
                <w:delText>5</w:delText>
              </w:r>
            </w:del>
            <w:del w:id="2562" w:author="Xuning Wei12232" w:date="2026-10-20T11:11: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Change w:id="2563" w:author="Xuning Wei12232" w:date="2026-10-24T11:11:00Z">
                  <w:rPr/>
                </w:rPrChange>
              </w:rPr>
              <w:t xml:space="preserve">. Start timing when temperature reaches 20 °C. The mixture is allowed to </w:t>
            </w:r>
            <w:r w:rsidRPr="00B32B9A">
              <w:rPr>
                <w:rFonts w:ascii="Times New Roman" w:eastAsia="等线" w:hAnsi="Times New Roman" w:cs="Times New Roman"/>
                <w:bCs w:val="0"/>
                <w:color w:val="000000" w:themeColor="text1"/>
                <w:sz w:val="18"/>
                <w:szCs w:val="18"/>
                <w:rPrChange w:id="2564" w:author="Xuning Wei12232" w:date="2026-10-24T11:11:00Z">
                  <w:rPr/>
                </w:rPrChange>
              </w:rPr>
              <w:t xml:space="preserve">react at </w:t>
            </w:r>
            <w:del w:id="2565" w:author="Xuning Wei12232" w:date="2026-10-20T08:31:00Z">
              <w:r w:rsidRPr="004F28D1">
                <w:rPr>
                  <w:rFonts w:ascii="Times New Roman" w:eastAsia="等线" w:hAnsi="Times New Roman" w:cs="Times New Roman"/>
                  <w:bCs w:val="0"/>
                  <w:color w:val="0000FF"/>
                  <w:sz w:val="18"/>
                  <w:szCs w:val="18"/>
                </w:rPr>
                <w:delText>25±5</w:delText>
              </w:r>
            </w:del>
            <w:r w:rsidR="004F28D1" w:rsidRPr="004F28D1">
              <w:rPr>
                <w:rFonts w:ascii="Times New Roman" w:eastAsia="等线" w:hAnsi="Times New Roman" w:cs="Times New Roman"/>
                <w:bCs w:val="0"/>
                <w:color w:val="0000FF"/>
                <w:sz w:val="18"/>
                <w:szCs w:val="18"/>
              </w:rPr>
              <w:t>20</w:t>
            </w:r>
            <w:ins w:id="2566" w:author="Xuning Wei12232" w:date="2026-10-20T08:31:00Z">
              <w:r w:rsidRPr="004F28D1">
                <w:rPr>
                  <w:rFonts w:ascii="Times New Roman" w:eastAsia="等线" w:hAnsi="Times New Roman" w:cs="Times New Roman"/>
                  <w:bCs w:val="0"/>
                  <w:color w:val="0000FF"/>
                  <w:sz w:val="18"/>
                  <w:szCs w:val="18"/>
                </w:rPr>
                <w:t xml:space="preserve"> </w:t>
              </w:r>
            </w:ins>
            <w:r w:rsidR="004F28D1" w:rsidRPr="004F28D1">
              <w:rPr>
                <w:rFonts w:ascii="Times New Roman" w:eastAsia="等线" w:hAnsi="Times New Roman" w:cs="Times New Roman"/>
                <w:bCs w:val="0"/>
                <w:color w:val="0000FF"/>
                <w:sz w:val="18"/>
                <w:szCs w:val="18"/>
              </w:rPr>
              <w:t>-</w:t>
            </w:r>
            <w:ins w:id="2567" w:author="Xuning Wei12232" w:date="2026-10-20T11:11:00Z">
              <w:r w:rsidRPr="004F28D1">
                <w:rPr>
                  <w:rFonts w:ascii="Times New Roman" w:eastAsia="等线" w:hAnsi="Times New Roman" w:cs="Times New Roman"/>
                  <w:bCs w:val="0"/>
                  <w:color w:val="0000FF"/>
                  <w:sz w:val="18"/>
                  <w:szCs w:val="18"/>
                  <w:rPrChange w:id="2568" w:author="Xuning Wei12232" w:date="2026-10-24T11:11:00Z">
                    <w:rPr>
                      <w:color w:val="FF0000"/>
                    </w:rPr>
                  </w:rPrChange>
                </w:rPr>
                <w:t xml:space="preserve"> </w:t>
              </w:r>
            </w:ins>
            <w:ins w:id="2569" w:author="Xuning Wei12232" w:date="2026-10-20T08:31:00Z">
              <w:r w:rsidRPr="004F28D1">
                <w:rPr>
                  <w:rFonts w:ascii="Times New Roman" w:eastAsia="等线" w:hAnsi="Times New Roman" w:cs="Times New Roman"/>
                  <w:bCs w:val="0"/>
                  <w:color w:val="0000FF"/>
                  <w:sz w:val="18"/>
                  <w:szCs w:val="18"/>
                </w:rPr>
                <w:t>28</w:t>
              </w:r>
            </w:ins>
            <w:r w:rsidRPr="00B32B9A">
              <w:rPr>
                <w:rFonts w:ascii="Times New Roman" w:eastAsia="等线" w:hAnsi="Times New Roman" w:cs="Times New Roman"/>
                <w:bCs w:val="0"/>
                <w:color w:val="000000" w:themeColor="text1"/>
                <w:sz w:val="18"/>
                <w:szCs w:val="18"/>
              </w:rPr>
              <w:t xml:space="preserve"> °C (target: </w:t>
            </w:r>
            <w:del w:id="2570" w:author="Xuning Wei12232" w:date="2026-10-20T21:36:00Z">
              <w:r w:rsidRPr="00B32B9A">
                <w:rPr>
                  <w:rFonts w:ascii="Times New Roman" w:eastAsia="等线" w:hAnsi="Times New Roman" w:cs="Times New Roman"/>
                  <w:bCs w:val="0"/>
                  <w:color w:val="000000" w:themeColor="text1"/>
                  <w:sz w:val="18"/>
                  <w:szCs w:val="18"/>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w:t>
            </w:r>
          </w:p>
          <w:p w14:paraId="5C3B8F47" w14:textId="77777777" w:rsidR="00652DEA" w:rsidRPr="00B32B9A" w:rsidRDefault="00C15CB5">
            <w:pPr>
              <w:pStyle w:val="aff2"/>
              <w:widowControl w:val="0"/>
              <w:numPr>
                <w:ilvl w:val="0"/>
                <w:numId w:val="27"/>
              </w:numPr>
              <w:spacing w:beforeLines="50" w:before="120" w:afterLines="50" w:after="120"/>
              <w:jc w:val="both"/>
              <w:rPr>
                <w:ins w:id="2571" w:author="Xuning Wei12232" w:date="2026-10-20T14:52:00Z"/>
                <w:rFonts w:ascii="Times New Roman" w:eastAsia="等线" w:hAnsi="Times New Roman" w:cs="Times New Roman"/>
                <w:color w:val="000000" w:themeColor="text1"/>
                <w:sz w:val="18"/>
                <w:szCs w:val="18"/>
              </w:rPr>
              <w:pPrChange w:id="2572" w:author="Xuning Wei12232" w:date="2026-10-20T14:52:00Z">
                <w:pPr>
                  <w:widowControl w:val="0"/>
                  <w:spacing w:beforeLines="50" w:before="120" w:afterLines="50" w:after="120"/>
                  <w:contextualSpacing/>
                </w:pPr>
              </w:pPrChange>
            </w:pPr>
            <w:del w:id="2573" w:author="Xuning Wei12232" w:date="2026-10-20T14:52:00Z">
              <w:r w:rsidRPr="00B32B9A">
                <w:rPr>
                  <w:rFonts w:ascii="Times New Roman" w:eastAsia="等线" w:hAnsi="Times New Roman" w:cs="Times New Roman"/>
                  <w:color w:val="000000" w:themeColor="text1"/>
                  <w:sz w:val="18"/>
                  <w:szCs w:val="18"/>
                  <w:rPrChange w:id="2574"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575"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257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577" w:author="Xuning Wei12232" w:date="2026-10-24T11:11:00Z">
                  <w:rPr/>
                </w:rPrChange>
              </w:rPr>
              <w:t>4 h), sample the mixture every 0.5~1 h for ninhydrin test analysis until two consecutive samples test as negative (Yellow to Light pink Report Negative= Complete coupling; Blue to Purple Positive= Incomplete coupling). The mixture should be stirred for coupling time (</w:t>
            </w:r>
            <w:commentRangeStart w:id="2578"/>
            <w:commentRangeStart w:id="2579"/>
            <w:ins w:id="2580" w:author="Xuning Wei12232" w:date="2026-10-20T11:14:00Z">
              <w:r w:rsidRPr="00B32B9A">
                <w:rPr>
                  <w:rFonts w:ascii="Times New Roman" w:eastAsia="等线" w:hAnsi="Times New Roman" w:cs="Times New Roman"/>
                  <w:color w:val="000000" w:themeColor="text1"/>
                  <w:sz w:val="18"/>
                  <w:szCs w:val="18"/>
                  <w:rPrChange w:id="2581" w:author="Xuning Wei12232" w:date="2026-10-24T11:11:00Z">
                    <w:rPr>
                      <w:highlight w:val="yellow"/>
                    </w:rPr>
                  </w:rPrChange>
                </w:rPr>
                <w:t>6.5</w:t>
              </w:r>
            </w:ins>
            <w:del w:id="2582" w:author="Xuning Wei12232" w:date="2026-10-20T11:13:00Z">
              <w:r w:rsidRPr="00B32B9A">
                <w:rPr>
                  <w:rFonts w:ascii="Times New Roman" w:eastAsia="等线" w:hAnsi="Times New Roman" w:cs="Times New Roman"/>
                  <w:color w:val="000000" w:themeColor="text1"/>
                  <w:sz w:val="18"/>
                  <w:szCs w:val="18"/>
                </w:rPr>
                <w:delText>6</w:delText>
              </w:r>
            </w:del>
            <w:commentRangeEnd w:id="2578"/>
            <w:r w:rsidR="00605F79" w:rsidRPr="00B32B9A">
              <w:rPr>
                <w:rStyle w:val="affe"/>
                <w:rFonts w:ascii="Times New Roman" w:eastAsia="等线" w:hAnsi="Times New Roman" w:cs="Times New Roman"/>
                <w:color w:val="000000" w:themeColor="text1"/>
                <w:sz w:val="18"/>
                <w:szCs w:val="18"/>
              </w:rPr>
              <w:commentReference w:id="2578"/>
            </w:r>
            <w:commentRangeEnd w:id="2579"/>
            <w:r w:rsidRPr="00B32B9A">
              <w:rPr>
                <w:rStyle w:val="affe"/>
                <w:rFonts w:ascii="Times New Roman" w:eastAsia="等线" w:hAnsi="Times New Roman" w:cs="Times New Roman"/>
                <w:color w:val="000000" w:themeColor="text1"/>
                <w:sz w:val="18"/>
                <w:szCs w:val="18"/>
              </w:rPr>
              <w:commentReference w:id="2579"/>
            </w:r>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583" w:author="Xuning Wei12232" w:date="2026-10-24T11:11:00Z">
                  <w:rPr/>
                </w:rPrChange>
              </w:rPr>
              <w:t xml:space="preserve"> </w:t>
            </w:r>
            <w:ins w:id="2584" w:author="Xuning Wei12232" w:date="2026-10-21T09:19:00Z">
              <w:r w:rsidRPr="00B32B9A">
                <w:rPr>
                  <w:rFonts w:ascii="Times New Roman" w:eastAsia="仿宋_GB2312" w:hAnsi="Times New Roman" w:cs="Times New Roman" w:hint="eastAsia"/>
                  <w:color w:val="000000" w:themeColor="text1"/>
                  <w:sz w:val="18"/>
                  <w:szCs w:val="18"/>
                </w:rPr>
                <w:t>≤</w:t>
              </w:r>
            </w:ins>
            <w:del w:id="2585"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Change w:id="2586"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2587" w:author="Xuning Wei12232" w:date="2026-10-24T11:11:00Z">
                  <w:rPr/>
                </w:rPrChange>
              </w:rPr>
              <w:t xml:space="preserve">Coupling time </w:t>
            </w:r>
            <w:ins w:id="2588" w:author="Xuning Wei12232" w:date="2026-10-21T09:19:00Z">
              <w:r w:rsidRPr="00B32B9A">
                <w:rPr>
                  <w:rFonts w:ascii="Times New Roman" w:eastAsia="仿宋_GB2312" w:hAnsi="Times New Roman" w:cs="Times New Roman" w:hint="eastAsia"/>
                  <w:color w:val="000000" w:themeColor="text1"/>
                  <w:sz w:val="18"/>
                  <w:szCs w:val="18"/>
                </w:rPr>
                <w:t>≤</w:t>
              </w:r>
            </w:ins>
            <w:del w:id="2589"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590" w:author="Xuning Wei12232" w:date="2026-10-20T11:13:00Z">
              <w:r w:rsidRPr="00B32B9A">
                <w:rPr>
                  <w:rFonts w:ascii="Times New Roman" w:eastAsia="等线" w:hAnsi="Times New Roman" w:cs="Times New Roman"/>
                  <w:color w:val="000000" w:themeColor="text1"/>
                  <w:sz w:val="18"/>
                  <w:szCs w:val="18"/>
                </w:rPr>
                <w:t>3</w:t>
              </w:r>
            </w:ins>
            <w:ins w:id="2591" w:author="Xuning Wei12232" w:date="2026-10-20T11:14:00Z">
              <w:r w:rsidRPr="00B32B9A">
                <w:rPr>
                  <w:rFonts w:ascii="Times New Roman" w:eastAsia="等线" w:hAnsi="Times New Roman" w:cs="Times New Roman"/>
                  <w:color w:val="000000" w:themeColor="text1"/>
                  <w:sz w:val="18"/>
                  <w:szCs w:val="18"/>
                  <w:rPrChange w:id="2592" w:author="Xuning Wei12232" w:date="2026-10-24T11:11:00Z">
                    <w:rPr>
                      <w:highlight w:val="yellow"/>
                    </w:rPr>
                  </w:rPrChange>
                </w:rPr>
                <w:t>.5</w:t>
              </w:r>
            </w:ins>
            <w:del w:id="2593" w:author="Xuning Wei12232" w:date="2026-10-20T11:13: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594" w:author="Xuning Wei12232" w:date="2026-10-24T11:11:00Z">
                  <w:rPr/>
                </w:rPrChange>
              </w:rPr>
              <w:t xml:space="preserve"> </w:t>
            </w:r>
          </w:p>
          <w:p w14:paraId="53638277" w14:textId="77777777" w:rsidR="00652DEA" w:rsidRPr="00B32B9A" w:rsidRDefault="00C15CB5">
            <w:pPr>
              <w:pStyle w:val="aff2"/>
              <w:widowControl w:val="0"/>
              <w:numPr>
                <w:ilvl w:val="0"/>
                <w:numId w:val="27"/>
              </w:numPr>
              <w:spacing w:beforeLines="50" w:before="120" w:afterLines="50" w:after="120"/>
              <w:jc w:val="both"/>
              <w:rPr>
                <w:rFonts w:ascii="Times New Roman" w:eastAsia="等线" w:hAnsi="Times New Roman" w:cs="Times New Roman"/>
                <w:color w:val="000000" w:themeColor="text1"/>
                <w:sz w:val="18"/>
                <w:szCs w:val="18"/>
                <w:rPrChange w:id="2595" w:author="Xuning Wei12232" w:date="2026-10-24T11:11:00Z">
                  <w:rPr/>
                </w:rPrChange>
              </w:rPr>
              <w:pPrChange w:id="2596" w:author="Xuning Wei12232" w:date="2026-10-20T14:52:00Z">
                <w:pPr>
                  <w:widowControl w:val="0"/>
                  <w:spacing w:beforeLines="50" w:before="120" w:afterLines="50" w:after="120"/>
                  <w:contextualSpacing/>
                </w:pPr>
              </w:pPrChange>
            </w:pPr>
            <w:del w:id="2597" w:author="Xuning Wei12232" w:date="2026-10-20T14:52:00Z">
              <w:r w:rsidRPr="00B32B9A">
                <w:rPr>
                  <w:rFonts w:ascii="Times New Roman" w:eastAsia="等线" w:hAnsi="Times New Roman" w:cs="Times New Roman"/>
                  <w:color w:val="000000" w:themeColor="text1"/>
                  <w:sz w:val="18"/>
                  <w:szCs w:val="18"/>
                  <w:rPrChange w:id="2598"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2599" w:author="Xuning Wei12232" w:date="2026-10-24T11:11:00Z">
                  <w:rPr/>
                </w:rPrChange>
              </w:rPr>
              <w:t xml:space="preserve">Stop stirring and turn off the nitrogen. Drain until there is no reaction mixture drip. </w:t>
            </w:r>
          </w:p>
          <w:p w14:paraId="05AC09E6" w14:textId="7777777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260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1323690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70A0D" w14:textId="77777777" w:rsidR="00652DEA" w:rsidRPr="00B32B9A" w:rsidRDefault="00C15CB5">
            <w:pPr>
              <w:pStyle w:val="aff2"/>
              <w:numPr>
                <w:ilvl w:val="0"/>
                <w:numId w:val="12"/>
              </w:numPr>
              <w:spacing w:beforeLines="50" w:before="120" w:afterLines="50" w:after="120"/>
              <w:rPr>
                <w:rFonts w:ascii="Times New Roman" w:eastAsia="仿宋_GB2312" w:hAnsi="Times New Roman" w:cs="Times New Roman"/>
                <w:color w:val="000000" w:themeColor="text1"/>
                <w:sz w:val="18"/>
                <w:szCs w:val="18"/>
                <w:lang w:eastAsia="zh-CN"/>
              </w:rPr>
              <w:pPrChange w:id="2601" w:author="Xuning Wei12232" w:date="2026-10-18T21:59:00Z">
                <w:pPr>
                  <w:pStyle w:val="aff2"/>
                  <w:numPr>
                    <w:numId w:val="12"/>
                  </w:numPr>
                  <w:spacing w:beforeLines="50" w:before="120" w:afterLines="50" w:after="120"/>
                  <w:ind w:left="420" w:hanging="420"/>
                  <w:jc w:val="center"/>
                </w:pPr>
              </w:pPrChange>
            </w:pPr>
            <w:del w:id="2602"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545FA9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0308C" w14:textId="77777777" w:rsidR="00652DEA" w:rsidRPr="00B32B9A" w:rsidRDefault="00C15CB5">
            <w:pPr>
              <w:pStyle w:val="aff2"/>
              <w:widowControl w:val="0"/>
              <w:numPr>
                <w:ilvl w:val="0"/>
                <w:numId w:val="28"/>
              </w:numPr>
              <w:spacing w:beforeLines="50" w:before="120" w:afterLines="50" w:after="120"/>
              <w:jc w:val="both"/>
              <w:rPr>
                <w:ins w:id="2603" w:author="Xuning Wei12232" w:date="2026-10-20T14:53:00Z"/>
                <w:rFonts w:ascii="Times New Roman" w:eastAsia="仿宋_GB2312" w:hAnsi="Times New Roman" w:cs="Times New Roman"/>
                <w:color w:val="000000" w:themeColor="text1"/>
                <w:sz w:val="18"/>
                <w:szCs w:val="18"/>
              </w:rPr>
              <w:pPrChange w:id="2604" w:author="Xuning Wei12232" w:date="2026-10-20T14:52:00Z">
                <w:pPr>
                  <w:widowControl w:val="0"/>
                  <w:spacing w:beforeLines="50" w:before="120" w:afterLines="50" w:after="120"/>
                  <w:contextualSpacing/>
                </w:pPr>
              </w:pPrChange>
            </w:pPr>
            <w:del w:id="2605" w:author="Xuning Wei12232" w:date="2026-10-20T14:5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606" w:author="Xuning Wei12232" w:date="2026-10-24T11:11:00Z">
                  <w:rPr/>
                </w:rPrChange>
              </w:rPr>
              <w:t>Add</w:t>
            </w:r>
            <w:ins w:id="2607" w:author="Xuning Wei12232" w:date="2026-10-23T19:52:00Z">
              <w:r w:rsidRPr="00B32B9A">
                <w:rPr>
                  <w:rFonts w:ascii="Times New Roman" w:eastAsia="仿宋_GB2312" w:hAnsi="Times New Roman" w:cs="Times New Roman"/>
                  <w:color w:val="000000" w:themeColor="text1"/>
                  <w:sz w:val="18"/>
                  <w:szCs w:val="18"/>
                  <w:rPrChange w:id="2608"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2609" w:author="Xuning Wei12232" w:date="2026-10-24T11:11:00Z">
                    <w:rPr>
                      <w:rFonts w:ascii="Times New Roman" w:eastAsia="仿宋_GB2312" w:hAnsi="Times New Roman" w:cs="Times New Roman"/>
                      <w:color w:val="000000" w:themeColor="text1"/>
                      <w:sz w:val="18"/>
                      <w:szCs w:val="18"/>
                      <w:highlight w:val="yellow"/>
                    </w:rPr>
                  </w:rPrChange>
                </w:rPr>
                <w:t>F (8.0 V, 7.58 kg/kg)</w:t>
              </w:r>
              <w:r w:rsidRPr="00B32B9A">
                <w:rPr>
                  <w:rFonts w:ascii="Times New Roman" w:eastAsia="仿宋_GB2312" w:hAnsi="Times New Roman" w:cs="Times New Roman"/>
                  <w:color w:val="000000" w:themeColor="text1"/>
                  <w:sz w:val="18"/>
                  <w:szCs w:val="18"/>
                </w:rPr>
                <w:t xml:space="preserve"> </w:t>
              </w:r>
            </w:ins>
            <w:del w:id="2610" w:author="Xuning Wei12232" w:date="2026-10-20T19:12:00Z">
              <w:r w:rsidRPr="00B32B9A">
                <w:rPr>
                  <w:rFonts w:ascii="Times New Roman" w:eastAsia="仿宋_GB2312" w:hAnsi="Times New Roman" w:cs="Times New Roman"/>
                  <w:color w:val="000000" w:themeColor="text1"/>
                  <w:sz w:val="18"/>
                  <w:szCs w:val="18"/>
                  <w:lang w:eastAsia="zh-CN"/>
                  <w:rPrChange w:id="2611" w:author="Xuning Wei12232" w:date="2026-10-24T11:11:00Z">
                    <w:rPr>
                      <w:lang w:eastAsia="zh-CN"/>
                    </w:rPr>
                  </w:rPrChange>
                </w:rPr>
                <w:delText xml:space="preserve"> </w:delText>
              </w:r>
            </w:del>
            <w:del w:id="2612" w:author="Xuning Wei12232" w:date="2026-10-20T08:01:00Z">
              <w:r w:rsidRPr="00B32B9A">
                <w:rPr>
                  <w:rFonts w:ascii="Times New Roman" w:eastAsia="仿宋_GB2312" w:hAnsi="Times New Roman" w:cs="Times New Roman"/>
                  <w:color w:val="000000" w:themeColor="text1"/>
                  <w:sz w:val="18"/>
                  <w:szCs w:val="18"/>
                  <w:lang w:eastAsia="zh-CN"/>
                  <w:rPrChange w:id="2613" w:author="Xuning Wei12232" w:date="2026-10-24T11:11:00Z">
                    <w:rPr>
                      <w:lang w:eastAsia="zh-CN"/>
                    </w:rPr>
                  </w:rPrChange>
                </w:rPr>
                <w:delText xml:space="preserve">8.0 V </w:delText>
              </w:r>
            </w:del>
            <w:del w:id="2614" w:author="Xuning Wei12232" w:date="2026-10-20T19:12:00Z">
              <w:r w:rsidRPr="00B32B9A">
                <w:rPr>
                  <w:rFonts w:ascii="Times New Roman" w:eastAsia="仿宋_GB2312" w:hAnsi="Times New Roman" w:cs="Times New Roman"/>
                  <w:color w:val="000000" w:themeColor="text1"/>
                  <w:sz w:val="18"/>
                  <w:szCs w:val="18"/>
                  <w:lang w:eastAsia="zh-CN"/>
                  <w:rPrChange w:id="2615" w:author="Xuning Wei12232" w:date="2026-10-24T11:11:00Z">
                    <w:rPr>
                      <w:lang w:eastAsia="zh-CN"/>
                    </w:rPr>
                  </w:rPrChange>
                </w:rPr>
                <w:delText>DMF (7.58</w:delText>
              </w:r>
            </w:del>
            <w:del w:id="2616" w:author="Xuning Wei12232" w:date="2026-10-20T11:14:00Z">
              <w:r w:rsidRPr="00B32B9A">
                <w:rPr>
                  <w:rFonts w:ascii="Times New Roman" w:eastAsia="仿宋_GB2312" w:hAnsi="Times New Roman" w:cs="Times New Roman"/>
                  <w:color w:val="000000" w:themeColor="text1"/>
                  <w:sz w:val="18"/>
                  <w:szCs w:val="18"/>
                  <w:lang w:eastAsia="zh-CN"/>
                  <w:rPrChange w:id="2617" w:author="Xuning Wei12232" w:date="2026-10-24T11:11:00Z">
                    <w:rPr>
                      <w:lang w:eastAsia="zh-CN"/>
                    </w:rPr>
                  </w:rPrChange>
                </w:rPr>
                <w:delText>4</w:delText>
              </w:r>
            </w:del>
            <w:del w:id="2618" w:author="Xuning Wei12232" w:date="2026-10-20T19:12:00Z">
              <w:r w:rsidRPr="00B32B9A">
                <w:rPr>
                  <w:rFonts w:ascii="Times New Roman" w:eastAsia="仿宋_GB2312" w:hAnsi="Times New Roman" w:cs="Times New Roman"/>
                  <w:color w:val="000000" w:themeColor="text1"/>
                  <w:sz w:val="18"/>
                  <w:szCs w:val="18"/>
                  <w:lang w:eastAsia="zh-CN"/>
                  <w:rPrChange w:id="2619" w:author="Xuning Wei12232" w:date="2026-10-24T11:11:00Z">
                    <w:rPr>
                      <w:lang w:eastAsia="zh-CN"/>
                    </w:rPr>
                  </w:rPrChange>
                </w:rPr>
                <w:delText xml:space="preserve"> kg/kg)</w:delText>
              </w:r>
            </w:del>
            <w:del w:id="2620" w:author="Xuning Wei12232" w:date="2026-10-23T19:52:00Z">
              <w:r w:rsidRPr="00B32B9A">
                <w:rPr>
                  <w:rFonts w:ascii="Times New Roman" w:eastAsia="仿宋_GB2312" w:hAnsi="Times New Roman" w:cs="Times New Roman"/>
                  <w:color w:val="000000" w:themeColor="text1"/>
                  <w:sz w:val="18"/>
                  <w:szCs w:val="18"/>
                  <w:rPrChange w:id="262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2622"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2623"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624"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625" w:author="Xuning Wei12232" w:date="2026-10-24T11:11:00Z">
                  <w:rPr>
                    <w:color w:val="0000FF"/>
                  </w:rPr>
                </w:rPrChange>
              </w:rPr>
              <w:t xml:space="preserve"> cleaning pipeline.</w:t>
            </w:r>
          </w:p>
          <w:p w14:paraId="616E7F26" w14:textId="77777777" w:rsidR="00652DEA" w:rsidRPr="00B32B9A" w:rsidRDefault="00C15CB5">
            <w:pPr>
              <w:pStyle w:val="aff2"/>
              <w:widowControl w:val="0"/>
              <w:numPr>
                <w:ilvl w:val="0"/>
                <w:numId w:val="28"/>
              </w:numPr>
              <w:spacing w:beforeLines="50" w:before="120" w:afterLines="50" w:after="120"/>
              <w:jc w:val="both"/>
              <w:rPr>
                <w:ins w:id="2626" w:author="Xuning Wei12232" w:date="2026-10-20T14:53:00Z"/>
                <w:rFonts w:ascii="Times New Roman" w:eastAsia="仿宋_GB2312" w:hAnsi="Times New Roman" w:cs="Times New Roman"/>
                <w:color w:val="000000" w:themeColor="text1"/>
                <w:sz w:val="18"/>
                <w:szCs w:val="18"/>
              </w:rPr>
              <w:pPrChange w:id="2627" w:author="Xuning Wei12232" w:date="2026-10-20T14:52:00Z">
                <w:pPr>
                  <w:widowControl w:val="0"/>
                  <w:spacing w:beforeLines="50" w:before="120" w:afterLines="50" w:after="120"/>
                  <w:contextualSpacing/>
                </w:pPr>
              </w:pPrChange>
            </w:pPr>
            <w:del w:id="2628" w:author="Xuning Wei12232" w:date="2026-10-20T14:53:00Z">
              <w:r w:rsidRPr="00B32B9A">
                <w:rPr>
                  <w:rFonts w:ascii="Times New Roman" w:eastAsia="仿宋_GB2312" w:hAnsi="Times New Roman" w:cs="Times New Roman"/>
                  <w:color w:val="000000" w:themeColor="text1"/>
                  <w:sz w:val="18"/>
                  <w:szCs w:val="18"/>
                  <w:rPrChange w:id="2629"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630" w:author="Xuning Wei12232" w:date="2026-10-24T11:11:00Z">
                  <w:rPr/>
                </w:rPrChange>
              </w:rPr>
              <w:t>After the liquid is filtered out of the synthesis reactor. Transfer the mixture in activation tank (TJ4S-1213-Sy15-R01) to synthesis reactor (TJ4S-1213-Sy15).</w:t>
            </w:r>
          </w:p>
          <w:p w14:paraId="7F27E251" w14:textId="77777777" w:rsidR="00652DEA" w:rsidRPr="00B32B9A" w:rsidRDefault="00C15CB5">
            <w:pPr>
              <w:pStyle w:val="aff2"/>
              <w:widowControl w:val="0"/>
              <w:numPr>
                <w:ilvl w:val="0"/>
                <w:numId w:val="28"/>
              </w:numPr>
              <w:spacing w:beforeLines="50" w:before="120" w:afterLines="50" w:after="120"/>
              <w:jc w:val="both"/>
              <w:rPr>
                <w:rFonts w:ascii="Times New Roman" w:eastAsia="仿宋_GB2312" w:hAnsi="Times New Roman" w:cs="Times New Roman"/>
                <w:color w:val="000000" w:themeColor="text1"/>
                <w:sz w:val="18"/>
                <w:szCs w:val="18"/>
                <w:rPrChange w:id="2631" w:author="Xuning Wei12232" w:date="2026-10-24T11:11:00Z">
                  <w:rPr/>
                </w:rPrChange>
              </w:rPr>
              <w:pPrChange w:id="2632" w:author="Xuning Wei12232" w:date="2026-10-20T14:52:00Z">
                <w:pPr>
                  <w:widowControl w:val="0"/>
                  <w:spacing w:beforeLines="50" w:before="120" w:afterLines="50" w:after="120"/>
                  <w:contextualSpacing/>
                </w:pPr>
              </w:pPrChange>
            </w:pPr>
            <w:del w:id="2633" w:author="Xuning Wei12232" w:date="2026-10-20T14:53:00Z">
              <w:r w:rsidRPr="00B32B9A">
                <w:rPr>
                  <w:rFonts w:ascii="Times New Roman" w:eastAsia="仿宋_GB2312" w:hAnsi="Times New Roman" w:cs="Times New Roman"/>
                  <w:color w:val="000000" w:themeColor="text1"/>
                  <w:sz w:val="18"/>
                  <w:szCs w:val="18"/>
                  <w:rPrChange w:id="2634"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635"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2636" w:author="Xuning Wei12232" w:date="2026-10-24T11:11:00Z">
                  <w:rPr/>
                </w:rPrChange>
              </w:rPr>
              <w:lastRenderedPageBreak/>
              <w:t>drip</w:t>
            </w:r>
          </w:p>
          <w:p w14:paraId="2359462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263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578489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8E35E1"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638" w:author="Xuning Wei12232" w:date="2026-10-18T21:59:00Z">
              <w:r w:rsidRPr="00B32B9A">
                <w:rPr>
                  <w:rFonts w:ascii="Times New Roman" w:eastAsia="仿宋_GB2312" w:hAnsi="Times New Roman" w:cs="Times New Roman"/>
                  <w:color w:val="000000" w:themeColor="text1"/>
                  <w:sz w:val="18"/>
                  <w:szCs w:val="18"/>
                  <w:lang w:eastAsia="zh-CN"/>
                </w:rPr>
                <w:lastRenderedPageBreak/>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6F460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41A259A" w14:textId="77777777" w:rsidR="00652DEA" w:rsidRPr="00B32B9A" w:rsidRDefault="00C15CB5">
            <w:pPr>
              <w:pStyle w:val="aff2"/>
              <w:widowControl w:val="0"/>
              <w:numPr>
                <w:ilvl w:val="0"/>
                <w:numId w:val="29"/>
              </w:numPr>
              <w:spacing w:beforeLines="50" w:before="120" w:afterLines="50" w:after="120"/>
              <w:jc w:val="both"/>
              <w:rPr>
                <w:ins w:id="2639" w:author="Xuning Wei12232" w:date="2026-10-20T14:56:00Z"/>
                <w:rFonts w:ascii="Times New Roman" w:eastAsia="仿宋_GB2312" w:hAnsi="Times New Roman" w:cs="Times New Roman"/>
                <w:color w:val="000000" w:themeColor="text1"/>
                <w:sz w:val="18"/>
                <w:szCs w:val="18"/>
              </w:rPr>
              <w:pPrChange w:id="2640" w:author="Xuning Wei12232" w:date="2026-10-20T14:56:00Z">
                <w:pPr>
                  <w:widowControl w:val="0"/>
                  <w:spacing w:beforeLines="50" w:before="120" w:afterLines="50" w:after="120"/>
                  <w:contextualSpacing/>
                </w:pPr>
              </w:pPrChange>
            </w:pPr>
            <w:del w:id="2641"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642"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643" w:author="Xuning Wei12232" w:date="2026-10-24T11:11:00Z">
                  <w:rPr>
                    <w:lang w:eastAsia="zh-CN"/>
                  </w:rPr>
                </w:rPrChange>
              </w:rPr>
              <w:t xml:space="preserve"> </w:t>
            </w:r>
            <w:del w:id="2644" w:author="Xuning Wei12232" w:date="2026-10-20T08:01:00Z">
              <w:r w:rsidRPr="00B32B9A">
                <w:rPr>
                  <w:rFonts w:ascii="Times New Roman" w:eastAsia="仿宋_GB2312" w:hAnsi="Times New Roman" w:cs="Times New Roman"/>
                  <w:bCs w:val="0"/>
                  <w:color w:val="000000" w:themeColor="text1"/>
                  <w:sz w:val="18"/>
                  <w:szCs w:val="18"/>
                  <w:lang w:eastAsia="zh-CN"/>
                  <w:rPrChange w:id="2645"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2646" w:author="Xuning Wei12232" w:date="2026-10-24T11:11:00Z">
                  <w:rPr>
                    <w:lang w:eastAsia="zh-CN"/>
                  </w:rPr>
                </w:rPrChange>
              </w:rPr>
              <w:t xml:space="preserve">20 % piperidine in </w:t>
            </w:r>
            <w:ins w:id="2647" w:author="Xuning Wei12232" w:date="2026-10-20T19:59:00Z">
              <w:r w:rsidRPr="00B32B9A">
                <w:rPr>
                  <w:rFonts w:ascii="Times New Roman" w:eastAsia="仿宋_GB2312" w:hAnsi="Times New Roman" w:cs="Times New Roman"/>
                  <w:bCs w:val="0"/>
                  <w:color w:val="000000" w:themeColor="text1"/>
                  <w:sz w:val="18"/>
                  <w:szCs w:val="18"/>
                  <w:lang w:eastAsia="zh-CN"/>
                </w:rPr>
                <w:t xml:space="preserve">DMF (8.0 V, 7.45 kg/kg) </w:t>
              </w:r>
            </w:ins>
            <w:del w:id="2648" w:author="Xuning Wei12232" w:date="2026-10-20T19:59:00Z">
              <w:r w:rsidRPr="00B32B9A">
                <w:rPr>
                  <w:rFonts w:ascii="Times New Roman" w:eastAsia="仿宋_GB2312" w:hAnsi="Times New Roman" w:cs="Times New Roman"/>
                  <w:bCs w:val="0"/>
                  <w:color w:val="000000" w:themeColor="text1"/>
                  <w:sz w:val="18"/>
                  <w:szCs w:val="18"/>
                  <w:lang w:eastAsia="zh-CN"/>
                  <w:rPrChange w:id="2649" w:author="Xuning Wei12232" w:date="2026-10-24T11:11:00Z">
                    <w:rPr>
                      <w:lang w:eastAsia="zh-CN"/>
                    </w:rPr>
                  </w:rPrChange>
                </w:rPr>
                <w:delText>DMF (7.</w:delText>
              </w:r>
            </w:del>
            <w:del w:id="2650" w:author="Xuning Wei12232" w:date="2026-10-20T11:16:00Z">
              <w:r w:rsidRPr="00B32B9A">
                <w:rPr>
                  <w:rFonts w:ascii="Times New Roman" w:eastAsia="仿宋_GB2312" w:hAnsi="Times New Roman" w:cs="Times New Roman"/>
                  <w:bCs w:val="0"/>
                  <w:color w:val="000000" w:themeColor="text1"/>
                  <w:sz w:val="18"/>
                  <w:szCs w:val="18"/>
                  <w:lang w:eastAsia="zh-CN"/>
                  <w:rPrChange w:id="2651" w:author="Xuning Wei12232" w:date="2026-10-24T11:11:00Z">
                    <w:rPr>
                      <w:lang w:eastAsia="zh-CN"/>
                    </w:rPr>
                  </w:rPrChange>
                </w:rPr>
                <w:delText xml:space="preserve">448 </w:delText>
              </w:r>
            </w:del>
            <w:del w:id="2652" w:author="Xuning Wei12232" w:date="2026-10-20T19:59:00Z">
              <w:r w:rsidRPr="00B32B9A">
                <w:rPr>
                  <w:rFonts w:ascii="Times New Roman" w:eastAsia="仿宋_GB2312" w:hAnsi="Times New Roman" w:cs="Times New Roman"/>
                  <w:bCs w:val="0"/>
                  <w:color w:val="000000" w:themeColor="text1"/>
                  <w:sz w:val="18"/>
                  <w:szCs w:val="18"/>
                  <w:lang w:eastAsia="zh-CN"/>
                  <w:rPrChange w:id="2653" w:author="Xuning Wei12232" w:date="2026-10-24T11:11:00Z">
                    <w:rPr>
                      <w:lang w:eastAsia="zh-CN"/>
                    </w:rPr>
                  </w:rPrChange>
                </w:rPr>
                <w:delText>kg/kg)</w:delText>
              </w:r>
            </w:del>
            <w:r w:rsidRPr="00B32B9A">
              <w:rPr>
                <w:rFonts w:ascii="Times New Roman" w:eastAsia="仿宋_GB2312" w:hAnsi="Times New Roman" w:cs="Times New Roman"/>
                <w:bCs w:val="0"/>
                <w:color w:val="000000" w:themeColor="text1"/>
                <w:sz w:val="18"/>
                <w:szCs w:val="18"/>
                <w:lang w:eastAsia="zh-CN"/>
                <w:rPrChange w:id="265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2655" w:author="Xuning Wei12232" w:date="2026-10-24T11:11:00Z">
                  <w:rPr/>
                </w:rPrChange>
              </w:rPr>
              <w:t>into</w:t>
            </w:r>
            <w:r w:rsidRPr="00B32B9A">
              <w:rPr>
                <w:rFonts w:ascii="Times New Roman" w:eastAsia="仿宋_GB2312" w:hAnsi="Times New Roman" w:cs="Times New Roman"/>
                <w:b/>
                <w:color w:val="000000" w:themeColor="text1"/>
                <w:sz w:val="18"/>
                <w:szCs w:val="18"/>
                <w:rPrChange w:id="265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2657" w:author="Xuning Wei12232" w:date="2026-10-24T11:11:00Z">
                  <w:rPr/>
                </w:rPrChange>
              </w:rPr>
              <w:t xml:space="preserve">TJ4S-1213-Sy15. </w:t>
            </w:r>
          </w:p>
          <w:p w14:paraId="366B94AF" w14:textId="77777777" w:rsidR="00652DEA" w:rsidRPr="00B32B9A" w:rsidRDefault="00C15CB5">
            <w:pPr>
              <w:pStyle w:val="aff2"/>
              <w:widowControl w:val="0"/>
              <w:numPr>
                <w:ilvl w:val="0"/>
                <w:numId w:val="29"/>
              </w:numPr>
              <w:spacing w:beforeLines="50" w:before="120" w:afterLines="50" w:after="120"/>
              <w:jc w:val="both"/>
              <w:rPr>
                <w:ins w:id="2658" w:author="Xuning Wei12232" w:date="2026-10-20T14:56:00Z"/>
                <w:rFonts w:ascii="Times New Roman" w:eastAsia="仿宋_GB2312" w:hAnsi="Times New Roman" w:cs="Times New Roman"/>
                <w:color w:val="000000" w:themeColor="text1"/>
                <w:sz w:val="18"/>
                <w:szCs w:val="18"/>
              </w:rPr>
              <w:pPrChange w:id="2659" w:author="Xuning Wei12232" w:date="2026-10-20T14:56:00Z">
                <w:pPr>
                  <w:widowControl w:val="0"/>
                  <w:spacing w:beforeLines="50" w:before="120" w:afterLines="50" w:after="120"/>
                  <w:contextualSpacing/>
                </w:pPr>
              </w:pPrChange>
            </w:pPr>
            <w:del w:id="2660" w:author="Xuning Wei12232" w:date="2026-10-20T14:56:00Z">
              <w:r w:rsidRPr="00B32B9A">
                <w:rPr>
                  <w:rFonts w:ascii="Times New Roman" w:eastAsia="仿宋_GB2312" w:hAnsi="Times New Roman" w:cs="Times New Roman"/>
                  <w:color w:val="000000" w:themeColor="text1"/>
                  <w:sz w:val="18"/>
                  <w:szCs w:val="18"/>
                  <w:rPrChange w:id="266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266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266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2664" w:author="Xuning Wei12232" w:date="2026-10-24T11:11:00Z">
                  <w:rPr/>
                </w:rPrChange>
              </w:rPr>
              <w:t>.</w:t>
            </w:r>
          </w:p>
          <w:p w14:paraId="19AF0E28" w14:textId="3FF9B296" w:rsidR="00652DEA" w:rsidRPr="00B32B9A" w:rsidRDefault="00C15CB5">
            <w:pPr>
              <w:pStyle w:val="aff2"/>
              <w:widowControl w:val="0"/>
              <w:numPr>
                <w:ilvl w:val="0"/>
                <w:numId w:val="29"/>
              </w:numPr>
              <w:spacing w:beforeLines="50" w:before="120" w:afterLines="50" w:after="120"/>
              <w:jc w:val="both"/>
              <w:rPr>
                <w:ins w:id="2665" w:author="Xuning Wei12232" w:date="2026-10-20T14:56:00Z"/>
                <w:rFonts w:ascii="Times New Roman" w:eastAsia="仿宋_GB2312" w:hAnsi="Times New Roman" w:cs="Times New Roman"/>
                <w:color w:val="000000" w:themeColor="text1"/>
                <w:sz w:val="18"/>
                <w:szCs w:val="18"/>
              </w:rPr>
              <w:pPrChange w:id="2666" w:author="Xuning Wei12232" w:date="2026-10-20T14:56:00Z">
                <w:pPr>
                  <w:widowControl w:val="0"/>
                  <w:spacing w:beforeLines="50" w:before="120" w:afterLines="50" w:after="120"/>
                  <w:contextualSpacing/>
                </w:pPr>
              </w:pPrChange>
            </w:pPr>
            <w:del w:id="2667" w:author="Xuning Wei12232" w:date="2026-10-20T14:56:00Z">
              <w:r w:rsidRPr="00B32B9A">
                <w:rPr>
                  <w:rFonts w:ascii="Times New Roman" w:eastAsia="仿宋_GB2312" w:hAnsi="Times New Roman" w:cs="Times New Roman"/>
                  <w:color w:val="000000" w:themeColor="text1"/>
                  <w:sz w:val="18"/>
                  <w:szCs w:val="18"/>
                  <w:rPrChange w:id="2668"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266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2670" w:author="Xuning Wei12232" w:date="2026-10-24T11:11:00Z">
                  <w:rPr/>
                </w:rPrChange>
              </w:rPr>
              <w:t>djust to</w:t>
            </w:r>
            <w:ins w:id="2671" w:author="Xuning Wei12232" w:date="2026-10-20T22:03:00Z">
              <w:r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2672"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2673" w:author="Xuning Wei12232" w:date="2026-10-20T20:02:00Z">
              <w:r w:rsidRPr="00B32B9A">
                <w:rPr>
                  <w:rFonts w:ascii="Times New Roman" w:eastAsia="仿宋_GB2312" w:hAnsi="Times New Roman" w:cs="Times New Roman"/>
                  <w:color w:val="000000" w:themeColor="text1"/>
                  <w:sz w:val="18"/>
                  <w:szCs w:val="18"/>
                </w:rPr>
                <w:t>)</w:t>
              </w:r>
            </w:ins>
            <w:del w:id="2674" w:author="Xuning Wei12232" w:date="2026-10-20T20:02:00Z">
              <w:r w:rsidRPr="00B32B9A">
                <w:rPr>
                  <w:rFonts w:ascii="Times New Roman" w:eastAsia="仿宋_GB2312" w:hAnsi="Times New Roman" w:cs="Times New Roman"/>
                  <w:color w:val="000000" w:themeColor="text1"/>
                  <w:sz w:val="18"/>
                  <w:szCs w:val="18"/>
                  <w:rPrChange w:id="2675" w:author="Xuning Wei12232" w:date="2026-10-24T11:11:00Z">
                    <w:rPr/>
                  </w:rPrChange>
                </w:rPr>
                <w:delText xml:space="preserve"> </w:delText>
              </w:r>
            </w:del>
            <w:del w:id="2676" w:author="Xuning Wei12232" w:date="2026-10-20T14:33:00Z">
              <w:r w:rsidRPr="00B32B9A">
                <w:rPr>
                  <w:rFonts w:ascii="Times New Roman" w:eastAsia="仿宋_GB2312" w:hAnsi="Times New Roman" w:cs="Times New Roman"/>
                  <w:color w:val="000000" w:themeColor="text1"/>
                  <w:sz w:val="18"/>
                  <w:szCs w:val="18"/>
                  <w:rPrChange w:id="2677" w:author="Xuning Wei12232" w:date="2026-10-24T11:11:00Z">
                    <w:rPr/>
                  </w:rPrChange>
                </w:rPr>
                <w:delText>25 ± 5 °C</w:delText>
              </w:r>
            </w:del>
            <w:r w:rsidRPr="00B32B9A">
              <w:rPr>
                <w:rFonts w:ascii="Times New Roman" w:eastAsia="仿宋_GB2312" w:hAnsi="Times New Roman" w:cs="Times New Roman"/>
                <w:color w:val="000000" w:themeColor="text1"/>
                <w:sz w:val="18"/>
                <w:szCs w:val="18"/>
                <w:rPrChange w:id="2678" w:author="Xuning Wei12232" w:date="2026-10-24T11:11:00Z">
                  <w:rPr/>
                </w:rPrChange>
              </w:rPr>
              <w:t xml:space="preserve"> </w:t>
            </w:r>
            <w:del w:id="2679" w:author="Xuning Wei12232" w:date="2026-10-20T20:02:00Z">
              <w:r w:rsidRPr="00B32B9A">
                <w:rPr>
                  <w:rFonts w:ascii="Times New Roman" w:eastAsia="仿宋_GB2312" w:hAnsi="Times New Roman" w:cs="Times New Roman"/>
                  <w:color w:val="000000" w:themeColor="text1"/>
                  <w:sz w:val="18"/>
                  <w:szCs w:val="18"/>
                  <w:rPrChange w:id="2680" w:author="Xuning Wei12232" w:date="2026-10-24T11:11:00Z">
                    <w:rPr/>
                  </w:rPrChange>
                </w:rPr>
                <w:delText xml:space="preserve">(target: 25 °C) </w:delText>
              </w:r>
            </w:del>
            <w:r w:rsidRPr="00B32B9A">
              <w:rPr>
                <w:rFonts w:ascii="Times New Roman" w:eastAsia="仿宋_GB2312" w:hAnsi="Times New Roman" w:cs="Times New Roman"/>
                <w:color w:val="000000" w:themeColor="text1"/>
                <w:sz w:val="18"/>
                <w:szCs w:val="18"/>
                <w:rPrChange w:id="2681"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2682" w:author="Xuning Wei12232" w:date="2026-10-22T10:19:00Z">
              <w:r w:rsidRPr="00B32B9A">
                <w:rPr>
                  <w:rFonts w:ascii="Times New Roman" w:eastAsia="仿宋_GB2312" w:hAnsi="Times New Roman" w:cs="Times New Roman"/>
                  <w:color w:val="000000" w:themeColor="text1"/>
                  <w:sz w:val="18"/>
                  <w:szCs w:val="18"/>
                  <w:rPrChange w:id="2683"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2684" w:author="Xuning Wei12232" w:date="2026-10-24T11:11:00Z">
                  <w:rPr/>
                </w:rPrChange>
              </w:rPr>
              <w:t xml:space="preserve"> (target: 2 h) at </w:t>
            </w:r>
            <w:del w:id="2685" w:author="Xuning Wei12232" w:date="2026-10-20T14:33:00Z">
              <w:r w:rsidRPr="00B32B9A">
                <w:rPr>
                  <w:rFonts w:ascii="Times New Roman" w:eastAsia="仿宋_GB2312" w:hAnsi="Times New Roman" w:cs="Times New Roman"/>
                  <w:color w:val="000000" w:themeColor="text1"/>
                  <w:sz w:val="18"/>
                  <w:szCs w:val="18"/>
                  <w:rPrChange w:id="2686"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2687" w:author="Xuning Wei12232" w:date="2026-10-24T11:11:00Z">
                  <w:rPr/>
                </w:rPrChange>
              </w:rPr>
              <w:t xml:space="preserve"> (target: </w:t>
            </w:r>
            <w:del w:id="2688" w:author="Xuning Wei12232" w:date="2026-10-20T21:36:00Z">
              <w:r w:rsidRPr="00B32B9A">
                <w:rPr>
                  <w:rFonts w:ascii="Times New Roman" w:eastAsia="仿宋_GB2312" w:hAnsi="Times New Roman" w:cs="Times New Roman"/>
                  <w:color w:val="000000" w:themeColor="text1"/>
                  <w:sz w:val="18"/>
                  <w:szCs w:val="18"/>
                  <w:rPrChange w:id="268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2690" w:author="Xuning Wei12232" w:date="2026-10-24T11:11:00Z">
                  <w:rPr/>
                </w:rPrChange>
              </w:rPr>
              <w:t>).</w:t>
            </w:r>
          </w:p>
          <w:p w14:paraId="42686392" w14:textId="77777777" w:rsidR="00652DEA" w:rsidRPr="00B32B9A" w:rsidRDefault="00C15CB5">
            <w:pPr>
              <w:pStyle w:val="aff2"/>
              <w:widowControl w:val="0"/>
              <w:numPr>
                <w:ilvl w:val="0"/>
                <w:numId w:val="29"/>
              </w:numPr>
              <w:spacing w:beforeLines="50" w:before="120" w:afterLines="50" w:after="120"/>
              <w:jc w:val="both"/>
              <w:rPr>
                <w:rFonts w:ascii="Times New Roman" w:eastAsia="仿宋_GB2312" w:hAnsi="Times New Roman" w:cs="Times New Roman"/>
                <w:color w:val="000000" w:themeColor="text1"/>
                <w:sz w:val="18"/>
                <w:szCs w:val="18"/>
                <w:rPrChange w:id="2691" w:author="Xuning Wei12232" w:date="2026-10-24T11:11:00Z">
                  <w:rPr/>
                </w:rPrChange>
              </w:rPr>
              <w:pPrChange w:id="2692" w:author="Xuning Wei12232" w:date="2026-10-20T14:56:00Z">
                <w:pPr>
                  <w:widowControl w:val="0"/>
                  <w:spacing w:beforeLines="50" w:before="120" w:afterLines="50" w:after="120"/>
                  <w:contextualSpacing/>
                </w:pPr>
              </w:pPrChange>
            </w:pPr>
            <w:del w:id="2693" w:author="Xuning Wei12232" w:date="2026-10-20T14:56:00Z">
              <w:r w:rsidRPr="00B32B9A">
                <w:rPr>
                  <w:rFonts w:ascii="Times New Roman" w:eastAsia="仿宋_GB2312" w:hAnsi="Times New Roman" w:cs="Times New Roman"/>
                  <w:color w:val="000000" w:themeColor="text1"/>
                  <w:sz w:val="18"/>
                  <w:szCs w:val="18"/>
                  <w:rPrChange w:id="2694"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2695" w:author="Xuning Wei12232" w:date="2026-10-24T11:11:00Z">
                  <w:rPr/>
                </w:rPrChange>
              </w:rPr>
              <w:t xml:space="preserve">Stop stirring, turn off the nitrogen. Drain until there is no obvious drip. </w:t>
            </w:r>
          </w:p>
        </w:tc>
      </w:tr>
      <w:tr w:rsidR="00652DEA" w:rsidRPr="00B32B9A" w14:paraId="2077B6F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A219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8612F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ACCF4F" w14:textId="6B31377A" w:rsidR="00652DEA" w:rsidRPr="00B32B9A" w:rsidRDefault="00C15CB5">
            <w:pPr>
              <w:pStyle w:val="aff2"/>
              <w:widowControl w:val="0"/>
              <w:numPr>
                <w:ilvl w:val="0"/>
                <w:numId w:val="30"/>
              </w:numPr>
              <w:spacing w:beforeLines="50" w:before="120" w:afterLines="50" w:after="120"/>
              <w:jc w:val="both"/>
              <w:rPr>
                <w:ins w:id="2696" w:author="Xuning Wei12232" w:date="2026-10-20T14:56:00Z"/>
                <w:rFonts w:ascii="Times New Roman" w:eastAsia="仿宋_GB2312" w:hAnsi="Times New Roman" w:cs="Times New Roman"/>
                <w:color w:val="000000" w:themeColor="text1"/>
                <w:sz w:val="18"/>
                <w:szCs w:val="18"/>
              </w:rPr>
              <w:pPrChange w:id="2697" w:author="Xuning Wei12232" w:date="2026-10-20T14:56:00Z">
                <w:pPr>
                  <w:widowControl w:val="0"/>
                  <w:spacing w:beforeLines="50" w:before="120" w:afterLines="50" w:after="120"/>
                  <w:contextualSpacing/>
                </w:pPr>
              </w:pPrChange>
            </w:pPr>
            <w:del w:id="2698" w:author="Xuning Wei12232" w:date="2026-10-20T14:56: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69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270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2701" w:author="Xuning Wei12232" w:date="2026-10-24T11:11:00Z">
                  <w:rPr/>
                </w:rPrChange>
              </w:rPr>
              <w:t>5 °C (</w:t>
            </w:r>
            <w:del w:id="2702" w:author="Xuning Wei12232" w:date="2026-10-24T10:48:00Z">
              <w:r w:rsidRPr="00B32B9A">
                <w:rPr>
                  <w:rFonts w:ascii="Times New Roman" w:eastAsia="仿宋_GB2312" w:hAnsi="Times New Roman" w:cs="Times New Roman"/>
                  <w:color w:val="000000" w:themeColor="text1"/>
                  <w:sz w:val="18"/>
                  <w:szCs w:val="18"/>
                  <w:rPrChange w:id="2703" w:author="Xuning Wei12232" w:date="2026-10-24T11:11:00Z">
                    <w:rPr/>
                  </w:rPrChange>
                </w:rPr>
                <w:delText>target: 20 °C</w:delText>
              </w:r>
            </w:del>
            <w:ins w:id="270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2705" w:author="Xuning Wei12232" w:date="2026-10-24T11:11:00Z">
                  <w:rPr/>
                </w:rPrChange>
              </w:rPr>
              <w:t>).</w:t>
            </w:r>
          </w:p>
          <w:p w14:paraId="13D48C35" w14:textId="774D5B0B" w:rsidR="00652DEA" w:rsidRPr="00B32B9A" w:rsidRDefault="00C15CB5">
            <w:pPr>
              <w:pStyle w:val="aff2"/>
              <w:widowControl w:val="0"/>
              <w:numPr>
                <w:ilvl w:val="0"/>
                <w:numId w:val="30"/>
              </w:numPr>
              <w:spacing w:beforeLines="50" w:before="120" w:afterLines="50" w:after="120"/>
              <w:jc w:val="both"/>
              <w:rPr>
                <w:ins w:id="2706" w:author="Xuning Wei12232" w:date="2026-10-20T14:56:00Z"/>
                <w:rFonts w:ascii="Times New Roman" w:eastAsia="仿宋_GB2312" w:hAnsi="Times New Roman" w:cs="Times New Roman"/>
                <w:color w:val="000000" w:themeColor="text1"/>
                <w:sz w:val="18"/>
                <w:szCs w:val="18"/>
              </w:rPr>
              <w:pPrChange w:id="2707" w:author="Xuning Wei12232" w:date="2026-10-20T14:56:00Z">
                <w:pPr>
                  <w:widowControl w:val="0"/>
                  <w:spacing w:beforeLines="50" w:before="120" w:afterLines="50" w:after="120"/>
                  <w:contextualSpacing/>
                </w:pPr>
              </w:pPrChange>
            </w:pPr>
            <w:ins w:id="2708" w:author="Xuning Wei12232" w:date="2026-10-23T19:42:00Z">
              <w:r w:rsidRPr="00B32B9A">
                <w:rPr>
                  <w:rFonts w:ascii="Times New Roman" w:eastAsia="仿宋_GB2312" w:hAnsi="Times New Roman" w:cs="Times New Roman"/>
                  <w:color w:val="000000" w:themeColor="text1"/>
                  <w:sz w:val="18"/>
                  <w:szCs w:val="18"/>
                  <w:rPrChange w:id="270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271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2711" w:author="Johan Granander" w:date="2026-10-25T11:45:00Z">
              <w:r w:rsidR="00EB3B36" w:rsidRPr="00B32B9A">
                <w:rPr>
                  <w:rFonts w:ascii="Times New Roman" w:eastAsia="仿宋_GB2312" w:hAnsi="Times New Roman" w:cs="Times New Roman"/>
                  <w:color w:val="000000" w:themeColor="text1"/>
                  <w:sz w:val="18"/>
                  <w:szCs w:val="18"/>
                  <w:lang w:eastAsia="zh-CN"/>
                </w:rPr>
                <w:t xml:space="preserve"> </w:t>
              </w:r>
            </w:ins>
            <w:ins w:id="2712" w:author="Xuning Wei12232" w:date="2026-10-23T19:42:00Z">
              <w:r w:rsidRPr="00B32B9A">
                <w:rPr>
                  <w:rFonts w:ascii="Times New Roman" w:eastAsia="仿宋_GB2312" w:hAnsi="Times New Roman" w:cs="Times New Roman"/>
                  <w:color w:val="000000" w:themeColor="text1"/>
                  <w:sz w:val="18"/>
                  <w:szCs w:val="18"/>
                  <w:lang w:eastAsia="zh-CN"/>
                  <w:rPrChange w:id="271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2714" w:author="Xuning Wei12232" w:date="2026-10-24T11:11:00Z">
                    <w:rPr>
                      <w:rFonts w:ascii="Times New Roman" w:eastAsia="仿宋_GB2312" w:hAnsi="Times New Roman" w:cs="Times New Roman"/>
                      <w:color w:val="FF0000"/>
                      <w:sz w:val="18"/>
                      <w:szCs w:val="18"/>
                      <w:highlight w:val="yellow"/>
                    </w:rPr>
                  </w:rPrChange>
                </w:rPr>
                <w:t>into TJ4S-1213-Sy15</w:t>
              </w:r>
            </w:ins>
            <w:ins w:id="2715" w:author="Johan Granander" w:date="2026-10-25T11:45:00Z">
              <w:r w:rsidR="00EB3B36" w:rsidRPr="00B32B9A">
                <w:rPr>
                  <w:rFonts w:ascii="Times New Roman" w:eastAsia="仿宋_GB2312" w:hAnsi="Times New Roman" w:cs="Times New Roman"/>
                  <w:color w:val="000000" w:themeColor="text1"/>
                  <w:sz w:val="18"/>
                  <w:szCs w:val="18"/>
                </w:rPr>
                <w:t>.</w:t>
              </w:r>
            </w:ins>
            <w:del w:id="2716" w:author="Xuning Wei12232" w:date="2026-10-20T14:56:00Z">
              <w:r w:rsidRPr="00B32B9A">
                <w:rPr>
                  <w:rFonts w:ascii="Times New Roman" w:eastAsia="仿宋_GB2312" w:hAnsi="Times New Roman" w:cs="Times New Roman"/>
                  <w:color w:val="000000" w:themeColor="text1"/>
                  <w:sz w:val="18"/>
                  <w:szCs w:val="18"/>
                  <w:rPrChange w:id="2717" w:author="Xuning Wei12232" w:date="2026-10-24T11:11:00Z">
                    <w:rPr/>
                  </w:rPrChange>
                </w:rPr>
                <w:br/>
                <w:delText xml:space="preserve">2. </w:delText>
              </w:r>
            </w:del>
            <w:del w:id="2718" w:author="Xuning Wei12232" w:date="2026-10-23T19:42:00Z">
              <w:r w:rsidRPr="00B32B9A">
                <w:rPr>
                  <w:rFonts w:ascii="Times New Roman" w:eastAsia="仿宋_GB2312" w:hAnsi="Times New Roman" w:cs="Times New Roman"/>
                  <w:color w:val="000000" w:themeColor="text1"/>
                  <w:sz w:val="18"/>
                  <w:szCs w:val="18"/>
                  <w:rPrChange w:id="2719"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2720" w:author="Xuning Wei12232" w:date="2026-10-24T11:11:00Z">
                    <w:rPr>
                      <w:lang w:eastAsia="zh-CN"/>
                    </w:rPr>
                  </w:rPrChange>
                </w:rPr>
                <w:delText xml:space="preserve"> </w:delText>
              </w:r>
            </w:del>
            <w:del w:id="2721"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2722" w:author="Xuning Wei12232" w:date="2026-10-18T21:43:00Z">
              <w:r w:rsidRPr="00B32B9A">
                <w:rPr>
                  <w:rFonts w:ascii="Times New Roman" w:eastAsia="仿宋_GB2312" w:hAnsi="Times New Roman" w:cs="Times New Roman"/>
                  <w:color w:val="000000" w:themeColor="text1"/>
                  <w:sz w:val="18"/>
                  <w:szCs w:val="18"/>
                  <w:lang w:eastAsia="zh-CN"/>
                  <w:rPrChange w:id="2723" w:author="Xuning Wei12232" w:date="2026-10-24T11:11:00Z">
                    <w:rPr>
                      <w:lang w:eastAsia="zh-CN"/>
                    </w:rPr>
                  </w:rPrChange>
                </w:rPr>
                <w:delText xml:space="preserve"> </w:delText>
              </w:r>
            </w:del>
            <w:del w:id="2724" w:author="Xuning Wei12232" w:date="2026-10-23T19:42:00Z">
              <w:r w:rsidRPr="00B32B9A">
                <w:rPr>
                  <w:rFonts w:ascii="Times New Roman" w:eastAsia="仿宋_GB2312" w:hAnsi="Times New Roman" w:cs="Times New Roman"/>
                  <w:color w:val="000000" w:themeColor="text1"/>
                  <w:sz w:val="18"/>
                  <w:szCs w:val="18"/>
                  <w:rPrChange w:id="2725"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2726" w:author="Xuning Wei12232" w:date="2026-10-24T11:11:00Z">
                  <w:rPr/>
                </w:rPrChange>
              </w:rPr>
              <w:t xml:space="preserve">. </w:t>
            </w:r>
          </w:p>
          <w:p w14:paraId="6AA125C5" w14:textId="77777777" w:rsidR="00652DEA" w:rsidRPr="00B32B9A" w:rsidRDefault="00C15CB5">
            <w:pPr>
              <w:pStyle w:val="aff2"/>
              <w:widowControl w:val="0"/>
              <w:numPr>
                <w:ilvl w:val="0"/>
                <w:numId w:val="30"/>
              </w:numPr>
              <w:spacing w:beforeLines="50" w:before="120" w:afterLines="50" w:after="120"/>
              <w:jc w:val="both"/>
              <w:rPr>
                <w:del w:id="2727" w:author="Xuning Wei12232" w:date="2026-10-20T14:56:00Z"/>
                <w:rFonts w:ascii="Times New Roman" w:eastAsia="仿宋_GB2312" w:hAnsi="Times New Roman" w:cs="Times New Roman"/>
                <w:color w:val="000000" w:themeColor="text1"/>
                <w:sz w:val="18"/>
                <w:szCs w:val="18"/>
                <w:rPrChange w:id="2728" w:author="Xuning Wei12232" w:date="2026-10-24T11:11:00Z">
                  <w:rPr>
                    <w:del w:id="2729" w:author="Xuning Wei12232" w:date="2026-10-20T14:56:00Z"/>
                  </w:rPr>
                </w:rPrChange>
              </w:rPr>
              <w:pPrChange w:id="2730" w:author="Xuning Wei12232" w:date="2026-10-20T14:56:00Z">
                <w:pPr>
                  <w:widowControl w:val="0"/>
                  <w:spacing w:beforeLines="50" w:before="120" w:afterLines="50" w:after="120"/>
                  <w:contextualSpacing/>
                </w:pPr>
              </w:pPrChange>
            </w:pPr>
            <w:del w:id="2731" w:author="Xuning Wei12232" w:date="2026-10-20T14:56:00Z">
              <w:r w:rsidRPr="00B32B9A">
                <w:rPr>
                  <w:rFonts w:ascii="Times New Roman" w:eastAsia="仿宋_GB2312" w:hAnsi="Times New Roman" w:cs="Times New Roman"/>
                  <w:color w:val="000000" w:themeColor="text1"/>
                  <w:sz w:val="18"/>
                  <w:szCs w:val="18"/>
                  <w:rPrChange w:id="2732"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273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3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35" w:author="Xuning Wei12232" w:date="2026-10-24T11:11:00Z">
                  <w:rPr/>
                </w:rPrChange>
              </w:rPr>
              <w:t xml:space="preserve">. Drain until there is no obvious drip </w:t>
            </w:r>
          </w:p>
          <w:p w14:paraId="0BB19A0C" w14:textId="77777777" w:rsidR="00652DEA" w:rsidRPr="00B32B9A" w:rsidRDefault="00C15CB5">
            <w:pPr>
              <w:pStyle w:val="aff2"/>
              <w:widowControl w:val="0"/>
              <w:numPr>
                <w:ilvl w:val="0"/>
                <w:numId w:val="30"/>
              </w:numPr>
              <w:spacing w:beforeLines="50" w:before="120" w:afterLines="50" w:after="120"/>
              <w:jc w:val="both"/>
              <w:rPr>
                <w:rFonts w:ascii="Times New Roman" w:eastAsia="仿宋_GB2312" w:hAnsi="Times New Roman" w:cs="Times New Roman"/>
                <w:color w:val="000000" w:themeColor="text1"/>
                <w:sz w:val="18"/>
                <w:szCs w:val="18"/>
              </w:rPr>
              <w:pPrChange w:id="2736" w:author="Xuning Wei12232" w:date="2026-10-20T14:56:00Z">
                <w:pPr>
                  <w:widowControl w:val="0"/>
                  <w:spacing w:beforeLines="50" w:before="120" w:afterLines="50" w:after="120"/>
                  <w:contextualSpacing/>
                </w:pPr>
              </w:pPrChange>
            </w:pPr>
            <w:ins w:id="2737" w:author="Xuning Wei12232" w:date="2026-10-20T14:56:00Z">
              <w:r w:rsidRPr="00B32B9A">
                <w:rPr>
                  <w:rFonts w:ascii="Times New Roman" w:eastAsia="仿宋_GB2312" w:hAnsi="Times New Roman" w:cs="Times New Roman"/>
                  <w:color w:val="000000" w:themeColor="text1"/>
                  <w:sz w:val="18"/>
                  <w:szCs w:val="18"/>
                </w:rPr>
                <w:br/>
              </w:r>
            </w:ins>
            <w:r w:rsidRPr="00B32B9A">
              <w:rPr>
                <w:rFonts w:ascii="Times New Roman" w:eastAsia="仿宋_GB2312" w:hAnsi="Times New Roman" w:cs="Times New Roman"/>
                <w:color w:val="000000" w:themeColor="text1"/>
                <w:sz w:val="18"/>
                <w:szCs w:val="18"/>
              </w:rPr>
              <w:t>Perform this operation 4 times.</w:t>
            </w:r>
          </w:p>
        </w:tc>
      </w:tr>
      <w:tr w:rsidR="00652DEA" w:rsidRPr="00B32B9A" w14:paraId="3E530AB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BD18F9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B2453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5368F" w14:textId="785C4C7A" w:rsidR="00652DEA" w:rsidRPr="00B32B9A" w:rsidRDefault="00C15CB5">
            <w:pPr>
              <w:pStyle w:val="aff2"/>
              <w:widowControl w:val="0"/>
              <w:numPr>
                <w:ilvl w:val="0"/>
                <w:numId w:val="31"/>
              </w:numPr>
              <w:spacing w:beforeLines="50" w:before="120" w:afterLines="50" w:after="120"/>
              <w:jc w:val="both"/>
              <w:rPr>
                <w:ins w:id="2738" w:author="Xuning Wei12232" w:date="2026-10-20T14:57:00Z"/>
                <w:rFonts w:ascii="Times New Roman" w:eastAsia="仿宋_GB2312" w:hAnsi="Times New Roman" w:cs="Times New Roman"/>
                <w:color w:val="000000" w:themeColor="text1"/>
                <w:sz w:val="18"/>
                <w:szCs w:val="18"/>
              </w:rPr>
              <w:pPrChange w:id="2739" w:author="Xuning Wei12232" w:date="2026-10-20T14:57:00Z">
                <w:pPr>
                  <w:widowControl w:val="0"/>
                  <w:spacing w:beforeLines="50" w:before="120" w:afterLines="50" w:after="120"/>
                  <w:contextualSpacing/>
                </w:pPr>
              </w:pPrChange>
            </w:pPr>
            <w:del w:id="2740" w:author="Xuning Wei12232" w:date="2026-10-20T14:57: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741" w:author="Xuning Wei12232" w:date="2026-10-24T11:11:00Z">
                  <w:rPr/>
                </w:rPrChange>
              </w:rPr>
              <w:t>Add</w:t>
            </w:r>
            <w:del w:id="2742" w:author="Xuning Wei12232" w:date="2026-10-23T19:58:00Z">
              <w:r w:rsidRPr="00B32B9A">
                <w:rPr>
                  <w:rFonts w:ascii="Times New Roman" w:eastAsia="仿宋_GB2312" w:hAnsi="Times New Roman" w:cs="Times New Roman"/>
                  <w:color w:val="000000" w:themeColor="text1"/>
                  <w:sz w:val="18"/>
                  <w:szCs w:val="18"/>
                  <w:rPrChange w:id="2743" w:author="Xuning Wei12232" w:date="2026-10-24T11:11:00Z">
                    <w:rPr/>
                  </w:rPrChange>
                </w:rPr>
                <w:delText xml:space="preserve"> </w:delText>
              </w:r>
            </w:del>
            <w:ins w:id="2744"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2745" w:author="Xuning Wei12232" w:date="2026-10-24T11:11:00Z">
                    <w:rPr>
                      <w:rFonts w:ascii="Times New Roman" w:eastAsia="仿宋_GB2312" w:hAnsi="Times New Roman" w:cs="Times New Roman"/>
                      <w:color w:val="000000" w:themeColor="text1"/>
                      <w:sz w:val="18"/>
                      <w:szCs w:val="18"/>
                      <w:highlight w:val="yellow"/>
                    </w:rPr>
                  </w:rPrChange>
                </w:rPr>
                <w:t>DMF (</w:t>
              </w:r>
              <w:commentRangeStart w:id="2746"/>
              <w:commentRangeStart w:id="2747"/>
              <w:r w:rsidRPr="00210A33">
                <w:rPr>
                  <w:rFonts w:ascii="Times New Roman" w:eastAsia="仿宋_GB2312" w:hAnsi="Times New Roman" w:cs="Times New Roman"/>
                  <w:color w:val="0000FF"/>
                  <w:sz w:val="18"/>
                  <w:szCs w:val="18"/>
                  <w:rPrChange w:id="2748"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2749" w:author="Xuning Wei12232" w:date="2026-10-23T19:47:00Z">
              <w:r w:rsidRPr="00210A33">
                <w:rPr>
                  <w:rFonts w:ascii="Times New Roman" w:eastAsia="仿宋_GB2312" w:hAnsi="Times New Roman" w:cs="Times New Roman"/>
                  <w:color w:val="0000FF"/>
                  <w:sz w:val="18"/>
                  <w:szCs w:val="18"/>
                  <w:rPrChange w:id="2750"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2746"/>
            <w:r w:rsidR="00EB3B36" w:rsidRPr="00210A33">
              <w:rPr>
                <w:rStyle w:val="affe"/>
                <w:rFonts w:ascii="Times New Roman" w:eastAsia="仿宋_GB2312" w:hAnsi="Times New Roman" w:cs="Times New Roman"/>
                <w:color w:val="0000FF"/>
                <w:sz w:val="18"/>
                <w:szCs w:val="18"/>
                <w:rPrChange w:id="275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746"/>
            </w:r>
            <w:commentRangeEnd w:id="2747"/>
            <w:r w:rsidRPr="00210A33">
              <w:rPr>
                <w:rStyle w:val="affe"/>
                <w:rFonts w:ascii="Times New Roman" w:eastAsia="仿宋_GB2312" w:hAnsi="Times New Roman" w:cs="Times New Roman"/>
                <w:color w:val="0000FF"/>
                <w:sz w:val="18"/>
                <w:szCs w:val="18"/>
                <w:rPrChange w:id="275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2747"/>
            </w:r>
            <w:ins w:id="2753" w:author="Xuning Wei12232" w:date="2026-10-23T19:47:00Z">
              <w:r w:rsidRPr="00210A33">
                <w:rPr>
                  <w:rFonts w:ascii="Times New Roman" w:eastAsia="仿宋_GB2312" w:hAnsi="Times New Roman" w:cs="Times New Roman"/>
                  <w:color w:val="0000FF"/>
                  <w:sz w:val="18"/>
                  <w:szCs w:val="18"/>
                  <w:rPrChange w:id="2754"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2755"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del w:id="2756" w:author="Xuning Wei12232" w:date="2026-10-20T08:02:00Z">
              <w:r w:rsidRPr="00B32B9A">
                <w:rPr>
                  <w:rFonts w:ascii="Times New Roman" w:eastAsia="仿宋_GB2312" w:hAnsi="Times New Roman" w:cs="Times New Roman"/>
                  <w:color w:val="000000" w:themeColor="text1"/>
                  <w:sz w:val="18"/>
                  <w:szCs w:val="18"/>
                  <w:rPrChange w:id="2757" w:author="Xuning Wei12232" w:date="2026-10-24T11:11:00Z">
                    <w:rPr/>
                  </w:rPrChange>
                </w:rPr>
                <w:delText xml:space="preserve">12.0 V </w:delText>
              </w:r>
            </w:del>
            <w:del w:id="2758" w:author="Xuning Wei12232" w:date="2026-10-23T19:47:00Z">
              <w:r w:rsidRPr="00B32B9A">
                <w:rPr>
                  <w:rFonts w:ascii="Times New Roman" w:eastAsia="仿宋_GB2312" w:hAnsi="Times New Roman" w:cs="Times New Roman"/>
                  <w:color w:val="000000" w:themeColor="text1"/>
                  <w:sz w:val="18"/>
                  <w:szCs w:val="18"/>
                  <w:rPrChange w:id="2759" w:author="Xuning Wei12232" w:date="2026-10-24T11:11:00Z">
                    <w:rPr/>
                  </w:rPrChange>
                </w:rPr>
                <w:delText>DMF (1</w:delText>
              </w:r>
            </w:del>
            <w:del w:id="2760" w:author="Xuning Wei12232" w:date="2026-10-20T20:11:00Z">
              <w:r w:rsidRPr="00B32B9A">
                <w:rPr>
                  <w:rFonts w:ascii="Times New Roman" w:eastAsia="仿宋_GB2312" w:hAnsi="Times New Roman" w:cs="Times New Roman"/>
                  <w:color w:val="000000" w:themeColor="text1"/>
                  <w:sz w:val="18"/>
                  <w:szCs w:val="18"/>
                  <w:rPrChange w:id="2761" w:author="Xuning Wei12232" w:date="2026-10-24T11:11:00Z">
                    <w:rPr/>
                  </w:rPrChange>
                </w:rPr>
                <w:delText>1</w:delText>
              </w:r>
            </w:del>
            <w:del w:id="2762" w:author="Xuning Wei12232" w:date="2026-10-23T19:47:00Z">
              <w:r w:rsidRPr="00B32B9A">
                <w:rPr>
                  <w:rFonts w:ascii="Times New Roman" w:eastAsia="仿宋_GB2312" w:hAnsi="Times New Roman" w:cs="Times New Roman"/>
                  <w:color w:val="000000" w:themeColor="text1"/>
                  <w:sz w:val="18"/>
                  <w:szCs w:val="18"/>
                  <w:rPrChange w:id="2763" w:author="Xuning Wei12232" w:date="2026-10-24T11:11:00Z">
                    <w:rPr/>
                  </w:rPrChange>
                </w:rPr>
                <w:delText>.3</w:delText>
              </w:r>
            </w:del>
            <w:del w:id="2764" w:author="Xuning Wei12232" w:date="2026-10-20T20:11:00Z">
              <w:r w:rsidRPr="00B32B9A">
                <w:rPr>
                  <w:rFonts w:ascii="Times New Roman" w:eastAsia="仿宋_GB2312" w:hAnsi="Times New Roman" w:cs="Times New Roman"/>
                  <w:color w:val="000000" w:themeColor="text1"/>
                  <w:sz w:val="18"/>
                  <w:szCs w:val="18"/>
                  <w:rPrChange w:id="2765" w:author="Xuning Wei12232" w:date="2026-10-24T11:11:00Z">
                    <w:rPr/>
                  </w:rPrChange>
                </w:rPr>
                <w:delText>76</w:delText>
              </w:r>
            </w:del>
            <w:del w:id="2766" w:author="Xuning Wei12232" w:date="2026-10-23T19:47:00Z">
              <w:r w:rsidRPr="00B32B9A">
                <w:rPr>
                  <w:rFonts w:ascii="Times New Roman" w:eastAsia="仿宋_GB2312" w:hAnsi="Times New Roman" w:cs="Times New Roman"/>
                  <w:color w:val="000000" w:themeColor="text1"/>
                  <w:sz w:val="18"/>
                  <w:szCs w:val="18"/>
                  <w:rPrChange w:id="2767" w:author="Xuning Wei12232" w:date="2026-10-24T11:11:00Z">
                    <w:rPr/>
                  </w:rPrChange>
                </w:rPr>
                <w:delText xml:space="preserve"> kg/kg) </w:delText>
              </w:r>
            </w:del>
            <w:r w:rsidRPr="00B32B9A">
              <w:rPr>
                <w:rFonts w:ascii="Times New Roman" w:eastAsia="仿宋_GB2312" w:hAnsi="Times New Roman" w:cs="Times New Roman"/>
                <w:color w:val="000000" w:themeColor="text1"/>
                <w:sz w:val="18"/>
                <w:szCs w:val="18"/>
                <w:rPrChange w:id="2768" w:author="Xuning Wei12232" w:date="2026-10-24T11:11:00Z">
                  <w:rPr/>
                </w:rPrChange>
              </w:rPr>
              <w:t xml:space="preserve">into TJ4S-1213-Sy15. </w:t>
            </w:r>
            <w:del w:id="2769" w:author="Xuning Wei12232" w:date="2026-10-20T14:57:00Z">
              <w:r w:rsidRPr="00B32B9A">
                <w:rPr>
                  <w:rFonts w:ascii="Times New Roman" w:eastAsia="仿宋_GB2312" w:hAnsi="Times New Roman" w:cs="Times New Roman"/>
                  <w:color w:val="000000" w:themeColor="text1"/>
                  <w:sz w:val="18"/>
                  <w:szCs w:val="18"/>
                  <w:rPrChange w:id="2770" w:author="Xuning Wei12232" w:date="2026-10-24T11:11:00Z">
                    <w:rPr/>
                  </w:rPrChange>
                </w:rPr>
                <w:br/>
                <w:delText xml:space="preserve">2. </w:delText>
              </w:r>
            </w:del>
          </w:p>
          <w:p w14:paraId="58D7D7BA" w14:textId="77777777" w:rsidR="00652DEA" w:rsidRPr="00B32B9A" w:rsidRDefault="00C15CB5">
            <w:pPr>
              <w:pStyle w:val="aff2"/>
              <w:widowControl w:val="0"/>
              <w:numPr>
                <w:ilvl w:val="0"/>
                <w:numId w:val="31"/>
              </w:numPr>
              <w:spacing w:beforeLines="50" w:before="120" w:afterLines="50" w:after="120"/>
              <w:jc w:val="both"/>
              <w:rPr>
                <w:del w:id="2771" w:author="Xuning Wei12232" w:date="2026-10-20T14:57:00Z"/>
                <w:rFonts w:ascii="Times New Roman" w:eastAsia="仿宋_GB2312" w:hAnsi="Times New Roman" w:cs="Times New Roman"/>
                <w:color w:val="000000" w:themeColor="text1"/>
                <w:sz w:val="18"/>
                <w:szCs w:val="18"/>
                <w:rPrChange w:id="2772" w:author="Xuning Wei12232" w:date="2026-10-24T11:11:00Z">
                  <w:rPr>
                    <w:del w:id="2773" w:author="Xuning Wei12232" w:date="2026-10-20T14:57:00Z"/>
                  </w:rPr>
                </w:rPrChange>
              </w:rPr>
              <w:pPrChange w:id="2774"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277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277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2777" w:author="Xuning Wei12232" w:date="2026-10-24T11:11:00Z">
                  <w:rPr/>
                </w:rPrChange>
              </w:rPr>
              <w:t>. Drain until there is no obvious drip</w:t>
            </w:r>
            <w:ins w:id="2778" w:author="Xuning Wei12232" w:date="2026-10-20T14:57:00Z">
              <w:r w:rsidRPr="00B32B9A">
                <w:rPr>
                  <w:rFonts w:ascii="Times New Roman" w:eastAsia="仿宋_GB2312" w:hAnsi="Times New Roman" w:cs="Times New Roman"/>
                  <w:color w:val="000000" w:themeColor="text1"/>
                  <w:sz w:val="18"/>
                  <w:szCs w:val="18"/>
                </w:rPr>
                <w:t>.</w:t>
              </w:r>
            </w:ins>
          </w:p>
          <w:p w14:paraId="238601FE" w14:textId="77777777" w:rsidR="00652DEA" w:rsidRPr="00B32B9A" w:rsidRDefault="00652DEA">
            <w:pPr>
              <w:pStyle w:val="aff2"/>
              <w:widowControl w:val="0"/>
              <w:numPr>
                <w:ilvl w:val="0"/>
                <w:numId w:val="31"/>
              </w:numPr>
              <w:spacing w:beforeLines="50" w:before="120" w:afterLines="50" w:after="120"/>
              <w:jc w:val="both"/>
              <w:rPr>
                <w:ins w:id="2779" w:author="Xuning Wei12232" w:date="2026-10-20T14:57:00Z"/>
                <w:rFonts w:ascii="Times New Roman" w:eastAsia="仿宋_GB2312" w:hAnsi="Times New Roman" w:cs="Times New Roman"/>
                <w:color w:val="000000" w:themeColor="text1"/>
                <w:sz w:val="18"/>
                <w:szCs w:val="18"/>
                <w:lang w:eastAsia="zh-CN"/>
              </w:rPr>
              <w:pPrChange w:id="2780" w:author="Xuning Wei12232" w:date="2026-10-20T14:57:00Z">
                <w:pPr>
                  <w:widowControl w:val="0"/>
                  <w:spacing w:beforeLines="50" w:before="120" w:afterLines="50" w:after="120"/>
                  <w:contextualSpacing/>
                </w:pPr>
              </w:pPrChange>
            </w:pPr>
          </w:p>
          <w:p w14:paraId="25F606BD" w14:textId="77777777" w:rsidR="00652DEA" w:rsidRPr="00B32B9A" w:rsidRDefault="00C15CB5">
            <w:pPr>
              <w:pStyle w:val="aff2"/>
              <w:widowControl w:val="0"/>
              <w:spacing w:beforeLines="50" w:before="120" w:afterLines="50" w:after="120"/>
              <w:ind w:left="420"/>
              <w:jc w:val="both"/>
              <w:rPr>
                <w:rFonts w:ascii="Times New Roman" w:eastAsia="仿宋_GB2312" w:hAnsi="Times New Roman" w:cs="Times New Roman"/>
                <w:color w:val="000000" w:themeColor="text1"/>
                <w:sz w:val="18"/>
                <w:szCs w:val="18"/>
                <w:lang w:eastAsia="zh-CN"/>
              </w:rPr>
              <w:pPrChange w:id="2781" w:author="Xuning Wei12232" w:date="2026-10-20T14:5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98A54E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F4B1BB" w14:textId="77777777" w:rsidR="00652DEA" w:rsidRPr="00B32B9A" w:rsidRDefault="00C15CB5">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del w:id="2782" w:author="Xuning Wei12232" w:date="2026-10-18T21:59:00Z">
              <w:r w:rsidRPr="00B32B9A">
                <w:rPr>
                  <w:rFonts w:ascii="Times New Roman" w:eastAsia="仿宋_GB2312" w:hAnsi="Times New Roman" w:cs="Times New Roman"/>
                  <w:color w:val="000000" w:themeColor="text1"/>
                  <w:sz w:val="18"/>
                  <w:szCs w:val="18"/>
                  <w:lang w:eastAsia="zh-CN"/>
                </w:rPr>
                <w:delText>1</w:delText>
              </w:r>
            </w:del>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708DA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Fmoc-L-N-Me-Asn(Trt)-OH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5AD5A1" w14:textId="1614DB01" w:rsidR="00652DEA" w:rsidRPr="00B32B9A" w:rsidRDefault="00C15CB5">
            <w:pPr>
              <w:pStyle w:val="aff2"/>
              <w:widowControl w:val="0"/>
              <w:numPr>
                <w:ilvl w:val="0"/>
                <w:numId w:val="32"/>
              </w:numPr>
              <w:spacing w:beforeLines="50" w:before="120" w:afterLines="50" w:after="120"/>
              <w:jc w:val="both"/>
              <w:rPr>
                <w:ins w:id="2783" w:author="Xuning Wei12232" w:date="2026-10-20T20:27:00Z"/>
                <w:rFonts w:ascii="Times New Roman" w:eastAsia="等线" w:hAnsi="Times New Roman" w:cs="Times New Roman"/>
                <w:color w:val="000000" w:themeColor="text1"/>
                <w:sz w:val="18"/>
                <w:szCs w:val="18"/>
              </w:rPr>
              <w:pPrChange w:id="2784" w:author="Xuning Wei12232" w:date="2026-10-20T14:57:00Z">
                <w:pPr>
                  <w:widowControl w:val="0"/>
                  <w:spacing w:beforeLines="50" w:before="120" w:afterLines="50" w:after="120"/>
                  <w:contextualSpacing/>
                </w:pPr>
              </w:pPrChange>
            </w:pPr>
            <w:del w:id="2785" w:author="Xuning Wei12232" w:date="2026-10-20T20:2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786" w:author="Xuning Wei12232" w:date="2026-10-24T11:11:00Z">
                  <w:rPr/>
                </w:rPrChange>
              </w:rPr>
              <w:t xml:space="preserve">Add </w:t>
            </w:r>
            <w:del w:id="2787" w:author="Xuning Wei12232" w:date="2026-10-20T08:02:00Z">
              <w:r w:rsidRPr="00B32B9A">
                <w:rPr>
                  <w:rFonts w:ascii="Times New Roman" w:eastAsia="等线" w:hAnsi="Times New Roman" w:cs="Times New Roman"/>
                  <w:color w:val="000000" w:themeColor="text1"/>
                  <w:sz w:val="18"/>
                  <w:szCs w:val="18"/>
                  <w:lang w:eastAsia="zh-CN"/>
                  <w:rPrChange w:id="2788" w:author="Xuning Wei12232" w:date="2026-10-24T11:11:00Z">
                    <w:rPr>
                      <w:lang w:eastAsia="zh-CN"/>
                    </w:rPr>
                  </w:rPrChange>
                </w:rPr>
                <w:delText xml:space="preserve">4 V </w:delText>
              </w:r>
            </w:del>
            <w:r w:rsidRPr="00B32B9A">
              <w:rPr>
                <w:rFonts w:ascii="Times New Roman" w:eastAsia="等线" w:hAnsi="Times New Roman" w:cs="Times New Roman"/>
                <w:color w:val="000000" w:themeColor="text1"/>
                <w:sz w:val="18"/>
                <w:szCs w:val="18"/>
                <w:lang w:eastAsia="zh-CN"/>
                <w:rPrChange w:id="2789" w:author="Xuning Wei12232" w:date="2026-10-24T11:11:00Z">
                  <w:rPr>
                    <w:lang w:eastAsia="zh-CN"/>
                  </w:rPr>
                </w:rPrChange>
              </w:rPr>
              <w:t>DMF (</w:t>
            </w:r>
            <w:commentRangeStart w:id="2790"/>
            <w:commentRangeStart w:id="2791"/>
            <w:ins w:id="2792" w:author="Xuning Wei12232" w:date="2026-10-20T08:03:00Z">
              <w:r w:rsidR="00AC0A7A" w:rsidRPr="00AC0A7A">
                <w:rPr>
                  <w:rFonts w:ascii="Times New Roman" w:eastAsia="等线" w:hAnsi="Times New Roman" w:cs="Times New Roman"/>
                  <w:color w:val="0000FF"/>
                  <w:sz w:val="18"/>
                  <w:szCs w:val="18"/>
                  <w:lang w:eastAsia="zh-CN"/>
                  <w:rPrChange w:id="2793" w:author="Xuning Wei12232" w:date="2026-10-24T11:11:00Z">
                    <w:rPr>
                      <w:lang w:eastAsia="zh-CN"/>
                    </w:rPr>
                  </w:rPrChange>
                </w:rPr>
                <w:t>4</w:t>
              </w:r>
            </w:ins>
            <w:r w:rsidR="00AC0A7A" w:rsidRPr="00AC0A7A">
              <w:rPr>
                <w:rFonts w:ascii="Times New Roman" w:eastAsia="等线" w:hAnsi="Times New Roman" w:cs="Times New Roman" w:hint="eastAsia"/>
                <w:color w:val="0000FF"/>
                <w:sz w:val="18"/>
                <w:szCs w:val="18"/>
                <w:lang w:eastAsia="zh-CN"/>
              </w:rPr>
              <w:t>.</w:t>
            </w:r>
            <w:r w:rsidR="00AC0A7A" w:rsidRPr="00AC0A7A">
              <w:rPr>
                <w:rFonts w:ascii="Times New Roman" w:eastAsia="等线" w:hAnsi="Times New Roman" w:cs="Times New Roman"/>
                <w:color w:val="0000FF"/>
                <w:sz w:val="18"/>
                <w:szCs w:val="18"/>
                <w:lang w:eastAsia="zh-CN"/>
              </w:rPr>
              <w:t>0</w:t>
            </w:r>
            <w:ins w:id="2794" w:author="Xuning Wei12232" w:date="2026-10-20T08:03:00Z">
              <w:r w:rsidR="00AC0A7A" w:rsidRPr="00AC0A7A">
                <w:rPr>
                  <w:rFonts w:ascii="Times New Roman" w:eastAsia="等线" w:hAnsi="Times New Roman" w:cs="Times New Roman"/>
                  <w:color w:val="0000FF"/>
                  <w:sz w:val="18"/>
                  <w:szCs w:val="18"/>
                  <w:lang w:eastAsia="zh-CN"/>
                  <w:rPrChange w:id="2795" w:author="Xuning Wei12232" w:date="2026-10-24T11:11:00Z">
                    <w:rPr>
                      <w:lang w:eastAsia="zh-CN"/>
                    </w:rPr>
                  </w:rPrChange>
                </w:rPr>
                <w:t xml:space="preserve"> V</w:t>
              </w:r>
            </w:ins>
            <w:commentRangeEnd w:id="2790"/>
            <w:r w:rsidR="00AC0A7A" w:rsidRPr="00AC0A7A">
              <w:rPr>
                <w:rStyle w:val="affe"/>
                <w:rFonts w:ascii="Times New Roman" w:eastAsia="等线" w:hAnsi="Times New Roman" w:cs="Times New Roman"/>
                <w:color w:val="0000FF"/>
                <w:sz w:val="18"/>
                <w:szCs w:val="18"/>
                <w:lang w:eastAsia="zh-CN"/>
                <w:rPrChange w:id="2796" w:author="Xuning Wei12232" w:date="2026-10-24T11:11:00Z">
                  <w:rPr>
                    <w:rStyle w:val="affe"/>
                    <w:sz w:val="22"/>
                    <w:szCs w:val="32"/>
                    <w:lang w:eastAsia="zh-CN"/>
                  </w:rPr>
                </w:rPrChange>
              </w:rPr>
              <w:commentReference w:id="2790"/>
            </w:r>
            <w:commentRangeEnd w:id="2791"/>
            <w:r w:rsidR="00AC0A7A">
              <w:rPr>
                <w:rStyle w:val="affe"/>
              </w:rPr>
              <w:commentReference w:id="2791"/>
            </w:r>
            <w:ins w:id="2797" w:author="Xuning Wei12232" w:date="2026-10-20T08:03:00Z">
              <w:r w:rsidRPr="00AC0A7A">
                <w:rPr>
                  <w:rFonts w:ascii="Times New Roman" w:eastAsia="等线" w:hAnsi="Times New Roman" w:cs="Times New Roman"/>
                  <w:color w:val="0000FF"/>
                  <w:sz w:val="18"/>
                  <w:szCs w:val="18"/>
                  <w:lang w:eastAsia="zh-CN"/>
                  <w:rPrChange w:id="2798" w:author="Xuning Wei12232" w:date="2026-10-24T11:11:00Z">
                    <w:rPr>
                      <w:lang w:eastAsia="zh-CN"/>
                    </w:rPr>
                  </w:rPrChange>
                </w:rPr>
                <w:t>,</w:t>
              </w:r>
              <w:r w:rsidRPr="00B32B9A">
                <w:rPr>
                  <w:rFonts w:ascii="Times New Roman" w:eastAsia="等线" w:hAnsi="Times New Roman" w:cs="Times New Roman"/>
                  <w:color w:val="000000" w:themeColor="text1"/>
                  <w:sz w:val="18"/>
                  <w:szCs w:val="18"/>
                  <w:lang w:eastAsia="zh-CN"/>
                  <w:rPrChange w:id="2799"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lang w:eastAsia="zh-CN"/>
                <w:rPrChange w:id="2800" w:author="Xuning Wei12232" w:date="2026-10-24T11:11:00Z">
                  <w:rPr>
                    <w:lang w:eastAsia="zh-CN"/>
                  </w:rPr>
                </w:rPrChange>
              </w:rPr>
              <w:t>3.79</w:t>
            </w:r>
            <w:del w:id="2801" w:author="Xuning Wei12232" w:date="2026-10-20T20:29:00Z">
              <w:r w:rsidRPr="00B32B9A">
                <w:rPr>
                  <w:rFonts w:ascii="Times New Roman" w:eastAsia="等线" w:hAnsi="Times New Roman" w:cs="Times New Roman"/>
                  <w:color w:val="000000" w:themeColor="text1"/>
                  <w:sz w:val="18"/>
                  <w:szCs w:val="18"/>
                  <w:lang w:eastAsia="zh-CN"/>
                  <w:rPrChange w:id="2802" w:author="Xuning Wei12232" w:date="2026-10-24T11:11:00Z">
                    <w:rPr>
                      <w:lang w:eastAsia="zh-CN"/>
                    </w:rPr>
                  </w:rPrChange>
                </w:rPr>
                <w:delText>2</w:delText>
              </w:r>
            </w:del>
            <w:r w:rsidRPr="00B32B9A">
              <w:rPr>
                <w:rFonts w:ascii="Times New Roman" w:eastAsia="等线" w:hAnsi="Times New Roman" w:cs="Times New Roman"/>
                <w:color w:val="000000" w:themeColor="text1"/>
                <w:sz w:val="18"/>
                <w:szCs w:val="18"/>
                <w:lang w:eastAsia="zh-CN"/>
                <w:rPrChange w:id="2803" w:author="Xuning Wei12232" w:date="2026-10-24T11:11:00Z">
                  <w:rPr>
                    <w:lang w:eastAsia="zh-CN"/>
                  </w:rPr>
                </w:rPrChange>
              </w:rPr>
              <w:t xml:space="preserve"> kg/kg) </w:t>
            </w:r>
            <w:r w:rsidRPr="00B32B9A">
              <w:rPr>
                <w:rFonts w:ascii="Times New Roman" w:eastAsia="等线" w:hAnsi="Times New Roman" w:cs="Times New Roman"/>
                <w:color w:val="000000" w:themeColor="text1"/>
                <w:sz w:val="18"/>
                <w:szCs w:val="18"/>
                <w:rPrChange w:id="2804" w:author="Xuning Wei12232" w:date="2026-10-24T11:11:00Z">
                  <w:rPr/>
                </w:rPrChange>
              </w:rPr>
              <w:t xml:space="preserve">into </w:t>
            </w:r>
            <w:bookmarkStart w:id="2805" w:name="OLE_LINK4"/>
            <w:r w:rsidRPr="00B32B9A">
              <w:rPr>
                <w:rFonts w:ascii="Times New Roman" w:eastAsia="仿宋_GB2312" w:hAnsi="Times New Roman" w:cs="Times New Roman"/>
                <w:color w:val="000000" w:themeColor="text1"/>
                <w:sz w:val="18"/>
                <w:szCs w:val="18"/>
                <w:rPrChange w:id="2806"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07" w:author="Xuning Wei12232" w:date="2026-10-24T11:11:00Z">
                  <w:rPr>
                    <w:rFonts w:eastAsia="仿宋_GB2312"/>
                    <w:lang w:eastAsia="zh-CN"/>
                  </w:rPr>
                </w:rPrChange>
              </w:rPr>
              <w:t>-R01</w:t>
            </w:r>
            <w:bookmarkEnd w:id="2805"/>
            <w:r w:rsidRPr="00B32B9A">
              <w:rPr>
                <w:rFonts w:ascii="Times New Roman" w:eastAsia="等线" w:hAnsi="Times New Roman" w:cs="Times New Roman"/>
                <w:color w:val="000000" w:themeColor="text1"/>
                <w:sz w:val="18"/>
                <w:szCs w:val="18"/>
                <w:rPrChange w:id="2808"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2809"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2810" w:author="Xuning Wei12232" w:date="2026-10-24T11:11:00Z">
                  <w:rPr/>
                </w:rPrChange>
              </w:rPr>
              <w:t xml:space="preserve">. </w:t>
            </w:r>
          </w:p>
          <w:p w14:paraId="7B2C0A3A" w14:textId="71C7DFC1" w:rsidR="00652DEA" w:rsidRPr="00B32B9A" w:rsidRDefault="00C15CB5">
            <w:pPr>
              <w:pStyle w:val="aff2"/>
              <w:widowControl w:val="0"/>
              <w:numPr>
                <w:ilvl w:val="0"/>
                <w:numId w:val="32"/>
              </w:numPr>
              <w:spacing w:beforeLines="50" w:before="120" w:afterLines="50" w:after="120"/>
              <w:jc w:val="both"/>
              <w:rPr>
                <w:ins w:id="2811" w:author="Xuning Wei12232" w:date="2026-10-20T14:57:00Z"/>
                <w:rFonts w:ascii="Times New Roman" w:eastAsia="等线" w:hAnsi="Times New Roman" w:cs="Times New Roman"/>
                <w:color w:val="000000" w:themeColor="text1"/>
                <w:sz w:val="18"/>
                <w:szCs w:val="18"/>
              </w:rPr>
              <w:pPrChange w:id="2812" w:author="Xuning Wei12232" w:date="2026-10-20T14:57:00Z">
                <w:pPr>
                  <w:widowControl w:val="0"/>
                  <w:spacing w:beforeLines="50" w:before="120" w:afterLines="50" w:after="120"/>
                  <w:contextualSpacing/>
                </w:pPr>
              </w:pPrChange>
            </w:pPr>
            <w:ins w:id="2813" w:author="Xuning Wei12232" w:date="2026-10-20T20:27: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 </w:t>
              </w:r>
            </w:ins>
            <w:ins w:id="2814" w:author="Xuning Wei12232" w:date="2026-10-24T11:07:00Z">
              <w:r w:rsidRPr="00B32B9A">
                <w:rPr>
                  <w:rFonts w:ascii="Times New Roman" w:eastAsia="仿宋_GB2312" w:hAnsi="Times New Roman" w:cs="Times New Roman"/>
                  <w:color w:val="000000" w:themeColor="text1"/>
                  <w:sz w:val="18"/>
                  <w:szCs w:val="18"/>
                  <w:rPrChange w:id="2815" w:author="Xuning Wei12232" w:date="2026-10-24T11:11:00Z">
                    <w:rPr>
                      <w:rFonts w:ascii="Times New Roman" w:eastAsia="仿宋_GB2312" w:hAnsi="Times New Roman" w:cs="Times New Roman"/>
                      <w:color w:val="FF0000"/>
                      <w:sz w:val="18"/>
                      <w:szCs w:val="18"/>
                      <w:highlight w:val="green"/>
                    </w:rPr>
                  </w:rPrChange>
                </w:rPr>
                <w:t>jacket temperature</w:t>
              </w:r>
            </w:ins>
            <w:ins w:id="2816" w:author="Xuning Wei12232" w:date="2026-10-20T20:27: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2817" w:author="Xuning Wei12232" w:date="2026-10-20T20:27:00Z">
              <w:r w:rsidRPr="00B32B9A">
                <w:rPr>
                  <w:rFonts w:ascii="Times New Roman" w:eastAsia="等线" w:hAnsi="Times New Roman" w:cs="Times New Roman"/>
                  <w:color w:val="000000" w:themeColor="text1"/>
                  <w:sz w:val="18"/>
                  <w:szCs w:val="18"/>
                </w:rPr>
                <w:t xml:space="preserve"> (</w:t>
              </w:r>
            </w:ins>
            <w:ins w:id="281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819" w:author="Xuning Wei12232" w:date="2026-10-20T20:27:00Z">
              <w:r w:rsidRPr="00B32B9A">
                <w:rPr>
                  <w:rFonts w:ascii="Times New Roman" w:eastAsia="等线" w:hAnsi="Times New Roman" w:cs="Times New Roman"/>
                  <w:color w:val="000000" w:themeColor="text1"/>
                  <w:sz w:val="18"/>
                  <w:szCs w:val="18"/>
                </w:rPr>
                <w:t>).</w:t>
              </w:r>
            </w:ins>
          </w:p>
          <w:p w14:paraId="24E52172" w14:textId="74B3F8CC" w:rsidR="00652DEA" w:rsidRPr="00B32B9A" w:rsidRDefault="00C15CB5">
            <w:pPr>
              <w:pStyle w:val="aff2"/>
              <w:widowControl w:val="0"/>
              <w:numPr>
                <w:ilvl w:val="0"/>
                <w:numId w:val="32"/>
              </w:numPr>
              <w:spacing w:beforeLines="50" w:before="120" w:afterLines="50" w:after="120"/>
              <w:jc w:val="both"/>
              <w:rPr>
                <w:ins w:id="2820" w:author="Xuning Wei12232" w:date="2026-10-20T14:58:00Z"/>
                <w:rFonts w:ascii="Times New Roman" w:eastAsia="等线" w:hAnsi="Times New Roman" w:cs="Times New Roman"/>
                <w:color w:val="000000" w:themeColor="text1"/>
                <w:sz w:val="18"/>
                <w:szCs w:val="18"/>
                <w:lang w:eastAsia="zh-CN"/>
              </w:rPr>
              <w:pPrChange w:id="2821" w:author="Xuning Wei12232" w:date="2026-10-20T14:57:00Z">
                <w:pPr>
                  <w:widowControl w:val="0"/>
                  <w:spacing w:beforeLines="50" w:before="120" w:afterLines="50" w:after="120"/>
                  <w:contextualSpacing/>
                </w:pPr>
              </w:pPrChange>
            </w:pPr>
            <w:del w:id="2822" w:author="Xuning Wei12232" w:date="2026-10-20T14:57:00Z">
              <w:r w:rsidRPr="00B32B9A">
                <w:rPr>
                  <w:rFonts w:ascii="Times New Roman" w:eastAsia="等线" w:hAnsi="Times New Roman" w:cs="Times New Roman"/>
                  <w:color w:val="000000" w:themeColor="text1"/>
                  <w:sz w:val="18"/>
                  <w:szCs w:val="18"/>
                  <w:rPrChange w:id="2823"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2824" w:author="Xuning Wei12232" w:date="2026-10-24T11:11:00Z">
                  <w:rPr/>
                </w:rPrChange>
              </w:rPr>
              <w:t xml:space="preserve">Add </w:t>
            </w:r>
            <w:del w:id="2825" w:author="Xuning Wei12232" w:date="2026-10-20T08:03:00Z">
              <w:r w:rsidRPr="00B32B9A">
                <w:rPr>
                  <w:rFonts w:ascii="Times New Roman" w:eastAsia="等线" w:hAnsi="Times New Roman" w:cs="Times New Roman"/>
                  <w:color w:val="000000" w:themeColor="text1"/>
                  <w:sz w:val="18"/>
                  <w:szCs w:val="18"/>
                  <w:rPrChange w:id="2826" w:author="Xuning Wei12232" w:date="2026-10-24T11:11:00Z">
                    <w:rPr/>
                  </w:rPrChange>
                </w:rPr>
                <w:delText xml:space="preserve">1.75 eq. </w:delText>
              </w:r>
            </w:del>
            <w:r w:rsidRPr="00B32B9A">
              <w:rPr>
                <w:rFonts w:ascii="Times New Roman" w:eastAsia="等线" w:hAnsi="Times New Roman" w:cs="Times New Roman"/>
                <w:color w:val="000000" w:themeColor="text1"/>
                <w:sz w:val="18"/>
                <w:szCs w:val="18"/>
                <w:lang w:eastAsia="zh-CN"/>
                <w:rPrChange w:id="2827" w:author="Xuning Wei12232" w:date="2026-10-24T11:11:00Z">
                  <w:rPr>
                    <w:lang w:eastAsia="zh-CN"/>
                  </w:rPr>
                </w:rPrChange>
              </w:rPr>
              <w:t>F</w:t>
            </w:r>
            <w:r w:rsidRPr="00B32B9A">
              <w:rPr>
                <w:rFonts w:ascii="Times New Roman" w:eastAsia="等线" w:hAnsi="Times New Roman" w:cs="Times New Roman"/>
                <w:bCs w:val="0"/>
                <w:color w:val="000000" w:themeColor="text1"/>
                <w:sz w:val="18"/>
                <w:szCs w:val="18"/>
                <w:rPrChange w:id="2828" w:author="Xuning Wei12232" w:date="2026-10-24T11:11:00Z">
                  <w:rPr/>
                </w:rPrChange>
              </w:rPr>
              <w:t>moc-L-N-Me-A</w:t>
            </w:r>
            <w:r w:rsidRPr="00B32B9A">
              <w:rPr>
                <w:rFonts w:ascii="Times New Roman" w:eastAsia="等线" w:hAnsi="Times New Roman" w:cs="Times New Roman"/>
                <w:bCs w:val="0"/>
                <w:color w:val="000000" w:themeColor="text1"/>
                <w:sz w:val="18"/>
                <w:szCs w:val="18"/>
              </w:rPr>
              <w:t>sn(Trt)-OH</w:t>
            </w:r>
            <w:ins w:id="2829"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1.75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Stir at least 15</w:t>
            </w:r>
            <w:ins w:id="2830" w:author="Xuning Wei12232" w:date="2026-10-20T22:07: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minutes</w:t>
            </w:r>
            <w:ins w:id="2831" w:author="Xuning Wei12232" w:date="2026-10-20T22: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bCs w:val="0"/>
                <w:color w:val="000000" w:themeColor="text1"/>
                <w:sz w:val="18"/>
                <w:szCs w:val="18"/>
                <w:lang w:eastAsia="zh-CN"/>
              </w:rPr>
              <w:t>20 ± 5 °C</w:t>
            </w:r>
            <w:ins w:id="2832" w:author="Xuning Wei12232" w:date="2026-10-20T22:06:00Z">
              <w:r w:rsidRPr="00B32B9A">
                <w:rPr>
                  <w:rFonts w:ascii="Times New Roman" w:eastAsia="等线" w:hAnsi="Times New Roman" w:cs="Times New Roman"/>
                  <w:color w:val="000000" w:themeColor="text1"/>
                  <w:sz w:val="18"/>
                  <w:szCs w:val="18"/>
                </w:rPr>
                <w:t xml:space="preserve"> (</w:t>
              </w:r>
            </w:ins>
            <w:ins w:id="2833"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834" w:author="Xuning Wei12232" w:date="2026-10-20T22:06:00Z">
              <w:r w:rsidRPr="00B32B9A">
                <w:rPr>
                  <w:rFonts w:ascii="Times New Roman" w:eastAsia="等线" w:hAnsi="Times New Roman" w:cs="Times New Roman"/>
                  <w:color w:val="000000" w:themeColor="text1"/>
                  <w:sz w:val="18"/>
                  <w:szCs w:val="18"/>
                </w:rPr>
                <w:t>)</w:t>
              </w:r>
            </w:ins>
            <w:ins w:id="2835" w:author="Xuning Wei12232" w:date="2026-10-18T22:18:00Z">
              <w:r w:rsidRPr="00B32B9A">
                <w:rPr>
                  <w:rFonts w:ascii="Times New Roman" w:eastAsia="等线" w:hAnsi="Times New Roman" w:cs="Times New Roman"/>
                  <w:color w:val="000000" w:themeColor="text1"/>
                  <w:sz w:val="18"/>
                  <w:szCs w:val="18"/>
                </w:rPr>
                <w:t>, Confirm no visible solids and later use</w:t>
              </w:r>
            </w:ins>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lang w:eastAsia="zh-CN"/>
              </w:rPr>
              <w:t xml:space="preserve"> </w:t>
            </w:r>
          </w:p>
          <w:p w14:paraId="3D6712F9" w14:textId="77777777" w:rsidR="00652DEA" w:rsidRPr="00B32B9A" w:rsidRDefault="00C15CB5">
            <w:pPr>
              <w:pStyle w:val="aff2"/>
              <w:widowControl w:val="0"/>
              <w:numPr>
                <w:ilvl w:val="0"/>
                <w:numId w:val="32"/>
              </w:numPr>
              <w:spacing w:beforeLines="50" w:before="120" w:afterLines="50" w:after="120"/>
              <w:jc w:val="both"/>
              <w:rPr>
                <w:ins w:id="2836" w:author="Xuning Wei12232" w:date="2026-10-20T14:58:00Z"/>
                <w:rFonts w:ascii="Times New Roman" w:eastAsia="等线" w:hAnsi="Times New Roman" w:cs="Times New Roman"/>
                <w:color w:val="000000" w:themeColor="text1"/>
                <w:sz w:val="18"/>
                <w:szCs w:val="18"/>
              </w:rPr>
              <w:pPrChange w:id="2837" w:author="Xuning Wei12232" w:date="2026-10-20T14:58:00Z">
                <w:pPr>
                  <w:widowControl w:val="0"/>
                  <w:spacing w:beforeLines="50" w:before="120" w:afterLines="50" w:after="120"/>
                  <w:contextualSpacing/>
                </w:pPr>
              </w:pPrChange>
            </w:pPr>
            <w:del w:id="2838" w:author="Xuning Wei12232" w:date="2026-10-20T14:58:00Z">
              <w:r w:rsidRPr="00B32B9A">
                <w:rPr>
                  <w:rFonts w:ascii="Times New Roman" w:eastAsia="等线" w:hAnsi="Times New Roman" w:cs="Times New Roman"/>
                  <w:color w:val="000000" w:themeColor="text1"/>
                  <w:sz w:val="18"/>
                  <w:szCs w:val="18"/>
                  <w:lang w:eastAsia="zh-CN"/>
                  <w:rPrChange w:id="2839" w:author="Xuning Wei12232" w:date="2026-10-24T11:11:00Z">
                    <w:rPr>
                      <w:lang w:eastAsia="zh-CN"/>
                    </w:rPr>
                  </w:rPrChange>
                </w:rPr>
                <w:br/>
                <w:delText>3</w:delText>
              </w:r>
              <w:r w:rsidRPr="00B32B9A">
                <w:rPr>
                  <w:rFonts w:ascii="Times New Roman" w:eastAsia="等线" w:hAnsi="Times New Roman" w:cs="Times New Roman"/>
                  <w:color w:val="000000" w:themeColor="text1"/>
                  <w:sz w:val="18"/>
                  <w:szCs w:val="18"/>
                  <w:lang w:eastAsia="zh-CN"/>
                </w:rPr>
                <w:delText xml:space="preserve">. </w:delText>
              </w:r>
            </w:del>
            <w:del w:id="2840" w:author="Xuning Wei12232" w:date="2026-10-20T20:27:00Z">
              <w:r w:rsidRPr="00B32B9A">
                <w:rPr>
                  <w:rFonts w:ascii="Times New Roman" w:eastAsia="等线" w:hAnsi="Times New Roman" w:cs="Times New Roman"/>
                  <w:color w:val="000000" w:themeColor="text1"/>
                  <w:sz w:val="18"/>
                  <w:szCs w:val="18"/>
                  <w:lang w:eastAsia="zh-CN"/>
                </w:rPr>
                <w:delText>Adjust</w:delText>
              </w:r>
              <w:r w:rsidRPr="00B32B9A">
                <w:rPr>
                  <w:rFonts w:ascii="Times New Roman" w:eastAsia="等线" w:hAnsi="Times New Roman" w:cs="Times New Roman"/>
                  <w:bCs w:val="0"/>
                  <w:color w:val="000000" w:themeColor="text1"/>
                  <w:sz w:val="18"/>
                  <w:szCs w:val="18"/>
                </w:rPr>
                <w:delText xml:space="preserve"> the mixture to </w:delText>
              </w:r>
            </w:del>
            <w:del w:id="2841" w:author="Xuning Wei12232" w:date="2026-10-20T14:33:00Z">
              <w:r w:rsidRPr="00B32B9A">
                <w:rPr>
                  <w:rFonts w:ascii="Times New Roman" w:eastAsia="等线" w:hAnsi="Times New Roman" w:cs="Times New Roman"/>
                  <w:bCs w:val="0"/>
                  <w:color w:val="000000" w:themeColor="text1"/>
                  <w:sz w:val="18"/>
                  <w:szCs w:val="18"/>
                  <w:lang w:eastAsia="zh-CN"/>
                </w:rPr>
                <w:delText xml:space="preserve">20 </w:delText>
              </w:r>
              <w:r w:rsidRPr="00B32B9A">
                <w:rPr>
                  <w:rFonts w:ascii="Times New Roman" w:eastAsia="等线" w:hAnsi="Times New Roman" w:cs="Times New Roman"/>
                  <w:bCs w:val="0"/>
                  <w:color w:val="000000" w:themeColor="text1"/>
                  <w:sz w:val="18"/>
                  <w:szCs w:val="18"/>
                </w:rPr>
                <w:delText>± 5 °C</w:delText>
              </w:r>
            </w:del>
            <w:del w:id="2842" w:author="Xuning Wei12232" w:date="2026-10-20T20:27:00Z">
              <w:r w:rsidRPr="00B32B9A">
                <w:rPr>
                  <w:rFonts w:ascii="Times New Roman" w:eastAsia="等线" w:hAnsi="Times New Roman" w:cs="Times New Roman"/>
                  <w:color w:val="000000" w:themeColor="text1"/>
                  <w:sz w:val="18"/>
                  <w:szCs w:val="18"/>
                </w:rPr>
                <w:delText xml:space="preserve"> (target: </w:delText>
              </w:r>
              <w:r w:rsidRPr="00B32B9A">
                <w:rPr>
                  <w:rFonts w:ascii="Times New Roman" w:eastAsia="等线" w:hAnsi="Times New Roman" w:cs="Times New Roman"/>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del>
            <w:del w:id="2843" w:author="Xuning Wei12232" w:date="2026-10-20T14:58:00Z">
              <w:r w:rsidRPr="00B32B9A">
                <w:rPr>
                  <w:rFonts w:ascii="Times New Roman" w:eastAsia="等线" w:hAnsi="Times New Roman" w:cs="Times New Roman"/>
                  <w:color w:val="000000" w:themeColor="text1"/>
                  <w:sz w:val="18"/>
                  <w:szCs w:val="18"/>
                  <w:lang w:eastAsia="zh-CN"/>
                  <w:rPrChange w:id="2844" w:author="Xuning Wei12232" w:date="2026-10-24T11:11:00Z">
                    <w:rPr>
                      <w:lang w:eastAsia="zh-CN"/>
                    </w:rPr>
                  </w:rPrChange>
                </w:rPr>
                <w:br/>
                <w:delText xml:space="preserve">4. </w:delText>
              </w:r>
            </w:del>
            <w:r w:rsidRPr="00B32B9A">
              <w:rPr>
                <w:rFonts w:ascii="Times New Roman" w:eastAsia="等线" w:hAnsi="Times New Roman" w:cs="Times New Roman"/>
                <w:color w:val="000000" w:themeColor="text1"/>
                <w:sz w:val="18"/>
                <w:szCs w:val="18"/>
                <w:rPrChange w:id="2845" w:author="Xuning Wei12232" w:date="2026-10-24T11:11:00Z">
                  <w:rPr/>
                </w:rPrChange>
              </w:rPr>
              <w:t xml:space="preserve">Add </w:t>
            </w:r>
            <w:del w:id="2846" w:author="Xuning Wei12232" w:date="2026-10-20T08:03:00Z">
              <w:r w:rsidRPr="00B32B9A">
                <w:rPr>
                  <w:rFonts w:ascii="Times New Roman" w:eastAsia="等线" w:hAnsi="Times New Roman" w:cs="Times New Roman"/>
                  <w:color w:val="000000" w:themeColor="text1"/>
                  <w:sz w:val="18"/>
                  <w:szCs w:val="18"/>
                </w:rPr>
                <w:delText>1.80 eq.</w:delText>
              </w:r>
            </w:del>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OxymaPure</w:t>
            </w:r>
            <w:ins w:id="2847" w:author="Xuning Wei12232" w:date="2026-10-20T08:03: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Change w:id="2848" w:author="Xuning Wei12232" w:date="2026-10-24T11:11:00Z">
                    <w:rPr>
                      <w:color w:val="FF0000"/>
                    </w:rPr>
                  </w:rPrChange>
                </w:rPr>
                <w:t>1.80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bCs w:val="0"/>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Change w:id="2849"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850"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51" w:author="Xuning Wei12232" w:date="2026-10-24T11:11:00Z">
                  <w:rPr>
                    <w:rFonts w:eastAsia="仿宋_GB2312"/>
                    <w:lang w:eastAsia="zh-CN"/>
                  </w:rPr>
                </w:rPrChange>
              </w:rPr>
              <w:t>-R01</w:t>
            </w:r>
            <w:del w:id="2852" w:author="Xuning Wei12232" w:date="2026-10-20T20:26:00Z">
              <w:r w:rsidRPr="00B32B9A">
                <w:rPr>
                  <w:rFonts w:ascii="Times New Roman" w:eastAsia="等线" w:hAnsi="Times New Roman" w:cs="Times New Roman"/>
                  <w:color w:val="000000" w:themeColor="text1"/>
                  <w:sz w:val="18"/>
                  <w:szCs w:val="18"/>
                  <w:rPrChange w:id="2853" w:author="Xuning Wei12232" w:date="2026-10-24T11:11:00Z">
                    <w:rPr/>
                  </w:rPrChange>
                </w:rPr>
                <w:delText xml:space="preserve"> at </w:delText>
              </w:r>
            </w:del>
            <w:del w:id="2854" w:author="Xuning Wei12232" w:date="2026-10-20T14:33:00Z">
              <w:r w:rsidRPr="00B32B9A">
                <w:rPr>
                  <w:rFonts w:ascii="Times New Roman" w:eastAsia="等线" w:hAnsi="Times New Roman" w:cs="Times New Roman"/>
                  <w:color w:val="000000" w:themeColor="text1"/>
                  <w:sz w:val="18"/>
                  <w:szCs w:val="18"/>
                  <w:lang w:eastAsia="zh-CN"/>
                  <w:rPrChange w:id="2855" w:author="Xuning Wei12232" w:date="2026-10-24T11:11:00Z">
                    <w:rPr>
                      <w:lang w:eastAsia="zh-CN"/>
                    </w:rPr>
                  </w:rPrChange>
                </w:rPr>
                <w:delText xml:space="preserve">20 </w:delText>
              </w:r>
              <w:r w:rsidRPr="00B32B9A">
                <w:rPr>
                  <w:rFonts w:ascii="Times New Roman" w:eastAsia="等线" w:hAnsi="Times New Roman" w:cs="Times New Roman"/>
                  <w:color w:val="000000" w:themeColor="text1"/>
                  <w:sz w:val="18"/>
                  <w:szCs w:val="18"/>
                  <w:rPrChange w:id="2856" w:author="Xuning Wei12232" w:date="2026-10-24T11:11:00Z">
                    <w:rPr/>
                  </w:rPrChange>
                </w:rPr>
                <w:delText>± 5 °C</w:delText>
              </w:r>
            </w:del>
            <w:del w:id="2857" w:author="Xuning Wei12232" w:date="2026-10-20T20:26:00Z">
              <w:r w:rsidRPr="00B32B9A">
                <w:rPr>
                  <w:rFonts w:ascii="Times New Roman" w:eastAsia="等线" w:hAnsi="Times New Roman" w:cs="Times New Roman"/>
                  <w:color w:val="000000" w:themeColor="text1"/>
                  <w:sz w:val="18"/>
                  <w:szCs w:val="18"/>
                  <w:rPrChange w:id="2858" w:author="Xuning Wei12232" w:date="2026-10-24T11:11:00Z">
                    <w:rPr/>
                  </w:rPrChange>
                </w:rPr>
                <w:delText xml:space="preserve"> (target: </w:delText>
              </w:r>
              <w:r w:rsidRPr="00B32B9A">
                <w:rPr>
                  <w:rFonts w:ascii="Times New Roman" w:eastAsia="等线" w:hAnsi="Times New Roman" w:cs="Times New Roman"/>
                  <w:color w:val="000000" w:themeColor="text1"/>
                  <w:sz w:val="18"/>
                  <w:szCs w:val="18"/>
                  <w:lang w:eastAsia="zh-CN"/>
                  <w:rPrChange w:id="2859"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rPrChange w:id="2860" w:author="Xuning Wei12232" w:date="2026-10-24T11:11:00Z">
                    <w:rPr/>
                  </w:rPrChange>
                </w:rPr>
                <w:delText>)</w:delText>
              </w:r>
            </w:del>
            <w:r w:rsidRPr="00B32B9A">
              <w:rPr>
                <w:rFonts w:ascii="Times New Roman" w:eastAsia="等线" w:hAnsi="Times New Roman" w:cs="Times New Roman"/>
                <w:color w:val="000000" w:themeColor="text1"/>
                <w:sz w:val="18"/>
                <w:szCs w:val="18"/>
                <w:rPrChange w:id="2861" w:author="Xuning Wei12232" w:date="2026-10-24T11:11:00Z">
                  <w:rPr/>
                </w:rPrChange>
              </w:rPr>
              <w:t xml:space="preserve">, rinse the </w:t>
            </w:r>
            <w:r w:rsidRPr="00B32B9A">
              <w:rPr>
                <w:rFonts w:ascii="Times New Roman" w:eastAsia="仿宋_GB2312" w:hAnsi="Times New Roman" w:cs="Times New Roman"/>
                <w:color w:val="000000" w:themeColor="text1"/>
                <w:sz w:val="18"/>
                <w:szCs w:val="18"/>
                <w:rPrChange w:id="286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86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864" w:author="Xuning Wei12232" w:date="2026-10-24T11:11:00Z">
                  <w:rPr/>
                </w:rPrChange>
              </w:rPr>
              <w:t xml:space="preserve"> with </w:t>
            </w:r>
            <w:del w:id="2865" w:author="Xuning Wei12232" w:date="2026-10-20T08:04:00Z">
              <w:r w:rsidRPr="00B32B9A">
                <w:rPr>
                  <w:rFonts w:ascii="Times New Roman" w:eastAsia="仿宋_GB2312" w:hAnsi="Times New Roman" w:cs="Times New Roman"/>
                  <w:color w:val="000000" w:themeColor="text1"/>
                  <w:sz w:val="18"/>
                  <w:szCs w:val="18"/>
                  <w:lang w:eastAsia="zh-CN"/>
                  <w:rPrChange w:id="2866" w:author="Xuning Wei12232" w:date="2026-10-24T11:11:00Z">
                    <w:rPr>
                      <w:rFonts w:eastAsia="仿宋_GB2312"/>
                      <w:lang w:eastAsia="zh-CN"/>
                    </w:rPr>
                  </w:rPrChange>
                </w:rPr>
                <w:delText xml:space="preserve">2.0 V </w:delText>
              </w:r>
            </w:del>
            <w:r w:rsidRPr="00B32B9A">
              <w:rPr>
                <w:rFonts w:ascii="Times New Roman" w:eastAsia="仿宋_GB2312" w:hAnsi="Times New Roman" w:cs="Times New Roman"/>
                <w:color w:val="000000" w:themeColor="text1"/>
                <w:sz w:val="18"/>
                <w:szCs w:val="18"/>
                <w:lang w:eastAsia="zh-CN"/>
                <w:rPrChange w:id="2867" w:author="Xuning Wei12232" w:date="2026-10-24T11:11:00Z">
                  <w:rPr>
                    <w:rFonts w:eastAsia="仿宋_GB2312"/>
                    <w:lang w:eastAsia="zh-CN"/>
                  </w:rPr>
                </w:rPrChange>
              </w:rPr>
              <w:t>DMF (</w:t>
            </w:r>
            <w:ins w:id="2868" w:author="Xuning Wei12232" w:date="2026-10-20T08:04:00Z">
              <w:r w:rsidRPr="00B32B9A">
                <w:rPr>
                  <w:rFonts w:ascii="Times New Roman" w:eastAsia="仿宋_GB2312" w:hAnsi="Times New Roman" w:cs="Times New Roman"/>
                  <w:color w:val="000000" w:themeColor="text1"/>
                  <w:sz w:val="18"/>
                  <w:szCs w:val="18"/>
                  <w:lang w:eastAsia="zh-CN"/>
                  <w:rPrChange w:id="2869" w:author="Xuning Wei12232" w:date="2026-10-24T11:11:00Z">
                    <w:rPr>
                      <w:rFonts w:eastAsia="仿宋_GB2312"/>
                      <w:lang w:eastAsia="zh-CN"/>
                    </w:rPr>
                  </w:rPrChange>
                </w:rPr>
                <w:t xml:space="preserve">2.0 V, </w:t>
              </w:r>
            </w:ins>
            <w:r w:rsidRPr="00B32B9A">
              <w:rPr>
                <w:rFonts w:ascii="Times New Roman" w:eastAsia="仿宋_GB2312" w:hAnsi="Times New Roman" w:cs="Times New Roman"/>
                <w:color w:val="000000" w:themeColor="text1"/>
                <w:sz w:val="18"/>
                <w:szCs w:val="18"/>
                <w:lang w:eastAsia="zh-CN"/>
                <w:rPrChange w:id="2870" w:author="Xuning Wei12232" w:date="2026-10-24T11:11:00Z">
                  <w:rPr>
                    <w:rFonts w:eastAsia="仿宋_GB2312"/>
                    <w:lang w:eastAsia="zh-CN"/>
                  </w:rPr>
                </w:rPrChange>
              </w:rPr>
              <w:t>1.</w:t>
            </w:r>
            <w:ins w:id="2871" w:author="Xuning Wei12232" w:date="2026-10-20T20:33:00Z">
              <w:r w:rsidRPr="00B32B9A">
                <w:rPr>
                  <w:rFonts w:ascii="Times New Roman" w:eastAsia="仿宋_GB2312" w:hAnsi="Times New Roman" w:cs="Times New Roman"/>
                  <w:color w:val="000000" w:themeColor="text1"/>
                  <w:sz w:val="18"/>
                  <w:szCs w:val="18"/>
                  <w:lang w:eastAsia="zh-CN"/>
                  <w:rPrChange w:id="2872"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2873" w:author="Xuning Wei12232" w:date="2026-10-20T20:33:00Z">
              <w:r w:rsidRPr="00B32B9A">
                <w:rPr>
                  <w:rFonts w:ascii="Times New Roman" w:eastAsia="仿宋_GB2312" w:hAnsi="Times New Roman" w:cs="Times New Roman"/>
                  <w:color w:val="000000" w:themeColor="text1"/>
                  <w:sz w:val="18"/>
                  <w:szCs w:val="18"/>
                  <w:lang w:eastAsia="zh-CN"/>
                  <w:rPrChange w:id="2874" w:author="Xuning Wei12232" w:date="2026-10-24T11:11:00Z">
                    <w:rPr>
                      <w:rFonts w:eastAsia="仿宋_GB2312"/>
                      <w:lang w:eastAsia="zh-CN"/>
                    </w:rPr>
                  </w:rPrChange>
                </w:rPr>
                <w:delText>896</w:delText>
              </w:r>
            </w:del>
            <w:r w:rsidRPr="00B32B9A">
              <w:rPr>
                <w:rFonts w:ascii="Times New Roman" w:eastAsia="仿宋_GB2312" w:hAnsi="Times New Roman" w:cs="Times New Roman"/>
                <w:color w:val="000000" w:themeColor="text1"/>
                <w:sz w:val="18"/>
                <w:szCs w:val="18"/>
                <w:lang w:eastAsia="zh-CN"/>
                <w:rPrChange w:id="2875" w:author="Xuning Wei12232" w:date="2026-10-24T11:11:00Z">
                  <w:rPr>
                    <w:rFonts w:eastAsia="仿宋_GB2312"/>
                    <w:lang w:eastAsia="zh-CN"/>
                  </w:rPr>
                </w:rPrChange>
              </w:rPr>
              <w:t xml:space="preserve"> kg/kg)</w:t>
            </w:r>
            <w:r w:rsidRPr="00B32B9A">
              <w:rPr>
                <w:rFonts w:ascii="Times New Roman" w:eastAsia="等线" w:hAnsi="Times New Roman" w:cs="Times New Roman"/>
                <w:color w:val="000000" w:themeColor="text1"/>
                <w:sz w:val="18"/>
                <w:szCs w:val="18"/>
                <w:rPrChange w:id="2876" w:author="Xuning Wei12232" w:date="2026-10-24T11:11:00Z">
                  <w:rPr/>
                </w:rPrChange>
              </w:rPr>
              <w:t xml:space="preserve">. </w:t>
            </w:r>
          </w:p>
          <w:p w14:paraId="71212EFB" w14:textId="66756578" w:rsidR="00652DEA" w:rsidRPr="00B32B9A" w:rsidRDefault="00C15CB5">
            <w:pPr>
              <w:pStyle w:val="aff2"/>
              <w:widowControl w:val="0"/>
              <w:numPr>
                <w:ilvl w:val="0"/>
                <w:numId w:val="32"/>
              </w:numPr>
              <w:spacing w:beforeLines="50" w:before="120" w:afterLines="50" w:after="120"/>
              <w:jc w:val="both"/>
              <w:rPr>
                <w:ins w:id="2877" w:author="Xuning Wei12232" w:date="2026-10-20T14:58:00Z"/>
                <w:rFonts w:ascii="Times New Roman" w:eastAsia="等线" w:hAnsi="Times New Roman" w:cs="Times New Roman"/>
                <w:color w:val="000000" w:themeColor="text1"/>
                <w:sz w:val="18"/>
                <w:szCs w:val="18"/>
              </w:rPr>
              <w:pPrChange w:id="2878" w:author="Xuning Wei12232" w:date="2026-10-20T14:58:00Z">
                <w:pPr>
                  <w:widowControl w:val="0"/>
                  <w:spacing w:beforeLines="50" w:before="120" w:afterLines="50" w:after="120"/>
                  <w:contextualSpacing/>
                </w:pPr>
              </w:pPrChange>
            </w:pPr>
            <w:del w:id="2879" w:author="Xuning Wei12232" w:date="2026-10-20T14:58:00Z">
              <w:r w:rsidRPr="00B32B9A">
                <w:rPr>
                  <w:rFonts w:ascii="Times New Roman" w:eastAsia="等线" w:hAnsi="Times New Roman" w:cs="Times New Roman"/>
                  <w:color w:val="000000" w:themeColor="text1"/>
                  <w:sz w:val="18"/>
                  <w:szCs w:val="18"/>
                  <w:rPrChange w:id="2880" w:author="Xuning Wei12232" w:date="2026-10-24T11:11:00Z">
                    <w:rPr/>
                  </w:rPrChange>
                </w:rPr>
                <w:br/>
                <w:delText xml:space="preserve">5. </w:delText>
              </w:r>
            </w:del>
            <w:r w:rsidRPr="00B32B9A">
              <w:rPr>
                <w:rFonts w:ascii="Times New Roman" w:eastAsia="等线" w:hAnsi="Times New Roman" w:cs="Times New Roman"/>
                <w:color w:val="000000" w:themeColor="text1"/>
                <w:sz w:val="18"/>
                <w:szCs w:val="18"/>
                <w:rPrChange w:id="2881" w:author="Xuning Wei12232" w:date="2026-10-24T11:11:00Z">
                  <w:rPr/>
                </w:rPrChange>
              </w:rPr>
              <w:t xml:space="preserve">Add </w:t>
            </w:r>
            <w:del w:id="2882" w:author="Xuning Wei12232" w:date="2026-10-20T08:04:00Z">
              <w:r w:rsidRPr="00B32B9A">
                <w:rPr>
                  <w:rFonts w:ascii="Times New Roman" w:eastAsia="等线" w:hAnsi="Times New Roman" w:cs="Times New Roman"/>
                  <w:color w:val="000000" w:themeColor="text1"/>
                  <w:sz w:val="18"/>
                  <w:szCs w:val="18"/>
                  <w:rPrChange w:id="2883" w:author="Xuning Wei12232" w:date="2026-10-24T11:11:00Z">
                    <w:rPr/>
                  </w:rPrChange>
                </w:rPr>
                <w:delText xml:space="preserve">2.0 eq. </w:delText>
              </w:r>
            </w:del>
            <w:r w:rsidRPr="00B32B9A">
              <w:rPr>
                <w:rFonts w:ascii="Times New Roman" w:eastAsia="等线" w:hAnsi="Times New Roman" w:cs="Times New Roman"/>
                <w:color w:val="000000" w:themeColor="text1"/>
                <w:sz w:val="18"/>
                <w:szCs w:val="18"/>
                <w:rPrChange w:id="2884" w:author="Xuning Wei12232" w:date="2026-10-24T11:11:00Z">
                  <w:rPr/>
                </w:rPrChange>
              </w:rPr>
              <w:t>DIC</w:t>
            </w:r>
            <w:ins w:id="2885" w:author="Xuning Wei12232" w:date="2026-10-20T08:04:00Z">
              <w:r w:rsidRPr="00B32B9A">
                <w:rPr>
                  <w:rFonts w:ascii="Times New Roman" w:eastAsia="等线" w:hAnsi="Times New Roman" w:cs="Times New Roman"/>
                  <w:color w:val="000000" w:themeColor="text1"/>
                  <w:sz w:val="18"/>
                  <w:szCs w:val="18"/>
                  <w:rPrChange w:id="2886" w:author="Xuning Wei12232" w:date="2026-10-24T11:11:00Z">
                    <w:rPr/>
                  </w:rPrChange>
                </w:rPr>
                <w:t xml:space="preserve"> (2.0</w:t>
              </w:r>
            </w:ins>
            <w:ins w:id="2887" w:author="Xuning Wei12232" w:date="2026-10-22T10:24:00Z">
              <w:r w:rsidRPr="00B32B9A">
                <w:rPr>
                  <w:rFonts w:ascii="Times New Roman" w:eastAsia="等线" w:hAnsi="Times New Roman" w:cs="Times New Roman"/>
                  <w:color w:val="000000" w:themeColor="text1"/>
                  <w:sz w:val="18"/>
                  <w:szCs w:val="18"/>
                  <w:rPrChange w:id="2888" w:author="Xuning Wei12232" w:date="2026-10-24T11:11:00Z">
                    <w:rPr>
                      <w:rFonts w:ascii="Times New Roman" w:eastAsia="等线" w:hAnsi="Times New Roman" w:cs="Times New Roman"/>
                      <w:color w:val="000000" w:themeColor="text1"/>
                      <w:sz w:val="18"/>
                      <w:szCs w:val="18"/>
                      <w:highlight w:val="lightGray"/>
                    </w:rPr>
                  </w:rPrChange>
                </w:rPr>
                <w:t>0</w:t>
              </w:r>
            </w:ins>
            <w:ins w:id="2889" w:author="Xuning Wei12232" w:date="2026-10-20T08:04:00Z">
              <w:r w:rsidRPr="00B32B9A">
                <w:rPr>
                  <w:rFonts w:ascii="Times New Roman" w:eastAsia="等线" w:hAnsi="Times New Roman" w:cs="Times New Roman"/>
                  <w:color w:val="000000" w:themeColor="text1"/>
                  <w:sz w:val="18"/>
                  <w:szCs w:val="18"/>
                  <w:rPrChange w:id="2890" w:author="Xuning Wei12232" w:date="2026-10-24T11:11:00Z">
                    <w:rPr/>
                  </w:rPrChange>
                </w:rPr>
                <w:t xml:space="preserve"> eq.)</w:t>
              </w:r>
            </w:ins>
            <w:r w:rsidRPr="00B32B9A">
              <w:rPr>
                <w:rFonts w:ascii="Times New Roman" w:eastAsia="等线" w:hAnsi="Times New Roman" w:cs="Times New Roman"/>
                <w:color w:val="000000" w:themeColor="text1"/>
                <w:sz w:val="18"/>
                <w:szCs w:val="18"/>
                <w:rPrChange w:id="2891" w:author="Xuning Wei12232" w:date="2026-10-24T11:11:00Z">
                  <w:rPr/>
                </w:rPrChange>
              </w:rPr>
              <w:t xml:space="preserve"> at </w:t>
            </w:r>
            <w:del w:id="2892" w:author="Xuning Wei12232" w:date="2026-10-20T14:33:00Z">
              <w:r w:rsidRPr="00B32B9A">
                <w:rPr>
                  <w:rFonts w:ascii="Times New Roman" w:eastAsia="等线" w:hAnsi="Times New Roman" w:cs="Times New Roman"/>
                  <w:color w:val="000000" w:themeColor="text1"/>
                  <w:sz w:val="18"/>
                  <w:szCs w:val="18"/>
                  <w:rPrChange w:id="2893" w:author="Xuning Wei12232" w:date="2026-10-24T11:11:00Z">
                    <w:rPr/>
                  </w:rPrChange>
                </w:rPr>
                <w:delText xml:space="preserve">20 </w:delText>
              </w:r>
              <w:r w:rsidRPr="00B32B9A">
                <w:rPr>
                  <w:rFonts w:ascii="Times New Roman" w:eastAsia="等线" w:hAnsi="Times New Roman" w:cs="Times New Roman" w:hint="eastAsia"/>
                  <w:color w:val="000000" w:themeColor="text1"/>
                  <w:sz w:val="18"/>
                  <w:szCs w:val="18"/>
                  <w:rPrChange w:id="289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lang w:eastAsia="zh-CN"/>
                  <w:rPrChange w:id="2895" w:author="Xuning Wei12232" w:date="2026-10-24T11:11:00Z">
                    <w:rPr>
                      <w:lang w:eastAsia="zh-CN"/>
                    </w:rPr>
                  </w:rPrChange>
                </w:rPr>
                <w:delText xml:space="preserve"> </w:delText>
              </w:r>
              <w:r w:rsidRPr="00B32B9A">
                <w:rPr>
                  <w:rFonts w:ascii="Times New Roman" w:eastAsia="等线" w:hAnsi="Times New Roman" w:cs="Times New Roman"/>
                  <w:color w:val="000000" w:themeColor="text1"/>
                  <w:sz w:val="18"/>
                  <w:szCs w:val="18"/>
                  <w:rPrChange w:id="2896" w:author="Xuning Wei12232" w:date="2026-10-24T11:11:00Z">
                    <w:rPr/>
                  </w:rPrChange>
                </w:rPr>
                <w:delText>5 °C</w:delText>
              </w:r>
            </w:del>
            <w:r w:rsidR="00895007">
              <w:rPr>
                <w:rFonts w:ascii="Times New Roman" w:eastAsia="等线" w:hAnsi="Times New Roman" w:cs="Times New Roman"/>
                <w:color w:val="000000" w:themeColor="text1"/>
                <w:sz w:val="18"/>
                <w:szCs w:val="18"/>
              </w:rPr>
              <w:t>20 ± 5 °C</w:t>
            </w:r>
            <w:r w:rsidRPr="00B32B9A">
              <w:rPr>
                <w:rFonts w:ascii="Times New Roman" w:eastAsia="等线" w:hAnsi="Times New Roman" w:cs="Times New Roman"/>
                <w:color w:val="000000" w:themeColor="text1"/>
                <w:sz w:val="18"/>
                <w:szCs w:val="18"/>
                <w:rPrChange w:id="2897" w:author="Xuning Wei12232" w:date="2026-10-24T11:11:00Z">
                  <w:rPr/>
                </w:rPrChange>
              </w:rPr>
              <w:t xml:space="preserve"> (</w:t>
            </w:r>
            <w:del w:id="2898" w:author="Xuning Wei12232" w:date="2026-10-24T10:48:00Z">
              <w:r w:rsidRPr="00B32B9A">
                <w:rPr>
                  <w:rFonts w:ascii="Times New Roman" w:eastAsia="等线" w:hAnsi="Times New Roman" w:cs="Times New Roman"/>
                  <w:color w:val="000000" w:themeColor="text1"/>
                  <w:sz w:val="18"/>
                  <w:szCs w:val="18"/>
                  <w:rPrChange w:id="2899" w:author="Xuning Wei12232" w:date="2026-10-24T11:11:00Z">
                    <w:rPr/>
                  </w:rPrChange>
                </w:rPr>
                <w:delText>target: 20 °C</w:delText>
              </w:r>
            </w:del>
            <w:ins w:id="290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Change w:id="2901" w:author="Xuning Wei12232" w:date="2026-10-24T11:11:00Z">
                  <w:rPr/>
                </w:rPrChange>
              </w:rPr>
              <w:t xml:space="preserve">). Stir for 20 </w:t>
            </w:r>
            <w:r w:rsidRPr="00B32B9A">
              <w:rPr>
                <w:rFonts w:ascii="Times New Roman" w:eastAsia="等线" w:hAnsi="Times New Roman" w:cs="Times New Roman" w:hint="eastAsia"/>
                <w:color w:val="000000" w:themeColor="text1"/>
                <w:sz w:val="18"/>
                <w:szCs w:val="18"/>
                <w:rPrChange w:id="2902" w:author="Xuning Wei12232" w:date="2026-10-24T11:11:00Z">
                  <w:rPr>
                    <w:rFonts w:hint="eastAsia"/>
                  </w:rPr>
                </w:rPrChange>
              </w:rPr>
              <w:t>±</w:t>
            </w:r>
            <w:r w:rsidRPr="00B32B9A">
              <w:rPr>
                <w:rFonts w:ascii="Times New Roman" w:eastAsia="等线" w:hAnsi="Times New Roman" w:cs="Times New Roman"/>
                <w:color w:val="000000" w:themeColor="text1"/>
                <w:sz w:val="18"/>
                <w:szCs w:val="18"/>
                <w:lang w:eastAsia="zh-CN"/>
                <w:rPrChange w:id="2903"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904" w:author="Xuning Wei12232" w:date="2026-10-24T11:11:00Z">
                  <w:rPr/>
                </w:rPrChange>
              </w:rPr>
              <w:t>5 min (target: 20 min) after addition</w:t>
            </w:r>
            <w:ins w:id="2905" w:author="Xuning Wei12232" w:date="2026-10-20T20:28: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rPr>
              <w:t>20 ± 5 °C</w:t>
            </w:r>
            <w:ins w:id="2906" w:author="Xuning Wei12232" w:date="2026-10-20T20:28:00Z">
              <w:r w:rsidRPr="00B32B9A">
                <w:rPr>
                  <w:rFonts w:ascii="Times New Roman" w:eastAsia="等线" w:hAnsi="Times New Roman" w:cs="Times New Roman"/>
                  <w:color w:val="000000" w:themeColor="text1"/>
                  <w:sz w:val="18"/>
                  <w:szCs w:val="18"/>
                </w:rPr>
                <w:t xml:space="preserve"> (</w:t>
              </w:r>
            </w:ins>
            <w:ins w:id="290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2908" w:author="Xuning Wei12232" w:date="2026-10-20T20:28:00Z">
              <w:r w:rsidRPr="00B32B9A">
                <w:rPr>
                  <w:rFonts w:ascii="Times New Roman" w:eastAsia="等线" w:hAnsi="Times New Roman" w:cs="Times New Roman"/>
                  <w:color w:val="000000" w:themeColor="text1"/>
                  <w:sz w:val="18"/>
                  <w:szCs w:val="18"/>
                </w:rPr>
                <w:t>)</w:t>
              </w:r>
            </w:ins>
            <w:r w:rsidRPr="00B32B9A">
              <w:rPr>
                <w:rFonts w:ascii="Times New Roman" w:eastAsia="等线" w:hAnsi="Times New Roman" w:cs="Times New Roman"/>
                <w:color w:val="000000" w:themeColor="text1"/>
                <w:sz w:val="18"/>
                <w:szCs w:val="18"/>
                <w:rPrChange w:id="2909" w:author="Xuning Wei12232" w:date="2026-10-24T11:11:00Z">
                  <w:rPr/>
                </w:rPrChange>
              </w:rPr>
              <w:t xml:space="preserve">. </w:t>
            </w:r>
          </w:p>
          <w:p w14:paraId="5F66F241" w14:textId="77777777" w:rsidR="00652DEA" w:rsidRPr="00B32B9A" w:rsidRDefault="00C15CB5">
            <w:pPr>
              <w:pStyle w:val="aff2"/>
              <w:widowControl w:val="0"/>
              <w:numPr>
                <w:ilvl w:val="0"/>
                <w:numId w:val="32"/>
              </w:numPr>
              <w:spacing w:beforeLines="50" w:before="120" w:afterLines="50" w:after="120"/>
              <w:jc w:val="both"/>
              <w:rPr>
                <w:ins w:id="2910" w:author="Xuning Wei12232" w:date="2026-10-20T14:58:00Z"/>
                <w:rFonts w:ascii="Times New Roman" w:eastAsia="等线" w:hAnsi="Times New Roman" w:cs="Times New Roman"/>
                <w:color w:val="000000" w:themeColor="text1"/>
                <w:sz w:val="18"/>
                <w:szCs w:val="18"/>
              </w:rPr>
              <w:pPrChange w:id="2911" w:author="Xuning Wei12232" w:date="2026-10-20T14:58:00Z">
                <w:pPr>
                  <w:widowControl w:val="0"/>
                  <w:spacing w:beforeLines="50" w:before="120" w:afterLines="50" w:after="120"/>
                  <w:contextualSpacing/>
                </w:pPr>
              </w:pPrChange>
            </w:pPr>
            <w:del w:id="2912" w:author="Xuning Wei12232" w:date="2026-10-20T14:58:00Z">
              <w:r w:rsidRPr="00B32B9A">
                <w:rPr>
                  <w:rFonts w:ascii="Times New Roman" w:eastAsia="等线" w:hAnsi="Times New Roman" w:cs="Times New Roman"/>
                  <w:color w:val="000000" w:themeColor="text1"/>
                  <w:sz w:val="18"/>
                  <w:szCs w:val="18"/>
                  <w:rPrChange w:id="2913" w:author="Xuning Wei12232" w:date="2026-10-24T11:11:00Z">
                    <w:rPr/>
                  </w:rPrChange>
                </w:rPr>
                <w:br/>
                <w:delText xml:space="preserve">6. </w:delText>
              </w:r>
            </w:del>
            <w:r w:rsidRPr="00B32B9A">
              <w:rPr>
                <w:rFonts w:ascii="Times New Roman" w:eastAsia="等线" w:hAnsi="Times New Roman" w:cs="Times New Roman"/>
                <w:color w:val="000000" w:themeColor="text1"/>
                <w:sz w:val="18"/>
                <w:szCs w:val="18"/>
                <w:rPrChange w:id="2914" w:author="Xuning Wei12232" w:date="2026-10-24T11:11:00Z">
                  <w:rPr/>
                </w:rPrChange>
              </w:rPr>
              <w:t xml:space="preserve">Transfer the mixture in </w:t>
            </w:r>
            <w:r w:rsidRPr="00B32B9A">
              <w:rPr>
                <w:rFonts w:ascii="Times New Roman" w:eastAsia="仿宋_GB2312" w:hAnsi="Times New Roman" w:cs="Times New Roman"/>
                <w:color w:val="000000" w:themeColor="text1"/>
                <w:sz w:val="18"/>
                <w:szCs w:val="18"/>
                <w:rPrChange w:id="291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16" w:author="Xuning Wei12232" w:date="2026-10-24T11:11:00Z">
                  <w:rPr>
                    <w:rFonts w:eastAsia="仿宋_GB2312"/>
                    <w:lang w:eastAsia="zh-CN"/>
                  </w:rPr>
                </w:rPrChange>
              </w:rPr>
              <w:t>-R01</w:t>
            </w:r>
            <w:r w:rsidRPr="00B32B9A">
              <w:rPr>
                <w:rFonts w:ascii="Times New Roman" w:eastAsia="仿宋_GB2312" w:hAnsi="Times New Roman" w:cs="Times New Roman"/>
                <w:b/>
                <w:color w:val="000000" w:themeColor="text1"/>
                <w:sz w:val="18"/>
                <w:szCs w:val="18"/>
                <w:lang w:eastAsia="zh-CN"/>
                <w:rPrChange w:id="2917" w:author="Xuning Wei12232" w:date="2026-10-24T11:11:00Z">
                  <w:rPr>
                    <w:rFonts w:eastAsia="仿宋_GB2312"/>
                    <w:b/>
                    <w:lang w:eastAsia="zh-CN"/>
                  </w:rPr>
                </w:rPrChange>
              </w:rPr>
              <w:t xml:space="preserve"> </w:t>
            </w:r>
            <w:r w:rsidRPr="00B32B9A">
              <w:rPr>
                <w:rFonts w:ascii="Times New Roman" w:eastAsia="等线" w:hAnsi="Times New Roman" w:cs="Times New Roman"/>
                <w:color w:val="000000" w:themeColor="text1"/>
                <w:sz w:val="18"/>
                <w:szCs w:val="18"/>
                <w:rPrChange w:id="2918"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19" w:author="Xuning Wei12232" w:date="2026-10-24T11:11:00Z">
                  <w:rPr>
                    <w:rFonts w:eastAsia="仿宋_GB2312"/>
                  </w:rPr>
                </w:rPrChange>
              </w:rPr>
              <w:t>TJ4S-1213-Sy1</w:t>
            </w:r>
            <w:r w:rsidRPr="00B32B9A">
              <w:rPr>
                <w:rFonts w:ascii="Times New Roman" w:eastAsia="仿宋_GB2312" w:hAnsi="Times New Roman" w:cs="Times New Roman"/>
                <w:color w:val="000000" w:themeColor="text1"/>
                <w:sz w:val="18"/>
                <w:szCs w:val="18"/>
                <w:lang w:eastAsia="zh-CN"/>
                <w:rPrChange w:id="2920" w:author="Xuning Wei12232" w:date="2026-10-24T11:11:00Z">
                  <w:rPr>
                    <w:rFonts w:eastAsia="仿宋_GB2312"/>
                    <w:lang w:eastAsia="zh-CN"/>
                  </w:rPr>
                </w:rPrChange>
              </w:rPr>
              <w:t>5</w:t>
            </w:r>
            <w:r w:rsidRPr="00B32B9A">
              <w:rPr>
                <w:rFonts w:ascii="Times New Roman" w:eastAsia="等线" w:hAnsi="Times New Roman" w:cs="Times New Roman"/>
                <w:color w:val="000000" w:themeColor="text1"/>
                <w:sz w:val="18"/>
                <w:szCs w:val="18"/>
                <w:rPrChange w:id="2921" w:author="Xuning Wei12232" w:date="2026-10-24T11:11:00Z">
                  <w:rPr/>
                </w:rPrChange>
              </w:rPr>
              <w:t>. Add</w:t>
            </w:r>
            <w:del w:id="2922" w:author="Xuning Wei12232" w:date="2026-10-20T08:47:00Z">
              <w:r w:rsidRPr="00B32B9A">
                <w:rPr>
                  <w:rFonts w:ascii="Times New Roman" w:eastAsia="等线" w:hAnsi="Times New Roman" w:cs="Times New Roman"/>
                  <w:b/>
                  <w:bCs w:val="0"/>
                  <w:color w:val="000000" w:themeColor="text1"/>
                  <w:sz w:val="18"/>
                  <w:szCs w:val="18"/>
                  <w:rPrChange w:id="2923" w:author="Xuning Wei12232" w:date="2026-10-24T11:11:00Z">
                    <w:rPr>
                      <w:b/>
                    </w:rPr>
                  </w:rPrChange>
                </w:rPr>
                <w:delText xml:space="preserve"> </w:delText>
              </w:r>
              <w:r w:rsidRPr="00B32B9A">
                <w:rPr>
                  <w:rFonts w:ascii="Times New Roman" w:eastAsia="仿宋_GB2312" w:hAnsi="Times New Roman" w:cs="Times New Roman"/>
                  <w:color w:val="000000" w:themeColor="text1"/>
                  <w:sz w:val="18"/>
                  <w:szCs w:val="18"/>
                  <w:lang w:eastAsia="zh-CN"/>
                  <w:rPrChange w:id="2924" w:author="Xuning Wei12232" w:date="2026-10-24T11:11: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2925" w:author="Xuning Wei12232" w:date="2026-10-24T11:11:00Z">
                    <w:rPr/>
                  </w:rPrChange>
                </w:rPr>
                <w:delText xml:space="preserve"> </w:delText>
              </w:r>
            </w:del>
            <w:ins w:id="2926" w:author="Xuning Wei12232" w:date="2026-10-20T08:47:00Z">
              <w:r w:rsidRPr="00B32B9A">
                <w:rPr>
                  <w:rFonts w:ascii="Times New Roman" w:eastAsia="等线" w:hAnsi="Times New Roman" w:cs="Times New Roman"/>
                  <w:b/>
                  <w:bCs w:val="0"/>
                  <w:color w:val="000000" w:themeColor="text1"/>
                  <w:sz w:val="18"/>
                  <w:szCs w:val="18"/>
                  <w:rPrChange w:id="2927" w:author="Xuning Wei12232" w:date="2026-10-24T11:11:00Z">
                    <w:rPr>
                      <w:b/>
                    </w:rPr>
                  </w:rPrChange>
                </w:rPr>
                <w:t xml:space="preserve"> </w:t>
              </w:r>
              <w:r w:rsidRPr="00B32B9A">
                <w:rPr>
                  <w:rFonts w:ascii="Times New Roman" w:eastAsia="等线" w:hAnsi="Times New Roman" w:cs="Times New Roman"/>
                  <w:bCs w:val="0"/>
                  <w:color w:val="000000" w:themeColor="text1"/>
                  <w:sz w:val="18"/>
                  <w:szCs w:val="18"/>
                  <w:rPrChange w:id="2928" w:author="Xuning Wei12232" w:date="2026-10-24T11:11:00Z">
                    <w:rPr>
                      <w:rFonts w:ascii="Times New Roman" w:eastAsia="等线" w:hAnsi="Times New Roman" w:cs="Times New Roman"/>
                      <w:bCs w:val="0"/>
                      <w:color w:val="FF0000"/>
                      <w:sz w:val="18"/>
                      <w:szCs w:val="18"/>
                      <w:highlight w:val="cyan"/>
                    </w:rPr>
                  </w:rPrChange>
                </w:rPr>
                <w:t>DMF (1.0 V, 0.9</w:t>
              </w:r>
            </w:ins>
            <w:ins w:id="2929" w:author="Xuning Wei12232" w:date="2026-10-20T20:35:00Z">
              <w:r w:rsidRPr="00B32B9A">
                <w:rPr>
                  <w:rFonts w:ascii="Times New Roman" w:eastAsia="等线" w:hAnsi="Times New Roman" w:cs="Times New Roman"/>
                  <w:bCs w:val="0"/>
                  <w:color w:val="000000" w:themeColor="text1"/>
                  <w:sz w:val="18"/>
                  <w:szCs w:val="18"/>
                  <w:rPrChange w:id="2930" w:author="Xuning Wei12232" w:date="2026-10-24T11:11:00Z">
                    <w:rPr>
                      <w:rFonts w:ascii="Times New Roman" w:eastAsia="等线" w:hAnsi="Times New Roman" w:cs="Times New Roman"/>
                      <w:bCs w:val="0"/>
                      <w:color w:val="FF0000"/>
                      <w:sz w:val="18"/>
                      <w:szCs w:val="18"/>
                      <w:highlight w:val="cyan"/>
                    </w:rPr>
                  </w:rPrChange>
                </w:rPr>
                <w:t>5</w:t>
              </w:r>
            </w:ins>
            <w:ins w:id="2931" w:author="Xuning Wei12232" w:date="2026-10-20T08:47:00Z">
              <w:r w:rsidRPr="00B32B9A">
                <w:rPr>
                  <w:rFonts w:ascii="Times New Roman" w:eastAsia="等线" w:hAnsi="Times New Roman" w:cs="Times New Roman"/>
                  <w:b/>
                  <w:bCs w:val="0"/>
                  <w:color w:val="000000" w:themeColor="text1"/>
                  <w:sz w:val="18"/>
                  <w:szCs w:val="18"/>
                  <w:rPrChange w:id="2932" w:author="Xuning Wei12232" w:date="2026-10-24T11:11:00Z">
                    <w:rPr>
                      <w:b/>
                    </w:rPr>
                  </w:rPrChange>
                </w:rPr>
                <w:t xml:space="preserve"> kg/kg) </w:t>
              </w:r>
            </w:ins>
            <w:r w:rsidRPr="00B32B9A">
              <w:rPr>
                <w:rFonts w:ascii="Times New Roman" w:eastAsia="等线" w:hAnsi="Times New Roman" w:cs="Times New Roman"/>
                <w:color w:val="000000" w:themeColor="text1"/>
                <w:sz w:val="18"/>
                <w:szCs w:val="18"/>
                <w:rPrChange w:id="2933"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293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293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2936" w:author="Xuning Wei12232" w:date="2026-10-24T11:11:00Z">
                  <w:rPr/>
                </w:rPrChange>
              </w:rPr>
              <w:t xml:space="preserve"> to rinse the wall. </w:t>
            </w:r>
          </w:p>
          <w:p w14:paraId="0F32F29C" w14:textId="77777777" w:rsidR="00652DEA" w:rsidRPr="00B32B9A" w:rsidRDefault="00C15CB5">
            <w:pPr>
              <w:pStyle w:val="aff2"/>
              <w:widowControl w:val="0"/>
              <w:numPr>
                <w:ilvl w:val="0"/>
                <w:numId w:val="32"/>
              </w:numPr>
              <w:spacing w:beforeLines="50" w:before="120" w:afterLines="50" w:after="120"/>
              <w:jc w:val="both"/>
              <w:rPr>
                <w:rFonts w:ascii="Times New Roman" w:eastAsia="等线" w:hAnsi="Times New Roman" w:cs="Times New Roman"/>
                <w:color w:val="000000" w:themeColor="text1"/>
                <w:sz w:val="18"/>
                <w:szCs w:val="18"/>
                <w:rPrChange w:id="2937" w:author="Xuning Wei12232" w:date="2026-10-24T11:11:00Z">
                  <w:rPr/>
                </w:rPrChange>
              </w:rPr>
              <w:pPrChange w:id="2938" w:author="Xuning Wei12232" w:date="2026-10-20T14:58:00Z">
                <w:pPr>
                  <w:widowControl w:val="0"/>
                  <w:spacing w:beforeLines="50" w:before="120" w:afterLines="50" w:after="120"/>
                  <w:contextualSpacing/>
                </w:pPr>
              </w:pPrChange>
            </w:pPr>
            <w:del w:id="2939" w:author="Xuning Wei12232" w:date="2026-10-20T14:58:00Z">
              <w:r w:rsidRPr="00B32B9A">
                <w:rPr>
                  <w:rFonts w:ascii="Times New Roman" w:eastAsia="等线" w:hAnsi="Times New Roman" w:cs="Times New Roman"/>
                  <w:color w:val="000000" w:themeColor="text1"/>
                  <w:sz w:val="18"/>
                  <w:szCs w:val="18"/>
                  <w:rPrChange w:id="2940" w:author="Xuning Wei12232" w:date="2026-10-24T11:11:00Z">
                    <w:rPr/>
                  </w:rPrChange>
                </w:rPr>
                <w:br/>
                <w:delText xml:space="preserve">7. </w:delText>
              </w:r>
            </w:del>
            <w:r w:rsidRPr="00B32B9A">
              <w:rPr>
                <w:rFonts w:ascii="Times New Roman" w:eastAsia="等线" w:hAnsi="Times New Roman" w:cs="Times New Roman"/>
                <w:color w:val="000000" w:themeColor="text1"/>
                <w:sz w:val="18"/>
                <w:szCs w:val="18"/>
                <w:rPrChange w:id="2941"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652DEA" w:rsidRPr="00B32B9A" w14:paraId="58C22C1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3CAB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E851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76EB9F" w14:textId="60875876" w:rsidR="00652DEA" w:rsidRPr="00B32B9A" w:rsidRDefault="00C15CB5">
            <w:pPr>
              <w:pStyle w:val="aff2"/>
              <w:widowControl w:val="0"/>
              <w:numPr>
                <w:ilvl w:val="0"/>
                <w:numId w:val="33"/>
              </w:numPr>
              <w:spacing w:beforeLines="50" w:before="120" w:afterLines="50" w:after="120"/>
              <w:jc w:val="both"/>
              <w:rPr>
                <w:ins w:id="2942" w:author="Xuning Wei12232" w:date="2026-10-20T14:59:00Z"/>
                <w:rFonts w:ascii="Times New Roman" w:eastAsia="等线" w:hAnsi="Times New Roman" w:cs="Times New Roman"/>
                <w:color w:val="000000" w:themeColor="text1"/>
                <w:sz w:val="18"/>
                <w:szCs w:val="18"/>
              </w:rPr>
              <w:pPrChange w:id="2943" w:author="Xuning Wei12232" w:date="2026-10-20T14:59:00Z">
                <w:pPr>
                  <w:widowControl w:val="0"/>
                  <w:spacing w:beforeLines="50" w:before="120" w:afterLines="50" w:after="120"/>
                  <w:contextualSpacing/>
                </w:pPr>
              </w:pPrChange>
            </w:pPr>
            <w:del w:id="2944" w:author="Xuning Wei12232" w:date="2026-10-20T14:58: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2945" w:author="Xuning Wei12232" w:date="2026-10-24T11:11:00Z">
                  <w:rPr/>
                </w:rPrChange>
              </w:rPr>
              <w:t>Heat the mixture to</w:t>
            </w:r>
            <w:r w:rsidRPr="00B32B9A">
              <w:rPr>
                <w:rFonts w:ascii="Times New Roman" w:eastAsia="等线" w:hAnsi="Times New Roman" w:cs="Times New Roman"/>
                <w:color w:val="000000" w:themeColor="text1"/>
                <w:sz w:val="18"/>
                <w:szCs w:val="18"/>
              </w:rPr>
              <w:t xml:space="preserve"> </w:t>
            </w:r>
            <w:r w:rsidR="004F28D1" w:rsidRPr="004F28D1">
              <w:rPr>
                <w:rFonts w:ascii="Times New Roman" w:eastAsia="等线" w:hAnsi="Times New Roman" w:cs="Times New Roman"/>
                <w:color w:val="0000FF"/>
                <w:sz w:val="18"/>
                <w:szCs w:val="18"/>
              </w:rPr>
              <w:t>20 - 26</w:t>
            </w:r>
            <w:ins w:id="2946" w:author="Xuning Wei12232" w:date="2026-10-20T11:25:00Z">
              <w:r w:rsidRPr="004F28D1">
                <w:rPr>
                  <w:rFonts w:ascii="Times New Roman" w:eastAsia="等线" w:hAnsi="Times New Roman" w:cs="Times New Roman"/>
                  <w:color w:val="0000FF"/>
                  <w:sz w:val="18"/>
                  <w:szCs w:val="18"/>
                  <w:rPrChange w:id="2947" w:author="Xuning Wei12232" w:date="2026-10-24T11:11:00Z">
                    <w:rPr>
                      <w:color w:val="FF0000"/>
                      <w:highlight w:val="yellow"/>
                    </w:rPr>
                  </w:rPrChange>
                </w:rPr>
                <w:t xml:space="preserve"> °C</w:t>
              </w:r>
              <w:r w:rsidRPr="00B32B9A">
                <w:rPr>
                  <w:rFonts w:ascii="Times New Roman" w:eastAsia="等线" w:hAnsi="Times New Roman" w:cs="Times New Roman"/>
                  <w:color w:val="000000" w:themeColor="text1"/>
                  <w:sz w:val="18"/>
                  <w:szCs w:val="18"/>
                  <w:rPrChange w:id="2948" w:author="Xuning Wei12232" w:date="2026-10-24T11:11:00Z">
                    <w:rPr>
                      <w:color w:val="FF0000"/>
                      <w:highlight w:val="yellow"/>
                    </w:rPr>
                  </w:rPrChange>
                </w:rPr>
                <w:t xml:space="preserve"> (target: </w:t>
              </w:r>
            </w:ins>
            <w:r w:rsidR="00B1139B">
              <w:rPr>
                <w:rFonts w:ascii="Times New Roman" w:eastAsia="等线" w:hAnsi="Times New Roman" w:cs="Times New Roman"/>
                <w:color w:val="000000" w:themeColor="text1"/>
                <w:sz w:val="18"/>
                <w:szCs w:val="18"/>
              </w:rPr>
              <w:t>25 °C</w:t>
            </w:r>
            <w:ins w:id="2949" w:author="Xuning Wei12232" w:date="2026-10-20T11:25:00Z">
              <w:r w:rsidRPr="00B32B9A">
                <w:rPr>
                  <w:rFonts w:ascii="Times New Roman" w:eastAsia="等线" w:hAnsi="Times New Roman" w:cs="Times New Roman"/>
                  <w:color w:val="000000" w:themeColor="text1"/>
                  <w:sz w:val="18"/>
                  <w:szCs w:val="18"/>
                  <w:rPrChange w:id="2950" w:author="Xuning Wei12232" w:date="2026-10-24T11:11:00Z">
                    <w:rPr>
                      <w:color w:val="FF0000"/>
                      <w:highlight w:val="yellow"/>
                    </w:rPr>
                  </w:rPrChange>
                </w:rPr>
                <w:t>)</w:t>
              </w:r>
            </w:ins>
            <w:del w:id="2951" w:author="Xuning Wei12232" w:date="2026-10-20T11:25:00Z">
              <w:r w:rsidRPr="00B32B9A">
                <w:rPr>
                  <w:rFonts w:ascii="Times New Roman" w:eastAsia="等线" w:hAnsi="Times New Roman" w:cs="Times New Roman"/>
                  <w:color w:val="000000" w:themeColor="text1"/>
                  <w:sz w:val="18"/>
                  <w:szCs w:val="18"/>
                </w:rPr>
                <w:delText>25±</w:delText>
              </w:r>
            </w:del>
            <w:del w:id="2952" w:author="Xuning Wei12232" w:date="2026-10-20T08:32:00Z">
              <w:r w:rsidRPr="00B32B9A">
                <w:rPr>
                  <w:rFonts w:ascii="Times New Roman" w:eastAsia="等线" w:hAnsi="Times New Roman" w:cs="Times New Roman"/>
                  <w:color w:val="000000" w:themeColor="text1"/>
                  <w:sz w:val="18"/>
                  <w:szCs w:val="18"/>
                </w:rPr>
                <w:delText>5</w:delText>
              </w:r>
            </w:del>
            <w:del w:id="2953" w:author="Xuning Wei12232" w:date="2026-10-20T11:25:00Z">
              <w:r w:rsidRPr="00B32B9A">
                <w:rPr>
                  <w:rFonts w:ascii="Times New Roman" w:eastAsia="等线" w:hAnsi="Times New Roman" w:cs="Times New Roman"/>
                  <w:color w:val="000000" w:themeColor="text1"/>
                  <w:sz w:val="18"/>
                  <w:szCs w:val="18"/>
                </w:rPr>
                <w:delText xml:space="preserve"> °C</w:delText>
              </w:r>
            </w:del>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2954" w:author="Xuning Wei12232" w:date="2026-10-24T11:11:00Z">
                  <w:rPr/>
                </w:rPrChange>
              </w:rPr>
              <w:t xml:space="preserve"> The mixture is allowed to react at </w:t>
            </w:r>
            <w:r w:rsidR="004F28D1" w:rsidRPr="004F28D1">
              <w:rPr>
                <w:rFonts w:ascii="Times New Roman" w:eastAsia="等线" w:hAnsi="Times New Roman" w:cs="Times New Roman"/>
                <w:color w:val="0000FF"/>
                <w:sz w:val="18"/>
                <w:szCs w:val="18"/>
              </w:rPr>
              <w:t>20 - 26</w:t>
            </w:r>
            <w:ins w:id="2955" w:author="Xuning Wei12232" w:date="2026-10-20T11:25:00Z">
              <w:r w:rsidR="004F28D1" w:rsidRPr="004F28D1">
                <w:rPr>
                  <w:rFonts w:ascii="Times New Roman" w:eastAsia="等线" w:hAnsi="Times New Roman" w:cs="Times New Roman"/>
                  <w:color w:val="0000FF"/>
                  <w:sz w:val="18"/>
                  <w:szCs w:val="18"/>
                  <w:rPrChange w:id="2956" w:author="Xuning Wei12232" w:date="2026-10-24T11:11:00Z">
                    <w:rPr>
                      <w:color w:val="FF0000"/>
                      <w:highlight w:val="yellow"/>
                    </w:rPr>
                  </w:rPrChange>
                </w:rPr>
                <w:t xml:space="preserve"> °C</w:t>
              </w:r>
            </w:ins>
            <w:r w:rsidRPr="00B32B9A">
              <w:rPr>
                <w:rFonts w:ascii="Times New Roman" w:eastAsia="等线" w:hAnsi="Times New Roman" w:cs="Times New Roman"/>
                <w:color w:val="000000" w:themeColor="text1"/>
                <w:sz w:val="18"/>
                <w:szCs w:val="18"/>
              </w:rPr>
              <w:t xml:space="preserve"> (target: </w:t>
            </w:r>
            <w:del w:id="2957" w:author="Xuning Wei12232" w:date="2026-10-20T21:36:00Z">
              <w:r w:rsidRPr="00B32B9A">
                <w:rPr>
                  <w:rFonts w:ascii="Times New Roman" w:eastAsia="等线" w:hAnsi="Times New Roman" w:cs="Times New Roman"/>
                  <w:color w:val="000000" w:themeColor="text1"/>
                  <w:sz w:val="18"/>
                  <w:szCs w:val="18"/>
                </w:rPr>
                <w:delText>25 °C</w:delText>
              </w:r>
            </w:del>
            <w:r w:rsidR="00B1139B">
              <w:rPr>
                <w:rFonts w:ascii="Times New Roman" w:eastAsia="等线" w:hAnsi="Times New Roman" w:cs="Times New Roman"/>
                <w:color w:val="000000" w:themeColor="text1"/>
                <w:sz w:val="18"/>
                <w:szCs w:val="18"/>
              </w:rPr>
              <w:t>25 °C</w:t>
            </w:r>
            <w:r w:rsidRPr="00B32B9A">
              <w:rPr>
                <w:rFonts w:ascii="Times New Roman" w:eastAsia="等线" w:hAnsi="Times New Roman" w:cs="Times New Roman"/>
                <w:color w:val="000000" w:themeColor="text1"/>
                <w:sz w:val="18"/>
                <w:szCs w:val="18"/>
              </w:rPr>
              <w:t xml:space="preserve">). </w:t>
            </w:r>
            <w:del w:id="2958" w:author="Xuning Wei12232" w:date="2026-10-20T14:59:00Z">
              <w:r w:rsidRPr="00B32B9A">
                <w:rPr>
                  <w:rFonts w:ascii="Times New Roman" w:eastAsia="等线" w:hAnsi="Times New Roman" w:cs="Times New Roman"/>
                  <w:color w:val="000000" w:themeColor="text1"/>
                  <w:sz w:val="18"/>
                  <w:szCs w:val="18"/>
                </w:rPr>
                <w:br/>
              </w:r>
            </w:del>
          </w:p>
          <w:p w14:paraId="5ED9A56B" w14:textId="77777777" w:rsidR="00652DEA" w:rsidRPr="00B32B9A" w:rsidRDefault="00C15CB5">
            <w:pPr>
              <w:pStyle w:val="aff2"/>
              <w:widowControl w:val="0"/>
              <w:numPr>
                <w:ilvl w:val="0"/>
                <w:numId w:val="33"/>
              </w:numPr>
              <w:spacing w:beforeLines="50" w:before="120" w:afterLines="50" w:after="120"/>
              <w:jc w:val="both"/>
              <w:rPr>
                <w:ins w:id="2959" w:author="Xuning Wei12232" w:date="2026-10-20T14:59:00Z"/>
                <w:rFonts w:ascii="Times New Roman" w:eastAsia="等线" w:hAnsi="Times New Roman" w:cs="Times New Roman"/>
                <w:color w:val="000000" w:themeColor="text1"/>
                <w:sz w:val="18"/>
                <w:szCs w:val="18"/>
              </w:rPr>
              <w:pPrChange w:id="2960" w:author="Xuning Wei12232" w:date="2026-10-20T14:59:00Z">
                <w:pPr>
                  <w:widowControl w:val="0"/>
                  <w:spacing w:beforeLines="50" w:before="120" w:afterLines="50" w:after="120"/>
                  <w:contextualSpacing/>
                </w:pPr>
              </w:pPrChange>
            </w:pPr>
            <w:del w:id="2961" w:author="Xuning Wei12232" w:date="2026-10-20T14:59:00Z">
              <w:r w:rsidRPr="00B32B9A">
                <w:rPr>
                  <w:rFonts w:ascii="Times New Roman" w:eastAsia="等线" w:hAnsi="Times New Roman" w:cs="Times New Roman"/>
                  <w:color w:val="000000" w:themeColor="text1"/>
                  <w:sz w:val="18"/>
                  <w:szCs w:val="18"/>
                  <w:rPrChange w:id="2962" w:author="Xuning Wei12232" w:date="2026-10-24T11:11:00Z">
                    <w:rPr/>
                  </w:rPrChange>
                </w:rPr>
                <w:delText xml:space="preserve">2. </w:delText>
              </w:r>
            </w:del>
            <w:r w:rsidRPr="00B32B9A">
              <w:rPr>
                <w:rFonts w:ascii="Times New Roman" w:eastAsia="等线" w:hAnsi="Times New Roman" w:cs="Times New Roman"/>
                <w:color w:val="000000" w:themeColor="text1"/>
                <w:sz w:val="18"/>
                <w:szCs w:val="18"/>
                <w:rPrChange w:id="2963" w:author="Xuning Wei12232" w:date="2026-10-24T11:11:00Z">
                  <w:rPr/>
                </w:rPrChange>
              </w:rPr>
              <w:t>After 4 h ± 15 min (target</w:t>
            </w:r>
            <w:r w:rsidRPr="00B32B9A">
              <w:rPr>
                <w:rFonts w:ascii="Times New Roman" w:eastAsia="等线" w:hAnsi="Times New Roman" w:cs="Times New Roman"/>
                <w:color w:val="000000" w:themeColor="text1"/>
                <w:sz w:val="18"/>
                <w:szCs w:val="18"/>
                <w:lang w:eastAsia="zh-CN"/>
                <w:rPrChange w:id="2964"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2965" w:author="Xuning Wei12232" w:date="2026-10-24T11:11:00Z">
                  <w:rPr/>
                </w:rPrChange>
              </w:rPr>
              <w:t xml:space="preserve">4 h), sample the mixture every 0.5 ~ 1 h for ninhydrin test analysis until two consecutive samples test as negative (Yellow to Light pink Report Negative= Complete coupling; Blue to Purple Positive= Incomplete coupling, </w:t>
            </w:r>
            <w:r w:rsidRPr="00B32B9A">
              <w:rPr>
                <w:rFonts w:ascii="Times New Roman" w:eastAsia="等线" w:hAnsi="Times New Roman" w:cs="Times New Roman"/>
                <w:color w:val="000000" w:themeColor="text1"/>
                <w:sz w:val="18"/>
                <w:szCs w:val="18"/>
              </w:rPr>
              <w:t>6</w:t>
            </w:r>
            <w:ins w:id="2966" w:author="Xuning Wei12232" w:date="2026-10-20T11:25:00Z">
              <w:r w:rsidRPr="00B32B9A">
                <w:rPr>
                  <w:rFonts w:ascii="Times New Roman" w:eastAsia="等线" w:hAnsi="Times New Roman" w:cs="Times New Roman"/>
                  <w:color w:val="000000" w:themeColor="text1"/>
                  <w:sz w:val="18"/>
                  <w:szCs w:val="18"/>
                  <w:lang w:eastAsia="zh-CN"/>
                </w:rPr>
                <w:t>.5</w:t>
              </w:r>
            </w:ins>
            <w:r w:rsidRPr="00B32B9A">
              <w:rPr>
                <w:rFonts w:ascii="Times New Roman" w:eastAsia="等线" w:hAnsi="Times New Roman" w:cs="Times New Roman"/>
                <w:color w:val="000000" w:themeColor="text1"/>
                <w:sz w:val="18"/>
                <w:szCs w:val="18"/>
              </w:rPr>
              <w:t xml:space="preserve"> h </w:t>
            </w:r>
            <w:ins w:id="2967"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2968"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Coupling time </w:t>
            </w:r>
            <w:ins w:id="2969" w:author="Xuning Wei12232" w:date="2026-10-22T08:05:00Z">
              <w:r w:rsidRPr="00B32B9A">
                <w:rPr>
                  <w:rFonts w:ascii="Times New Roman" w:eastAsia="仿宋_GB2312" w:hAnsi="Times New Roman" w:cs="Times New Roman" w:hint="eastAsia"/>
                  <w:color w:val="000000" w:themeColor="text1"/>
                  <w:sz w:val="18"/>
                  <w:szCs w:val="18"/>
                </w:rPr>
                <w:t>≤</w:t>
              </w:r>
            </w:ins>
            <w:ins w:id="2970" w:author="Xuning Wei12232" w:date="2026-10-22T08:06:00Z">
              <w:r w:rsidRPr="00B32B9A">
                <w:rPr>
                  <w:rFonts w:ascii="Times New Roman" w:eastAsia="仿宋_GB2312" w:hAnsi="Times New Roman" w:cs="Times New Roman"/>
                  <w:color w:val="000000" w:themeColor="text1"/>
                  <w:sz w:val="18"/>
                  <w:szCs w:val="18"/>
                </w:rPr>
                <w:t xml:space="preserve"> </w:t>
              </w:r>
            </w:ins>
            <w:del w:id="2971" w:author="Xuning Wei12232" w:date="2026-10-20T13:09:00Z">
              <w:r w:rsidRPr="00B32B9A">
                <w:rPr>
                  <w:rFonts w:ascii="Times New Roman" w:eastAsia="等线" w:hAnsi="Times New Roman" w:cs="Times New Roman" w:hint="eastAsia"/>
                  <w:color w:val="000000" w:themeColor="text1"/>
                  <w:sz w:val="18"/>
                  <w:szCs w:val="18"/>
                </w:rPr>
                <w:delText>≤</w:delText>
              </w:r>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1</w:t>
            </w:r>
            <w:ins w:id="2972" w:author="Xuning Wei12232" w:date="2026-10-20T11:25:00Z">
              <w:r w:rsidRPr="00B32B9A">
                <w:rPr>
                  <w:rFonts w:ascii="Times New Roman" w:eastAsia="等线" w:hAnsi="Times New Roman" w:cs="Times New Roman"/>
                  <w:color w:val="000000" w:themeColor="text1"/>
                  <w:sz w:val="18"/>
                  <w:szCs w:val="18"/>
                </w:rPr>
                <w:t>3.5</w:t>
              </w:r>
            </w:ins>
            <w:del w:id="2973" w:author="Xuning Wei12232" w:date="2026-10-20T11:25:00Z">
              <w:r w:rsidRPr="00B32B9A">
                <w:rPr>
                  <w:rFonts w:ascii="Times New Roman" w:eastAsia="等线" w:hAnsi="Times New Roman" w:cs="Times New Roman"/>
                  <w:color w:val="000000" w:themeColor="text1"/>
                  <w:sz w:val="18"/>
                  <w:szCs w:val="18"/>
                </w:rPr>
                <w:delText>4</w:delText>
              </w:r>
            </w:del>
            <w:r w:rsidRPr="00B32B9A">
              <w:rPr>
                <w:rFonts w:ascii="Times New Roman" w:eastAsia="等线" w:hAnsi="Times New Roman" w:cs="Times New Roman"/>
                <w:color w:val="000000" w:themeColor="text1"/>
                <w:sz w:val="18"/>
                <w:szCs w:val="18"/>
              </w:rPr>
              <w:t xml:space="preserve"> h).</w:t>
            </w:r>
            <w:r w:rsidRPr="00B32B9A">
              <w:rPr>
                <w:rFonts w:ascii="Times New Roman" w:eastAsia="等线" w:hAnsi="Times New Roman" w:cs="Times New Roman"/>
                <w:color w:val="000000" w:themeColor="text1"/>
                <w:sz w:val="18"/>
                <w:szCs w:val="18"/>
                <w:rPrChange w:id="2974" w:author="Xuning Wei12232" w:date="2026-10-24T11:11:00Z">
                  <w:rPr/>
                </w:rPrChange>
              </w:rPr>
              <w:t xml:space="preserve"> </w:t>
            </w:r>
            <w:del w:id="2975" w:author="Xuning Wei12232" w:date="2026-10-20T14:59:00Z">
              <w:r w:rsidRPr="00B32B9A">
                <w:rPr>
                  <w:rFonts w:ascii="Times New Roman" w:eastAsia="等线" w:hAnsi="Times New Roman" w:cs="Times New Roman"/>
                  <w:color w:val="000000" w:themeColor="text1"/>
                  <w:sz w:val="18"/>
                  <w:szCs w:val="18"/>
                  <w:rPrChange w:id="2976" w:author="Xuning Wei12232" w:date="2026-10-24T11:11:00Z">
                    <w:rPr/>
                  </w:rPrChange>
                </w:rPr>
                <w:br/>
                <w:delText xml:space="preserve">3. </w:delText>
              </w:r>
            </w:del>
          </w:p>
          <w:p w14:paraId="58B56290" w14:textId="77777777" w:rsidR="00652DEA" w:rsidRPr="00B32B9A" w:rsidRDefault="00C15CB5">
            <w:pPr>
              <w:pStyle w:val="aff2"/>
              <w:widowControl w:val="0"/>
              <w:numPr>
                <w:ilvl w:val="0"/>
                <w:numId w:val="33"/>
              </w:numPr>
              <w:spacing w:beforeLines="50" w:before="120" w:afterLines="50" w:after="120"/>
              <w:jc w:val="both"/>
              <w:rPr>
                <w:rFonts w:ascii="Times New Roman" w:eastAsia="等线" w:hAnsi="Times New Roman" w:cs="Times New Roman"/>
                <w:color w:val="000000" w:themeColor="text1"/>
                <w:sz w:val="18"/>
                <w:szCs w:val="18"/>
                <w:rPrChange w:id="2977" w:author="Xuning Wei12232" w:date="2026-10-24T11:11:00Z">
                  <w:rPr/>
                </w:rPrChange>
              </w:rPr>
              <w:pPrChange w:id="2978" w:author="Xuning Wei12232" w:date="2026-10-20T14:5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2979" w:author="Xuning Wei12232" w:date="2026-10-24T11:11:00Z">
                  <w:rPr/>
                </w:rPrChange>
              </w:rPr>
              <w:t xml:space="preserve">Stop stirring and turn off the nitrogen. Drain until there is no reaction mixture drip. </w:t>
            </w:r>
          </w:p>
        </w:tc>
      </w:tr>
      <w:tr w:rsidR="00652DEA" w:rsidRPr="00B32B9A" w14:paraId="40EC43D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08B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00E45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701C0C" w14:textId="77777777" w:rsidR="00652DEA" w:rsidRPr="00B32B9A" w:rsidRDefault="00C15CB5">
            <w:pPr>
              <w:pStyle w:val="aff2"/>
              <w:widowControl w:val="0"/>
              <w:numPr>
                <w:ilvl w:val="0"/>
                <w:numId w:val="34"/>
              </w:numPr>
              <w:spacing w:beforeLines="50" w:before="120" w:afterLines="50" w:after="120"/>
              <w:jc w:val="both"/>
              <w:rPr>
                <w:ins w:id="2980" w:author="Xuning Wei12232" w:date="2026-10-20T14:59:00Z"/>
                <w:rFonts w:ascii="Times New Roman" w:eastAsia="仿宋_GB2312" w:hAnsi="Times New Roman" w:cs="Times New Roman"/>
                <w:color w:val="000000" w:themeColor="text1"/>
                <w:sz w:val="18"/>
                <w:szCs w:val="18"/>
              </w:rPr>
              <w:pPrChange w:id="2981" w:author="Xuning Wei12232" w:date="2026-10-20T14:59:00Z">
                <w:pPr>
                  <w:widowControl w:val="0"/>
                  <w:spacing w:beforeLines="50" w:before="120" w:afterLines="50" w:after="120"/>
                  <w:contextualSpacing/>
                </w:pPr>
              </w:pPrChange>
            </w:pPr>
            <w:del w:id="2982" w:author="Xuning Wei12232" w:date="2026-10-20T14:5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298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2984" w:author="Xuning Wei12232" w:date="2026-10-24T11:11:00Z">
                  <w:rPr>
                    <w:lang w:eastAsia="zh-CN"/>
                  </w:rPr>
                </w:rPrChange>
              </w:rPr>
              <w:t xml:space="preserve"> </w:t>
            </w:r>
            <w:ins w:id="2985" w:author="Xuning Wei12232" w:date="2026-10-23T19:53:00Z">
              <w:r w:rsidRPr="00B32B9A">
                <w:rPr>
                  <w:rFonts w:ascii="Times New Roman" w:eastAsia="仿宋_GB2312" w:hAnsi="Times New Roman" w:cs="Times New Roman"/>
                  <w:color w:val="000000" w:themeColor="text1"/>
                  <w:sz w:val="18"/>
                  <w:szCs w:val="18"/>
                  <w:rPrChange w:id="298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298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2988" w:author="Xuning Wei12232" w:date="2026-10-20T08:04:00Z">
              <w:r w:rsidRPr="00B32B9A">
                <w:rPr>
                  <w:rFonts w:ascii="Times New Roman" w:eastAsia="仿宋_GB2312" w:hAnsi="Times New Roman" w:cs="Times New Roman"/>
                  <w:color w:val="000000" w:themeColor="text1"/>
                  <w:sz w:val="18"/>
                  <w:szCs w:val="18"/>
                  <w:lang w:eastAsia="zh-CN"/>
                  <w:rPrChange w:id="2989" w:author="Xuning Wei12232" w:date="2026-10-24T11:11:00Z">
                    <w:rPr>
                      <w:lang w:eastAsia="zh-CN"/>
                    </w:rPr>
                  </w:rPrChange>
                </w:rPr>
                <w:delText xml:space="preserve">8.0 V </w:delText>
              </w:r>
            </w:del>
            <w:del w:id="2990" w:author="Xuning Wei12232" w:date="2026-10-20T19:13:00Z">
              <w:r w:rsidRPr="00B32B9A">
                <w:rPr>
                  <w:rFonts w:ascii="Times New Roman" w:eastAsia="仿宋_GB2312" w:hAnsi="Times New Roman" w:cs="Times New Roman"/>
                  <w:color w:val="000000" w:themeColor="text1"/>
                  <w:sz w:val="18"/>
                  <w:szCs w:val="18"/>
                  <w:lang w:eastAsia="zh-CN"/>
                  <w:rPrChange w:id="2991" w:author="Xuning Wei12232" w:date="2026-10-24T11:11:00Z">
                    <w:rPr>
                      <w:lang w:eastAsia="zh-CN"/>
                    </w:rPr>
                  </w:rPrChange>
                </w:rPr>
                <w:delText xml:space="preserve">DMF </w:delText>
              </w:r>
              <w:r w:rsidRPr="00B32B9A">
                <w:rPr>
                  <w:rFonts w:ascii="Times New Roman" w:eastAsia="仿宋_GB2312" w:hAnsi="Times New Roman" w:cs="Times New Roman"/>
                  <w:color w:val="000000" w:themeColor="text1"/>
                  <w:sz w:val="18"/>
                  <w:szCs w:val="18"/>
                  <w:lang w:eastAsia="zh-CN"/>
                </w:rPr>
                <w:delText>(7.584 kg/kg</w:delText>
              </w:r>
              <w:r w:rsidRPr="00B32B9A">
                <w:rPr>
                  <w:rFonts w:ascii="Times New Roman" w:eastAsia="仿宋_GB2312" w:hAnsi="Times New Roman" w:cs="Times New Roman"/>
                  <w:color w:val="000000" w:themeColor="text1"/>
                  <w:sz w:val="18"/>
                  <w:szCs w:val="18"/>
                  <w:lang w:eastAsia="zh-CN"/>
                  <w:rPrChange w:id="2992" w:author="Xuning Wei12232" w:date="2026-10-24T11:11:00Z">
                    <w:rPr>
                      <w:lang w:eastAsia="zh-CN"/>
                    </w:rPr>
                  </w:rPrChange>
                </w:rPr>
                <w:delText>)</w:delText>
              </w:r>
            </w:del>
            <w:r w:rsidRPr="00B32B9A">
              <w:rPr>
                <w:rFonts w:ascii="Times New Roman" w:eastAsia="仿宋_GB2312" w:hAnsi="Times New Roman" w:cs="Times New Roman"/>
                <w:color w:val="000000" w:themeColor="text1"/>
                <w:sz w:val="18"/>
                <w:szCs w:val="18"/>
                <w:rPrChange w:id="2993"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299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299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2996"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2997" w:author="Xuning Wei12232" w:date="2026-10-24T11:11:00Z">
                  <w:rPr/>
                </w:rPrChange>
              </w:rPr>
              <w:t xml:space="preserve"> </w:t>
            </w:r>
            <w:del w:id="2998" w:author="Xuning Wei12232" w:date="2026-10-20T14:59:00Z">
              <w:r w:rsidRPr="00B32B9A">
                <w:rPr>
                  <w:rFonts w:ascii="Times New Roman" w:eastAsia="仿宋_GB2312" w:hAnsi="Times New Roman" w:cs="Times New Roman"/>
                  <w:color w:val="000000" w:themeColor="text1"/>
                  <w:sz w:val="18"/>
                  <w:szCs w:val="18"/>
                  <w:rPrChange w:id="2999" w:author="Xuning Wei12232" w:date="2026-10-24T11:11:00Z">
                    <w:rPr/>
                  </w:rPrChange>
                </w:rPr>
                <w:br/>
                <w:delText xml:space="preserve">2. </w:delText>
              </w:r>
            </w:del>
          </w:p>
          <w:p w14:paraId="042BFD1D" w14:textId="77777777" w:rsidR="00652DEA" w:rsidRPr="00B32B9A" w:rsidRDefault="00C15CB5">
            <w:pPr>
              <w:pStyle w:val="aff2"/>
              <w:widowControl w:val="0"/>
              <w:numPr>
                <w:ilvl w:val="0"/>
                <w:numId w:val="34"/>
              </w:numPr>
              <w:spacing w:beforeLines="50" w:before="120" w:afterLines="50" w:after="120"/>
              <w:jc w:val="both"/>
              <w:rPr>
                <w:ins w:id="3000" w:author="Xuning Wei12232" w:date="2026-10-20T14:59:00Z"/>
                <w:rFonts w:ascii="Times New Roman" w:eastAsia="仿宋_GB2312" w:hAnsi="Times New Roman" w:cs="Times New Roman"/>
                <w:color w:val="000000" w:themeColor="text1"/>
                <w:sz w:val="18"/>
                <w:szCs w:val="18"/>
              </w:rPr>
              <w:pPrChange w:id="3001" w:author="Xuning Wei12232" w:date="2026-10-20T14:5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002" w:author="Xuning Wei12232" w:date="2026-10-24T11:11:00Z">
                  <w:rPr/>
                </w:rPrChange>
              </w:rPr>
              <w:t>After the liquid is filtered out of the synthesis reactor. Transfer the mixture in activation tank (TJ4S-1213-Sy15-R01) to synthesis reactor (TJ4S-1213-Sy15).</w:t>
            </w:r>
          </w:p>
          <w:p w14:paraId="29A67164" w14:textId="77777777" w:rsidR="00652DEA" w:rsidRPr="00B32B9A" w:rsidRDefault="00C15CB5">
            <w:pPr>
              <w:pStyle w:val="aff2"/>
              <w:widowControl w:val="0"/>
              <w:numPr>
                <w:ilvl w:val="0"/>
                <w:numId w:val="34"/>
              </w:numPr>
              <w:spacing w:beforeLines="50" w:before="120" w:afterLines="50" w:after="120"/>
              <w:jc w:val="both"/>
              <w:rPr>
                <w:rFonts w:ascii="Times New Roman" w:eastAsia="仿宋_GB2312" w:hAnsi="Times New Roman" w:cs="Times New Roman"/>
                <w:color w:val="000000" w:themeColor="text1"/>
                <w:sz w:val="18"/>
                <w:szCs w:val="18"/>
                <w:rPrChange w:id="3003" w:author="Xuning Wei12232" w:date="2026-10-24T11:11:00Z">
                  <w:rPr/>
                </w:rPrChange>
              </w:rPr>
              <w:pPrChange w:id="3004" w:author="Xuning Wei12232" w:date="2026-10-20T14:59:00Z">
                <w:pPr>
                  <w:widowControl w:val="0"/>
                  <w:spacing w:beforeLines="50" w:before="120" w:afterLines="50" w:after="120"/>
                  <w:contextualSpacing/>
                </w:pPr>
              </w:pPrChange>
            </w:pPr>
            <w:del w:id="3005" w:author="Xuning Wei12232" w:date="2026-10-20T14:59:00Z">
              <w:r w:rsidRPr="00B32B9A">
                <w:rPr>
                  <w:rFonts w:ascii="Times New Roman" w:eastAsia="仿宋_GB2312" w:hAnsi="Times New Roman" w:cs="Times New Roman"/>
                  <w:color w:val="000000" w:themeColor="text1"/>
                  <w:sz w:val="18"/>
                  <w:szCs w:val="18"/>
                  <w:rPrChange w:id="3006"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3007"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300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009" w:author="Xuning Wei12232" w:date="2026-10-24T11:11:00Z">
                  <w:rPr/>
                </w:rPrChange>
              </w:rPr>
              <w:t>. Drain until there is no obvious drip</w:t>
            </w:r>
          </w:p>
          <w:p w14:paraId="761C0FE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01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39E2BF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DEB4A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EF23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AEDCC1" w14:textId="77777777" w:rsidR="00652DEA" w:rsidRPr="00B32B9A" w:rsidRDefault="00C15CB5">
            <w:pPr>
              <w:pStyle w:val="aff2"/>
              <w:widowControl w:val="0"/>
              <w:numPr>
                <w:ilvl w:val="0"/>
                <w:numId w:val="35"/>
              </w:numPr>
              <w:spacing w:beforeLines="50" w:before="120" w:afterLines="50" w:after="120"/>
              <w:jc w:val="both"/>
              <w:rPr>
                <w:ins w:id="3011" w:author="Xuning Wei12232" w:date="2026-10-20T15:00:00Z"/>
                <w:rFonts w:ascii="Times New Roman" w:eastAsia="仿宋_GB2312" w:hAnsi="Times New Roman" w:cs="Times New Roman"/>
                <w:color w:val="000000" w:themeColor="text1"/>
                <w:sz w:val="18"/>
                <w:szCs w:val="18"/>
                <w:lang w:eastAsia="zh-CN"/>
              </w:rPr>
              <w:pPrChange w:id="3012" w:author="Xuning Wei12232" w:date="2026-10-20T14:59:00Z">
                <w:pPr>
                  <w:widowControl w:val="0"/>
                  <w:spacing w:beforeLines="50" w:before="120" w:afterLines="50" w:after="120"/>
                  <w:contextualSpacing/>
                </w:pPr>
              </w:pPrChange>
            </w:pPr>
            <w:del w:id="3013" w:author="Xuning Wei12232" w:date="2026-10-20T15: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01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015" w:author="Xuning Wei12232" w:date="2026-10-24T11:11:00Z">
                  <w:rPr>
                    <w:lang w:eastAsia="zh-CN"/>
                  </w:rPr>
                </w:rPrChange>
              </w:rPr>
              <w:t xml:space="preserve"> </w:t>
            </w:r>
            <w:del w:id="3016" w:author="Xuning Wei12232" w:date="2026-10-20T08:04:00Z">
              <w:r w:rsidRPr="00B32B9A">
                <w:rPr>
                  <w:rFonts w:ascii="Times New Roman" w:eastAsia="仿宋_GB2312" w:hAnsi="Times New Roman" w:cs="Times New Roman"/>
                  <w:bCs w:val="0"/>
                  <w:color w:val="000000" w:themeColor="text1"/>
                  <w:sz w:val="18"/>
                  <w:szCs w:val="18"/>
                  <w:lang w:eastAsia="zh-CN"/>
                  <w:rPrChange w:id="3017"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018" w:author="Xuning Wei12232" w:date="2026-10-24T11:11:00Z">
                  <w:rPr>
                    <w:lang w:eastAsia="zh-CN"/>
                  </w:rPr>
                </w:rPrChange>
              </w:rPr>
              <w:t xml:space="preserve">20 % piperidine in </w:t>
            </w:r>
            <w:ins w:id="3019" w:author="Xuning Wei12232" w:date="2026-10-20T20:00:00Z">
              <w:r w:rsidRPr="00B32B9A">
                <w:rPr>
                  <w:rFonts w:ascii="Times New Roman" w:eastAsia="仿宋_GB2312" w:hAnsi="Times New Roman" w:cs="Times New Roman"/>
                  <w:bCs w:val="0"/>
                  <w:color w:val="000000" w:themeColor="text1"/>
                  <w:sz w:val="18"/>
                  <w:szCs w:val="18"/>
                  <w:lang w:eastAsia="zh-CN"/>
                  <w:rPrChange w:id="302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021" w:author="Xuning Wei12232" w:date="2026-10-20T20:00:00Z">
              <w:r w:rsidRPr="00B32B9A">
                <w:rPr>
                  <w:rFonts w:ascii="Times New Roman" w:eastAsia="仿宋_GB2312" w:hAnsi="Times New Roman" w:cs="Times New Roman"/>
                  <w:bCs w:val="0"/>
                  <w:color w:val="000000" w:themeColor="text1"/>
                  <w:sz w:val="18"/>
                  <w:szCs w:val="18"/>
                  <w:lang w:eastAsia="zh-CN"/>
                  <w:rPrChange w:id="3022"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02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024" w:author="Xuning Wei12232" w:date="2026-10-24T11:11:00Z">
                  <w:rPr/>
                </w:rPrChange>
              </w:rPr>
              <w:t>into</w:t>
            </w:r>
            <w:r w:rsidRPr="00B32B9A">
              <w:rPr>
                <w:rFonts w:ascii="Times New Roman" w:eastAsia="仿宋_GB2312" w:hAnsi="Times New Roman" w:cs="Times New Roman"/>
                <w:b/>
                <w:color w:val="000000" w:themeColor="text1"/>
                <w:sz w:val="18"/>
                <w:szCs w:val="18"/>
                <w:rPrChange w:id="302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026" w:author="Xuning Wei12232" w:date="2026-10-24T11:11:00Z">
                  <w:rPr/>
                </w:rPrChange>
              </w:rPr>
              <w:t>TJ4S-1213-Sy15.</w:t>
            </w:r>
          </w:p>
          <w:p w14:paraId="49CE2732" w14:textId="77777777" w:rsidR="00652DEA" w:rsidRPr="00B32B9A" w:rsidRDefault="00C15CB5">
            <w:pPr>
              <w:pStyle w:val="aff2"/>
              <w:widowControl w:val="0"/>
              <w:numPr>
                <w:ilvl w:val="0"/>
                <w:numId w:val="35"/>
              </w:numPr>
              <w:spacing w:beforeLines="50" w:before="120" w:afterLines="50" w:after="120"/>
              <w:jc w:val="both"/>
              <w:rPr>
                <w:ins w:id="3027" w:author="Xuning Wei12232" w:date="2026-10-20T15:00:00Z"/>
                <w:rFonts w:ascii="Times New Roman" w:eastAsia="仿宋_GB2312" w:hAnsi="Times New Roman" w:cs="Times New Roman"/>
                <w:color w:val="000000" w:themeColor="text1"/>
                <w:sz w:val="18"/>
                <w:szCs w:val="18"/>
                <w:lang w:eastAsia="zh-CN"/>
              </w:rPr>
              <w:pPrChange w:id="3028" w:author="Xuning Wei12232" w:date="2026-10-20T15:00:00Z">
                <w:pPr>
                  <w:widowControl w:val="0"/>
                  <w:spacing w:beforeLines="50" w:before="120" w:afterLines="50" w:after="120"/>
                  <w:contextualSpacing/>
                </w:pPr>
              </w:pPrChange>
            </w:pPr>
            <w:del w:id="3029" w:author="Xuning Wei12232" w:date="2026-10-20T15:00:00Z">
              <w:r w:rsidRPr="00B32B9A">
                <w:rPr>
                  <w:rFonts w:ascii="Times New Roman" w:eastAsia="仿宋_GB2312" w:hAnsi="Times New Roman" w:cs="Times New Roman"/>
                  <w:color w:val="000000" w:themeColor="text1"/>
                  <w:sz w:val="18"/>
                  <w:szCs w:val="18"/>
                  <w:rPrChange w:id="303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03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03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03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034" w:author="Xuning Wei12232" w:date="2026-10-24T11:11:00Z">
                  <w:rPr/>
                </w:rPrChange>
              </w:rPr>
              <w:t>.</w:t>
            </w:r>
            <w:del w:id="3035" w:author="Xuning Wei12232" w:date="2026-10-20T15:00:00Z">
              <w:r w:rsidRPr="00B32B9A">
                <w:rPr>
                  <w:rFonts w:ascii="Times New Roman" w:eastAsia="仿宋_GB2312" w:hAnsi="Times New Roman" w:cs="Times New Roman"/>
                  <w:color w:val="000000" w:themeColor="text1"/>
                  <w:sz w:val="18"/>
                  <w:szCs w:val="18"/>
                  <w:rPrChange w:id="3036" w:author="Xuning Wei12232" w:date="2026-10-24T11:11:00Z">
                    <w:rPr/>
                  </w:rPrChange>
                </w:rPr>
                <w:br/>
                <w:delText>3.</w:delText>
              </w:r>
            </w:del>
          </w:p>
          <w:p w14:paraId="0C067D45" w14:textId="7764D56F" w:rsidR="00652DEA" w:rsidRPr="00B32B9A" w:rsidRDefault="00C15CB5">
            <w:pPr>
              <w:pStyle w:val="aff2"/>
              <w:widowControl w:val="0"/>
              <w:numPr>
                <w:ilvl w:val="0"/>
                <w:numId w:val="35"/>
              </w:numPr>
              <w:spacing w:beforeLines="50" w:before="120" w:afterLines="50" w:after="120"/>
              <w:jc w:val="both"/>
              <w:rPr>
                <w:ins w:id="3037" w:author="Xuning Wei12232" w:date="2026-10-20T15:00:00Z"/>
                <w:rFonts w:ascii="Times New Roman" w:eastAsia="仿宋_GB2312" w:hAnsi="Times New Roman" w:cs="Times New Roman"/>
                <w:color w:val="000000" w:themeColor="text1"/>
                <w:sz w:val="18"/>
                <w:szCs w:val="18"/>
                <w:lang w:eastAsia="zh-CN"/>
              </w:rPr>
              <w:pPrChange w:id="3038" w:author="Xuning Wei12232" w:date="2026-10-20T15:00:00Z">
                <w:pPr>
                  <w:widowControl w:val="0"/>
                  <w:spacing w:beforeLines="50" w:before="120" w:afterLines="50" w:after="120"/>
                  <w:contextualSpacing/>
                </w:pPr>
              </w:pPrChange>
            </w:pPr>
            <w:del w:id="3039" w:author="Xuning Wei12232" w:date="2026-10-20T15:00:00Z">
              <w:r w:rsidRPr="00B32B9A">
                <w:rPr>
                  <w:rFonts w:ascii="Times New Roman" w:eastAsia="仿宋_GB2312" w:hAnsi="Times New Roman" w:cs="Times New Roman"/>
                  <w:color w:val="000000" w:themeColor="text1"/>
                  <w:sz w:val="18"/>
                  <w:szCs w:val="18"/>
                  <w:rPrChange w:id="304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304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042"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3043" w:author="Xuning Wei12232" w:date="2026-10-20T20:02: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3044" w:author="Xuning Wei12232" w:date="2026-10-20T20:02:00Z">
              <w:r w:rsidRPr="00B32B9A">
                <w:rPr>
                  <w:rFonts w:ascii="Times New Roman" w:eastAsia="仿宋_GB2312" w:hAnsi="Times New Roman" w:cs="Times New Roman"/>
                  <w:color w:val="000000" w:themeColor="text1"/>
                  <w:sz w:val="18"/>
                  <w:szCs w:val="18"/>
                </w:rPr>
                <w:t>)</w:t>
              </w:r>
            </w:ins>
            <w:ins w:id="3045" w:author="Xuning Wei12232" w:date="2026-10-20T20:41:00Z">
              <w:r w:rsidRPr="00B32B9A">
                <w:rPr>
                  <w:rFonts w:ascii="Times New Roman" w:eastAsia="仿宋_GB2312" w:hAnsi="Times New Roman" w:cs="Times New Roman"/>
                  <w:color w:val="000000" w:themeColor="text1"/>
                  <w:sz w:val="18"/>
                  <w:szCs w:val="18"/>
                </w:rPr>
                <w:t xml:space="preserve"> </w:t>
              </w:r>
            </w:ins>
            <w:del w:id="3046" w:author="Xuning Wei12232" w:date="2026-10-20T14:33:00Z">
              <w:r w:rsidRPr="00B32B9A">
                <w:rPr>
                  <w:rFonts w:ascii="Times New Roman" w:eastAsia="仿宋_GB2312" w:hAnsi="Times New Roman" w:cs="Times New Roman"/>
                  <w:color w:val="000000" w:themeColor="text1"/>
                  <w:sz w:val="18"/>
                  <w:szCs w:val="18"/>
                  <w:rPrChange w:id="3047" w:author="Xuning Wei12232" w:date="2026-10-24T11:11:00Z">
                    <w:rPr/>
                  </w:rPrChange>
                </w:rPr>
                <w:delText>25 ± 5 °C</w:delText>
              </w:r>
            </w:del>
            <w:del w:id="3048" w:author="Xuning Wei12232" w:date="2026-10-20T20:02:00Z">
              <w:r w:rsidRPr="00B32B9A">
                <w:rPr>
                  <w:rFonts w:ascii="Times New Roman" w:eastAsia="仿宋_GB2312" w:hAnsi="Times New Roman" w:cs="Times New Roman"/>
                  <w:color w:val="000000" w:themeColor="text1"/>
                  <w:sz w:val="18"/>
                  <w:szCs w:val="18"/>
                  <w:rPrChange w:id="3049"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3050"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3051" w:author="Xuning Wei12232" w:date="2026-10-22T10:26:00Z">
              <w:r w:rsidRPr="00B32B9A">
                <w:rPr>
                  <w:rFonts w:ascii="Times New Roman" w:eastAsia="仿宋_GB2312" w:hAnsi="Times New Roman" w:cs="Times New Roman"/>
                  <w:color w:val="000000" w:themeColor="text1"/>
                  <w:sz w:val="18"/>
                  <w:szCs w:val="18"/>
                  <w:rPrChange w:id="305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053" w:author="Xuning Wei12232" w:date="2026-10-24T11:11:00Z">
                  <w:rPr/>
                </w:rPrChange>
              </w:rPr>
              <w:t xml:space="preserve"> (target: 2 h) at </w:t>
            </w:r>
            <w:del w:id="3054" w:author="Xuning Wei12232" w:date="2026-10-20T14:33:00Z">
              <w:r w:rsidRPr="00B32B9A">
                <w:rPr>
                  <w:rFonts w:ascii="Times New Roman" w:eastAsia="仿宋_GB2312" w:hAnsi="Times New Roman" w:cs="Times New Roman"/>
                  <w:color w:val="000000" w:themeColor="text1"/>
                  <w:sz w:val="18"/>
                  <w:szCs w:val="18"/>
                  <w:rPrChange w:id="305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056" w:author="Xuning Wei12232" w:date="2026-10-24T11:11:00Z">
                  <w:rPr/>
                </w:rPrChange>
              </w:rPr>
              <w:t xml:space="preserve"> (target: </w:t>
            </w:r>
            <w:del w:id="3057" w:author="Xuning Wei12232" w:date="2026-10-20T21:36:00Z">
              <w:r w:rsidRPr="00B32B9A">
                <w:rPr>
                  <w:rFonts w:ascii="Times New Roman" w:eastAsia="仿宋_GB2312" w:hAnsi="Times New Roman" w:cs="Times New Roman"/>
                  <w:color w:val="000000" w:themeColor="text1"/>
                  <w:sz w:val="18"/>
                  <w:szCs w:val="18"/>
                  <w:rPrChange w:id="305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059" w:author="Xuning Wei12232" w:date="2026-10-24T11:11:00Z">
                  <w:rPr/>
                </w:rPrChange>
              </w:rPr>
              <w:t>).</w:t>
            </w:r>
            <w:del w:id="3060" w:author="Xuning Wei12232" w:date="2026-10-20T15:00:00Z">
              <w:r w:rsidRPr="00B32B9A">
                <w:rPr>
                  <w:rFonts w:ascii="Times New Roman" w:eastAsia="仿宋_GB2312" w:hAnsi="Times New Roman" w:cs="Times New Roman"/>
                  <w:color w:val="000000" w:themeColor="text1"/>
                  <w:sz w:val="18"/>
                  <w:szCs w:val="18"/>
                  <w:rPrChange w:id="3061" w:author="Xuning Wei12232" w:date="2026-10-24T11:11:00Z">
                    <w:rPr/>
                  </w:rPrChange>
                </w:rPr>
                <w:br/>
                <w:delText xml:space="preserve">4. </w:delText>
              </w:r>
            </w:del>
          </w:p>
          <w:p w14:paraId="0E4E1B9B" w14:textId="77777777" w:rsidR="00652DEA" w:rsidRPr="00B32B9A" w:rsidRDefault="00C15CB5">
            <w:pPr>
              <w:pStyle w:val="aff2"/>
              <w:widowControl w:val="0"/>
              <w:numPr>
                <w:ilvl w:val="0"/>
                <w:numId w:val="35"/>
              </w:numPr>
              <w:spacing w:beforeLines="50" w:before="120" w:afterLines="50" w:after="120"/>
              <w:jc w:val="both"/>
              <w:rPr>
                <w:rFonts w:ascii="Times New Roman" w:eastAsia="仿宋_GB2312" w:hAnsi="Times New Roman" w:cs="Times New Roman"/>
                <w:color w:val="000000" w:themeColor="text1"/>
                <w:sz w:val="18"/>
                <w:szCs w:val="18"/>
                <w:lang w:eastAsia="zh-CN"/>
                <w:rPrChange w:id="3062" w:author="Xuning Wei12232" w:date="2026-10-24T11:11:00Z">
                  <w:rPr>
                    <w:lang w:eastAsia="zh-CN"/>
                  </w:rPr>
                </w:rPrChange>
              </w:rPr>
              <w:pPrChange w:id="3063" w:author="Xuning Wei12232" w:date="2026-10-20T15: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064" w:author="Xuning Wei12232" w:date="2026-10-24T11:11:00Z">
                  <w:rPr/>
                </w:rPrChange>
              </w:rPr>
              <w:t>Stop stirring, turn off the nitrogen. Drain until there is no obvious drip.</w:t>
            </w:r>
          </w:p>
        </w:tc>
      </w:tr>
      <w:tr w:rsidR="00652DEA" w:rsidRPr="00B32B9A" w14:paraId="1C2C6F0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D9C6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04A14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86D993" w14:textId="5D17F6D6" w:rsidR="00652DEA" w:rsidRPr="00B32B9A" w:rsidRDefault="00C15CB5">
            <w:pPr>
              <w:pStyle w:val="aff2"/>
              <w:widowControl w:val="0"/>
              <w:numPr>
                <w:ilvl w:val="0"/>
                <w:numId w:val="36"/>
              </w:numPr>
              <w:spacing w:beforeLines="50" w:before="120" w:afterLines="50" w:after="120"/>
              <w:jc w:val="both"/>
              <w:rPr>
                <w:ins w:id="3065" w:author="Xuning Wei12232" w:date="2026-10-20T15:00:00Z"/>
                <w:rFonts w:ascii="Times New Roman" w:eastAsia="仿宋_GB2312" w:hAnsi="Times New Roman" w:cs="Times New Roman"/>
                <w:color w:val="000000" w:themeColor="text1"/>
                <w:sz w:val="18"/>
                <w:szCs w:val="18"/>
              </w:rPr>
              <w:pPrChange w:id="3066" w:author="Xuning Wei12232" w:date="2026-10-20T15:00:00Z">
                <w:pPr>
                  <w:widowControl w:val="0"/>
                  <w:spacing w:beforeLines="50" w:before="120" w:afterLines="50" w:after="120"/>
                  <w:contextualSpacing/>
                </w:pPr>
              </w:pPrChange>
            </w:pPr>
            <w:del w:id="3067" w:author="Xuning Wei12232" w:date="2026-10-20T15:0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06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06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07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071" w:author="Xuning Wei12232" w:date="2026-10-24T11:11:00Z">
                  <w:rPr/>
                </w:rPrChange>
              </w:rPr>
              <w:t>5 °C (</w:t>
            </w:r>
            <w:del w:id="3072" w:author="Xuning Wei12232" w:date="2026-10-24T10:48:00Z">
              <w:r w:rsidRPr="00B32B9A">
                <w:rPr>
                  <w:rFonts w:ascii="Times New Roman" w:eastAsia="仿宋_GB2312" w:hAnsi="Times New Roman" w:cs="Times New Roman"/>
                  <w:color w:val="000000" w:themeColor="text1"/>
                  <w:sz w:val="18"/>
                  <w:szCs w:val="18"/>
                  <w:rPrChange w:id="3073" w:author="Xuning Wei12232" w:date="2026-10-24T11:11:00Z">
                    <w:rPr/>
                  </w:rPrChange>
                </w:rPr>
                <w:delText>target: 20 °C</w:delText>
              </w:r>
            </w:del>
            <w:ins w:id="307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075" w:author="Xuning Wei12232" w:date="2026-10-24T11:11:00Z">
                  <w:rPr/>
                </w:rPrChange>
              </w:rPr>
              <w:t>).</w:t>
            </w:r>
          </w:p>
          <w:p w14:paraId="3B9C49E9" w14:textId="6EE291C2" w:rsidR="00652DEA" w:rsidRPr="00B32B9A" w:rsidRDefault="00C15CB5">
            <w:pPr>
              <w:pStyle w:val="aff2"/>
              <w:widowControl w:val="0"/>
              <w:numPr>
                <w:ilvl w:val="0"/>
                <w:numId w:val="36"/>
              </w:numPr>
              <w:spacing w:beforeLines="50" w:before="120" w:afterLines="50" w:after="120"/>
              <w:jc w:val="both"/>
              <w:rPr>
                <w:ins w:id="3076" w:author="Xuning Wei12232" w:date="2026-10-20T15:00:00Z"/>
                <w:rFonts w:ascii="Times New Roman" w:eastAsia="仿宋_GB2312" w:hAnsi="Times New Roman" w:cs="Times New Roman"/>
                <w:color w:val="000000" w:themeColor="text1"/>
                <w:sz w:val="18"/>
                <w:szCs w:val="18"/>
              </w:rPr>
              <w:pPrChange w:id="3077" w:author="Xuning Wei12232" w:date="2026-10-20T15:00:00Z">
                <w:pPr>
                  <w:widowControl w:val="0"/>
                  <w:spacing w:beforeLines="50" w:before="120" w:afterLines="50" w:after="120"/>
                  <w:contextualSpacing/>
                </w:pPr>
              </w:pPrChange>
            </w:pPr>
            <w:ins w:id="3078" w:author="Xuning Wei12232" w:date="2026-10-23T19:43:00Z">
              <w:r w:rsidRPr="00B32B9A">
                <w:rPr>
                  <w:rFonts w:ascii="Times New Roman" w:eastAsia="仿宋_GB2312" w:hAnsi="Times New Roman" w:cs="Times New Roman"/>
                  <w:color w:val="000000" w:themeColor="text1"/>
                  <w:sz w:val="18"/>
                  <w:szCs w:val="18"/>
                  <w:rPrChange w:id="3079"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080"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081" w:author="Johan Granander" w:date="2026-10-25T11:56:00Z">
              <w:r w:rsidR="00A52C69" w:rsidRPr="00B32B9A">
                <w:rPr>
                  <w:rFonts w:ascii="Times New Roman" w:eastAsia="仿宋_GB2312" w:hAnsi="Times New Roman" w:cs="Times New Roman"/>
                  <w:color w:val="000000" w:themeColor="text1"/>
                  <w:sz w:val="18"/>
                  <w:szCs w:val="18"/>
                  <w:lang w:eastAsia="zh-CN"/>
                </w:rPr>
                <w:t xml:space="preserve"> </w:t>
              </w:r>
            </w:ins>
            <w:ins w:id="3082" w:author="Xuning Wei12232" w:date="2026-10-23T19:43:00Z">
              <w:r w:rsidRPr="00B32B9A">
                <w:rPr>
                  <w:rFonts w:ascii="Times New Roman" w:eastAsia="仿宋_GB2312" w:hAnsi="Times New Roman" w:cs="Times New Roman"/>
                  <w:color w:val="000000" w:themeColor="text1"/>
                  <w:sz w:val="18"/>
                  <w:szCs w:val="18"/>
                  <w:lang w:eastAsia="zh-CN"/>
                  <w:rPrChange w:id="3083"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084" w:author="Xuning Wei12232" w:date="2026-10-24T11:11:00Z">
                    <w:rPr>
                      <w:rFonts w:ascii="Times New Roman" w:eastAsia="仿宋_GB2312" w:hAnsi="Times New Roman" w:cs="Times New Roman"/>
                      <w:color w:val="FF0000"/>
                      <w:sz w:val="18"/>
                      <w:szCs w:val="18"/>
                      <w:highlight w:val="yellow"/>
                    </w:rPr>
                  </w:rPrChange>
                </w:rPr>
                <w:t>into TJ4S-1213-Sy15</w:t>
              </w:r>
            </w:ins>
            <w:del w:id="3085" w:author="Xuning Wei12232" w:date="2026-10-20T15:00:00Z">
              <w:r w:rsidRPr="00B32B9A">
                <w:rPr>
                  <w:rFonts w:ascii="Times New Roman" w:eastAsia="仿宋_GB2312" w:hAnsi="Times New Roman" w:cs="Times New Roman"/>
                  <w:color w:val="000000" w:themeColor="text1"/>
                  <w:sz w:val="18"/>
                  <w:szCs w:val="18"/>
                  <w:rPrChange w:id="3086" w:author="Xuning Wei12232" w:date="2026-10-24T11:11:00Z">
                    <w:rPr/>
                  </w:rPrChange>
                </w:rPr>
                <w:br/>
                <w:delText xml:space="preserve">2. </w:delText>
              </w:r>
            </w:del>
            <w:del w:id="3087" w:author="Xuning Wei12232" w:date="2026-10-23T19:43:00Z">
              <w:r w:rsidRPr="00B32B9A">
                <w:rPr>
                  <w:rFonts w:ascii="Times New Roman" w:eastAsia="仿宋_GB2312" w:hAnsi="Times New Roman" w:cs="Times New Roman"/>
                  <w:color w:val="000000" w:themeColor="text1"/>
                  <w:sz w:val="18"/>
                  <w:szCs w:val="18"/>
                  <w:rPrChange w:id="308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089" w:author="Xuning Wei12232" w:date="2026-10-24T11:11:00Z">
                    <w:rPr>
                      <w:lang w:eastAsia="zh-CN"/>
                    </w:rPr>
                  </w:rPrChange>
                </w:rPr>
                <w:delText xml:space="preserve"> </w:delText>
              </w:r>
            </w:del>
            <w:del w:id="3090" w:author="Xuning Wei12232" w:date="2026-10-18T19:02:00Z">
              <w:r w:rsidRPr="00B32B9A">
                <w:rPr>
                  <w:rFonts w:ascii="Times New Roman" w:eastAsia="仿宋_GB2312" w:hAnsi="Times New Roman" w:cs="Times New Roman"/>
                  <w:color w:val="000000" w:themeColor="text1"/>
                  <w:sz w:val="18"/>
                  <w:szCs w:val="18"/>
                  <w:lang w:eastAsia="zh-CN"/>
                  <w:rPrChange w:id="3091" w:author="Xuning Wei12232" w:date="2026-10-24T11:11:00Z">
                    <w:rPr>
                      <w:lang w:eastAsia="zh-CN"/>
                    </w:rPr>
                  </w:rPrChange>
                </w:rPr>
                <w:delText>10.0 V Isopropyl Acetate (8.730 kg/kg)</w:delText>
              </w:r>
            </w:del>
            <w:del w:id="3092" w:author="Xuning Wei12232" w:date="2026-10-18T22:27:00Z">
              <w:r w:rsidRPr="00B32B9A">
                <w:rPr>
                  <w:rFonts w:ascii="Times New Roman" w:eastAsia="仿宋_GB2312" w:hAnsi="Times New Roman" w:cs="Times New Roman"/>
                  <w:color w:val="000000" w:themeColor="text1"/>
                  <w:sz w:val="18"/>
                  <w:szCs w:val="18"/>
                  <w:lang w:eastAsia="zh-CN"/>
                  <w:rPrChange w:id="3093" w:author="Xuning Wei12232" w:date="2026-10-24T11:11:00Z">
                    <w:rPr>
                      <w:lang w:eastAsia="zh-CN"/>
                    </w:rPr>
                  </w:rPrChange>
                </w:rPr>
                <w:delText xml:space="preserve"> </w:delText>
              </w:r>
            </w:del>
            <w:del w:id="3094" w:author="Xuning Wei12232" w:date="2026-10-23T19:43:00Z">
              <w:r w:rsidRPr="00B32B9A">
                <w:rPr>
                  <w:rFonts w:ascii="Times New Roman" w:eastAsia="仿宋_GB2312" w:hAnsi="Times New Roman" w:cs="Times New Roman"/>
                  <w:color w:val="000000" w:themeColor="text1"/>
                  <w:sz w:val="18"/>
                  <w:szCs w:val="18"/>
                  <w:rPrChange w:id="3095"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096" w:author="Xuning Wei12232" w:date="2026-10-24T11:11:00Z">
                  <w:rPr/>
                </w:rPrChange>
              </w:rPr>
              <w:t xml:space="preserve">. </w:t>
            </w:r>
          </w:p>
          <w:p w14:paraId="6BE9DD9A" w14:textId="77777777" w:rsidR="00652DEA" w:rsidRPr="00B32B9A" w:rsidRDefault="00C15CB5">
            <w:pPr>
              <w:pStyle w:val="aff2"/>
              <w:widowControl w:val="0"/>
              <w:numPr>
                <w:ilvl w:val="0"/>
                <w:numId w:val="36"/>
              </w:numPr>
              <w:spacing w:beforeLines="50" w:before="120" w:afterLines="50" w:after="120"/>
              <w:jc w:val="both"/>
              <w:rPr>
                <w:rFonts w:ascii="Times New Roman" w:eastAsia="仿宋_GB2312" w:hAnsi="Times New Roman" w:cs="Times New Roman"/>
                <w:color w:val="000000" w:themeColor="text1"/>
                <w:sz w:val="18"/>
                <w:szCs w:val="18"/>
                <w:rPrChange w:id="3097" w:author="Xuning Wei12232" w:date="2026-10-24T11:11:00Z">
                  <w:rPr/>
                </w:rPrChange>
              </w:rPr>
              <w:pPrChange w:id="3098" w:author="Xuning Wei12232" w:date="2026-10-20T15:00:00Z">
                <w:pPr>
                  <w:widowControl w:val="0"/>
                  <w:spacing w:beforeLines="50" w:before="120" w:afterLines="50" w:after="120"/>
                  <w:contextualSpacing/>
                </w:pPr>
              </w:pPrChange>
            </w:pPr>
            <w:del w:id="3099" w:author="Xuning Wei12232" w:date="2026-10-20T15:00:00Z">
              <w:r w:rsidRPr="00B32B9A">
                <w:rPr>
                  <w:rFonts w:ascii="Times New Roman" w:eastAsia="仿宋_GB2312" w:hAnsi="Times New Roman" w:cs="Times New Roman"/>
                  <w:color w:val="000000" w:themeColor="text1"/>
                  <w:sz w:val="18"/>
                  <w:szCs w:val="18"/>
                  <w:rPrChange w:id="3100"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10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10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03" w:author="Xuning Wei12232" w:date="2026-10-24T11:11:00Z">
                  <w:rPr/>
                </w:rPrChange>
              </w:rPr>
              <w:t>. Drain until there is no obvious drip</w:t>
            </w:r>
          </w:p>
          <w:p w14:paraId="0BCF7B6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10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D6995D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1F511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D0A2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29E9D" w14:textId="56C0764C" w:rsidR="00652DEA" w:rsidRPr="00B32B9A" w:rsidRDefault="00C15CB5">
            <w:pPr>
              <w:pStyle w:val="aff2"/>
              <w:widowControl w:val="0"/>
              <w:numPr>
                <w:ilvl w:val="0"/>
                <w:numId w:val="37"/>
              </w:numPr>
              <w:spacing w:beforeLines="50" w:before="120" w:afterLines="50" w:after="120"/>
              <w:jc w:val="both"/>
              <w:rPr>
                <w:ins w:id="3105" w:author="Xuning Wei12232" w:date="2026-10-20T15:01:00Z"/>
                <w:rFonts w:ascii="Times New Roman" w:eastAsia="仿宋_GB2312" w:hAnsi="Times New Roman" w:cs="Times New Roman"/>
                <w:color w:val="000000" w:themeColor="text1"/>
                <w:sz w:val="18"/>
                <w:szCs w:val="18"/>
              </w:rPr>
              <w:pPrChange w:id="3106" w:author="Xuning Wei12232" w:date="2026-10-20T15:01:00Z">
                <w:pPr>
                  <w:widowControl w:val="0"/>
                  <w:spacing w:beforeLines="50" w:before="120" w:afterLines="50" w:after="120"/>
                  <w:contextualSpacing/>
                </w:pPr>
              </w:pPrChange>
            </w:pPr>
            <w:del w:id="3107" w:author="Xuning Wei12232" w:date="2026-10-20T15:00:00Z">
              <w:r w:rsidRPr="00B32B9A">
                <w:rPr>
                  <w:rFonts w:ascii="Times New Roman" w:eastAsia="仿宋_GB2312" w:hAnsi="Times New Roman" w:cs="Times New Roman"/>
                  <w:color w:val="000000" w:themeColor="text1"/>
                  <w:sz w:val="18"/>
                  <w:szCs w:val="18"/>
                  <w:rPrChange w:id="310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3109" w:author="Xuning Wei12232" w:date="2026-10-24T11:11:00Z">
                  <w:rPr/>
                </w:rPrChange>
              </w:rPr>
              <w:t>Add</w:t>
            </w:r>
            <w:del w:id="3110" w:author="Xuning Wei12232" w:date="2026-10-20T20:12:00Z">
              <w:r w:rsidRPr="00B32B9A">
                <w:rPr>
                  <w:rFonts w:ascii="Times New Roman" w:eastAsia="仿宋_GB2312" w:hAnsi="Times New Roman" w:cs="Times New Roman"/>
                  <w:color w:val="000000" w:themeColor="text1"/>
                  <w:sz w:val="18"/>
                  <w:szCs w:val="18"/>
                  <w:rPrChange w:id="3111" w:author="Xuning Wei12232" w:date="2026-10-24T11:11:00Z">
                    <w:rPr/>
                  </w:rPrChange>
                </w:rPr>
                <w:delText xml:space="preserve"> </w:delText>
              </w:r>
            </w:del>
            <w:ins w:id="3112" w:author="Xuning Wei12232" w:date="2026-10-20T20:12:00Z">
              <w:r w:rsidRPr="00B32B9A">
                <w:rPr>
                  <w:rFonts w:ascii="Times New Roman" w:eastAsia="仿宋_GB2312" w:hAnsi="Times New Roman" w:cs="Times New Roman"/>
                  <w:color w:val="000000" w:themeColor="text1"/>
                  <w:sz w:val="18"/>
                  <w:szCs w:val="18"/>
                </w:rPr>
                <w:t xml:space="preserve"> </w:t>
              </w:r>
            </w:ins>
            <w:ins w:id="3113" w:author="Xuning Wei12232" w:date="2026-10-23T19:47: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114" w:author="Xuning Wei12232" w:date="2026-10-24T11:11:00Z">
                    <w:rPr>
                      <w:rFonts w:ascii="Times New Roman" w:eastAsia="仿宋_GB2312" w:hAnsi="Times New Roman" w:cs="Times New Roman"/>
                      <w:color w:val="000000" w:themeColor="text1"/>
                      <w:sz w:val="18"/>
                      <w:szCs w:val="18"/>
                      <w:highlight w:val="yellow"/>
                    </w:rPr>
                  </w:rPrChange>
                </w:rPr>
                <w:t xml:space="preserve">DMF </w:t>
              </w:r>
              <w:r w:rsidRPr="00210A33">
                <w:rPr>
                  <w:rFonts w:ascii="Times New Roman" w:eastAsia="仿宋_GB2312" w:hAnsi="Times New Roman" w:cs="Times New Roman"/>
                  <w:color w:val="0000FF"/>
                  <w:sz w:val="18"/>
                  <w:szCs w:val="18"/>
                  <w:rPrChange w:id="3115" w:author="Xuning Wei12232" w:date="2026-10-24T11:11:00Z">
                    <w:rPr>
                      <w:rFonts w:ascii="Times New Roman" w:eastAsia="仿宋_GB2312" w:hAnsi="Times New Roman" w:cs="Times New Roman"/>
                      <w:color w:val="000000" w:themeColor="text1"/>
                      <w:sz w:val="18"/>
                      <w:szCs w:val="18"/>
                      <w:highlight w:val="yellow"/>
                    </w:rPr>
                  </w:rPrChange>
                </w:rPr>
                <w:t>(</w:t>
              </w:r>
              <w:commentRangeStart w:id="3116"/>
              <w:commentRangeStart w:id="3117"/>
              <w:r w:rsidRPr="00210A33">
                <w:rPr>
                  <w:rFonts w:ascii="Times New Roman" w:eastAsia="仿宋_GB2312" w:hAnsi="Times New Roman" w:cs="Times New Roman"/>
                  <w:color w:val="0000FF"/>
                  <w:sz w:val="18"/>
                  <w:szCs w:val="18"/>
                  <w:rPrChange w:id="3118" w:author="Xuning Wei12232" w:date="2026-10-24T11:11:00Z">
                    <w:rPr>
                      <w:rFonts w:ascii="Times New Roman" w:eastAsia="仿宋_GB2312" w:hAnsi="Times New Roman" w:cs="Times New Roman"/>
                      <w:color w:val="000000" w:themeColor="text1"/>
                      <w:sz w:val="18"/>
                      <w:szCs w:val="18"/>
                      <w:highlight w:val="yellow"/>
                    </w:rPr>
                  </w:rPrChange>
                </w:rPr>
                <w:t>12</w:t>
              </w:r>
            </w:ins>
            <w:r w:rsidR="00210A33" w:rsidRPr="00210A33">
              <w:rPr>
                <w:rFonts w:ascii="Times New Roman" w:eastAsia="仿宋_GB2312" w:hAnsi="Times New Roman" w:cs="Times New Roman"/>
                <w:color w:val="0000FF"/>
                <w:sz w:val="18"/>
                <w:szCs w:val="18"/>
              </w:rPr>
              <w:t>.0</w:t>
            </w:r>
            <w:ins w:id="3119" w:author="Xuning Wei12232" w:date="2026-10-23T19:47:00Z">
              <w:r w:rsidRPr="00210A33">
                <w:rPr>
                  <w:rFonts w:ascii="Times New Roman" w:eastAsia="仿宋_GB2312" w:hAnsi="Times New Roman" w:cs="Times New Roman"/>
                  <w:color w:val="0000FF"/>
                  <w:sz w:val="18"/>
                  <w:szCs w:val="18"/>
                  <w:rPrChange w:id="3120" w:author="Xuning Wei12232" w:date="2026-10-24T11:11:00Z">
                    <w:rPr>
                      <w:rFonts w:ascii="Times New Roman" w:eastAsia="仿宋_GB2312" w:hAnsi="Times New Roman" w:cs="Times New Roman"/>
                      <w:color w:val="000000" w:themeColor="text1"/>
                      <w:sz w:val="18"/>
                      <w:szCs w:val="18"/>
                      <w:highlight w:val="yellow"/>
                    </w:rPr>
                  </w:rPrChange>
                </w:rPr>
                <w:t xml:space="preserve"> V</w:t>
              </w:r>
            </w:ins>
            <w:commentRangeEnd w:id="3116"/>
            <w:r w:rsidR="00113E82" w:rsidRPr="00210A33">
              <w:rPr>
                <w:rStyle w:val="affe"/>
                <w:rFonts w:ascii="Times New Roman" w:eastAsia="仿宋_GB2312" w:hAnsi="Times New Roman" w:cs="Times New Roman"/>
                <w:color w:val="0000FF"/>
                <w:sz w:val="18"/>
                <w:szCs w:val="18"/>
                <w:rPrChange w:id="312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116"/>
            </w:r>
            <w:commentRangeEnd w:id="3117"/>
            <w:r w:rsidRPr="00210A33">
              <w:rPr>
                <w:rStyle w:val="affe"/>
                <w:rFonts w:ascii="Times New Roman" w:eastAsia="仿宋_GB2312" w:hAnsi="Times New Roman" w:cs="Times New Roman"/>
                <w:color w:val="0000FF"/>
                <w:sz w:val="18"/>
                <w:szCs w:val="18"/>
                <w:rPrChange w:id="312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3117"/>
            </w:r>
            <w:ins w:id="3123" w:author="Xuning Wei12232" w:date="2026-10-23T19:47:00Z">
              <w:r w:rsidRPr="00210A33">
                <w:rPr>
                  <w:rFonts w:ascii="Times New Roman" w:eastAsia="仿宋_GB2312" w:hAnsi="Times New Roman" w:cs="Times New Roman"/>
                  <w:color w:val="0000FF"/>
                  <w:sz w:val="18"/>
                  <w:szCs w:val="18"/>
                  <w:rPrChange w:id="3124" w:author="Xuning Wei12232" w:date="2026-10-24T11:11:00Z">
                    <w:rPr>
                      <w:rFonts w:ascii="Times New Roman" w:eastAsia="仿宋_GB2312" w:hAnsi="Times New Roman" w:cs="Times New Roman"/>
                      <w:color w:val="000000" w:themeColor="text1"/>
                      <w:sz w:val="18"/>
                      <w:szCs w:val="18"/>
                      <w:highlight w:val="yellow"/>
                    </w:rPr>
                  </w:rPrChange>
                </w:rPr>
                <w:t>,</w:t>
              </w:r>
              <w:r w:rsidRPr="00B32B9A">
                <w:rPr>
                  <w:rFonts w:ascii="Times New Roman" w:eastAsia="仿宋_GB2312" w:hAnsi="Times New Roman" w:cs="Times New Roman"/>
                  <w:color w:val="000000" w:themeColor="text1"/>
                  <w:sz w:val="18"/>
                  <w:szCs w:val="18"/>
                  <w:rPrChange w:id="3125" w:author="Xuning Wei12232" w:date="2026-10-24T11:11:00Z">
                    <w:rPr>
                      <w:rFonts w:ascii="Times New Roman" w:eastAsia="仿宋_GB2312" w:hAnsi="Times New Roman" w:cs="Times New Roman"/>
                      <w:color w:val="000000" w:themeColor="text1"/>
                      <w:sz w:val="18"/>
                      <w:szCs w:val="18"/>
                      <w:highlight w:val="yellow"/>
                    </w:rPr>
                  </w:rPrChange>
                </w:rPr>
                <w:t xml:space="preserve"> 11.38 kg/kg)</w:t>
              </w:r>
            </w:ins>
            <w:ins w:id="3126" w:author="Xuning Wei12232" w:date="2026-10-20T20:12:00Z">
              <w:r w:rsidRPr="00B32B9A">
                <w:rPr>
                  <w:rFonts w:ascii="Times New Roman" w:eastAsia="仿宋_GB2312" w:hAnsi="Times New Roman" w:cs="Times New Roman"/>
                  <w:color w:val="000000" w:themeColor="text1"/>
                  <w:sz w:val="18"/>
                  <w:szCs w:val="18"/>
                </w:rPr>
                <w:t xml:space="preserve"> </w:t>
              </w:r>
            </w:ins>
            <w:del w:id="3127" w:author="Xuning Wei12232" w:date="2026-10-20T08:05:00Z">
              <w:r w:rsidRPr="00B32B9A">
                <w:rPr>
                  <w:rFonts w:ascii="Times New Roman" w:eastAsia="仿宋_GB2312" w:hAnsi="Times New Roman" w:cs="Times New Roman"/>
                  <w:color w:val="000000" w:themeColor="text1"/>
                  <w:sz w:val="18"/>
                  <w:szCs w:val="18"/>
                  <w:rPrChange w:id="3128" w:author="Xuning Wei12232" w:date="2026-10-24T11:11:00Z">
                    <w:rPr/>
                  </w:rPrChange>
                </w:rPr>
                <w:delText xml:space="preserve">12.0 V </w:delText>
              </w:r>
            </w:del>
            <w:del w:id="3129" w:author="Xuning Wei12232" w:date="2026-10-20T20:12:00Z">
              <w:r w:rsidRPr="00B32B9A">
                <w:rPr>
                  <w:rFonts w:ascii="Times New Roman" w:eastAsia="仿宋_GB2312" w:hAnsi="Times New Roman" w:cs="Times New Roman"/>
                  <w:color w:val="000000" w:themeColor="text1"/>
                  <w:sz w:val="18"/>
                  <w:szCs w:val="18"/>
                  <w:rPrChange w:id="3130" w:author="Xuning Wei12232" w:date="2026-10-24T11:11:00Z">
                    <w:rPr/>
                  </w:rPrChange>
                </w:rPr>
                <w:delText>DMF (11.376 kg/kg)</w:delText>
              </w:r>
            </w:del>
            <w:r w:rsidRPr="00B32B9A">
              <w:rPr>
                <w:rFonts w:ascii="Times New Roman" w:eastAsia="仿宋_GB2312" w:hAnsi="Times New Roman" w:cs="Times New Roman"/>
                <w:color w:val="000000" w:themeColor="text1"/>
                <w:sz w:val="18"/>
                <w:szCs w:val="18"/>
                <w:rPrChange w:id="3131" w:author="Xuning Wei12232" w:date="2026-10-24T11:11:00Z">
                  <w:rPr/>
                </w:rPrChange>
              </w:rPr>
              <w:t xml:space="preserve"> into TJ4S-1213-Sy15. </w:t>
            </w:r>
          </w:p>
          <w:p w14:paraId="3016F4EE" w14:textId="77777777" w:rsidR="00652DEA" w:rsidRPr="00B32B9A" w:rsidRDefault="00C15CB5">
            <w:pPr>
              <w:pStyle w:val="aff2"/>
              <w:widowControl w:val="0"/>
              <w:numPr>
                <w:ilvl w:val="0"/>
                <w:numId w:val="37"/>
              </w:numPr>
              <w:spacing w:beforeLines="50" w:before="120" w:afterLines="50" w:after="120"/>
              <w:jc w:val="both"/>
              <w:rPr>
                <w:rFonts w:ascii="Times New Roman" w:eastAsia="仿宋_GB2312" w:hAnsi="Times New Roman" w:cs="Times New Roman"/>
                <w:color w:val="000000" w:themeColor="text1"/>
                <w:sz w:val="18"/>
                <w:szCs w:val="18"/>
                <w:rPrChange w:id="3132" w:author="Xuning Wei12232" w:date="2026-10-24T11:11:00Z">
                  <w:rPr/>
                </w:rPrChange>
              </w:rPr>
              <w:pPrChange w:id="3133" w:author="Xuning Wei12232" w:date="2026-10-20T15:01:00Z">
                <w:pPr>
                  <w:widowControl w:val="0"/>
                  <w:spacing w:beforeLines="50" w:before="120" w:afterLines="50" w:after="120"/>
                  <w:contextualSpacing/>
                </w:pPr>
              </w:pPrChange>
            </w:pPr>
            <w:del w:id="3134" w:author="Xuning Wei12232" w:date="2026-10-20T15:01:00Z">
              <w:r w:rsidRPr="00B32B9A">
                <w:rPr>
                  <w:rFonts w:ascii="Times New Roman" w:eastAsia="仿宋_GB2312" w:hAnsi="Times New Roman" w:cs="Times New Roman"/>
                  <w:color w:val="000000" w:themeColor="text1"/>
                  <w:sz w:val="18"/>
                  <w:szCs w:val="18"/>
                  <w:rPrChange w:id="3135"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13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1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138" w:author="Xuning Wei12232" w:date="2026-10-24T11:11:00Z">
                  <w:rPr/>
                </w:rPrChange>
              </w:rPr>
              <w:t>. Drain until there is no obvious drip</w:t>
            </w:r>
          </w:p>
          <w:p w14:paraId="1B8576D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13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A7248C"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F9C3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5324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proofErr w:type="spellStart"/>
            <w:r w:rsidRPr="00B32B9A">
              <w:rPr>
                <w:rFonts w:ascii="Times New Roman" w:eastAsia="仿宋_GB2312" w:hAnsi="Times New Roman" w:cs="Times New Roman"/>
                <w:color w:val="000000" w:themeColor="text1"/>
                <w:sz w:val="18"/>
                <w:szCs w:val="18"/>
                <w:lang w:eastAsia="zh-CN"/>
              </w:rPr>
              <w:t>Fmoc</w:t>
            </w:r>
            <w:proofErr w:type="spellEnd"/>
            <w:r w:rsidRPr="00B32B9A">
              <w:rPr>
                <w:rFonts w:ascii="Times New Roman" w:eastAsia="仿宋_GB2312" w:hAnsi="Times New Roman" w:cs="Times New Roman"/>
                <w:color w:val="000000" w:themeColor="text1"/>
                <w:sz w:val="18"/>
                <w:szCs w:val="18"/>
                <w:lang w:eastAsia="zh-CN"/>
              </w:rPr>
              <w:t>-L-</w:t>
            </w:r>
            <w:proofErr w:type="spellStart"/>
            <w:r w:rsidRPr="00B32B9A">
              <w:rPr>
                <w:rFonts w:ascii="Times New Roman" w:eastAsia="仿宋_GB2312" w:hAnsi="Times New Roman" w:cs="Times New Roman"/>
                <w:color w:val="000000" w:themeColor="text1"/>
                <w:sz w:val="18"/>
                <w:szCs w:val="18"/>
                <w:lang w:eastAsia="zh-CN"/>
              </w:rPr>
              <w:t>Asn</w:t>
            </w:r>
            <w:proofErr w:type="spellEnd"/>
            <w:r w:rsidRPr="00B32B9A">
              <w:rPr>
                <w:rFonts w:ascii="Times New Roman" w:eastAsia="仿宋_GB2312" w:hAnsi="Times New Roman" w:cs="Times New Roman"/>
                <w:color w:val="000000" w:themeColor="text1"/>
                <w:sz w:val="18"/>
                <w:szCs w:val="18"/>
                <w:lang w:eastAsia="zh-CN"/>
              </w:rPr>
              <w:t>(</w:t>
            </w:r>
            <w:proofErr w:type="spellStart"/>
            <w:r w:rsidRPr="00B32B9A">
              <w:rPr>
                <w:rFonts w:ascii="Times New Roman" w:eastAsia="仿宋_GB2312" w:hAnsi="Times New Roman" w:cs="Times New Roman"/>
                <w:color w:val="000000" w:themeColor="text1"/>
                <w:sz w:val="18"/>
                <w:szCs w:val="18"/>
                <w:lang w:eastAsia="zh-CN"/>
              </w:rPr>
              <w:t>Trt</w:t>
            </w:r>
            <w:proofErr w:type="spellEnd"/>
            <w:r w:rsidRPr="00B32B9A">
              <w:rPr>
                <w:rFonts w:ascii="Times New Roman" w:eastAsia="仿宋_GB2312" w:hAnsi="Times New Roman" w:cs="Times New Roman"/>
                <w:color w:val="000000" w:themeColor="text1"/>
                <w:sz w:val="18"/>
                <w:szCs w:val="18"/>
                <w:lang w:eastAsia="zh-CN"/>
              </w:rPr>
              <w:t>)-OH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028C28" w14:textId="77777777" w:rsidR="00652DEA" w:rsidRPr="00B32B9A" w:rsidRDefault="00C15CB5">
            <w:pPr>
              <w:pStyle w:val="aff2"/>
              <w:widowControl w:val="0"/>
              <w:numPr>
                <w:ilvl w:val="0"/>
                <w:numId w:val="38"/>
              </w:numPr>
              <w:spacing w:beforeLines="50" w:before="120" w:afterLines="50" w:after="120"/>
              <w:jc w:val="both"/>
              <w:rPr>
                <w:ins w:id="3140" w:author="Xuning Wei12232" w:date="2026-10-20T15:01:00Z"/>
                <w:rFonts w:ascii="Times New Roman" w:eastAsia="等线" w:hAnsi="Times New Roman" w:cs="Times New Roman"/>
                <w:color w:val="000000" w:themeColor="text1"/>
                <w:sz w:val="18"/>
                <w:szCs w:val="18"/>
                <w:lang w:eastAsia="zh-CN"/>
              </w:rPr>
              <w:pPrChange w:id="3141" w:author="Xuning Wei12232" w:date="2026-10-20T15:01:00Z">
                <w:pPr>
                  <w:widowControl w:val="0"/>
                  <w:spacing w:beforeLines="50" w:before="120" w:afterLines="50" w:after="120"/>
                  <w:contextualSpacing/>
                </w:pPr>
              </w:pPrChange>
            </w:pPr>
            <w:del w:id="3142" w:author="Xuning Wei12232" w:date="2026-10-20T15:0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3143" w:author="Xuning Wei12232" w:date="2026-10-24T11:11:00Z">
                  <w:rPr/>
                </w:rPrChange>
              </w:rPr>
              <w:t xml:space="preserve">Add </w:t>
            </w:r>
            <w:del w:id="3144" w:author="Xuning Wei12232" w:date="2026-10-20T08:06:00Z">
              <w:r w:rsidRPr="00B32B9A">
                <w:rPr>
                  <w:rFonts w:ascii="Times New Roman" w:eastAsia="等线" w:hAnsi="Times New Roman" w:cs="Times New Roman"/>
                  <w:color w:val="000000" w:themeColor="text1"/>
                  <w:sz w:val="18"/>
                  <w:szCs w:val="18"/>
                  <w:rPrChange w:id="3145" w:author="Xuning Wei12232" w:date="2026-10-24T11:11:00Z">
                    <w:rPr/>
                  </w:rPrChange>
                </w:rPr>
                <w:delText xml:space="preserve">4.0 V </w:delText>
              </w:r>
            </w:del>
            <w:r w:rsidRPr="00B32B9A">
              <w:rPr>
                <w:rFonts w:ascii="Times New Roman" w:eastAsia="等线" w:hAnsi="Times New Roman" w:cs="Times New Roman"/>
                <w:color w:val="000000" w:themeColor="text1"/>
                <w:sz w:val="18"/>
                <w:szCs w:val="18"/>
                <w:rPrChange w:id="3146" w:author="Xuning Wei12232" w:date="2026-10-24T11:11:00Z">
                  <w:rPr/>
                </w:rPrChange>
              </w:rPr>
              <w:t>DMF (</w:t>
            </w:r>
            <w:ins w:id="3147" w:author="Xuning Wei12232" w:date="2026-10-20T08:06:00Z">
              <w:r w:rsidRPr="00B32B9A">
                <w:rPr>
                  <w:rFonts w:ascii="Times New Roman" w:eastAsia="等线" w:hAnsi="Times New Roman" w:cs="Times New Roman"/>
                  <w:color w:val="000000" w:themeColor="text1"/>
                  <w:sz w:val="18"/>
                  <w:szCs w:val="18"/>
                  <w:rPrChange w:id="3148" w:author="Xuning Wei12232" w:date="2026-10-24T11:11:00Z">
                    <w:rPr/>
                  </w:rPrChange>
                </w:rPr>
                <w:t xml:space="preserve">4.0 V, </w:t>
              </w:r>
            </w:ins>
            <w:r w:rsidRPr="00B32B9A">
              <w:rPr>
                <w:rFonts w:ascii="Times New Roman" w:eastAsia="等线" w:hAnsi="Times New Roman" w:cs="Times New Roman"/>
                <w:color w:val="000000" w:themeColor="text1"/>
                <w:sz w:val="18"/>
                <w:szCs w:val="18"/>
                <w:rPrChange w:id="3149" w:author="Xuning Wei12232" w:date="2026-10-24T11:11:00Z">
                  <w:rPr/>
                </w:rPrChange>
              </w:rPr>
              <w:t>3.79</w:t>
            </w:r>
            <w:del w:id="3150" w:author="Xuning Wei12232" w:date="2026-10-20T11:27:00Z">
              <w:r w:rsidRPr="00B32B9A">
                <w:rPr>
                  <w:rFonts w:ascii="Times New Roman" w:eastAsia="等线" w:hAnsi="Times New Roman" w:cs="Times New Roman"/>
                  <w:color w:val="000000" w:themeColor="text1"/>
                  <w:sz w:val="18"/>
                  <w:szCs w:val="18"/>
                  <w:rPrChange w:id="3151" w:author="Xuning Wei12232" w:date="2026-10-24T11:11:00Z">
                    <w:rPr/>
                  </w:rPrChange>
                </w:rPr>
                <w:delText>2</w:delText>
              </w:r>
            </w:del>
            <w:r w:rsidRPr="00B32B9A">
              <w:rPr>
                <w:rFonts w:ascii="Times New Roman" w:eastAsia="等线" w:hAnsi="Times New Roman" w:cs="Times New Roman"/>
                <w:color w:val="000000" w:themeColor="text1"/>
                <w:sz w:val="18"/>
                <w:szCs w:val="18"/>
                <w:rPrChange w:id="3152" w:author="Xuning Wei12232" w:date="2026-10-24T11:11:00Z">
                  <w:rPr/>
                </w:rPrChange>
              </w:rPr>
              <w:t xml:space="preserve"> kg/kg)</w:t>
            </w:r>
            <w:r w:rsidRPr="00B32B9A">
              <w:rPr>
                <w:rFonts w:ascii="Times New Roman" w:eastAsia="等线" w:hAnsi="Times New Roman" w:cs="Times New Roman"/>
                <w:b/>
                <w:bCs w:val="0"/>
                <w:color w:val="000000" w:themeColor="text1"/>
                <w:sz w:val="18"/>
                <w:szCs w:val="18"/>
                <w:lang w:eastAsia="zh-CN"/>
                <w:rPrChange w:id="3153" w:author="Xuning Wei12232" w:date="2026-10-24T11:11:00Z">
                  <w:rPr>
                    <w:b/>
                    <w:lang w:eastAsia="zh-CN"/>
                  </w:rPr>
                </w:rPrChange>
              </w:rPr>
              <w:t xml:space="preserve"> </w:t>
            </w:r>
            <w:r w:rsidRPr="00B32B9A">
              <w:rPr>
                <w:rFonts w:ascii="Times New Roman" w:eastAsia="等线" w:hAnsi="Times New Roman" w:cs="Times New Roman"/>
                <w:color w:val="000000" w:themeColor="text1"/>
                <w:sz w:val="18"/>
                <w:szCs w:val="18"/>
                <w:rPrChange w:id="3154"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3155"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156"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157"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158"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159" w:author="Xuning Wei12232" w:date="2026-10-24T11:11:00Z">
                  <w:rPr/>
                </w:rPrChange>
              </w:rPr>
              <w:t xml:space="preserve">. </w:t>
            </w:r>
            <w:del w:id="3160" w:author="Xuning Wei12232" w:date="2026-10-20T15:01:00Z">
              <w:r w:rsidRPr="00B32B9A">
                <w:rPr>
                  <w:rFonts w:ascii="Times New Roman" w:eastAsia="等线" w:hAnsi="Times New Roman" w:cs="Times New Roman"/>
                  <w:color w:val="000000" w:themeColor="text1"/>
                  <w:sz w:val="18"/>
                  <w:szCs w:val="18"/>
                  <w:rPrChange w:id="3161" w:author="Xuning Wei12232" w:date="2026-10-24T11:11:00Z">
                    <w:rPr/>
                  </w:rPrChange>
                </w:rPr>
                <w:br/>
              </w:r>
            </w:del>
            <w:del w:id="3162" w:author="Xuning Wei12232" w:date="2026-10-20T08:28:00Z">
              <w:r w:rsidRPr="00B32B9A">
                <w:rPr>
                  <w:rFonts w:ascii="Times New Roman" w:eastAsia="等线" w:hAnsi="Times New Roman" w:cs="Times New Roman"/>
                  <w:color w:val="000000" w:themeColor="text1"/>
                  <w:sz w:val="18"/>
                  <w:szCs w:val="18"/>
                  <w:rPrChange w:id="3163" w:author="Xuning Wei12232" w:date="2026-10-24T11:11:00Z">
                    <w:rPr/>
                  </w:rPrChange>
                </w:rPr>
                <w:delText xml:space="preserve">2. Add 2.5 </w:delText>
              </w:r>
              <w:r w:rsidRPr="00B32B9A">
                <w:rPr>
                  <w:rFonts w:ascii="Times New Roman" w:eastAsia="等线" w:hAnsi="Times New Roman" w:cs="Times New Roman"/>
                  <w:color w:val="000000" w:themeColor="text1"/>
                  <w:sz w:val="18"/>
                  <w:szCs w:val="18"/>
                  <w:lang w:eastAsia="zh-CN"/>
                  <w:rPrChange w:id="3164" w:author="Xuning Wei12232" w:date="2026-10-24T11:11:00Z">
                    <w:rPr>
                      <w:lang w:eastAsia="zh-CN"/>
                    </w:rPr>
                  </w:rPrChange>
                </w:rPr>
                <w:delText>eq</w:delText>
              </w:r>
              <w:r w:rsidRPr="00B32B9A">
                <w:rPr>
                  <w:rFonts w:ascii="Times New Roman" w:eastAsia="等线" w:hAnsi="Times New Roman" w:cs="Times New Roman"/>
                  <w:color w:val="000000" w:themeColor="text1"/>
                  <w:sz w:val="18"/>
                  <w:szCs w:val="18"/>
                  <w:rPrChange w:id="3165" w:author="Xuning Wei12232" w:date="2026-10-24T11:11:00Z">
                    <w:rPr/>
                  </w:rPrChange>
                </w:rPr>
                <w:delText xml:space="preserve">. Fmoc-L-Asn(Trt)-OH. </w:delText>
              </w:r>
              <w:r w:rsidRPr="00B32B9A">
                <w:rPr>
                  <w:rFonts w:ascii="Times New Roman" w:eastAsia="等线" w:hAnsi="Times New Roman" w:cs="Times New Roman"/>
                  <w:color w:val="000000" w:themeColor="text1"/>
                  <w:sz w:val="18"/>
                  <w:szCs w:val="18"/>
                  <w:rPrChange w:id="3166" w:author="Xuning Wei12232" w:date="2026-10-24T11:11:00Z">
                    <w:rPr>
                      <w:color w:val="0000FF"/>
                    </w:rPr>
                  </w:rPrChange>
                </w:rPr>
                <w:delText>Stir at least 15minutes</w:delText>
              </w:r>
            </w:del>
            <w:del w:id="3167" w:author="Xuning Wei12232" w:date="2026-10-18T22:30:00Z">
              <w:r w:rsidRPr="00B32B9A">
                <w:rPr>
                  <w:rFonts w:ascii="Times New Roman" w:eastAsia="等线" w:hAnsi="Times New Roman" w:cs="Times New Roman"/>
                  <w:color w:val="000000" w:themeColor="text1"/>
                  <w:sz w:val="18"/>
                  <w:szCs w:val="18"/>
                  <w:rPrChange w:id="3168" w:author="Xuning Wei12232" w:date="2026-10-24T11:11:00Z">
                    <w:rPr>
                      <w:color w:val="0000FF"/>
                    </w:rPr>
                  </w:rPrChange>
                </w:rPr>
                <w:delText>.</w:delText>
              </w:r>
              <w:r w:rsidRPr="00B32B9A">
                <w:rPr>
                  <w:rFonts w:ascii="Times New Roman" w:eastAsia="等线" w:hAnsi="Times New Roman" w:cs="Times New Roman"/>
                  <w:color w:val="000000" w:themeColor="text1"/>
                  <w:sz w:val="18"/>
                  <w:szCs w:val="18"/>
                  <w:lang w:eastAsia="zh-CN"/>
                  <w:rPrChange w:id="3169" w:author="Xuning Wei12232" w:date="2026-10-24T11:11:00Z">
                    <w:rPr>
                      <w:lang w:eastAsia="zh-CN"/>
                    </w:rPr>
                  </w:rPrChange>
                </w:rPr>
                <w:delText xml:space="preserve"> </w:delText>
              </w:r>
            </w:del>
            <w:del w:id="3170" w:author="Xuning Wei12232" w:date="2026-10-20T08:28:00Z">
              <w:r w:rsidRPr="00B32B9A">
                <w:rPr>
                  <w:rFonts w:ascii="Times New Roman" w:eastAsia="等线" w:hAnsi="Times New Roman" w:cs="Times New Roman"/>
                  <w:color w:val="000000" w:themeColor="text1"/>
                  <w:sz w:val="18"/>
                  <w:szCs w:val="18"/>
                  <w:lang w:eastAsia="zh-CN"/>
                  <w:rPrChange w:id="3171" w:author="Xuning Wei12232" w:date="2026-10-24T11:11:00Z">
                    <w:rPr>
                      <w:lang w:eastAsia="zh-CN"/>
                    </w:rPr>
                  </w:rPrChange>
                </w:rPr>
                <w:br/>
                <w:delText>3</w:delText>
              </w:r>
            </w:del>
            <w:del w:id="3172" w:author="Xuning Wei12232" w:date="2026-10-20T15:01:00Z">
              <w:r w:rsidRPr="00B32B9A">
                <w:rPr>
                  <w:rFonts w:ascii="Times New Roman" w:eastAsia="等线" w:hAnsi="Times New Roman" w:cs="Times New Roman"/>
                  <w:color w:val="000000" w:themeColor="text1"/>
                  <w:sz w:val="18"/>
                  <w:szCs w:val="18"/>
                  <w:lang w:eastAsia="zh-CN"/>
                  <w:rPrChange w:id="3173" w:author="Xuning Wei12232" w:date="2026-10-24T11:11:00Z">
                    <w:rPr>
                      <w:lang w:eastAsia="zh-CN"/>
                    </w:rPr>
                  </w:rPrChange>
                </w:rPr>
                <w:delText xml:space="preserve">. </w:delText>
              </w:r>
            </w:del>
          </w:p>
          <w:p w14:paraId="79E58814" w14:textId="0588F583" w:rsidR="00652DEA" w:rsidRPr="00B32B9A" w:rsidRDefault="00C15CB5">
            <w:pPr>
              <w:pStyle w:val="aff2"/>
              <w:widowControl w:val="0"/>
              <w:numPr>
                <w:ilvl w:val="0"/>
                <w:numId w:val="38"/>
              </w:numPr>
              <w:spacing w:beforeLines="50" w:before="120" w:afterLines="50" w:after="120"/>
              <w:jc w:val="both"/>
              <w:rPr>
                <w:ins w:id="3174" w:author="Xuning Wei12232" w:date="2026-10-20T15:01:00Z"/>
                <w:rFonts w:ascii="Times New Roman" w:eastAsia="等线" w:hAnsi="Times New Roman" w:cs="Times New Roman"/>
                <w:color w:val="000000" w:themeColor="text1"/>
                <w:sz w:val="18"/>
                <w:szCs w:val="18"/>
              </w:rPr>
              <w:pPrChange w:id="3175"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17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177" w:author="Xuning Wei12232" w:date="2026-10-24T11:11:00Z">
                  <w:rPr/>
                </w:rPrChange>
              </w:rPr>
              <w:t xml:space="preserve"> the </w:t>
            </w:r>
            <w:ins w:id="3178" w:author="Xuning Wei12232" w:date="2026-10-24T11:08:00Z">
              <w:r w:rsidRPr="00B32B9A">
                <w:rPr>
                  <w:rFonts w:ascii="Times New Roman" w:eastAsia="仿宋_GB2312" w:hAnsi="Times New Roman" w:cs="Times New Roman"/>
                  <w:color w:val="000000" w:themeColor="text1"/>
                  <w:sz w:val="18"/>
                  <w:szCs w:val="18"/>
                  <w:rPrChange w:id="3179" w:author="Xuning Wei12232" w:date="2026-10-24T11:11:00Z">
                    <w:rPr>
                      <w:rFonts w:ascii="Times New Roman" w:eastAsia="仿宋_GB2312" w:hAnsi="Times New Roman" w:cs="Times New Roman"/>
                      <w:color w:val="FF0000"/>
                      <w:sz w:val="18"/>
                      <w:szCs w:val="18"/>
                      <w:highlight w:val="green"/>
                    </w:rPr>
                  </w:rPrChange>
                </w:rPr>
                <w:t>jacket temperature</w:t>
              </w:r>
            </w:ins>
            <w:del w:id="3180" w:author="Xuning Wei12232" w:date="2026-10-24T11:08:00Z">
              <w:r w:rsidRPr="00B32B9A">
                <w:rPr>
                  <w:rFonts w:ascii="Times New Roman" w:eastAsia="等线" w:hAnsi="Times New Roman" w:cs="Times New Roman"/>
                  <w:bCs w:val="0"/>
                  <w:color w:val="000000" w:themeColor="text1"/>
                  <w:sz w:val="18"/>
                  <w:szCs w:val="18"/>
                  <w:rPrChange w:id="3181"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3182" w:author="Xuning Wei12232" w:date="2026-10-24T11:11:00Z">
                  <w:rPr/>
                </w:rPrChange>
              </w:rPr>
              <w:t xml:space="preserve"> to </w:t>
            </w:r>
            <w:del w:id="3183"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184"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185"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Change w:id="3186" w:author="Xuning Wei12232" w:date="2026-10-24T11:11:00Z">
                  <w:rPr/>
                </w:rPrChange>
              </w:rPr>
              <w:t xml:space="preserve">. </w:t>
            </w:r>
            <w:del w:id="3187" w:author="Xuning Wei12232" w:date="2026-10-24T11:08:00Z">
              <w:r w:rsidRPr="00B32B9A">
                <w:rPr>
                  <w:rFonts w:ascii="Times New Roman" w:eastAsia="等线" w:hAnsi="Times New Roman" w:cs="Times New Roman"/>
                  <w:color w:val="000000" w:themeColor="text1"/>
                  <w:sz w:val="18"/>
                  <w:szCs w:val="18"/>
                  <w:rPrChange w:id="3188" w:author="Xuning Wei12232" w:date="2026-10-24T11:11:00Z">
                    <w:rPr/>
                  </w:rPrChange>
                </w:rPr>
                <w:delText xml:space="preserve">Maintain </w:delText>
              </w:r>
            </w:del>
            <w:del w:id="3189" w:author="Xuning Wei12232" w:date="2026-10-20T20:46:00Z">
              <w:r w:rsidRPr="00B32B9A">
                <w:rPr>
                  <w:rFonts w:ascii="Times New Roman" w:eastAsia="等线" w:hAnsi="Times New Roman" w:cs="Times New Roman"/>
                  <w:color w:val="000000" w:themeColor="text1"/>
                  <w:sz w:val="18"/>
                  <w:szCs w:val="18"/>
                  <w:rPrChange w:id="3190" w:author="Xuning Wei12232" w:date="2026-10-24T11:11:00Z">
                    <w:rPr/>
                  </w:rPrChange>
                </w:rPr>
                <w:delText xml:space="preserve">for next operation </w:delText>
              </w:r>
            </w:del>
            <w:del w:id="3191" w:author="Xuning Wei12232" w:date="2026-10-24T11:08:00Z">
              <w:r w:rsidRPr="00B32B9A">
                <w:rPr>
                  <w:rFonts w:ascii="Times New Roman" w:eastAsia="等线" w:hAnsi="Times New Roman" w:cs="Times New Roman"/>
                  <w:color w:val="000000" w:themeColor="text1"/>
                  <w:sz w:val="18"/>
                  <w:szCs w:val="18"/>
                  <w:rPrChange w:id="3192" w:author="Xuning Wei12232" w:date="2026-10-24T11:11:00Z">
                    <w:rPr/>
                  </w:rPrChange>
                </w:rPr>
                <w:delText xml:space="preserve">at </w:delText>
              </w:r>
            </w:del>
            <w:del w:id="3193" w:author="Xuning Wei12232" w:date="2026-10-20T14:33:00Z">
              <w:r w:rsidRPr="00B32B9A">
                <w:rPr>
                  <w:rFonts w:ascii="Times New Roman" w:eastAsia="等线" w:hAnsi="Times New Roman" w:cs="Times New Roman"/>
                  <w:color w:val="000000" w:themeColor="text1"/>
                  <w:sz w:val="18"/>
                  <w:szCs w:val="18"/>
                  <w:lang w:eastAsia="zh-CN"/>
                  <w:rPrChange w:id="3194" w:author="Xuning Wei12232" w:date="2026-10-24T11:11:00Z">
                    <w:rPr>
                      <w:lang w:eastAsia="zh-CN"/>
                    </w:rPr>
                  </w:rPrChange>
                </w:rPr>
                <w:delText>20 ± 5 °C</w:delText>
              </w:r>
            </w:del>
            <w:del w:id="3195" w:author="Xuning Wei12232" w:date="2026-10-24T11:08:00Z">
              <w:r w:rsidRPr="00B32B9A">
                <w:rPr>
                  <w:rFonts w:ascii="Times New Roman" w:eastAsia="等线" w:hAnsi="Times New Roman" w:cs="Times New Roman"/>
                  <w:color w:val="000000" w:themeColor="text1"/>
                  <w:sz w:val="18"/>
                  <w:szCs w:val="18"/>
                  <w:lang w:eastAsia="zh-CN"/>
                  <w:rPrChange w:id="3196" w:author="Xuning Wei12232" w:date="2026-10-24T11:11:00Z">
                    <w:rPr>
                      <w:lang w:eastAsia="zh-CN"/>
                    </w:rPr>
                  </w:rPrChange>
                </w:rPr>
                <w:delText xml:space="preserve"> (</w:delText>
              </w:r>
            </w:del>
            <w:del w:id="3197" w:author="Xuning Wei12232" w:date="2026-10-24T10:48:00Z">
              <w:r w:rsidRPr="00B32B9A">
                <w:rPr>
                  <w:rFonts w:ascii="Times New Roman" w:eastAsia="等线" w:hAnsi="Times New Roman" w:cs="Times New Roman"/>
                  <w:color w:val="000000" w:themeColor="text1"/>
                  <w:sz w:val="18"/>
                  <w:szCs w:val="18"/>
                  <w:lang w:eastAsia="zh-CN"/>
                  <w:rPrChange w:id="3198" w:author="Xuning Wei12232" w:date="2026-10-24T11:11:00Z">
                    <w:rPr>
                      <w:lang w:eastAsia="zh-CN"/>
                    </w:rPr>
                  </w:rPrChange>
                </w:rPr>
                <w:delText>target: 20 °C</w:delText>
              </w:r>
            </w:del>
            <w:del w:id="3199" w:author="Xuning Wei12232" w:date="2026-10-24T11:08:00Z">
              <w:r w:rsidRPr="00B32B9A">
                <w:rPr>
                  <w:rFonts w:ascii="Times New Roman" w:eastAsia="等线" w:hAnsi="Times New Roman" w:cs="Times New Roman"/>
                  <w:color w:val="000000" w:themeColor="text1"/>
                  <w:sz w:val="18"/>
                  <w:szCs w:val="18"/>
                  <w:lang w:eastAsia="zh-CN"/>
                  <w:rPrChange w:id="3200"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3201" w:author="Xuning Wei12232" w:date="2026-10-24T11:11:00Z">
                    <w:rPr/>
                  </w:rPrChange>
                </w:rPr>
                <w:delText>.</w:delText>
              </w:r>
              <w:r w:rsidRPr="00B32B9A">
                <w:rPr>
                  <w:rFonts w:ascii="Times New Roman" w:eastAsia="等线" w:hAnsi="Times New Roman" w:cs="Times New Roman"/>
                  <w:color w:val="000000" w:themeColor="text1"/>
                  <w:sz w:val="18"/>
                  <w:szCs w:val="18"/>
                  <w:lang w:eastAsia="zh-CN"/>
                  <w:rPrChange w:id="3202" w:author="Xuning Wei12232" w:date="2026-10-24T11:11:00Z">
                    <w:rPr>
                      <w:lang w:eastAsia="zh-CN"/>
                    </w:rPr>
                  </w:rPrChange>
                </w:rPr>
                <w:delText xml:space="preserve"> </w:delText>
              </w:r>
            </w:del>
          </w:p>
          <w:p w14:paraId="4601FEA2" w14:textId="03095986" w:rsidR="00652DEA" w:rsidRPr="00B32B9A" w:rsidRDefault="00C15CB5">
            <w:pPr>
              <w:pStyle w:val="aff2"/>
              <w:widowControl w:val="0"/>
              <w:numPr>
                <w:ilvl w:val="0"/>
                <w:numId w:val="38"/>
              </w:numPr>
              <w:spacing w:beforeLines="50" w:before="120" w:afterLines="50" w:after="120"/>
              <w:jc w:val="both"/>
              <w:rPr>
                <w:ins w:id="3203" w:author="Xuning Wei12232" w:date="2026-10-20T15:01:00Z"/>
                <w:rFonts w:ascii="Times New Roman" w:eastAsia="等线" w:hAnsi="Times New Roman" w:cs="Times New Roman"/>
                <w:color w:val="000000" w:themeColor="text1"/>
                <w:sz w:val="18"/>
                <w:szCs w:val="18"/>
              </w:rPr>
              <w:pPrChange w:id="3204" w:author="Xuning Wei12232" w:date="2026-10-20T15:01:00Z">
                <w:pPr>
                  <w:widowControl w:val="0"/>
                  <w:spacing w:beforeLines="50" w:before="120" w:afterLines="50" w:after="120"/>
                  <w:contextualSpacing/>
                </w:pPr>
              </w:pPrChange>
            </w:pPr>
            <w:ins w:id="3205" w:author="Xuning Wei12232" w:date="2026-10-20T08:28:00Z">
              <w:r w:rsidRPr="00B32B9A">
                <w:rPr>
                  <w:rFonts w:ascii="Times New Roman" w:eastAsia="等线" w:hAnsi="Times New Roman" w:cs="Times New Roman"/>
                  <w:color w:val="000000" w:themeColor="text1"/>
                  <w:sz w:val="18"/>
                  <w:szCs w:val="18"/>
                </w:rPr>
                <w:t>Add Fmoc-L-Asn(Trt)-OH</w:t>
              </w:r>
            </w:ins>
            <w:ins w:id="3206" w:author="Xuning Wei12232" w:date="2026-10-20T20:46:00Z">
              <w:r w:rsidRPr="00B32B9A">
                <w:rPr>
                  <w:rFonts w:ascii="Times New Roman" w:eastAsia="等线" w:hAnsi="Times New Roman" w:cs="Times New Roman"/>
                  <w:color w:val="000000" w:themeColor="text1"/>
                  <w:sz w:val="18"/>
                  <w:szCs w:val="18"/>
                </w:rPr>
                <w:t xml:space="preserve"> (2.5</w:t>
              </w:r>
            </w:ins>
            <w:ins w:id="3207" w:author="Xuning Wei12232" w:date="2026-10-23T13:08:00Z">
              <w:r w:rsidRPr="00B32B9A">
                <w:rPr>
                  <w:rFonts w:ascii="Times New Roman" w:eastAsia="等线" w:hAnsi="Times New Roman" w:cs="Times New Roman"/>
                  <w:color w:val="000000" w:themeColor="text1"/>
                  <w:sz w:val="18"/>
                  <w:szCs w:val="18"/>
                  <w:rPrChange w:id="3208" w:author="Xuning Wei12232" w:date="2026-10-24T11:11:00Z">
                    <w:rPr>
                      <w:rFonts w:ascii="Times New Roman" w:eastAsia="等线" w:hAnsi="Times New Roman" w:cs="Times New Roman"/>
                      <w:color w:val="000000" w:themeColor="text1"/>
                      <w:sz w:val="18"/>
                      <w:szCs w:val="18"/>
                      <w:highlight w:val="lightGray"/>
                    </w:rPr>
                  </w:rPrChange>
                </w:rPr>
                <w:t>0</w:t>
              </w:r>
            </w:ins>
            <w:ins w:id="3209" w:author="Xuning Wei12232" w:date="2026-10-20T20:46: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lang w:eastAsia="zh-CN"/>
                </w:rPr>
                <w:t>eq</w:t>
              </w:r>
              <w:r w:rsidRPr="00B32B9A">
                <w:rPr>
                  <w:rFonts w:ascii="Times New Roman" w:eastAsia="等线" w:hAnsi="Times New Roman" w:cs="Times New Roman"/>
                  <w:color w:val="000000" w:themeColor="text1"/>
                  <w:sz w:val="18"/>
                  <w:szCs w:val="18"/>
                </w:rPr>
                <w:t>)</w:t>
              </w:r>
            </w:ins>
            <w:ins w:id="3210" w:author="Xuning Wei12232" w:date="2026-10-20T08:28:00Z">
              <w:r w:rsidRPr="00B32B9A">
                <w:rPr>
                  <w:rFonts w:ascii="Times New Roman" w:eastAsia="等线" w:hAnsi="Times New Roman" w:cs="Times New Roman"/>
                  <w:color w:val="000000" w:themeColor="text1"/>
                  <w:sz w:val="18"/>
                  <w:szCs w:val="18"/>
                </w:rPr>
                <w:t xml:space="preserve">. </w:t>
              </w:r>
            </w:ins>
            <w:ins w:id="3211" w:author="Xuning Wei12232" w:date="2026-10-20T22:21:00Z">
              <w:r w:rsidRPr="00B32B9A">
                <w:rPr>
                  <w:rFonts w:ascii="Times New Roman" w:eastAsia="等线" w:hAnsi="Times New Roman" w:cs="Times New Roman"/>
                  <w:color w:val="000000" w:themeColor="text1"/>
                  <w:sz w:val="18"/>
                  <w:szCs w:val="18"/>
                </w:rPr>
                <w:t>Stir at least 15</w:t>
              </w:r>
            </w:ins>
            <w:ins w:id="3212" w:author="Johan Granander" w:date="2026-10-25T11:58:00Z">
              <w:r w:rsidR="00DF2411" w:rsidRPr="00B32B9A">
                <w:rPr>
                  <w:rFonts w:ascii="Times New Roman" w:eastAsia="等线" w:hAnsi="Times New Roman" w:cs="Times New Roman"/>
                  <w:color w:val="000000" w:themeColor="text1"/>
                  <w:sz w:val="18"/>
                  <w:szCs w:val="18"/>
                </w:rPr>
                <w:t xml:space="preserve"> </w:t>
              </w:r>
            </w:ins>
            <w:ins w:id="3213"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214" w:author="Xuning Wei12232" w:date="2026-10-20T22:21:00Z">
              <w:r w:rsidRPr="00B32B9A">
                <w:rPr>
                  <w:rFonts w:ascii="Times New Roman" w:eastAsia="等线" w:hAnsi="Times New Roman" w:cs="Times New Roman"/>
                  <w:color w:val="000000" w:themeColor="text1"/>
                  <w:sz w:val="18"/>
                  <w:szCs w:val="18"/>
                </w:rPr>
                <w:t xml:space="preserve"> (</w:t>
              </w:r>
            </w:ins>
            <w:ins w:id="3215"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216" w:author="Xuning Wei12232" w:date="2026-10-20T22:21:00Z">
              <w:r w:rsidRPr="00B32B9A">
                <w:rPr>
                  <w:rFonts w:ascii="Times New Roman" w:eastAsia="等线" w:hAnsi="Times New Roman" w:cs="Times New Roman"/>
                  <w:color w:val="000000" w:themeColor="text1"/>
                  <w:sz w:val="18"/>
                  <w:szCs w:val="18"/>
                </w:rPr>
                <w:t>).</w:t>
              </w:r>
            </w:ins>
            <w:ins w:id="3217" w:author="Xuning Wei12232" w:date="2026-10-20T08:28:00Z">
              <w:r w:rsidRPr="00B32B9A">
                <w:rPr>
                  <w:rFonts w:ascii="Times New Roman" w:eastAsia="等线" w:hAnsi="Times New Roman" w:cs="Times New Roman"/>
                  <w:color w:val="000000" w:themeColor="text1"/>
                  <w:sz w:val="18"/>
                  <w:szCs w:val="18"/>
                </w:rPr>
                <w:t>, Confirm no visible solids and later use</w:t>
              </w:r>
            </w:ins>
            <w:del w:id="3218" w:author="Xuning Wei12232" w:date="2026-10-20T15:01:00Z">
              <w:r w:rsidRPr="00B32B9A">
                <w:rPr>
                  <w:rFonts w:ascii="Times New Roman" w:eastAsia="等线" w:hAnsi="Times New Roman" w:cs="Times New Roman"/>
                  <w:color w:val="000000" w:themeColor="text1"/>
                  <w:sz w:val="18"/>
                  <w:szCs w:val="18"/>
                  <w:lang w:eastAsia="zh-CN"/>
                </w:rPr>
                <w:br/>
                <w:delText xml:space="preserve">4. </w:delText>
              </w:r>
            </w:del>
          </w:p>
          <w:p w14:paraId="6C841052" w14:textId="0407D597" w:rsidR="00652DEA" w:rsidRPr="00B32B9A" w:rsidRDefault="00C15CB5">
            <w:pPr>
              <w:pStyle w:val="aff2"/>
              <w:widowControl w:val="0"/>
              <w:numPr>
                <w:ilvl w:val="0"/>
                <w:numId w:val="38"/>
              </w:numPr>
              <w:spacing w:beforeLines="50" w:before="120" w:afterLines="50" w:after="120"/>
              <w:jc w:val="both"/>
              <w:rPr>
                <w:ins w:id="3219" w:author="Xuning Wei12232" w:date="2026-10-20T15:01:00Z"/>
                <w:rFonts w:ascii="Times New Roman" w:eastAsia="等线" w:hAnsi="Times New Roman" w:cs="Times New Roman"/>
                <w:color w:val="000000" w:themeColor="text1"/>
                <w:sz w:val="18"/>
                <w:szCs w:val="18"/>
              </w:rPr>
              <w:pPrChange w:id="3220"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3221" w:author="Xuning Wei12232" w:date="2026-10-20T08:06:00Z">
              <w:r w:rsidRPr="00B32B9A">
                <w:rPr>
                  <w:rFonts w:ascii="Times New Roman" w:eastAsia="等线" w:hAnsi="Times New Roman" w:cs="Times New Roman"/>
                  <w:color w:val="000000" w:themeColor="text1"/>
                  <w:sz w:val="18"/>
                  <w:szCs w:val="18"/>
                </w:rPr>
                <w:delText xml:space="preserve">2.6 eq. </w:delText>
              </w:r>
            </w:del>
            <w:r w:rsidRPr="00B32B9A">
              <w:rPr>
                <w:rFonts w:ascii="Times New Roman" w:eastAsia="等线" w:hAnsi="Times New Roman" w:cs="Times New Roman"/>
                <w:bCs w:val="0"/>
                <w:color w:val="000000" w:themeColor="text1"/>
                <w:sz w:val="18"/>
                <w:szCs w:val="18"/>
              </w:rPr>
              <w:t>Oxyma Pure</w:t>
            </w:r>
            <w:ins w:id="3222" w:author="Xuning Wei12232" w:date="2026-10-20T08:06: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2.6</w:t>
              </w:r>
            </w:ins>
            <w:ins w:id="3223" w:author="Xuning Wei12232" w:date="2026-10-20T20:48:00Z">
              <w:r w:rsidRPr="00B32B9A">
                <w:rPr>
                  <w:rFonts w:ascii="Times New Roman" w:eastAsia="等线" w:hAnsi="Times New Roman" w:cs="Times New Roman"/>
                  <w:color w:val="000000" w:themeColor="text1"/>
                  <w:sz w:val="18"/>
                  <w:szCs w:val="18"/>
                </w:rPr>
                <w:t>0</w:t>
              </w:r>
            </w:ins>
            <w:ins w:id="3224" w:author="Xuning Wei12232" w:date="2026-10-20T08:06: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3225"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226"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22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rinse the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with </w:t>
            </w:r>
            <w:del w:id="3228" w:author="Xuning Wei12232" w:date="2026-10-20T08:06: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229" w:author="Xuning Wei12232" w:date="2026-10-20T08:06: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ins w:id="3230" w:author="Xuning Wei12232" w:date="2026-10-20T20:42:00Z">
              <w:r w:rsidRPr="00B32B9A">
                <w:rPr>
                  <w:rFonts w:ascii="Times New Roman" w:eastAsia="等线" w:hAnsi="Times New Roman" w:cs="Times New Roman"/>
                  <w:color w:val="000000" w:themeColor="text1"/>
                  <w:sz w:val="18"/>
                  <w:szCs w:val="18"/>
                  <w:rPrChange w:id="3231" w:author="Xuning Wei12232" w:date="2026-10-24T11:11:00Z">
                    <w:rPr>
                      <w:rFonts w:ascii="Times New Roman" w:eastAsia="等线" w:hAnsi="Times New Roman" w:cs="Times New Roman"/>
                      <w:color w:val="000000" w:themeColor="text1"/>
                      <w:sz w:val="18"/>
                      <w:szCs w:val="18"/>
                      <w:highlight w:val="cyan"/>
                    </w:rPr>
                  </w:rPrChange>
                </w:rPr>
                <w:t>90</w:t>
              </w:r>
            </w:ins>
            <w:del w:id="3232" w:author="Xuning Wei12232" w:date="2026-10-20T20:42:00Z">
              <w:r w:rsidRPr="00B32B9A">
                <w:rPr>
                  <w:rFonts w:ascii="Times New Roman" w:eastAsia="等线" w:hAnsi="Times New Roman" w:cs="Times New Roman"/>
                  <w:color w:val="000000" w:themeColor="text1"/>
                  <w:sz w:val="18"/>
                  <w:szCs w:val="18"/>
                </w:rPr>
                <w:delText>896</w:delText>
              </w:r>
            </w:del>
            <w:r w:rsidRPr="00B32B9A">
              <w:rPr>
                <w:rFonts w:ascii="Times New Roman" w:eastAsia="等线" w:hAnsi="Times New Roman" w:cs="Times New Roman"/>
                <w:color w:val="000000" w:themeColor="text1"/>
                <w:sz w:val="18"/>
                <w:szCs w:val="18"/>
              </w:rPr>
              <w:t xml:space="preserve"> kg/kg). </w:t>
            </w:r>
            <w:del w:id="3233" w:author="Xuning Wei12232" w:date="2026-10-20T15:01:00Z">
              <w:r w:rsidRPr="00B32B9A">
                <w:rPr>
                  <w:rFonts w:ascii="Times New Roman" w:eastAsia="等线" w:hAnsi="Times New Roman" w:cs="Times New Roman"/>
                  <w:color w:val="000000" w:themeColor="text1"/>
                  <w:sz w:val="18"/>
                  <w:szCs w:val="18"/>
                </w:rPr>
                <w:br/>
                <w:delText xml:space="preserve">5. </w:delText>
              </w:r>
            </w:del>
          </w:p>
          <w:p w14:paraId="0E859922" w14:textId="1B064587" w:rsidR="00652DEA" w:rsidRPr="00B32B9A" w:rsidRDefault="00C15CB5">
            <w:pPr>
              <w:pStyle w:val="aff2"/>
              <w:widowControl w:val="0"/>
              <w:numPr>
                <w:ilvl w:val="0"/>
                <w:numId w:val="38"/>
              </w:numPr>
              <w:spacing w:beforeLines="50" w:before="120" w:afterLines="50" w:after="120"/>
              <w:jc w:val="both"/>
              <w:rPr>
                <w:ins w:id="3234" w:author="Xuning Wei12232" w:date="2026-10-20T15:01:00Z"/>
                <w:rFonts w:ascii="Times New Roman" w:eastAsia="等线" w:hAnsi="Times New Roman" w:cs="Times New Roman"/>
                <w:color w:val="000000" w:themeColor="text1"/>
                <w:sz w:val="18"/>
                <w:szCs w:val="18"/>
              </w:rPr>
              <w:pPrChange w:id="3235"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236" w:author="Xuning Wei12232" w:date="2026-10-20T08:06:00Z">
              <w:r w:rsidRPr="00B32B9A">
                <w:rPr>
                  <w:rFonts w:ascii="Times New Roman" w:eastAsia="等线" w:hAnsi="Times New Roman" w:cs="Times New Roman"/>
                  <w:color w:val="000000" w:themeColor="text1"/>
                  <w:sz w:val="18"/>
                  <w:szCs w:val="18"/>
                </w:rPr>
                <w:delText xml:space="preserve"> 2.9 eq.</w:delText>
              </w:r>
            </w:del>
            <w:r w:rsidRPr="00B32B9A">
              <w:rPr>
                <w:rFonts w:ascii="Times New Roman" w:eastAsia="等线" w:hAnsi="Times New Roman" w:cs="Times New Roman"/>
                <w:color w:val="000000" w:themeColor="text1"/>
                <w:sz w:val="18"/>
                <w:szCs w:val="18"/>
              </w:rPr>
              <w:t xml:space="preserve"> DIC</w:t>
            </w:r>
            <w:ins w:id="3237" w:author="Xuning Wei12232" w:date="2026-10-20T08:06:00Z">
              <w:r w:rsidRPr="00B32B9A">
                <w:rPr>
                  <w:rFonts w:ascii="Times New Roman" w:eastAsia="等线" w:hAnsi="Times New Roman" w:cs="Times New Roman"/>
                  <w:color w:val="000000" w:themeColor="text1"/>
                  <w:sz w:val="18"/>
                  <w:szCs w:val="18"/>
                </w:rPr>
                <w:t xml:space="preserve"> (2.9</w:t>
              </w:r>
            </w:ins>
            <w:ins w:id="3238" w:author="Xuning Wei12232" w:date="2026-10-20T20:48:00Z">
              <w:r w:rsidRPr="00B32B9A">
                <w:rPr>
                  <w:rFonts w:ascii="Times New Roman" w:eastAsia="等线" w:hAnsi="Times New Roman" w:cs="Times New Roman"/>
                  <w:color w:val="000000" w:themeColor="text1"/>
                  <w:sz w:val="18"/>
                  <w:szCs w:val="18"/>
                  <w:rPrChange w:id="3239" w:author="Xuning Wei12232" w:date="2026-10-24T11:11:00Z">
                    <w:rPr>
                      <w:rFonts w:ascii="Times New Roman" w:eastAsia="等线" w:hAnsi="Times New Roman" w:cs="Times New Roman"/>
                      <w:color w:val="000000" w:themeColor="text1"/>
                      <w:sz w:val="18"/>
                      <w:szCs w:val="18"/>
                      <w:highlight w:val="lightGray"/>
                    </w:rPr>
                  </w:rPrChange>
                </w:rPr>
                <w:t>0</w:t>
              </w:r>
            </w:ins>
            <w:ins w:id="3240" w:author="Xuning Wei12232" w:date="2026-10-20T08:06: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del w:id="3241" w:author="Xuning Wei12232" w:date="2026-10-24T10:48:00Z">
              <w:r w:rsidRPr="00B32B9A">
                <w:rPr>
                  <w:rFonts w:ascii="Times New Roman" w:eastAsia="等线" w:hAnsi="Times New Roman" w:cs="Times New Roman"/>
                  <w:color w:val="000000" w:themeColor="text1"/>
                  <w:sz w:val="18"/>
                  <w:szCs w:val="18"/>
                </w:rPr>
                <w:delText>target: 20 °C</w:delText>
              </w:r>
            </w:del>
            <w:ins w:id="324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r w:rsidRPr="00B32B9A">
              <w:rPr>
                <w:rFonts w:ascii="Times New Roman" w:eastAsia="等线" w:hAnsi="Times New Roman" w:cs="Times New Roman"/>
                <w:color w:val="000000" w:themeColor="text1"/>
                <w:sz w:val="18"/>
                <w:szCs w:val="18"/>
              </w:rPr>
              <w:t>). The addition rate depends on temperature control. Stir for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min (target: 20 min) after addition</w:t>
            </w:r>
            <w:ins w:id="3243" w:author="Xuning Wei12232" w:date="2026-10-20T08:28:00Z">
              <w:r w:rsidRPr="00B32B9A">
                <w:rPr>
                  <w:rFonts w:ascii="Times New Roman" w:eastAsia="等线" w:hAnsi="Times New Roman" w:cs="Times New Roman"/>
                  <w:color w:val="000000" w:themeColor="text1"/>
                  <w:sz w:val="18"/>
                  <w:szCs w:val="18"/>
                </w:rPr>
                <w:t xml:space="preserve"> at 20</w:t>
              </w:r>
              <w:r w:rsidRPr="00B32B9A">
                <w:rPr>
                  <w:rFonts w:ascii="Times New Roman" w:eastAsia="等线" w:hAnsi="Times New Roman" w:cs="Times New Roman" w:hint="eastAsia"/>
                  <w:color w:val="000000" w:themeColor="text1"/>
                  <w:sz w:val="18"/>
                  <w:szCs w:val="18"/>
                </w:rPr>
                <w:t>±</w:t>
              </w:r>
              <w:r w:rsidRPr="00B32B9A">
                <w:rPr>
                  <w:rFonts w:ascii="Times New Roman" w:eastAsia="等线" w:hAnsi="Times New Roman" w:cs="Times New Roman"/>
                  <w:color w:val="000000" w:themeColor="text1"/>
                  <w:sz w:val="18"/>
                  <w:szCs w:val="18"/>
                </w:rPr>
                <w:t>5 °C (</w:t>
              </w:r>
            </w:ins>
            <w:ins w:id="324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245" w:author="Xuning Wei12232" w:date="2026-10-20T08:28:00Z">
              <w:r w:rsidRPr="00B32B9A">
                <w:rPr>
                  <w:rFonts w:ascii="Times New Roman" w:eastAsia="等线" w:hAnsi="Times New Roman" w:cs="Times New Roman"/>
                  <w:color w:val="000000" w:themeColor="text1"/>
                  <w:sz w:val="18"/>
                  <w:szCs w:val="18"/>
                </w:rPr>
                <w:t>).</w:t>
              </w:r>
            </w:ins>
            <w:del w:id="3246" w:author="Xuning Wei12232" w:date="2026-10-20T08:28:00Z">
              <w:r w:rsidRPr="00B32B9A">
                <w:rPr>
                  <w:rFonts w:ascii="Times New Roman" w:eastAsia="等线" w:hAnsi="Times New Roman" w:cs="Times New Roman"/>
                  <w:color w:val="000000" w:themeColor="text1"/>
                  <w:sz w:val="18"/>
                  <w:szCs w:val="18"/>
                </w:rPr>
                <w:delText>.</w:delText>
              </w:r>
            </w:del>
            <w:del w:id="3247" w:author="Xuning Wei12232" w:date="2026-10-20T15:01:00Z">
              <w:r w:rsidRPr="00B32B9A">
                <w:rPr>
                  <w:rFonts w:ascii="Times New Roman" w:eastAsia="等线" w:hAnsi="Times New Roman" w:cs="Times New Roman"/>
                  <w:color w:val="000000" w:themeColor="text1"/>
                  <w:sz w:val="18"/>
                  <w:szCs w:val="18"/>
                </w:rPr>
                <w:br/>
                <w:delText>6.</w:delText>
              </w:r>
            </w:del>
          </w:p>
          <w:p w14:paraId="60DEC6CA" w14:textId="41F5CEFF" w:rsidR="00652DEA" w:rsidRPr="00B32B9A" w:rsidRDefault="00C15CB5">
            <w:pPr>
              <w:pStyle w:val="aff2"/>
              <w:widowControl w:val="0"/>
              <w:numPr>
                <w:ilvl w:val="0"/>
                <w:numId w:val="38"/>
              </w:numPr>
              <w:spacing w:beforeLines="50" w:before="120" w:afterLines="50" w:after="120"/>
              <w:jc w:val="both"/>
              <w:rPr>
                <w:ins w:id="3248" w:author="Xuning Wei12232" w:date="2026-10-20T15:01:00Z"/>
                <w:rFonts w:ascii="Times New Roman" w:eastAsia="等线" w:hAnsi="Times New Roman" w:cs="Times New Roman"/>
                <w:color w:val="000000" w:themeColor="text1"/>
                <w:sz w:val="18"/>
                <w:szCs w:val="18"/>
              </w:rPr>
              <w:pPrChange w:id="3249"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 Transfer the mixture in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仿宋_GB2312" w:hAnsi="Times New Roman" w:cs="Times New Roman"/>
                <w:b/>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w:t>
            </w:r>
            <w:r w:rsidRPr="00B32B9A">
              <w:rPr>
                <w:rFonts w:ascii="Times New Roman" w:eastAsia="仿宋_GB2312" w:hAnsi="Times New Roman" w:cs="Times New Roman"/>
                <w:color w:val="000000" w:themeColor="text1"/>
                <w:sz w:val="18"/>
                <w:szCs w:val="18"/>
                <w:lang w:eastAsia="zh-CN"/>
              </w:rPr>
              <w:t>5</w:t>
            </w:r>
            <w:r w:rsidRPr="00B32B9A">
              <w:rPr>
                <w:rFonts w:ascii="Times New Roman" w:eastAsia="等线" w:hAnsi="Times New Roman" w:cs="Times New Roman"/>
                <w:color w:val="000000" w:themeColor="text1"/>
                <w:sz w:val="18"/>
                <w:szCs w:val="18"/>
              </w:rPr>
              <w:t>. Add</w:t>
            </w:r>
            <w:del w:id="3250" w:author="Xuning Wei12232" w:date="2026-10-20T08:47:00Z">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lang w:eastAsia="zh-CN"/>
                </w:rPr>
                <w:delText xml:space="preserve">1.0 V DMF (0.948 kg/kg) </w:delText>
              </w:r>
            </w:del>
            <w:ins w:id="3251" w:author="Xuning Wei12232" w:date="2026-10-20T08:47:00Z">
              <w:r w:rsidRPr="00B32B9A">
                <w:rPr>
                  <w:rFonts w:ascii="Times New Roman" w:eastAsia="等线" w:hAnsi="Times New Roman" w:cs="Times New Roman"/>
                  <w:b/>
                  <w:bCs w:val="0"/>
                  <w:color w:val="000000" w:themeColor="text1"/>
                  <w:sz w:val="18"/>
                  <w:szCs w:val="18"/>
                </w:rPr>
                <w:t xml:space="preserve"> </w:t>
              </w:r>
              <w:commentRangeStart w:id="3252"/>
              <w:commentRangeStart w:id="3253"/>
              <w:commentRangeStart w:id="3254"/>
              <w:commentRangeStart w:id="3255"/>
              <w:commentRangeStart w:id="3256"/>
              <w:r w:rsidR="00251E44" w:rsidRPr="00B32B9A">
                <w:rPr>
                  <w:rFonts w:ascii="Times New Roman" w:eastAsia="等线" w:hAnsi="Times New Roman" w:cs="Times New Roman"/>
                  <w:bCs w:val="0"/>
                  <w:color w:val="000000" w:themeColor="text1"/>
                  <w:sz w:val="18"/>
                  <w:szCs w:val="18"/>
                  <w:rPrChange w:id="3257" w:author="Xuning Wei12232" w:date="2026-10-24T11:11:00Z">
                    <w:rPr>
                      <w:rFonts w:ascii="Times New Roman" w:eastAsia="等线" w:hAnsi="Times New Roman" w:cs="Times New Roman"/>
                      <w:bCs w:val="0"/>
                      <w:color w:val="FF0000"/>
                      <w:sz w:val="18"/>
                      <w:szCs w:val="18"/>
                      <w:highlight w:val="cyan"/>
                    </w:rPr>
                  </w:rPrChange>
                </w:rPr>
                <w:t>DMF (1.0 V, 0.9</w:t>
              </w:r>
            </w:ins>
            <w:ins w:id="3258" w:author="Xuning Wei12232" w:date="2026-10-20T20:48:00Z">
              <w:r w:rsidR="00251E44" w:rsidRPr="00B32B9A">
                <w:rPr>
                  <w:rFonts w:ascii="Times New Roman" w:eastAsia="等线" w:hAnsi="Times New Roman" w:cs="Times New Roman"/>
                  <w:bCs w:val="0"/>
                  <w:color w:val="000000" w:themeColor="text1"/>
                  <w:sz w:val="18"/>
                  <w:szCs w:val="18"/>
                  <w:rPrChange w:id="3259" w:author="Xuning Wei12232" w:date="2026-10-24T11:11:00Z">
                    <w:rPr>
                      <w:rFonts w:ascii="Times New Roman" w:eastAsia="等线" w:hAnsi="Times New Roman" w:cs="Times New Roman"/>
                      <w:bCs w:val="0"/>
                      <w:color w:val="FF0000"/>
                      <w:sz w:val="18"/>
                      <w:szCs w:val="18"/>
                      <w:highlight w:val="cyan"/>
                    </w:rPr>
                  </w:rPrChange>
                </w:rPr>
                <w:t>5</w:t>
              </w:r>
            </w:ins>
            <w:ins w:id="3260" w:author="Xuning Wei12232" w:date="2026-10-20T08:47:00Z">
              <w:r w:rsidR="00251E44" w:rsidRPr="00B32B9A">
                <w:rPr>
                  <w:rFonts w:ascii="Times New Roman" w:eastAsia="等线" w:hAnsi="Times New Roman" w:cs="Times New Roman"/>
                  <w:b/>
                  <w:bCs w:val="0"/>
                  <w:color w:val="000000" w:themeColor="text1"/>
                  <w:sz w:val="18"/>
                  <w:szCs w:val="18"/>
                </w:rPr>
                <w:t xml:space="preserve"> kg/kg)</w:t>
              </w:r>
            </w:ins>
            <w:commentRangeEnd w:id="3252"/>
            <w:r w:rsidR="00251E44" w:rsidRPr="00B32B9A">
              <w:rPr>
                <w:rStyle w:val="affe"/>
                <w:rFonts w:ascii="Times New Roman" w:eastAsia="等线" w:hAnsi="Times New Roman" w:cs="Times New Roman"/>
                <w:b/>
                <w:bCs w:val="0"/>
                <w:color w:val="000000" w:themeColor="text1"/>
                <w:sz w:val="18"/>
                <w:szCs w:val="18"/>
              </w:rPr>
              <w:commentReference w:id="3252"/>
            </w:r>
            <w:commentRangeEnd w:id="3253"/>
            <w:r w:rsidRPr="00B32B9A">
              <w:rPr>
                <w:rStyle w:val="affe"/>
                <w:rFonts w:ascii="Times New Roman" w:eastAsia="等线" w:hAnsi="Times New Roman" w:cs="Times New Roman"/>
                <w:b/>
                <w:bCs w:val="0"/>
                <w:color w:val="000000" w:themeColor="text1"/>
                <w:sz w:val="18"/>
                <w:szCs w:val="18"/>
              </w:rPr>
              <w:commentReference w:id="3253"/>
            </w:r>
            <w:commentRangeEnd w:id="3254"/>
            <w:r w:rsidRPr="00B32B9A">
              <w:rPr>
                <w:rStyle w:val="affe"/>
                <w:rFonts w:ascii="Times New Roman" w:eastAsia="等线" w:hAnsi="Times New Roman" w:cs="Times New Roman"/>
                <w:b/>
                <w:bCs w:val="0"/>
                <w:color w:val="000000" w:themeColor="text1"/>
                <w:sz w:val="18"/>
                <w:szCs w:val="18"/>
              </w:rPr>
              <w:commentReference w:id="3254"/>
            </w:r>
            <w:commentRangeEnd w:id="3255"/>
            <w:r w:rsidRPr="00B32B9A">
              <w:rPr>
                <w:rStyle w:val="affe"/>
                <w:rFonts w:ascii="Times New Roman" w:eastAsia="等线" w:hAnsi="Times New Roman" w:cs="Times New Roman"/>
                <w:b/>
                <w:bCs w:val="0"/>
                <w:color w:val="000000" w:themeColor="text1"/>
                <w:sz w:val="18"/>
                <w:szCs w:val="18"/>
              </w:rPr>
              <w:commentReference w:id="3255"/>
            </w:r>
            <w:commentRangeEnd w:id="3256"/>
            <w:r w:rsidRPr="00B32B9A">
              <w:rPr>
                <w:rStyle w:val="affe"/>
                <w:rFonts w:ascii="Times New Roman" w:eastAsia="等线" w:hAnsi="Times New Roman" w:cs="Times New Roman"/>
                <w:b/>
                <w:bCs w:val="0"/>
                <w:color w:val="000000" w:themeColor="text1"/>
                <w:sz w:val="18"/>
                <w:szCs w:val="18"/>
              </w:rPr>
              <w:commentReference w:id="3256"/>
            </w:r>
            <w:ins w:id="3261" w:author="Xuning Wei12232" w:date="2026-10-20T08:47:00Z">
              <w:r w:rsidRPr="00B32B9A">
                <w:rPr>
                  <w:rFonts w:ascii="Times New Roman" w:eastAsia="等线" w:hAnsi="Times New Roman" w:cs="Times New Roman"/>
                  <w:b/>
                  <w:bCs w:val="0"/>
                  <w:color w:val="000000" w:themeColor="text1"/>
                  <w:sz w:val="18"/>
                  <w:szCs w:val="18"/>
                </w:rPr>
                <w:t xml:space="preserve"> </w:t>
              </w:r>
            </w:ins>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to rinse the wall. </w:t>
            </w:r>
            <w:del w:id="3262" w:author="Xuning Wei12232" w:date="2026-10-20T15:01: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 xml:space="preserve">7. </w:delText>
              </w:r>
            </w:del>
          </w:p>
          <w:p w14:paraId="7F5C63E3" w14:textId="77777777" w:rsidR="00652DEA" w:rsidRPr="00B32B9A" w:rsidRDefault="00C15CB5">
            <w:pPr>
              <w:pStyle w:val="aff2"/>
              <w:widowControl w:val="0"/>
              <w:numPr>
                <w:ilvl w:val="0"/>
                <w:numId w:val="38"/>
              </w:numPr>
              <w:spacing w:beforeLines="50" w:before="120" w:afterLines="50" w:after="120"/>
              <w:jc w:val="both"/>
              <w:rPr>
                <w:rFonts w:ascii="Times New Roman" w:eastAsia="等线" w:hAnsi="Times New Roman" w:cs="Times New Roman"/>
                <w:color w:val="000000" w:themeColor="text1"/>
                <w:sz w:val="18"/>
                <w:szCs w:val="18"/>
              </w:rPr>
              <w:pPrChange w:id="3263" w:author="Xuning Wei12232" w:date="2026-10-20T15:0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407C2F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23141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CF59D4" w14:textId="1105DBBF" w:rsidR="00652DEA" w:rsidRPr="00B32B9A" w:rsidRDefault="005326C6">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commentRangeStart w:id="3264"/>
            <w:commentRangeStart w:id="3265"/>
            <w:commentRangeStart w:id="3266"/>
            <w:commentRangeStart w:id="3267"/>
            <w:commentRangeStart w:id="3268"/>
            <w:commentRangeStart w:id="3269"/>
            <w:proofErr w:type="spellStart"/>
            <w:r w:rsidRPr="00B32B9A">
              <w:rPr>
                <w:rFonts w:ascii="Times New Roman" w:eastAsia="仿宋_GB2312" w:hAnsi="Times New Roman" w:cs="Times New Roman"/>
                <w:color w:val="000000" w:themeColor="text1"/>
                <w:sz w:val="18"/>
                <w:szCs w:val="18"/>
              </w:rPr>
              <w:t>Fmoc</w:t>
            </w:r>
            <w:proofErr w:type="spellEnd"/>
            <w:r w:rsidRPr="00B32B9A">
              <w:rPr>
                <w:rFonts w:ascii="Times New Roman" w:eastAsia="仿宋_GB2312" w:hAnsi="Times New Roman" w:cs="Times New Roman"/>
                <w:color w:val="000000" w:themeColor="text1"/>
                <w:sz w:val="18"/>
                <w:szCs w:val="18"/>
              </w:rPr>
              <w:t>-L-</w:t>
            </w:r>
            <w:proofErr w:type="spellStart"/>
            <w:r w:rsidRPr="00B32B9A">
              <w:rPr>
                <w:rFonts w:ascii="Times New Roman" w:eastAsia="仿宋_GB2312" w:hAnsi="Times New Roman" w:cs="Times New Roman"/>
                <w:color w:val="000000" w:themeColor="text1"/>
                <w:sz w:val="18"/>
                <w:szCs w:val="18"/>
              </w:rPr>
              <w:t>Asn</w:t>
            </w:r>
            <w:proofErr w:type="spellEnd"/>
            <w:r w:rsidRPr="00B32B9A">
              <w:rPr>
                <w:rFonts w:ascii="Times New Roman" w:eastAsia="仿宋_GB2312" w:hAnsi="Times New Roman" w:cs="Times New Roman"/>
                <w:color w:val="000000" w:themeColor="text1"/>
                <w:sz w:val="18"/>
                <w:szCs w:val="18"/>
              </w:rPr>
              <w:t>(</w:t>
            </w:r>
            <w:proofErr w:type="spellStart"/>
            <w:r w:rsidRPr="00B32B9A">
              <w:rPr>
                <w:rFonts w:ascii="Times New Roman" w:eastAsia="仿宋_GB2312" w:hAnsi="Times New Roman" w:cs="Times New Roman"/>
                <w:color w:val="000000" w:themeColor="text1"/>
                <w:sz w:val="18"/>
                <w:szCs w:val="18"/>
              </w:rPr>
              <w:t>Trt</w:t>
            </w:r>
            <w:proofErr w:type="spellEnd"/>
            <w:r w:rsidRPr="00B32B9A">
              <w:rPr>
                <w:rFonts w:ascii="Times New Roman" w:eastAsia="仿宋_GB2312" w:hAnsi="Times New Roman" w:cs="Times New Roman"/>
                <w:color w:val="000000" w:themeColor="text1"/>
                <w:sz w:val="18"/>
                <w:szCs w:val="18"/>
              </w:rPr>
              <w:t>)-OH coupling</w:t>
            </w:r>
            <w:commentRangeEnd w:id="3264"/>
            <w:r w:rsidRPr="00B32B9A">
              <w:rPr>
                <w:rStyle w:val="affe"/>
                <w:rFonts w:ascii="Times New Roman" w:eastAsia="仿宋_GB2312" w:hAnsi="Times New Roman" w:cs="Times New Roman"/>
                <w:color w:val="000000" w:themeColor="text1"/>
                <w:sz w:val="18"/>
                <w:szCs w:val="18"/>
                <w:lang w:eastAsia="zh-CN"/>
              </w:rPr>
              <w:commentReference w:id="3264"/>
            </w:r>
            <w:commentRangeEnd w:id="3265"/>
            <w:r w:rsidRPr="00B32B9A">
              <w:rPr>
                <w:rStyle w:val="affe"/>
                <w:rFonts w:ascii="Times New Roman" w:eastAsia="仿宋_GB2312" w:hAnsi="Times New Roman" w:cs="Times New Roman"/>
                <w:color w:val="000000" w:themeColor="text1"/>
                <w:sz w:val="18"/>
                <w:szCs w:val="18"/>
                <w:lang w:eastAsia="zh-CN"/>
              </w:rPr>
              <w:commentReference w:id="3265"/>
            </w:r>
            <w:commentRangeEnd w:id="3266"/>
            <w:r w:rsidRPr="00B32B9A">
              <w:rPr>
                <w:rStyle w:val="affe"/>
                <w:rFonts w:ascii="Times New Roman" w:eastAsia="仿宋_GB2312" w:hAnsi="Times New Roman" w:cs="Times New Roman"/>
                <w:color w:val="000000" w:themeColor="text1"/>
                <w:sz w:val="18"/>
                <w:szCs w:val="18"/>
                <w:lang w:eastAsia="zh-CN"/>
              </w:rPr>
              <w:commentReference w:id="3266"/>
            </w:r>
            <w:commentRangeEnd w:id="3267"/>
            <w:r w:rsidRPr="00B32B9A">
              <w:rPr>
                <w:rStyle w:val="affe"/>
                <w:rFonts w:ascii="Times New Roman" w:eastAsia="仿宋_GB2312" w:hAnsi="Times New Roman" w:cs="Times New Roman"/>
                <w:color w:val="000000" w:themeColor="text1"/>
                <w:sz w:val="18"/>
                <w:szCs w:val="18"/>
                <w:lang w:eastAsia="zh-CN"/>
              </w:rPr>
              <w:commentReference w:id="3267"/>
            </w:r>
            <w:commentRangeEnd w:id="3268"/>
            <w:r w:rsidRPr="00B32B9A">
              <w:rPr>
                <w:rStyle w:val="affe"/>
                <w:rFonts w:ascii="Times New Roman" w:eastAsia="仿宋_GB2312" w:hAnsi="Times New Roman" w:cs="Times New Roman"/>
                <w:color w:val="000000" w:themeColor="text1"/>
                <w:sz w:val="18"/>
                <w:szCs w:val="18"/>
                <w:lang w:eastAsia="zh-CN"/>
              </w:rPr>
              <w:commentReference w:id="3268"/>
            </w:r>
            <w:commentRangeEnd w:id="3269"/>
            <w:r w:rsidR="00E3307D">
              <w:rPr>
                <w:rStyle w:val="affe"/>
              </w:rPr>
              <w:commentReference w:id="3269"/>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60878" w14:textId="78691BF7" w:rsidR="00652DEA" w:rsidRPr="00B32B9A" w:rsidRDefault="00C15CB5">
            <w:pPr>
              <w:pStyle w:val="aff2"/>
              <w:widowControl w:val="0"/>
              <w:numPr>
                <w:ilvl w:val="0"/>
                <w:numId w:val="39"/>
              </w:numPr>
              <w:spacing w:beforeLines="50" w:before="120" w:afterLines="50" w:after="120"/>
              <w:jc w:val="both"/>
              <w:rPr>
                <w:ins w:id="3270" w:author="Xuning Wei12232" w:date="2026-10-20T15:01:00Z"/>
                <w:rFonts w:ascii="Times New Roman" w:eastAsia="仿宋_GB2312" w:hAnsi="Times New Roman" w:cs="Times New Roman"/>
                <w:color w:val="000000" w:themeColor="text1"/>
                <w:sz w:val="18"/>
                <w:szCs w:val="18"/>
                <w:rPrChange w:id="3271" w:author="Xuning Wei12232" w:date="2026-10-24T11:11:00Z">
                  <w:rPr>
                    <w:ins w:id="3272" w:author="Xuning Wei12232" w:date="2026-10-20T15:01:00Z"/>
                    <w:rFonts w:ascii="Times New Roman" w:hAnsi="Times New Roman" w:cs="Times New Roman"/>
                    <w:color w:val="000000" w:themeColor="text1"/>
                    <w:sz w:val="18"/>
                    <w:szCs w:val="18"/>
                  </w:rPr>
                </w:rPrChange>
              </w:rPr>
              <w:pPrChange w:id="3273" w:author="Xuning Wei12232" w:date="2026-10-20T15:01:00Z">
                <w:pPr>
                  <w:widowControl w:val="0"/>
                  <w:spacing w:beforeLines="50" w:before="120" w:afterLines="50" w:after="120"/>
                  <w:contextualSpacing/>
                </w:pPr>
              </w:pPrChange>
            </w:pPr>
            <w:del w:id="3274" w:author="Xuning Wei12232" w:date="2026-10-20T20:49: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275" w:author="Xuning Wei12232" w:date="2026-10-24T11:11:00Z">
                  <w:rPr/>
                </w:rPrChange>
              </w:rPr>
              <w:t>Heat the mixtu</w:t>
            </w:r>
            <w:r w:rsidRPr="00B32B9A">
              <w:rPr>
                <w:rFonts w:ascii="Times New Roman" w:eastAsia="仿宋_GB2312" w:hAnsi="Times New Roman" w:cs="Times New Roman"/>
                <w:color w:val="000000" w:themeColor="text1"/>
                <w:sz w:val="18"/>
                <w:szCs w:val="18"/>
              </w:rPr>
              <w:t>re to</w:t>
            </w:r>
            <w:ins w:id="3276" w:author="Xuning Wei12232" w:date="2026-10-20T11:30:00Z">
              <w:r w:rsidRPr="00B32B9A">
                <w:rPr>
                  <w:rFonts w:ascii="Times New Roman" w:eastAsia="仿宋_GB2312" w:hAnsi="Times New Roman" w:cs="Times New Roman"/>
                  <w:color w:val="000000" w:themeColor="text1"/>
                  <w:sz w:val="18"/>
                  <w:szCs w:val="18"/>
                  <w:rPrChange w:id="3277" w:author="Xuning Wei12232" w:date="2026-10-24T11:11:00Z">
                    <w:rPr>
                      <w:color w:val="FF0000"/>
                      <w:highlight w:val="yellow"/>
                    </w:rPr>
                  </w:rPrChange>
                </w:rPr>
                <w:t xml:space="preserve"> </w:t>
              </w:r>
            </w:ins>
            <w:r w:rsidR="004F28D1" w:rsidRPr="004F28D1">
              <w:rPr>
                <w:rFonts w:ascii="Times New Roman" w:eastAsia="仿宋_GB2312" w:hAnsi="Times New Roman" w:cs="Times New Roman"/>
                <w:color w:val="0000FF"/>
                <w:sz w:val="18"/>
                <w:szCs w:val="18"/>
              </w:rPr>
              <w:t>20 -</w:t>
            </w:r>
            <w:r w:rsidR="00B1139B" w:rsidRPr="004F28D1">
              <w:rPr>
                <w:rFonts w:ascii="Times New Roman" w:eastAsia="仿宋_GB2312" w:hAnsi="Times New Roman" w:cs="Times New Roman"/>
                <w:color w:val="0000FF"/>
                <w:sz w:val="18"/>
                <w:szCs w:val="18"/>
              </w:rPr>
              <w:t xml:space="preserve"> 28</w:t>
            </w:r>
            <w:r w:rsidR="00B1139B">
              <w:rPr>
                <w:rFonts w:ascii="Times New Roman" w:eastAsia="仿宋_GB2312" w:hAnsi="Times New Roman" w:cs="Times New Roman"/>
                <w:color w:val="000000" w:themeColor="text1"/>
                <w:sz w:val="18"/>
                <w:szCs w:val="18"/>
              </w:rPr>
              <w:t xml:space="preserve"> °C</w:t>
            </w:r>
            <w:ins w:id="3278" w:author="Xuning Wei12232" w:date="2026-10-20T11:30:00Z">
              <w:r w:rsidRPr="00B32B9A">
                <w:rPr>
                  <w:rFonts w:ascii="Times New Roman" w:eastAsia="仿宋_GB2312" w:hAnsi="Times New Roman" w:cs="Times New Roman"/>
                  <w:color w:val="000000" w:themeColor="text1"/>
                  <w:sz w:val="18"/>
                  <w:szCs w:val="18"/>
                  <w:rPrChange w:id="3279" w:author="Xuning Wei12232" w:date="2026-10-24T11:11:00Z">
                    <w:rPr>
                      <w:color w:val="FF0000"/>
                      <w:highlight w:val="yellow"/>
                    </w:rPr>
                  </w:rPrChange>
                </w:rPr>
                <w:t xml:space="preserve"> </w:t>
              </w:r>
              <w:r w:rsidRPr="00B32B9A">
                <w:rPr>
                  <w:rFonts w:ascii="Times New Roman" w:eastAsia="仿宋_GB2312" w:hAnsi="Times New Roman" w:cs="Times New Roman"/>
                  <w:color w:val="000000" w:themeColor="text1"/>
                  <w:sz w:val="18"/>
                  <w:szCs w:val="18"/>
                  <w:rPrChange w:id="3280" w:author="Xuning Wei12232" w:date="2026-10-24T11:11:00Z">
                    <w:rPr>
                      <w:highlight w:val="yellow"/>
                    </w:rPr>
                  </w:rPrChange>
                </w:rPr>
                <w:t xml:space="preserve">(target: </w:t>
              </w:r>
            </w:ins>
            <w:r w:rsidR="00B1139B">
              <w:rPr>
                <w:rFonts w:ascii="Times New Roman" w:eastAsia="仿宋_GB2312" w:hAnsi="Times New Roman" w:cs="Times New Roman"/>
                <w:color w:val="000000" w:themeColor="text1"/>
                <w:sz w:val="18"/>
                <w:szCs w:val="18"/>
              </w:rPr>
              <w:t>25 °C</w:t>
            </w:r>
            <w:ins w:id="3281" w:author="Xuning Wei12232" w:date="2026-10-20T11:30:00Z">
              <w:r w:rsidRPr="00B32B9A">
                <w:rPr>
                  <w:rFonts w:ascii="Times New Roman" w:eastAsia="仿宋_GB2312" w:hAnsi="Times New Roman" w:cs="Times New Roman"/>
                  <w:color w:val="000000" w:themeColor="text1"/>
                  <w:sz w:val="18"/>
                  <w:szCs w:val="18"/>
                  <w:rPrChange w:id="3282" w:author="Xuning Wei12232" w:date="2026-10-24T11:11:00Z">
                    <w:rPr>
                      <w:highlight w:val="yellow"/>
                    </w:rPr>
                  </w:rPrChange>
                </w:rPr>
                <w:t>)</w:t>
              </w:r>
            </w:ins>
            <w:del w:id="3283" w:author="Xuning Wei12232" w:date="2026-10-20T11:30:00Z">
              <w:r w:rsidRPr="00B32B9A">
                <w:rPr>
                  <w:rFonts w:ascii="Times New Roman" w:eastAsia="仿宋_GB2312" w:hAnsi="Times New Roman" w:cs="Times New Roman"/>
                  <w:color w:val="000000" w:themeColor="text1"/>
                  <w:sz w:val="18"/>
                  <w:szCs w:val="18"/>
                </w:rPr>
                <w:delText xml:space="preserve"> 25 ± </w:delText>
              </w:r>
            </w:del>
            <w:del w:id="3284" w:author="Xuning Wei12232" w:date="2026-10-20T08:34:00Z">
              <w:r w:rsidRPr="00B32B9A">
                <w:rPr>
                  <w:rFonts w:ascii="Times New Roman" w:eastAsia="仿宋_GB2312" w:hAnsi="Times New Roman" w:cs="Times New Roman"/>
                  <w:color w:val="000000" w:themeColor="text1"/>
                  <w:sz w:val="18"/>
                  <w:szCs w:val="18"/>
                </w:rPr>
                <w:delText>5</w:delText>
              </w:r>
            </w:del>
            <w:del w:id="3285" w:author="Xuning Wei12232" w:date="2026-10-20T11:30:00Z">
              <w:r w:rsidRPr="00B32B9A">
                <w:rPr>
                  <w:rFonts w:ascii="Times New Roman" w:eastAsia="仿宋_GB2312" w:hAnsi="Times New Roman" w:cs="Times New Roman"/>
                  <w:color w:val="000000" w:themeColor="text1"/>
                  <w:sz w:val="18"/>
                  <w:szCs w:val="18"/>
                </w:rPr>
                <w:delText xml:space="preserve"> °C.</w:delText>
              </w:r>
            </w:del>
            <w:r w:rsidRPr="00B32B9A">
              <w:rPr>
                <w:rFonts w:ascii="Times New Roman" w:eastAsia="仿宋_GB2312" w:hAnsi="Times New Roman" w:cs="Times New Roman"/>
                <w:color w:val="000000" w:themeColor="text1"/>
                <w:sz w:val="18"/>
                <w:szCs w:val="18"/>
              </w:rPr>
              <w:t xml:space="preserve"> The mixture is allowed to react at </w:t>
            </w:r>
            <w:r w:rsidR="004F28D1" w:rsidRPr="004F28D1">
              <w:rPr>
                <w:rFonts w:ascii="Times New Roman" w:eastAsia="仿宋_GB2312" w:hAnsi="Times New Roman" w:cs="Times New Roman"/>
                <w:color w:val="0000FF"/>
                <w:sz w:val="18"/>
                <w:szCs w:val="18"/>
              </w:rPr>
              <w:t>20 - 28</w:t>
            </w:r>
            <w:r w:rsidR="00B1139B" w:rsidRPr="004F28D1">
              <w:rPr>
                <w:rFonts w:ascii="Times New Roman" w:eastAsia="仿宋_GB2312" w:hAnsi="Times New Roman" w:cs="Times New Roman"/>
                <w:color w:val="0000FF"/>
                <w:sz w:val="18"/>
                <w:szCs w:val="18"/>
              </w:rPr>
              <w:t xml:space="preserve"> °C</w:t>
            </w:r>
            <w:ins w:id="3286" w:author="Xuning Wei12232" w:date="2026-10-20T20:50:00Z">
              <w:r w:rsidRPr="00B32B9A">
                <w:rPr>
                  <w:rFonts w:ascii="Times New Roman" w:eastAsia="仿宋_GB2312" w:hAnsi="Times New Roman" w:cs="Times New Roman"/>
                  <w:color w:val="000000" w:themeColor="text1"/>
                  <w:sz w:val="18"/>
                  <w:szCs w:val="18"/>
                  <w:rPrChange w:id="3287" w:author="Xuning Wei12232" w:date="2026-10-24T11:11:00Z">
                    <w:rPr>
                      <w:rFonts w:ascii="Times New Roman" w:eastAsia="仿宋_GB2312" w:hAnsi="Times New Roman" w:cs="Times New Roman"/>
                      <w:color w:val="FF0000"/>
                      <w:sz w:val="18"/>
                      <w:szCs w:val="18"/>
                      <w:highlight w:val="yellow"/>
                    </w:rPr>
                  </w:rPrChange>
                </w:rPr>
                <w:t xml:space="preserve"> (target: </w:t>
              </w:r>
            </w:ins>
            <w:r w:rsidR="00B1139B">
              <w:rPr>
                <w:rFonts w:ascii="Times New Roman" w:eastAsia="仿宋_GB2312" w:hAnsi="Times New Roman" w:cs="Times New Roman"/>
                <w:color w:val="000000" w:themeColor="text1"/>
                <w:sz w:val="18"/>
                <w:szCs w:val="18"/>
              </w:rPr>
              <w:t>25 °C</w:t>
            </w:r>
            <w:ins w:id="3288" w:author="Xuning Wei12232" w:date="2026-10-20T20:50:00Z">
              <w:r w:rsidRPr="00B32B9A">
                <w:rPr>
                  <w:rFonts w:ascii="Times New Roman" w:eastAsia="仿宋_GB2312" w:hAnsi="Times New Roman" w:cs="Times New Roman"/>
                  <w:color w:val="000000" w:themeColor="text1"/>
                  <w:sz w:val="18"/>
                  <w:szCs w:val="18"/>
                  <w:rPrChange w:id="3289" w:author="Xuning Wei12232" w:date="2026-10-24T11:11:00Z">
                    <w:rPr>
                      <w:rFonts w:ascii="Times New Roman" w:eastAsia="仿宋_GB2312" w:hAnsi="Times New Roman" w:cs="Times New Roman"/>
                      <w:color w:val="FF0000"/>
                      <w:sz w:val="18"/>
                      <w:szCs w:val="18"/>
                      <w:highlight w:val="yellow"/>
                    </w:rPr>
                  </w:rPrChange>
                </w:rPr>
                <w:t>)</w:t>
              </w:r>
            </w:ins>
            <w:del w:id="3290" w:author="Xuning Wei12232" w:date="2026-10-20T08:34:00Z">
              <w:r w:rsidRPr="00B32B9A">
                <w:rPr>
                  <w:rFonts w:ascii="Times New Roman" w:eastAsia="仿宋_GB2312" w:hAnsi="Times New Roman" w:cs="Times New Roman"/>
                  <w:color w:val="000000" w:themeColor="text1"/>
                  <w:sz w:val="18"/>
                  <w:szCs w:val="18"/>
                </w:rPr>
                <w:delText>25 ± 5</w:delText>
              </w:r>
            </w:del>
            <w:del w:id="3291" w:author="Xuning Wei12232" w:date="2026-10-20T20:50:00Z">
              <w:r w:rsidRPr="00B32B9A">
                <w:rPr>
                  <w:rFonts w:ascii="Times New Roman" w:eastAsia="仿宋_GB2312" w:hAnsi="Times New Roman" w:cs="Times New Roman"/>
                  <w:color w:val="000000" w:themeColor="text1"/>
                  <w:sz w:val="18"/>
                  <w:szCs w:val="18"/>
                </w:rPr>
                <w:delText xml:space="preserve"> °C (target: 25 °C)</w:delText>
              </w:r>
              <w:r w:rsidRPr="00B32B9A">
                <w:rPr>
                  <w:rFonts w:ascii="Times New Roman" w:eastAsia="仿宋_GB2312" w:hAnsi="Times New Roman" w:cs="Times New Roman"/>
                  <w:color w:val="000000" w:themeColor="text1"/>
                  <w:sz w:val="18"/>
                  <w:szCs w:val="18"/>
                  <w:rPrChange w:id="3292" w:author="Xuning Wei12232" w:date="2026-10-24T11:11:00Z">
                    <w:rPr/>
                  </w:rPrChange>
                </w:rPr>
                <w:delText>.</w:delText>
              </w:r>
              <w:r w:rsidRPr="00B32B9A">
                <w:rPr>
                  <w:rFonts w:ascii="Times New Roman" w:hAnsi="Times New Roman" w:cs="Times New Roman"/>
                  <w:color w:val="000000" w:themeColor="text1"/>
                  <w:sz w:val="18"/>
                  <w:szCs w:val="18"/>
                  <w:rPrChange w:id="3293" w:author="Xuning Wei12232" w:date="2026-10-24T11:11:00Z">
                    <w:rPr/>
                  </w:rPrChange>
                </w:rPr>
                <w:delText xml:space="preserve"> </w:delText>
              </w:r>
            </w:del>
            <w:del w:id="3294" w:author="Xuning Wei12232" w:date="2026-10-20T15:01:00Z">
              <w:r w:rsidRPr="00B32B9A">
                <w:rPr>
                  <w:rFonts w:ascii="Times New Roman" w:hAnsi="Times New Roman" w:cs="Times New Roman"/>
                  <w:color w:val="000000" w:themeColor="text1"/>
                  <w:sz w:val="18"/>
                  <w:szCs w:val="18"/>
                  <w:rPrChange w:id="3295" w:author="Xuning Wei12232" w:date="2026-10-24T11:11:00Z">
                    <w:rPr/>
                  </w:rPrChange>
                </w:rPr>
                <w:br/>
                <w:delText xml:space="preserve">2. </w:delText>
              </w:r>
            </w:del>
          </w:p>
          <w:p w14:paraId="1A643739" w14:textId="57900CB5" w:rsidR="00652DEA" w:rsidRPr="00DD3590" w:rsidRDefault="00C15CB5" w:rsidP="00316927">
            <w:pPr>
              <w:pStyle w:val="aff2"/>
              <w:widowControl w:val="0"/>
              <w:numPr>
                <w:ilvl w:val="0"/>
                <w:numId w:val="39"/>
              </w:numPr>
              <w:spacing w:beforeLines="50" w:before="120" w:afterLines="50" w:after="120"/>
              <w:jc w:val="both"/>
              <w:rPr>
                <w:ins w:id="3296" w:author="Xuning Wei12232" w:date="2026-10-20T15:01:00Z"/>
                <w:rFonts w:ascii="Times New Roman" w:eastAsia="仿宋_GB2312" w:hAnsi="Times New Roman" w:cs="Times New Roman"/>
                <w:color w:val="000000" w:themeColor="text1"/>
                <w:sz w:val="18"/>
                <w:szCs w:val="18"/>
              </w:rPr>
            </w:pPr>
            <w:r w:rsidRPr="00DD3590">
              <w:rPr>
                <w:rFonts w:ascii="Times New Roman" w:hAnsi="Times New Roman" w:cs="Times New Roman"/>
                <w:color w:val="000000" w:themeColor="text1"/>
                <w:sz w:val="18"/>
                <w:szCs w:val="18"/>
                <w:rPrChange w:id="3297" w:author="Xuning Wei12232" w:date="2026-10-24T11:11:00Z">
                  <w:rPr/>
                </w:rPrChange>
              </w:rPr>
              <w:t>O</w:t>
            </w:r>
            <w:r w:rsidRPr="00DD3590">
              <w:rPr>
                <w:rFonts w:ascii="Times New Roman" w:eastAsia="仿宋_GB2312" w:hAnsi="Times New Roman" w:cs="Times New Roman"/>
                <w:color w:val="000000" w:themeColor="text1"/>
                <w:sz w:val="18"/>
                <w:szCs w:val="18"/>
                <w:rPrChange w:id="3298" w:author="Xuning Wei12232" w:date="2026-10-24T11:11:00Z">
                  <w:rPr/>
                </w:rPrChange>
              </w:rPr>
              <w:t xml:space="preserve">nce the total reaction time has reached 8 h ± 15 min, add additional </w:t>
            </w:r>
            <w:del w:id="3299" w:author="Xuning Wei12232" w:date="2026-10-20T08:06:00Z">
              <w:r w:rsidRPr="00DD3590">
                <w:rPr>
                  <w:rFonts w:ascii="Times New Roman" w:eastAsia="仿宋_GB2312" w:hAnsi="Times New Roman" w:cs="Times New Roman"/>
                  <w:color w:val="000000" w:themeColor="text1"/>
                  <w:sz w:val="18"/>
                  <w:szCs w:val="18"/>
                  <w:rPrChange w:id="3300" w:author="Xuning Wei12232" w:date="2026-10-24T11:11:00Z">
                    <w:rPr/>
                  </w:rPrChange>
                </w:rPr>
                <w:delText xml:space="preserve">1.0 eq. </w:delText>
              </w:r>
            </w:del>
            <w:r w:rsidRPr="00DD3590">
              <w:rPr>
                <w:rFonts w:ascii="Times New Roman" w:eastAsia="仿宋_GB2312" w:hAnsi="Times New Roman" w:cs="Times New Roman"/>
                <w:color w:val="000000" w:themeColor="text1"/>
                <w:sz w:val="18"/>
                <w:szCs w:val="18"/>
                <w:rPrChange w:id="3301" w:author="Xuning Wei12232" w:date="2026-10-24T11:11:00Z">
                  <w:rPr/>
                </w:rPrChange>
              </w:rPr>
              <w:t>OxymaPure</w:t>
            </w:r>
            <w:ins w:id="3302" w:author="Xuning Wei12232" w:date="2026-10-20T08:06:00Z">
              <w:r w:rsidRPr="00DD3590">
                <w:rPr>
                  <w:rFonts w:ascii="Times New Roman" w:eastAsia="仿宋_GB2312" w:hAnsi="Times New Roman" w:cs="Times New Roman"/>
                  <w:color w:val="000000" w:themeColor="text1"/>
                  <w:sz w:val="18"/>
                  <w:szCs w:val="18"/>
                  <w:rPrChange w:id="3303" w:author="Xuning Wei12232" w:date="2026-10-24T11:11:00Z">
                    <w:rPr/>
                  </w:rPrChange>
                </w:rPr>
                <w:t xml:space="preserve"> (1.0</w:t>
              </w:r>
            </w:ins>
            <w:ins w:id="3304" w:author="Xuning Wei12232" w:date="2026-10-22T13:15:00Z">
              <w:r w:rsidRPr="00DD3590">
                <w:rPr>
                  <w:rFonts w:ascii="Times New Roman" w:eastAsia="仿宋_GB2312" w:hAnsi="Times New Roman" w:cs="Times New Roman"/>
                  <w:color w:val="000000" w:themeColor="text1"/>
                  <w:sz w:val="18"/>
                  <w:szCs w:val="18"/>
                  <w:rPrChange w:id="3305" w:author="Xuning Wei12232" w:date="2026-10-24T11:11:00Z">
                    <w:rPr>
                      <w:rFonts w:ascii="Times New Roman" w:eastAsia="仿宋_GB2312" w:hAnsi="Times New Roman" w:cs="Times New Roman"/>
                      <w:color w:val="000000" w:themeColor="text1"/>
                      <w:sz w:val="18"/>
                      <w:szCs w:val="18"/>
                      <w:highlight w:val="lightGray"/>
                    </w:rPr>
                  </w:rPrChange>
                </w:rPr>
                <w:t>0</w:t>
              </w:r>
            </w:ins>
            <w:ins w:id="3306" w:author="Xuning Wei12232" w:date="2026-10-20T08:06:00Z">
              <w:r w:rsidRPr="00DD3590">
                <w:rPr>
                  <w:rFonts w:ascii="Times New Roman" w:eastAsia="仿宋_GB2312" w:hAnsi="Times New Roman" w:cs="Times New Roman"/>
                  <w:color w:val="000000" w:themeColor="text1"/>
                  <w:sz w:val="18"/>
                  <w:szCs w:val="18"/>
                  <w:rPrChange w:id="3307" w:author="Xuning Wei12232" w:date="2026-10-24T11:11:00Z">
                    <w:rPr/>
                  </w:rPrChange>
                </w:rPr>
                <w:t xml:space="preserve"> eq</w:t>
              </w:r>
            </w:ins>
            <w:ins w:id="3308" w:author="Xuning Wei12232" w:date="2026-10-20T08:07:00Z">
              <w:r w:rsidRPr="00DD3590">
                <w:rPr>
                  <w:rFonts w:ascii="Times New Roman" w:eastAsia="仿宋_GB2312" w:hAnsi="Times New Roman" w:cs="Times New Roman"/>
                  <w:color w:val="000000" w:themeColor="text1"/>
                  <w:sz w:val="18"/>
                  <w:szCs w:val="18"/>
                  <w:rPrChange w:id="3309" w:author="Xuning Wei12232" w:date="2026-10-24T11:11:00Z">
                    <w:rPr/>
                  </w:rPrChange>
                </w:rPr>
                <w:t>)</w:t>
              </w:r>
            </w:ins>
            <w:r w:rsidRPr="00DD3590">
              <w:rPr>
                <w:rFonts w:ascii="Times New Roman" w:eastAsia="仿宋_GB2312" w:hAnsi="Times New Roman" w:cs="Times New Roman"/>
                <w:color w:val="000000" w:themeColor="text1"/>
                <w:sz w:val="18"/>
                <w:szCs w:val="18"/>
                <w:rPrChange w:id="3310" w:author="Xuning Wei12232" w:date="2026-10-24T11:11:00Z">
                  <w:rPr/>
                </w:rPrChange>
              </w:rPr>
              <w:t xml:space="preserve"> and</w:t>
            </w:r>
            <w:del w:id="3311" w:author="Xuning Wei12232" w:date="2026-10-20T08:07:00Z">
              <w:r w:rsidRPr="00DD3590">
                <w:rPr>
                  <w:rFonts w:ascii="Times New Roman" w:eastAsia="仿宋_GB2312" w:hAnsi="Times New Roman" w:cs="Times New Roman"/>
                  <w:color w:val="000000" w:themeColor="text1"/>
                  <w:sz w:val="18"/>
                  <w:szCs w:val="18"/>
                  <w:rPrChange w:id="3312" w:author="Xuning Wei12232" w:date="2026-10-24T11:11:00Z">
                    <w:rPr/>
                  </w:rPrChange>
                </w:rPr>
                <w:delText xml:space="preserve">  1.0 V </w:delText>
              </w:r>
            </w:del>
            <w:ins w:id="3313" w:author="Xuning Wei12232" w:date="2026-10-20T08:07:00Z">
              <w:r w:rsidRPr="00DD3590">
                <w:rPr>
                  <w:rFonts w:ascii="Times New Roman" w:eastAsia="仿宋_GB2312" w:hAnsi="Times New Roman" w:cs="Times New Roman"/>
                  <w:color w:val="000000" w:themeColor="text1"/>
                  <w:sz w:val="18"/>
                  <w:szCs w:val="18"/>
                  <w:rPrChange w:id="3314" w:author="Xuning Wei12232" w:date="2026-10-24T11:11:00Z">
                    <w:rPr/>
                  </w:rPrChange>
                </w:rPr>
                <w:t xml:space="preserve"> </w:t>
              </w:r>
            </w:ins>
            <w:r w:rsidRPr="00DD3590">
              <w:rPr>
                <w:rFonts w:ascii="Times New Roman" w:eastAsia="仿宋_GB2312" w:hAnsi="Times New Roman" w:cs="Times New Roman"/>
                <w:color w:val="000000" w:themeColor="text1"/>
                <w:sz w:val="18"/>
                <w:szCs w:val="18"/>
                <w:rPrChange w:id="3315" w:author="Xuning Wei12232" w:date="2026-10-24T11:11:00Z">
                  <w:rPr/>
                </w:rPrChange>
              </w:rPr>
              <w:t>DMF</w:t>
            </w:r>
            <w:r w:rsidRPr="00DD3590">
              <w:rPr>
                <w:rFonts w:ascii="Times New Roman" w:eastAsia="仿宋_GB2312" w:hAnsi="Times New Roman" w:cs="Times New Roman"/>
                <w:color w:val="0000FF"/>
                <w:sz w:val="18"/>
                <w:szCs w:val="18"/>
                <w:rPrChange w:id="3316" w:author="Xuning Wei12232" w:date="2026-10-24T11:11:00Z">
                  <w:rPr/>
                </w:rPrChange>
              </w:rPr>
              <w:t xml:space="preserve"> (</w:t>
            </w:r>
            <w:ins w:id="3317" w:author="Xuning Wei12232" w:date="2026-10-20T08:07:00Z">
              <w:r w:rsidRPr="00DD3590">
                <w:rPr>
                  <w:rFonts w:ascii="Times New Roman" w:eastAsia="仿宋_GB2312" w:hAnsi="Times New Roman" w:cs="Times New Roman"/>
                  <w:color w:val="0000FF"/>
                  <w:sz w:val="18"/>
                  <w:szCs w:val="18"/>
                  <w:rPrChange w:id="3318" w:author="Xuning Wei12232" w:date="2026-10-24T11:11:00Z">
                    <w:rPr/>
                  </w:rPrChange>
                </w:rPr>
                <w:t xml:space="preserve">1.0 V, </w:t>
              </w:r>
            </w:ins>
            <w:r w:rsidRPr="00DD3590">
              <w:rPr>
                <w:rFonts w:ascii="Times New Roman" w:eastAsia="仿宋_GB2312" w:hAnsi="Times New Roman" w:cs="Times New Roman"/>
                <w:color w:val="0000FF"/>
                <w:sz w:val="18"/>
                <w:szCs w:val="18"/>
                <w:rPrChange w:id="3319" w:author="Xuning Wei12232" w:date="2026-10-24T11:11:00Z">
                  <w:rPr/>
                </w:rPrChange>
              </w:rPr>
              <w:t>0.9</w:t>
            </w:r>
            <w:r w:rsidR="0017493A" w:rsidRPr="00DD3590">
              <w:rPr>
                <w:rFonts w:ascii="Times New Roman" w:eastAsia="仿宋_GB2312" w:hAnsi="Times New Roman" w:cs="Times New Roman"/>
                <w:color w:val="0000FF"/>
                <w:sz w:val="18"/>
                <w:szCs w:val="18"/>
              </w:rPr>
              <w:t>4</w:t>
            </w:r>
            <w:del w:id="3320" w:author="Xuning Wei12232" w:date="2026-10-20T20:49:00Z">
              <w:r w:rsidRPr="00DD3590">
                <w:rPr>
                  <w:rFonts w:ascii="Times New Roman" w:eastAsia="仿宋_GB2312" w:hAnsi="Times New Roman" w:cs="Times New Roman"/>
                  <w:color w:val="0000FF"/>
                  <w:sz w:val="18"/>
                  <w:szCs w:val="18"/>
                  <w:rPrChange w:id="3321" w:author="Xuning Wei12232" w:date="2026-10-24T11:11:00Z">
                    <w:rPr/>
                  </w:rPrChange>
                </w:rPr>
                <w:delText>48</w:delText>
              </w:r>
            </w:del>
            <w:r w:rsidRPr="00DD3590">
              <w:rPr>
                <w:rFonts w:ascii="Times New Roman" w:eastAsia="仿宋_GB2312" w:hAnsi="Times New Roman" w:cs="Times New Roman"/>
                <w:color w:val="0000FF"/>
                <w:sz w:val="18"/>
                <w:szCs w:val="18"/>
                <w:rPrChange w:id="3322" w:author="Xuning Wei12232" w:date="2026-10-24T11:11:00Z">
                  <w:rPr/>
                </w:rPrChange>
              </w:rPr>
              <w:t xml:space="preserve"> kg/kg)</w:t>
            </w:r>
            <w:r w:rsidRPr="00DD3590">
              <w:rPr>
                <w:rFonts w:ascii="Times New Roman" w:eastAsia="仿宋_GB2312" w:hAnsi="Times New Roman" w:cs="Times New Roman"/>
                <w:color w:val="000000" w:themeColor="text1"/>
                <w:sz w:val="18"/>
                <w:szCs w:val="18"/>
                <w:rPrChange w:id="3323" w:author="Xuning Wei12232" w:date="2026-10-24T11:11:00Z">
                  <w:rPr/>
                </w:rPrChange>
              </w:rPr>
              <w:t xml:space="preserve"> solution (the mixture should be prepared in </w:t>
            </w:r>
            <w:r w:rsidRPr="00DD3590">
              <w:rPr>
                <w:rFonts w:ascii="Times New Roman" w:hAnsi="Times New Roman" w:cs="Times New Roman"/>
                <w:color w:val="000000" w:themeColor="text1"/>
                <w:sz w:val="18"/>
                <w:szCs w:val="18"/>
                <w:shd w:val="clear" w:color="auto" w:fill="FFFFFF"/>
                <w:rPrChange w:id="3324" w:author="Xuning Wei12232" w:date="2026-10-24T11:11:00Z">
                  <w:rPr>
                    <w:shd w:val="clear" w:color="auto" w:fill="FFFFFF"/>
                  </w:rPr>
                </w:rPrChange>
              </w:rPr>
              <w:t>TJ4S-1200-</w:t>
            </w:r>
            <w:r w:rsidRPr="00DD3590">
              <w:rPr>
                <w:rFonts w:ascii="Times New Roman" w:hAnsi="Times New Roman" w:cs="Times New Roman"/>
                <w:color w:val="000000" w:themeColor="text1"/>
                <w:sz w:val="18"/>
                <w:szCs w:val="18"/>
                <w:shd w:val="clear" w:color="auto" w:fill="FFFFFF"/>
                <w:lang w:eastAsia="zh-CN"/>
                <w:rPrChange w:id="3325" w:author="Xuning Wei12232" w:date="2026-10-24T11:11:00Z">
                  <w:rPr>
                    <w:shd w:val="clear" w:color="auto" w:fill="FFFFFF"/>
                    <w:lang w:eastAsia="zh-CN"/>
                  </w:rPr>
                </w:rPrChange>
              </w:rPr>
              <w:t>AT02</w:t>
            </w:r>
            <w:r w:rsidRPr="00DD3590">
              <w:rPr>
                <w:rFonts w:ascii="Times New Roman" w:eastAsia="仿宋_GB2312" w:hAnsi="Times New Roman" w:cs="Times New Roman"/>
                <w:color w:val="000000" w:themeColor="text1"/>
                <w:sz w:val="18"/>
                <w:szCs w:val="18"/>
                <w:rPrChange w:id="3326" w:author="Xuning Wei12232" w:date="2026-10-24T11:11:00Z">
                  <w:rPr/>
                </w:rPrChange>
              </w:rPr>
              <w:t xml:space="preserve"> just before use)</w:t>
            </w:r>
            <w:ins w:id="3327" w:author="Xuning Wei12232" w:date="2026-10-18T22:36:00Z">
              <w:r w:rsidRPr="00DD3590">
                <w:rPr>
                  <w:rFonts w:ascii="Times New Roman" w:eastAsia="仿宋_GB2312" w:hAnsi="Times New Roman" w:cs="Times New Roman"/>
                  <w:color w:val="000000" w:themeColor="text1"/>
                  <w:sz w:val="18"/>
                  <w:szCs w:val="18"/>
                  <w:rPrChange w:id="3328" w:author="Xuning Wei12232" w:date="2026-10-24T11:11:00Z">
                    <w:rPr/>
                  </w:rPrChange>
                </w:rPr>
                <w:t xml:space="preserve"> </w:t>
              </w:r>
              <w:r w:rsidRPr="00DD3590">
                <w:rPr>
                  <w:rFonts w:ascii="Times New Roman" w:eastAsia="仿宋_GB2312" w:hAnsi="Times New Roman" w:cs="Times New Roman"/>
                  <w:color w:val="000000" w:themeColor="text1"/>
                  <w:sz w:val="18"/>
                  <w:szCs w:val="18"/>
                </w:rPr>
                <w:t>with dedicated process lines and diaphragm pump</w:t>
              </w:r>
            </w:ins>
            <w:r w:rsidRPr="00DD3590">
              <w:rPr>
                <w:rFonts w:ascii="Times New Roman" w:eastAsia="仿宋_GB2312" w:hAnsi="Times New Roman" w:cs="Times New Roman"/>
                <w:color w:val="000000" w:themeColor="text1"/>
                <w:sz w:val="18"/>
                <w:szCs w:val="18"/>
              </w:rPr>
              <w:t xml:space="preserve"> </w:t>
            </w:r>
            <w:r w:rsidRPr="00DD3590">
              <w:rPr>
                <w:rFonts w:ascii="Times New Roman" w:eastAsia="仿宋_GB2312" w:hAnsi="Times New Roman" w:cs="Times New Roman"/>
                <w:color w:val="000000" w:themeColor="text1"/>
                <w:sz w:val="18"/>
                <w:szCs w:val="18"/>
                <w:rPrChange w:id="3329" w:author="Xuning Wei12232" w:date="2026-10-24T11:11:00Z">
                  <w:rPr/>
                </w:rPrChange>
              </w:rPr>
              <w:t>and</w:t>
            </w:r>
            <w:del w:id="3330" w:author="Xuning Wei12232" w:date="2026-10-20T08:07:00Z">
              <w:r w:rsidRPr="00DD3590">
                <w:rPr>
                  <w:rFonts w:ascii="Times New Roman" w:eastAsia="仿宋_GB2312" w:hAnsi="Times New Roman" w:cs="Times New Roman"/>
                  <w:color w:val="000000" w:themeColor="text1"/>
                  <w:sz w:val="18"/>
                  <w:szCs w:val="18"/>
                  <w:rPrChange w:id="3331" w:author="Xuning Wei12232" w:date="2026-10-24T11:11:00Z">
                    <w:rPr/>
                  </w:rPrChange>
                </w:rPr>
                <w:delText xml:space="preserve"> 1.1 eq.</w:delText>
              </w:r>
            </w:del>
            <w:r w:rsidRPr="00DD3590">
              <w:rPr>
                <w:rFonts w:ascii="Times New Roman" w:eastAsia="仿宋_GB2312" w:hAnsi="Times New Roman" w:cs="Times New Roman"/>
                <w:color w:val="000000" w:themeColor="text1"/>
                <w:sz w:val="18"/>
                <w:szCs w:val="18"/>
                <w:rPrChange w:id="3332" w:author="Xuning Wei12232" w:date="2026-10-24T11:11:00Z">
                  <w:rPr/>
                </w:rPrChange>
              </w:rPr>
              <w:t xml:space="preserve"> DIC</w:t>
            </w:r>
            <w:ins w:id="3333" w:author="Xuning Wei12232" w:date="2026-10-20T08:07:00Z">
              <w:r w:rsidRPr="00DD3590">
                <w:rPr>
                  <w:rFonts w:ascii="Times New Roman" w:eastAsia="仿宋_GB2312" w:hAnsi="Times New Roman" w:cs="Times New Roman"/>
                  <w:color w:val="000000" w:themeColor="text1"/>
                  <w:sz w:val="18"/>
                  <w:szCs w:val="18"/>
                  <w:rPrChange w:id="3334" w:author="Xuning Wei12232" w:date="2026-10-24T11:11:00Z">
                    <w:rPr/>
                  </w:rPrChange>
                </w:rPr>
                <w:t xml:space="preserve"> (1.1</w:t>
              </w:r>
            </w:ins>
            <w:ins w:id="3335" w:author="Xuning Wei12232" w:date="2026-10-22T13:15:00Z">
              <w:r w:rsidRPr="00DD3590">
                <w:rPr>
                  <w:rFonts w:ascii="Times New Roman" w:eastAsia="仿宋_GB2312" w:hAnsi="Times New Roman" w:cs="Times New Roman"/>
                  <w:color w:val="000000" w:themeColor="text1"/>
                  <w:sz w:val="18"/>
                  <w:szCs w:val="18"/>
                  <w:rPrChange w:id="3336" w:author="Xuning Wei12232" w:date="2026-10-24T11:11:00Z">
                    <w:rPr>
                      <w:rFonts w:ascii="Times New Roman" w:eastAsia="仿宋_GB2312" w:hAnsi="Times New Roman" w:cs="Times New Roman"/>
                      <w:color w:val="000000" w:themeColor="text1"/>
                      <w:sz w:val="18"/>
                      <w:szCs w:val="18"/>
                      <w:highlight w:val="lightGray"/>
                    </w:rPr>
                  </w:rPrChange>
                </w:rPr>
                <w:t>0</w:t>
              </w:r>
            </w:ins>
            <w:ins w:id="3337" w:author="Xuning Wei12232" w:date="2026-10-20T08:07:00Z">
              <w:r w:rsidRPr="00DD3590">
                <w:rPr>
                  <w:rFonts w:ascii="Times New Roman" w:eastAsia="仿宋_GB2312" w:hAnsi="Times New Roman" w:cs="Times New Roman"/>
                  <w:color w:val="000000" w:themeColor="text1"/>
                  <w:sz w:val="18"/>
                  <w:szCs w:val="18"/>
                  <w:rPrChange w:id="3338" w:author="Xuning Wei12232" w:date="2026-10-24T11:11:00Z">
                    <w:rPr/>
                  </w:rPrChange>
                </w:rPr>
                <w:t xml:space="preserve"> eq)</w:t>
              </w:r>
            </w:ins>
            <w:ins w:id="3339" w:author="Xuning Wei12232" w:date="2026-10-18T22:35:00Z">
              <w:r w:rsidRPr="00DD3590">
                <w:rPr>
                  <w:color w:val="000000" w:themeColor="text1"/>
                </w:rPr>
                <w:t xml:space="preserve"> </w:t>
              </w:r>
              <w:r w:rsidRPr="00DD3590">
                <w:rPr>
                  <w:rFonts w:ascii="Times New Roman" w:eastAsia="仿宋_GB2312" w:hAnsi="Times New Roman" w:cs="Times New Roman"/>
                  <w:color w:val="000000" w:themeColor="text1"/>
                  <w:sz w:val="18"/>
                  <w:szCs w:val="18"/>
                </w:rPr>
                <w:t>with PTFE and peristaltic pump</w:t>
              </w:r>
            </w:ins>
            <w:r w:rsidRPr="00DD3590">
              <w:rPr>
                <w:rFonts w:ascii="Times New Roman" w:eastAsia="仿宋_GB2312" w:hAnsi="Times New Roman" w:cs="Times New Roman"/>
                <w:color w:val="000000" w:themeColor="text1"/>
                <w:sz w:val="18"/>
                <w:szCs w:val="18"/>
              </w:rPr>
              <w:t>.</w:t>
            </w:r>
            <w:r w:rsidRPr="00DD3590">
              <w:rPr>
                <w:rFonts w:ascii="Times New Roman" w:eastAsia="仿宋_GB2312" w:hAnsi="Times New Roman" w:cs="Times New Roman"/>
                <w:color w:val="000000" w:themeColor="text1"/>
                <w:sz w:val="18"/>
                <w:szCs w:val="18"/>
                <w:rPrChange w:id="3340" w:author="Xuning Wei12232" w:date="2026-10-24T11:11:00Z">
                  <w:rPr/>
                </w:rPrChange>
              </w:rPr>
              <w:t xml:space="preserve"> </w:t>
            </w:r>
            <w:r w:rsidR="000B2A95" w:rsidRPr="00DD3590">
              <w:rPr>
                <w:rFonts w:ascii="Times New Roman" w:eastAsia="等线" w:hAnsi="Times New Roman" w:cs="Times New Roman"/>
                <w:color w:val="0000FF"/>
                <w:sz w:val="18"/>
                <w:szCs w:val="18"/>
              </w:rPr>
              <w:t xml:space="preserve">After </w:t>
            </w:r>
            <w:r w:rsidR="004A5AC5" w:rsidRPr="00DD3590">
              <w:rPr>
                <w:rFonts w:ascii="Times New Roman" w:eastAsia="等线" w:hAnsi="Times New Roman" w:cs="Times New Roman"/>
                <w:color w:val="0000FF"/>
                <w:sz w:val="18"/>
                <w:szCs w:val="18"/>
              </w:rPr>
              <w:t xml:space="preserve">11 h±15 min (target: 11 h) </w:t>
            </w:r>
            <w:r w:rsidR="00707331" w:rsidRPr="00285A80">
              <w:rPr>
                <w:rFonts w:ascii="Times New Roman" w:eastAsia="等线" w:hAnsi="Times New Roman" w:cs="Times New Roman"/>
                <w:color w:val="0000FF"/>
                <w:sz w:val="18"/>
                <w:szCs w:val="18"/>
                <w:rPrChange w:id="3341" w:author="Xuning Wei12232" w:date="2026-10-24T11:11:00Z">
                  <w:rPr/>
                </w:rPrChange>
              </w:rPr>
              <w:t xml:space="preserve">sample the mixture for </w:t>
            </w:r>
            <w:proofErr w:type="spellStart"/>
            <w:r w:rsidR="00707331" w:rsidRPr="00285A80">
              <w:rPr>
                <w:rFonts w:ascii="Times New Roman" w:eastAsia="等线" w:hAnsi="Times New Roman" w:cs="Times New Roman"/>
                <w:color w:val="0000FF"/>
                <w:sz w:val="18"/>
                <w:szCs w:val="18"/>
              </w:rPr>
              <w:t>Chloranil</w:t>
            </w:r>
            <w:proofErr w:type="spellEnd"/>
            <w:r w:rsidR="00707331" w:rsidRPr="00285A80">
              <w:rPr>
                <w:rFonts w:ascii="Times New Roman" w:eastAsia="等线" w:hAnsi="Times New Roman" w:cs="Times New Roman"/>
                <w:color w:val="0000FF"/>
                <w:sz w:val="18"/>
                <w:szCs w:val="18"/>
              </w:rPr>
              <w:t xml:space="preserve"> test analysis</w:t>
            </w:r>
            <w:r w:rsidR="00DF1F5A">
              <w:rPr>
                <w:rFonts w:ascii="Times New Roman" w:eastAsia="等线" w:hAnsi="Times New Roman" w:cs="Times New Roman"/>
                <w:color w:val="0000FF"/>
                <w:sz w:val="18"/>
                <w:szCs w:val="18"/>
              </w:rPr>
              <w:t xml:space="preserve">, </w:t>
            </w:r>
            <w:r w:rsidR="00316927">
              <w:rPr>
                <w:rFonts w:ascii="Times New Roman" w:eastAsia="等线" w:hAnsi="Times New Roman" w:cs="Times New Roman"/>
                <w:color w:val="0000FF"/>
                <w:sz w:val="18"/>
                <w:szCs w:val="18"/>
              </w:rPr>
              <w:t>a</w:t>
            </w:r>
            <w:r w:rsidR="00DF1F5A" w:rsidRPr="00DD3590">
              <w:rPr>
                <w:rFonts w:ascii="Times New Roman" w:eastAsia="等线" w:hAnsi="Times New Roman" w:cs="Times New Roman"/>
                <w:color w:val="0000FF"/>
                <w:sz w:val="18"/>
                <w:szCs w:val="18"/>
              </w:rPr>
              <w:t xml:space="preserve">fter </w:t>
            </w:r>
            <w:r w:rsidR="00DF1F5A">
              <w:rPr>
                <w:rFonts w:ascii="Times New Roman" w:eastAsia="等线" w:hAnsi="Times New Roman" w:cs="Times New Roman"/>
                <w:color w:val="0000FF"/>
                <w:sz w:val="18"/>
                <w:szCs w:val="18"/>
              </w:rPr>
              <w:t>12 h ± 15 min (target: 12</w:t>
            </w:r>
            <w:r w:rsidR="00DF1F5A" w:rsidRPr="00DD3590">
              <w:rPr>
                <w:rFonts w:ascii="Times New Roman" w:eastAsia="等线" w:hAnsi="Times New Roman" w:cs="Times New Roman"/>
                <w:color w:val="0000FF"/>
                <w:sz w:val="18"/>
                <w:szCs w:val="18"/>
              </w:rPr>
              <w:t xml:space="preserve"> h) </w:t>
            </w:r>
            <w:r w:rsidR="00DF1F5A" w:rsidRPr="00285A80">
              <w:rPr>
                <w:rFonts w:ascii="Times New Roman" w:eastAsia="等线" w:hAnsi="Times New Roman" w:cs="Times New Roman"/>
                <w:color w:val="0000FF"/>
                <w:sz w:val="18"/>
                <w:szCs w:val="18"/>
                <w:rPrChange w:id="3342" w:author="Xuning Wei12232" w:date="2026-10-24T11:11:00Z">
                  <w:rPr/>
                </w:rPrChange>
              </w:rPr>
              <w:t xml:space="preserve">sample the mixture for </w:t>
            </w:r>
            <w:proofErr w:type="spellStart"/>
            <w:r w:rsidR="00DF1F5A" w:rsidRPr="00285A80">
              <w:rPr>
                <w:rFonts w:ascii="Times New Roman" w:eastAsia="等线" w:hAnsi="Times New Roman" w:cs="Times New Roman"/>
                <w:color w:val="0000FF"/>
                <w:sz w:val="18"/>
                <w:szCs w:val="18"/>
              </w:rPr>
              <w:t>Chloranil</w:t>
            </w:r>
            <w:proofErr w:type="spellEnd"/>
            <w:r w:rsidR="00DF1F5A" w:rsidRPr="00285A80">
              <w:rPr>
                <w:rFonts w:ascii="Times New Roman" w:eastAsia="等线" w:hAnsi="Times New Roman" w:cs="Times New Roman"/>
                <w:color w:val="0000FF"/>
                <w:sz w:val="18"/>
                <w:szCs w:val="18"/>
              </w:rPr>
              <w:t xml:space="preserve"> test analysis</w:t>
            </w:r>
            <w:r w:rsidR="000B2A95" w:rsidRPr="00DD3590">
              <w:rPr>
                <w:rFonts w:ascii="Times New Roman" w:eastAsia="等线" w:hAnsi="Times New Roman" w:cs="Times New Roman"/>
                <w:color w:val="0000FF"/>
                <w:sz w:val="18"/>
                <w:szCs w:val="18"/>
              </w:rPr>
              <w:t>.</w:t>
            </w:r>
            <w:r w:rsidR="000B2A95" w:rsidRPr="00DD3590">
              <w:rPr>
                <w:rFonts w:ascii="Times New Roman" w:eastAsia="等线" w:hAnsi="Times New Roman" w:cs="Times New Roman"/>
                <w:color w:val="0000FF"/>
                <w:sz w:val="18"/>
                <w:szCs w:val="18"/>
                <w:rPrChange w:id="3343" w:author="Xuning Wei12232" w:date="2026-10-24T11:11:00Z">
                  <w:rPr/>
                </w:rPrChange>
              </w:rPr>
              <w:t xml:space="preserve"> </w:t>
            </w:r>
            <w:r w:rsidR="005326C6" w:rsidRPr="00DD3590">
              <w:rPr>
                <w:rFonts w:ascii="Times New Roman" w:eastAsia="等线" w:hAnsi="Times New Roman" w:cs="Times New Roman"/>
                <w:color w:val="0000FF"/>
                <w:sz w:val="18"/>
                <w:szCs w:val="18"/>
                <w:rPrChange w:id="3344" w:author="Xuning Wei12232" w:date="2026-10-24T11:11:00Z">
                  <w:rPr/>
                </w:rPrChange>
              </w:rPr>
              <w:t>(</w:t>
            </w:r>
            <w:r w:rsidR="00316927">
              <w:rPr>
                <w:rFonts w:ascii="Times New Roman" w:eastAsia="等线" w:hAnsi="Times New Roman" w:cs="Times New Roman"/>
                <w:color w:val="0000FF"/>
                <w:sz w:val="18"/>
                <w:szCs w:val="18"/>
              </w:rPr>
              <w:t>T</w:t>
            </w:r>
            <w:r w:rsidR="00316927" w:rsidRPr="00316927">
              <w:rPr>
                <w:rFonts w:ascii="Times New Roman" w:eastAsia="等线" w:hAnsi="Times New Roman" w:cs="Times New Roman"/>
                <w:color w:val="0000FF"/>
                <w:sz w:val="18"/>
                <w:szCs w:val="18"/>
              </w:rPr>
              <w:t>he resin color is</w:t>
            </w:r>
            <w:r w:rsidR="00316927">
              <w:rPr>
                <w:rFonts w:ascii="Times New Roman" w:eastAsia="等线" w:hAnsi="Times New Roman" w:cs="Times New Roman"/>
                <w:color w:val="0000FF"/>
                <w:sz w:val="18"/>
                <w:szCs w:val="18"/>
              </w:rPr>
              <w:t xml:space="preserve"> </w:t>
            </w:r>
            <w:r w:rsidR="00316927" w:rsidRPr="00316927">
              <w:rPr>
                <w:rFonts w:ascii="Times New Roman" w:eastAsia="等线" w:hAnsi="Times New Roman" w:cs="Times New Roman"/>
                <w:color w:val="0000FF"/>
                <w:sz w:val="18"/>
                <w:szCs w:val="18"/>
              </w:rPr>
              <w:t>yellow</w:t>
            </w:r>
            <w:r w:rsidR="00316927">
              <w:rPr>
                <w:rFonts w:ascii="Times New Roman" w:eastAsia="等线" w:hAnsi="Times New Roman" w:cs="Times New Roman"/>
                <w:color w:val="0000FF"/>
                <w:sz w:val="18"/>
                <w:szCs w:val="18"/>
              </w:rPr>
              <w:t xml:space="preserve"> </w:t>
            </w:r>
            <w:r w:rsidR="00316927" w:rsidRPr="00316927">
              <w:rPr>
                <w:rFonts w:ascii="Times New Roman" w:eastAsia="等线" w:hAnsi="Times New Roman" w:cs="Times New Roman"/>
                <w:color w:val="0000FF"/>
                <w:sz w:val="18"/>
                <w:szCs w:val="18"/>
              </w:rPr>
              <w:t>to</w:t>
            </w:r>
            <w:r w:rsidR="00316927">
              <w:rPr>
                <w:rFonts w:ascii="Times New Roman" w:eastAsia="等线" w:hAnsi="Times New Roman" w:cs="Times New Roman"/>
                <w:color w:val="0000FF"/>
                <w:sz w:val="18"/>
                <w:szCs w:val="18"/>
              </w:rPr>
              <w:t xml:space="preserve"> </w:t>
            </w:r>
            <w:r w:rsidR="00316927" w:rsidRPr="00316927">
              <w:rPr>
                <w:rFonts w:ascii="Times New Roman" w:eastAsia="等线" w:hAnsi="Times New Roman" w:cs="Times New Roman"/>
                <w:color w:val="0000FF"/>
                <w:sz w:val="18"/>
                <w:szCs w:val="18"/>
              </w:rPr>
              <w:t>straw-colored</w:t>
            </w:r>
            <w:r w:rsidR="00C549EA" w:rsidRPr="00DD3590">
              <w:rPr>
                <w:rFonts w:ascii="Times New Roman" w:eastAsia="等线" w:hAnsi="Times New Roman" w:cs="Times New Roman"/>
                <w:color w:val="0000FF"/>
                <w:sz w:val="18"/>
                <w:szCs w:val="18"/>
              </w:rPr>
              <w:t xml:space="preserve"> R</w:t>
            </w:r>
            <w:r w:rsidR="005326C6" w:rsidRPr="00DD3590">
              <w:rPr>
                <w:rFonts w:ascii="Times New Roman" w:eastAsia="等线" w:hAnsi="Times New Roman" w:cs="Times New Roman"/>
                <w:color w:val="0000FF"/>
                <w:sz w:val="18"/>
                <w:szCs w:val="18"/>
                <w:rPrChange w:id="3345" w:author="Xuning Wei12232" w:date="2026-10-24T11:11:00Z">
                  <w:rPr/>
                </w:rPrChange>
              </w:rPr>
              <w:t>epor</w:t>
            </w:r>
            <w:r w:rsidR="00C549EA" w:rsidRPr="00DD3590">
              <w:rPr>
                <w:rFonts w:ascii="Times New Roman" w:eastAsia="等线" w:hAnsi="Times New Roman" w:cs="Times New Roman"/>
                <w:color w:val="0000FF"/>
                <w:sz w:val="18"/>
                <w:szCs w:val="18"/>
              </w:rPr>
              <w:t xml:space="preserve">t Negative= Complete coupling; </w:t>
            </w:r>
            <w:r w:rsidR="00316927">
              <w:rPr>
                <w:rFonts w:ascii="Times New Roman" w:eastAsia="等线" w:hAnsi="Times New Roman" w:cs="Times New Roman"/>
                <w:color w:val="0000FF"/>
                <w:sz w:val="18"/>
                <w:szCs w:val="18"/>
              </w:rPr>
              <w:t>t</w:t>
            </w:r>
            <w:r w:rsidR="00316927" w:rsidRPr="00316927">
              <w:rPr>
                <w:rFonts w:ascii="Times New Roman" w:eastAsia="等线" w:hAnsi="Times New Roman" w:cs="Times New Roman"/>
                <w:color w:val="0000FF"/>
                <w:sz w:val="18"/>
                <w:szCs w:val="18"/>
              </w:rPr>
              <w:t>he resin color is green to blue. Positive = incomplete coupling.</w:t>
            </w:r>
            <w:r w:rsidR="005326C6" w:rsidRPr="00DD3590">
              <w:rPr>
                <w:rFonts w:ascii="Times New Roman" w:eastAsia="等线" w:hAnsi="Times New Roman" w:cs="Times New Roman"/>
                <w:color w:val="0000FF"/>
                <w:sz w:val="18"/>
                <w:szCs w:val="18"/>
                <w:rPrChange w:id="3346" w:author="Xuning Wei12232" w:date="2026-10-24T11:11:00Z">
                  <w:rPr/>
                </w:rPrChange>
              </w:rPr>
              <w:t>).</w:t>
            </w:r>
            <w:r w:rsidR="005326C6" w:rsidRPr="00DD3590">
              <w:rPr>
                <w:rFonts w:ascii="Times New Roman" w:eastAsia="等线" w:hAnsi="Times New Roman" w:cs="Times New Roman"/>
                <w:color w:val="000000" w:themeColor="text1"/>
                <w:sz w:val="18"/>
                <w:szCs w:val="18"/>
                <w:rPrChange w:id="3347" w:author="Xuning Wei12232" w:date="2026-10-24T11:11:00Z">
                  <w:rPr/>
                </w:rPrChange>
              </w:rPr>
              <w:t xml:space="preserve"> </w:t>
            </w:r>
            <w:r w:rsidRPr="00DD3590">
              <w:rPr>
                <w:rFonts w:ascii="Times New Roman" w:eastAsia="仿宋_GB2312" w:hAnsi="Times New Roman" w:cs="Times New Roman"/>
                <w:color w:val="000000" w:themeColor="text1"/>
                <w:sz w:val="18"/>
                <w:szCs w:val="18"/>
                <w:rPrChange w:id="3348" w:author="Xuning Wei12232" w:date="2026-10-24T11:11:00Z">
                  <w:rPr/>
                </w:rPrChange>
              </w:rPr>
              <w:t xml:space="preserve">After </w:t>
            </w:r>
            <w:r w:rsidR="004A5AC5" w:rsidRPr="00DD3590">
              <w:rPr>
                <w:rFonts w:ascii="Times New Roman" w:eastAsia="仿宋_GB2312" w:hAnsi="Times New Roman" w:cs="Times New Roman"/>
                <w:color w:val="000000" w:themeColor="text1"/>
                <w:sz w:val="18"/>
                <w:szCs w:val="18"/>
              </w:rPr>
              <w:t>13.</w:t>
            </w:r>
            <w:r w:rsidR="000B2A95" w:rsidRPr="00DD3590">
              <w:rPr>
                <w:rFonts w:ascii="Times New Roman" w:eastAsia="仿宋_GB2312" w:hAnsi="Times New Roman" w:cs="Times New Roman"/>
                <w:color w:val="000000" w:themeColor="text1"/>
                <w:sz w:val="18"/>
                <w:szCs w:val="18"/>
              </w:rPr>
              <w:t>5</w:t>
            </w:r>
            <w:r w:rsidRPr="00DD3590">
              <w:rPr>
                <w:rFonts w:ascii="Times New Roman" w:eastAsia="仿宋_GB2312" w:hAnsi="Times New Roman" w:cs="Times New Roman"/>
                <w:color w:val="000000" w:themeColor="text1"/>
                <w:sz w:val="18"/>
                <w:szCs w:val="18"/>
                <w:rPrChange w:id="3349" w:author="Xuning Wei12232" w:date="2026-10-24T11:11:00Z">
                  <w:rPr/>
                </w:rPrChange>
              </w:rPr>
              <w:t xml:space="preserve"> h </w:t>
            </w:r>
            <w:r w:rsidRPr="00DD3590">
              <w:rPr>
                <w:rFonts w:ascii="Times New Roman" w:eastAsia="仿宋_GB2312" w:hAnsi="Times New Roman" w:cs="Times New Roman" w:hint="eastAsia"/>
                <w:color w:val="000000" w:themeColor="text1"/>
                <w:sz w:val="18"/>
                <w:szCs w:val="18"/>
                <w:rPrChange w:id="3350" w:author="Xuning Wei12232" w:date="2026-10-24T11:11:00Z">
                  <w:rPr>
                    <w:rFonts w:hint="eastAsia"/>
                  </w:rPr>
                </w:rPrChange>
              </w:rPr>
              <w:t>±</w:t>
            </w:r>
            <w:r w:rsidRPr="00DD3590">
              <w:rPr>
                <w:rFonts w:ascii="Times New Roman" w:eastAsia="仿宋_GB2312" w:hAnsi="Times New Roman" w:cs="Times New Roman"/>
                <w:color w:val="000000" w:themeColor="text1"/>
                <w:sz w:val="18"/>
                <w:szCs w:val="18"/>
                <w:lang w:eastAsia="zh-CN"/>
                <w:rPrChange w:id="3351" w:author="Xuning Wei12232" w:date="2026-10-24T11:11:00Z">
                  <w:rPr>
                    <w:lang w:eastAsia="zh-CN"/>
                  </w:rPr>
                </w:rPrChange>
              </w:rPr>
              <w:t xml:space="preserve"> </w:t>
            </w:r>
            <w:r w:rsidRPr="00DD3590">
              <w:rPr>
                <w:rFonts w:ascii="Times New Roman" w:eastAsia="仿宋_GB2312" w:hAnsi="Times New Roman" w:cs="Times New Roman"/>
                <w:color w:val="000000" w:themeColor="text1"/>
                <w:sz w:val="18"/>
                <w:szCs w:val="18"/>
                <w:rPrChange w:id="3352" w:author="Xuning Wei12232" w:date="2026-10-24T11:11:00Z">
                  <w:rPr/>
                </w:rPrChange>
              </w:rPr>
              <w:t xml:space="preserve">15 min (target: </w:t>
            </w:r>
            <w:r w:rsidR="004A5AC5" w:rsidRPr="00DD3590">
              <w:rPr>
                <w:rFonts w:ascii="Times New Roman" w:eastAsia="仿宋_GB2312" w:hAnsi="Times New Roman" w:cs="Times New Roman"/>
                <w:color w:val="000000" w:themeColor="text1"/>
                <w:sz w:val="18"/>
                <w:szCs w:val="18"/>
              </w:rPr>
              <w:t>13.</w:t>
            </w:r>
            <w:r w:rsidR="0017493A" w:rsidRPr="00DD3590">
              <w:rPr>
                <w:rFonts w:ascii="Times New Roman" w:eastAsia="仿宋_GB2312" w:hAnsi="Times New Roman" w:cs="Times New Roman"/>
                <w:color w:val="000000" w:themeColor="text1"/>
                <w:sz w:val="18"/>
                <w:szCs w:val="18"/>
              </w:rPr>
              <w:t>5</w:t>
            </w:r>
            <w:r w:rsidRPr="00DD3590">
              <w:rPr>
                <w:rFonts w:ascii="Times New Roman" w:eastAsia="仿宋_GB2312" w:hAnsi="Times New Roman" w:cs="Times New Roman"/>
                <w:color w:val="000000" w:themeColor="text1"/>
                <w:sz w:val="18"/>
                <w:szCs w:val="18"/>
                <w:rPrChange w:id="3353" w:author="Xuning Wei12232" w:date="2026-10-24T11:11:00Z">
                  <w:rPr/>
                </w:rPrChange>
              </w:rPr>
              <w:t xml:space="preserve"> h), the mixture should be stirred for total time </w:t>
            </w:r>
            <w:r w:rsidRPr="00DD3590">
              <w:rPr>
                <w:rFonts w:ascii="Times New Roman" w:eastAsia="仿宋_GB2312" w:hAnsi="Times New Roman" w:cs="Times New Roman"/>
                <w:color w:val="000000" w:themeColor="text1"/>
                <w:sz w:val="18"/>
                <w:szCs w:val="18"/>
              </w:rPr>
              <w:t>(13</w:t>
            </w:r>
            <w:ins w:id="3354" w:author="Xuning Wei12232" w:date="2026-10-20T11:31:00Z">
              <w:r w:rsidRPr="00DD3590">
                <w:rPr>
                  <w:rFonts w:ascii="Times New Roman" w:eastAsia="仿宋_GB2312" w:hAnsi="Times New Roman" w:cs="Times New Roman"/>
                  <w:color w:val="000000" w:themeColor="text1"/>
                  <w:sz w:val="18"/>
                  <w:szCs w:val="18"/>
                </w:rPr>
                <w:t>.5</w:t>
              </w:r>
            </w:ins>
            <w:r w:rsidRPr="00DD3590">
              <w:rPr>
                <w:rFonts w:ascii="Times New Roman" w:eastAsia="仿宋_GB2312" w:hAnsi="Times New Roman" w:cs="Times New Roman"/>
                <w:color w:val="000000" w:themeColor="text1"/>
                <w:sz w:val="18"/>
                <w:szCs w:val="18"/>
              </w:rPr>
              <w:t xml:space="preserve"> h </w:t>
            </w:r>
            <w:ins w:id="3355" w:author="Xuning Wei12232" w:date="2026-10-22T08:06:00Z">
              <w:r w:rsidRPr="00DD3590">
                <w:rPr>
                  <w:rFonts w:ascii="Times New Roman" w:eastAsia="仿宋_GB2312" w:hAnsi="Times New Roman" w:cs="Times New Roman" w:hint="eastAsia"/>
                  <w:color w:val="000000" w:themeColor="text1"/>
                  <w:sz w:val="18"/>
                  <w:szCs w:val="18"/>
                </w:rPr>
                <w:t>≤</w:t>
              </w:r>
              <w:r w:rsidRPr="00DD3590">
                <w:rPr>
                  <w:rFonts w:ascii="Times New Roman" w:eastAsia="仿宋_GB2312" w:hAnsi="Times New Roman" w:cs="Times New Roman"/>
                  <w:color w:val="000000" w:themeColor="text1"/>
                  <w:sz w:val="18"/>
                  <w:szCs w:val="18"/>
                </w:rPr>
                <w:t xml:space="preserve"> </w:t>
              </w:r>
            </w:ins>
            <w:del w:id="3356" w:author="Xuning Wei12232" w:date="2026-10-20T13:09:00Z">
              <w:r w:rsidRPr="00DD3590">
                <w:rPr>
                  <w:rFonts w:ascii="Times New Roman" w:eastAsia="仿宋_GB2312" w:hAnsi="Times New Roman" w:cs="Times New Roman" w:hint="eastAsia"/>
                  <w:color w:val="000000" w:themeColor="text1"/>
                  <w:sz w:val="18"/>
                  <w:szCs w:val="18"/>
                </w:rPr>
                <w:delText>≤</w:delText>
              </w:r>
              <w:r w:rsidRPr="00DD3590">
                <w:rPr>
                  <w:rFonts w:ascii="Times New Roman" w:eastAsia="仿宋_GB2312" w:hAnsi="Times New Roman" w:cs="Times New Roman"/>
                  <w:color w:val="000000" w:themeColor="text1"/>
                  <w:sz w:val="18"/>
                  <w:szCs w:val="18"/>
                  <w:lang w:eastAsia="zh-CN"/>
                </w:rPr>
                <w:delText xml:space="preserve"> </w:delText>
              </w:r>
            </w:del>
            <w:r w:rsidRPr="00DD3590">
              <w:rPr>
                <w:rFonts w:ascii="Times New Roman" w:eastAsia="仿宋_GB2312" w:hAnsi="Times New Roman" w:cs="Times New Roman"/>
                <w:color w:val="000000" w:themeColor="text1"/>
                <w:sz w:val="18"/>
                <w:szCs w:val="18"/>
              </w:rPr>
              <w:t xml:space="preserve">total time </w:t>
            </w:r>
            <w:ins w:id="3357" w:author="Xuning Wei12232" w:date="2026-10-22T08:06:00Z">
              <w:r w:rsidRPr="00DD3590">
                <w:rPr>
                  <w:rFonts w:ascii="Times New Roman" w:eastAsia="仿宋_GB2312" w:hAnsi="Times New Roman" w:cs="Times New Roman" w:hint="eastAsia"/>
                  <w:color w:val="000000" w:themeColor="text1"/>
                  <w:sz w:val="18"/>
                  <w:szCs w:val="18"/>
                </w:rPr>
                <w:t>≤</w:t>
              </w:r>
            </w:ins>
            <w:del w:id="3358" w:author="Xuning Wei12232" w:date="2026-10-20T20:24:00Z">
              <w:r w:rsidRPr="00DD3590">
                <w:rPr>
                  <w:rFonts w:ascii="Times New Roman" w:eastAsia="仿宋_GB2312" w:hAnsi="Times New Roman" w:cs="Times New Roman" w:hint="eastAsia"/>
                  <w:color w:val="000000" w:themeColor="text1"/>
                  <w:sz w:val="18"/>
                  <w:szCs w:val="18"/>
                </w:rPr>
                <w:delText>≤</w:delText>
              </w:r>
            </w:del>
            <w:ins w:id="3359" w:author="Xuning Wei12232" w:date="2026-10-22T08:06:00Z">
              <w:r w:rsidRPr="00DD3590">
                <w:rPr>
                  <w:rFonts w:ascii="Times New Roman" w:eastAsia="仿宋_GB2312" w:hAnsi="Times New Roman" w:cs="Times New Roman"/>
                  <w:color w:val="000000" w:themeColor="text1"/>
                  <w:sz w:val="18"/>
                  <w:szCs w:val="18"/>
                  <w:lang w:eastAsia="zh-CN"/>
                  <w:rPrChange w:id="3360"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sidRPr="00DD3590">
              <w:rPr>
                <w:rFonts w:ascii="Times New Roman" w:eastAsia="仿宋_GB2312" w:hAnsi="Times New Roman" w:cs="Times New Roman"/>
                <w:color w:val="000000" w:themeColor="text1"/>
                <w:sz w:val="18"/>
                <w:szCs w:val="18"/>
              </w:rPr>
              <w:t>2</w:t>
            </w:r>
            <w:ins w:id="3361" w:author="Xuning Wei12232" w:date="2026-10-20T11:31:00Z">
              <w:r w:rsidRPr="00DD3590">
                <w:rPr>
                  <w:rFonts w:ascii="Times New Roman" w:eastAsia="仿宋_GB2312" w:hAnsi="Times New Roman" w:cs="Times New Roman"/>
                  <w:color w:val="000000" w:themeColor="text1"/>
                  <w:sz w:val="18"/>
                  <w:szCs w:val="18"/>
                </w:rPr>
                <w:t>7.5</w:t>
              </w:r>
            </w:ins>
            <w:del w:id="3362" w:author="Xuning Wei12232" w:date="2026-10-20T11:31:00Z">
              <w:r w:rsidRPr="00DD3590">
                <w:rPr>
                  <w:rFonts w:ascii="Times New Roman" w:eastAsia="仿宋_GB2312" w:hAnsi="Times New Roman" w:cs="Times New Roman"/>
                  <w:color w:val="000000" w:themeColor="text1"/>
                  <w:sz w:val="18"/>
                  <w:szCs w:val="18"/>
                </w:rPr>
                <w:delText>8</w:delText>
              </w:r>
            </w:del>
            <w:r w:rsidRPr="00DD3590">
              <w:rPr>
                <w:rFonts w:ascii="Times New Roman" w:eastAsia="仿宋_GB2312" w:hAnsi="Times New Roman" w:cs="Times New Roman"/>
                <w:color w:val="000000" w:themeColor="text1"/>
                <w:sz w:val="18"/>
                <w:szCs w:val="18"/>
              </w:rPr>
              <w:t xml:space="preserve"> h).</w:t>
            </w:r>
            <w:r w:rsidRPr="00DD3590">
              <w:rPr>
                <w:rFonts w:ascii="Times New Roman" w:eastAsia="仿宋_GB2312" w:hAnsi="Times New Roman" w:cs="Times New Roman"/>
                <w:color w:val="000000" w:themeColor="text1"/>
                <w:sz w:val="18"/>
                <w:szCs w:val="18"/>
                <w:rPrChange w:id="3363" w:author="Xuning Wei12232" w:date="2026-10-24T11:11:00Z">
                  <w:rPr/>
                </w:rPrChange>
              </w:rPr>
              <w:t xml:space="preserve"> </w:t>
            </w:r>
            <w:del w:id="3364" w:author="Xuning Wei12232" w:date="2026-10-20T15:01:00Z">
              <w:r w:rsidRPr="00DD3590">
                <w:rPr>
                  <w:rFonts w:ascii="Times New Roman" w:eastAsia="仿宋_GB2312" w:hAnsi="Times New Roman" w:cs="Times New Roman"/>
                  <w:color w:val="000000" w:themeColor="text1"/>
                  <w:sz w:val="18"/>
                  <w:szCs w:val="18"/>
                  <w:rPrChange w:id="3365" w:author="Xuning Wei12232" w:date="2026-10-24T11:11:00Z">
                    <w:rPr/>
                  </w:rPrChange>
                </w:rPr>
                <w:br/>
                <w:delText>3.</w:delText>
              </w:r>
            </w:del>
          </w:p>
          <w:p w14:paraId="40B7D4A8" w14:textId="77777777" w:rsidR="00652DEA" w:rsidRPr="00B32B9A" w:rsidRDefault="00C15CB5">
            <w:pPr>
              <w:pStyle w:val="aff2"/>
              <w:widowControl w:val="0"/>
              <w:numPr>
                <w:ilvl w:val="0"/>
                <w:numId w:val="39"/>
              </w:numPr>
              <w:spacing w:beforeLines="50" w:before="120" w:afterLines="50" w:after="120"/>
              <w:jc w:val="both"/>
              <w:rPr>
                <w:rFonts w:ascii="Times New Roman" w:eastAsia="仿宋_GB2312" w:hAnsi="Times New Roman" w:cs="Times New Roman"/>
                <w:color w:val="000000" w:themeColor="text1"/>
                <w:sz w:val="18"/>
                <w:szCs w:val="18"/>
                <w:rPrChange w:id="3366" w:author="Xuning Wei12232" w:date="2026-10-24T11:11:00Z">
                  <w:rPr/>
                </w:rPrChange>
              </w:rPr>
              <w:pPrChange w:id="3367" w:author="Xuning Wei12232" w:date="2026-10-20T15: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68" w:author="Xuning Wei12232" w:date="2026-10-24T11:11:00Z">
                  <w:rPr/>
                </w:rPrChange>
              </w:rPr>
              <w:t xml:space="preserve"> Stop stirring, turn off the nitrogen. Drain until there is no reaction mixture drip.</w:t>
            </w:r>
          </w:p>
          <w:p w14:paraId="5A9A566B" w14:textId="210AAE4B"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36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r w:rsidR="00E3307D">
              <w:rPr>
                <w:rFonts w:ascii="Times New Roman" w:eastAsia="仿宋_GB2312" w:hAnsi="Times New Roman" w:cs="Times New Roman"/>
                <w:color w:val="000000" w:themeColor="text1"/>
                <w:sz w:val="18"/>
                <w:szCs w:val="18"/>
              </w:rPr>
              <w:t xml:space="preserve"> </w:t>
            </w:r>
          </w:p>
        </w:tc>
        <w:bookmarkStart w:id="3370" w:name="_GoBack"/>
        <w:bookmarkEnd w:id="3370"/>
      </w:tr>
      <w:tr w:rsidR="00652DEA" w:rsidRPr="00B32B9A" w14:paraId="3BFD336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3B14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FCF2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A40C1E7" w14:textId="77777777" w:rsidR="00652DEA" w:rsidRPr="00B32B9A" w:rsidRDefault="00C15CB5">
            <w:pPr>
              <w:pStyle w:val="aff2"/>
              <w:widowControl w:val="0"/>
              <w:numPr>
                <w:ilvl w:val="0"/>
                <w:numId w:val="40"/>
              </w:numPr>
              <w:spacing w:beforeLines="50" w:before="120" w:afterLines="50" w:after="120"/>
              <w:jc w:val="both"/>
              <w:rPr>
                <w:ins w:id="3371" w:author="Xuning Wei12232" w:date="2026-10-20T15:02:00Z"/>
                <w:rFonts w:ascii="Times New Roman" w:eastAsia="仿宋_GB2312" w:hAnsi="Times New Roman" w:cs="Times New Roman"/>
                <w:color w:val="000000" w:themeColor="text1"/>
                <w:sz w:val="18"/>
                <w:szCs w:val="18"/>
              </w:rPr>
              <w:pPrChange w:id="3372" w:author="Xuning Wei12232" w:date="2026-10-20T15:02:00Z">
                <w:pPr>
                  <w:widowControl w:val="0"/>
                  <w:spacing w:beforeLines="50" w:before="120" w:afterLines="50" w:after="120"/>
                  <w:contextualSpacing/>
                </w:pPr>
              </w:pPrChange>
            </w:pPr>
            <w:del w:id="3373"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37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375" w:author="Xuning Wei12232" w:date="2026-10-24T11:11:00Z">
                  <w:rPr>
                    <w:lang w:eastAsia="zh-CN"/>
                  </w:rPr>
                </w:rPrChange>
              </w:rPr>
              <w:t xml:space="preserve"> </w:t>
            </w:r>
            <w:ins w:id="3376" w:author="Xuning Wei12232" w:date="2026-10-23T19:53:00Z">
              <w:r w:rsidRPr="00B32B9A">
                <w:rPr>
                  <w:rFonts w:ascii="Times New Roman" w:eastAsia="仿宋_GB2312" w:hAnsi="Times New Roman" w:cs="Times New Roman"/>
                  <w:color w:val="000000" w:themeColor="text1"/>
                  <w:sz w:val="18"/>
                  <w:szCs w:val="18"/>
                  <w:rPrChange w:id="337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37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379" w:author="Xuning Wei12232" w:date="2026-10-20T08:07:00Z">
              <w:r w:rsidRPr="00B32B9A">
                <w:rPr>
                  <w:rFonts w:ascii="Times New Roman" w:eastAsia="仿宋_GB2312" w:hAnsi="Times New Roman" w:cs="Times New Roman"/>
                  <w:color w:val="000000" w:themeColor="text1"/>
                  <w:sz w:val="18"/>
                  <w:szCs w:val="18"/>
                  <w:lang w:eastAsia="zh-CN"/>
                  <w:rPrChange w:id="3380" w:author="Xuning Wei12232" w:date="2026-10-24T11:11:00Z">
                    <w:rPr>
                      <w:lang w:eastAsia="zh-CN"/>
                    </w:rPr>
                  </w:rPrChange>
                </w:rPr>
                <w:delText xml:space="preserve">8.0 V </w:delText>
              </w:r>
            </w:del>
            <w:del w:id="3381" w:author="Xuning Wei12232" w:date="2026-10-20T19:13:00Z">
              <w:r w:rsidRPr="00B32B9A">
                <w:rPr>
                  <w:rFonts w:ascii="Times New Roman" w:eastAsia="仿宋_GB2312" w:hAnsi="Times New Roman" w:cs="Times New Roman"/>
                  <w:color w:val="000000" w:themeColor="text1"/>
                  <w:sz w:val="18"/>
                  <w:szCs w:val="18"/>
                  <w:lang w:eastAsia="zh-CN"/>
                  <w:rPrChange w:id="3382"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383"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38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38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386" w:author="Xuning Wei12232" w:date="2026-10-24T11:11:00Z">
                  <w:rPr>
                    <w:color w:val="0000FF"/>
                  </w:rPr>
                </w:rPrChange>
              </w:rPr>
              <w:t xml:space="preserve"> cleaning pipeline.</w:t>
            </w:r>
            <w:del w:id="3387" w:author="Xuning Wei12232" w:date="2026-10-20T15:02:00Z">
              <w:r w:rsidRPr="00B32B9A">
                <w:rPr>
                  <w:rFonts w:ascii="Times New Roman" w:eastAsia="仿宋_GB2312" w:hAnsi="Times New Roman" w:cs="Times New Roman"/>
                  <w:color w:val="000000" w:themeColor="text1"/>
                  <w:sz w:val="18"/>
                  <w:szCs w:val="18"/>
                  <w:rPrChange w:id="3388" w:author="Xuning Wei12232" w:date="2026-10-24T11:11:00Z">
                    <w:rPr/>
                  </w:rPrChange>
                </w:rPr>
                <w:br/>
                <w:delText xml:space="preserve">2. </w:delText>
              </w:r>
            </w:del>
          </w:p>
          <w:p w14:paraId="0C741CBE" w14:textId="77777777" w:rsidR="00652DEA" w:rsidRPr="00B32B9A" w:rsidRDefault="00C15CB5">
            <w:pPr>
              <w:pStyle w:val="aff2"/>
              <w:widowControl w:val="0"/>
              <w:numPr>
                <w:ilvl w:val="0"/>
                <w:numId w:val="40"/>
              </w:numPr>
              <w:spacing w:beforeLines="50" w:before="120" w:afterLines="50" w:after="120"/>
              <w:jc w:val="both"/>
              <w:rPr>
                <w:ins w:id="3389" w:author="Xuning Wei12232" w:date="2026-10-20T15:02:00Z"/>
                <w:rFonts w:ascii="Times New Roman" w:eastAsia="仿宋_GB2312" w:hAnsi="Times New Roman" w:cs="Times New Roman"/>
                <w:color w:val="000000" w:themeColor="text1"/>
                <w:sz w:val="18"/>
                <w:szCs w:val="18"/>
              </w:rPr>
              <w:pPrChange w:id="3390"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91" w:author="Xuning Wei12232" w:date="2026-10-24T11:11:00Z">
                  <w:rPr/>
                </w:rPrChange>
              </w:rPr>
              <w:t>After the liquid is filtered out of the synthesis reactor. Transfer the mixture in activation tank (TJ4S-1213-Sy15-R01) to synthesis reactor (TJ4S-1213-Sy15).</w:t>
            </w:r>
            <w:del w:id="3392" w:author="Xuning Wei12232" w:date="2026-10-20T15:02:00Z">
              <w:r w:rsidRPr="00B32B9A">
                <w:rPr>
                  <w:rFonts w:ascii="Times New Roman" w:eastAsia="仿宋_GB2312" w:hAnsi="Times New Roman" w:cs="Times New Roman"/>
                  <w:color w:val="000000" w:themeColor="text1"/>
                  <w:sz w:val="18"/>
                  <w:szCs w:val="18"/>
                  <w:rPrChange w:id="3393" w:author="Xuning Wei12232" w:date="2026-10-24T11:11:00Z">
                    <w:rPr/>
                  </w:rPrChange>
                </w:rPr>
                <w:br/>
                <w:delText xml:space="preserve">3. </w:delText>
              </w:r>
            </w:del>
          </w:p>
          <w:p w14:paraId="6C8B84AA" w14:textId="77777777" w:rsidR="00652DEA" w:rsidRPr="00B32B9A" w:rsidRDefault="00C15CB5">
            <w:pPr>
              <w:pStyle w:val="aff2"/>
              <w:widowControl w:val="0"/>
              <w:numPr>
                <w:ilvl w:val="0"/>
                <w:numId w:val="40"/>
              </w:numPr>
              <w:spacing w:beforeLines="50" w:before="120" w:afterLines="50" w:after="120"/>
              <w:jc w:val="both"/>
              <w:rPr>
                <w:rFonts w:ascii="Times New Roman" w:eastAsia="仿宋_GB2312" w:hAnsi="Times New Roman" w:cs="Times New Roman"/>
                <w:color w:val="000000" w:themeColor="text1"/>
                <w:sz w:val="18"/>
                <w:szCs w:val="18"/>
                <w:rPrChange w:id="3394" w:author="Xuning Wei12232" w:date="2026-10-24T11:11:00Z">
                  <w:rPr/>
                </w:rPrChange>
              </w:rPr>
              <w:pPrChange w:id="339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39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39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398" w:author="Xuning Wei12232" w:date="2026-10-24T11:11:00Z">
                  <w:rPr/>
                </w:rPrChange>
              </w:rPr>
              <w:t>. Drain until there is no obvious drip</w:t>
            </w:r>
          </w:p>
          <w:p w14:paraId="19E9F2E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39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7D6DBD1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2C75D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CD0B0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Prepare capping solution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9B40A3A" w14:textId="77777777" w:rsidR="00652DEA" w:rsidRPr="00B32B9A" w:rsidRDefault="00C15CB5">
            <w:pPr>
              <w:pStyle w:val="aff2"/>
              <w:widowControl w:val="0"/>
              <w:numPr>
                <w:ilvl w:val="0"/>
                <w:numId w:val="41"/>
              </w:numPr>
              <w:spacing w:beforeLines="50" w:before="120" w:afterLines="50" w:after="120"/>
              <w:jc w:val="both"/>
              <w:rPr>
                <w:ins w:id="3400" w:author="Xuning Wei12232" w:date="2026-10-20T15:02:00Z"/>
                <w:rFonts w:ascii="Times New Roman" w:eastAsia="仿宋_GB2312" w:hAnsi="Times New Roman" w:cs="Times New Roman"/>
                <w:color w:val="000000" w:themeColor="text1"/>
                <w:sz w:val="18"/>
                <w:szCs w:val="18"/>
              </w:rPr>
              <w:pPrChange w:id="3401" w:author="Xuning Wei12232" w:date="2026-10-20T15:02:00Z">
                <w:pPr>
                  <w:widowControl w:val="0"/>
                  <w:spacing w:beforeLines="50" w:before="120" w:afterLines="50" w:after="120"/>
                  <w:contextualSpacing/>
                </w:pPr>
              </w:pPrChange>
            </w:pPr>
            <w:del w:id="3402" w:author="Xuning Wei12232" w:date="2026-10-20T15:0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403" w:author="Xuning Wei12232" w:date="2026-10-24T11:11:00Z">
                  <w:rPr/>
                </w:rPrChange>
              </w:rPr>
              <w:t xml:space="preserve">Add </w:t>
            </w:r>
            <w:del w:id="3404" w:author="Xuning Wei12232" w:date="2026-10-20T08:07:00Z">
              <w:r w:rsidRPr="00B32B9A">
                <w:rPr>
                  <w:rFonts w:ascii="Times New Roman" w:eastAsia="仿宋_GB2312" w:hAnsi="Times New Roman" w:cs="Times New Roman"/>
                  <w:color w:val="000000" w:themeColor="text1"/>
                  <w:sz w:val="18"/>
                  <w:szCs w:val="18"/>
                  <w:rPrChange w:id="3405" w:author="Xuning Wei12232" w:date="2026-10-24T11:11:00Z">
                    <w:rPr/>
                  </w:rPrChange>
                </w:rPr>
                <w:delText xml:space="preserve">6.0 V </w:delText>
              </w:r>
            </w:del>
            <w:r w:rsidRPr="00B32B9A">
              <w:rPr>
                <w:rFonts w:ascii="Times New Roman" w:eastAsia="仿宋_GB2312" w:hAnsi="Times New Roman" w:cs="Times New Roman"/>
                <w:color w:val="000000" w:themeColor="text1"/>
                <w:sz w:val="18"/>
                <w:szCs w:val="18"/>
                <w:rPrChange w:id="3406" w:author="Xuning Wei12232" w:date="2026-10-24T11:11:00Z">
                  <w:rPr/>
                </w:rPrChange>
              </w:rPr>
              <w:t>DMF (</w:t>
            </w:r>
            <w:ins w:id="3407" w:author="Xuning Wei12232" w:date="2026-10-20T08:07:00Z">
              <w:r w:rsidRPr="00B32B9A">
                <w:rPr>
                  <w:rFonts w:ascii="Times New Roman" w:eastAsia="仿宋_GB2312" w:hAnsi="Times New Roman" w:cs="Times New Roman"/>
                  <w:color w:val="000000" w:themeColor="text1"/>
                  <w:sz w:val="18"/>
                  <w:szCs w:val="18"/>
                  <w:rPrChange w:id="3408" w:author="Xuning Wei12232" w:date="2026-10-24T11:11:00Z">
                    <w:rPr/>
                  </w:rPrChange>
                </w:rPr>
                <w:t xml:space="preserve">6.0 V, </w:t>
              </w:r>
            </w:ins>
            <w:r w:rsidRPr="00B32B9A">
              <w:rPr>
                <w:rFonts w:ascii="Times New Roman" w:eastAsia="仿宋_GB2312" w:hAnsi="Times New Roman" w:cs="Times New Roman"/>
                <w:color w:val="000000" w:themeColor="text1"/>
                <w:sz w:val="18"/>
                <w:szCs w:val="18"/>
                <w:rPrChange w:id="3409" w:author="Xuning Wei12232" w:date="2026-10-24T11:11:00Z">
                  <w:rPr/>
                </w:rPrChange>
              </w:rPr>
              <w:t>5.6</w:t>
            </w:r>
            <w:ins w:id="3410" w:author="Xuning Wei12232" w:date="2026-10-20T20:54:00Z">
              <w:r w:rsidRPr="00B32B9A">
                <w:rPr>
                  <w:rFonts w:ascii="Times New Roman" w:eastAsia="仿宋_GB2312" w:hAnsi="Times New Roman" w:cs="Times New Roman"/>
                  <w:color w:val="000000" w:themeColor="text1"/>
                  <w:sz w:val="18"/>
                  <w:szCs w:val="18"/>
                </w:rPr>
                <w:t>9</w:t>
              </w:r>
            </w:ins>
            <w:del w:id="3411" w:author="Xuning Wei12232" w:date="2026-10-20T20:54:00Z">
              <w:r w:rsidRPr="00B32B9A">
                <w:rPr>
                  <w:rFonts w:ascii="Times New Roman" w:eastAsia="仿宋_GB2312" w:hAnsi="Times New Roman" w:cs="Times New Roman"/>
                  <w:color w:val="000000" w:themeColor="text1"/>
                  <w:sz w:val="18"/>
                  <w:szCs w:val="18"/>
                  <w:rPrChange w:id="3412" w:author="Xuning Wei12232" w:date="2026-10-24T11:11:00Z">
                    <w:rPr/>
                  </w:rPrChange>
                </w:rPr>
                <w:delText>88</w:delText>
              </w:r>
            </w:del>
            <w:r w:rsidRPr="00B32B9A">
              <w:rPr>
                <w:rFonts w:ascii="Times New Roman" w:eastAsia="仿宋_GB2312" w:hAnsi="Times New Roman" w:cs="Times New Roman"/>
                <w:color w:val="000000" w:themeColor="text1"/>
                <w:sz w:val="18"/>
                <w:szCs w:val="18"/>
                <w:rPrChange w:id="3413" w:author="Xuning Wei12232" w:date="2026-10-24T11:11:00Z">
                  <w:rPr/>
                </w:rPrChange>
              </w:rPr>
              <w:t xml:space="preserve"> kg/kg)</w:t>
            </w:r>
            <w:r w:rsidRPr="00B32B9A">
              <w:rPr>
                <w:rFonts w:ascii="Times New Roman" w:eastAsia="仿宋_GB2312" w:hAnsi="Times New Roman" w:cs="Times New Roman"/>
                <w:color w:val="000000" w:themeColor="text1"/>
                <w:sz w:val="18"/>
                <w:szCs w:val="18"/>
                <w:lang w:eastAsia="zh-CN"/>
                <w:rPrChange w:id="341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415" w:author="Xuning Wei12232" w:date="2026-10-24T11:11:00Z">
                  <w:rPr/>
                </w:rPrChange>
              </w:rPr>
              <w:t>into</w:t>
            </w:r>
            <w:r w:rsidRPr="00B32B9A">
              <w:rPr>
                <w:rFonts w:ascii="Times New Roman" w:eastAsia="仿宋_GB2312" w:hAnsi="Times New Roman" w:cs="Times New Roman"/>
                <w:b/>
                <w:color w:val="000000" w:themeColor="text1"/>
                <w:sz w:val="18"/>
                <w:szCs w:val="18"/>
                <w:rPrChange w:id="341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17"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18"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419" w:author="Xuning Wei12232" w:date="2026-10-24T11:11:00Z">
                  <w:rPr/>
                </w:rPrChange>
              </w:rPr>
              <w:t xml:space="preserve">. Start the </w:t>
            </w:r>
            <w:r w:rsidRPr="00B32B9A">
              <w:rPr>
                <w:rFonts w:ascii="Times New Roman" w:eastAsia="仿宋_GB2312" w:hAnsi="Times New Roman" w:cs="Times New Roman"/>
                <w:color w:val="000000" w:themeColor="text1"/>
                <w:sz w:val="18"/>
                <w:szCs w:val="18"/>
                <w:rPrChange w:id="342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421" w:author="Xuning Wei12232" w:date="2026-10-24T11:11:00Z">
                  <w:rPr/>
                </w:rPrChange>
              </w:rPr>
              <w:t>.</w:t>
            </w:r>
            <w:del w:id="3422" w:author="Xuning Wei12232" w:date="2026-10-20T15:02:00Z">
              <w:r w:rsidRPr="00B32B9A">
                <w:rPr>
                  <w:rFonts w:ascii="Times New Roman" w:eastAsia="仿宋_GB2312" w:hAnsi="Times New Roman" w:cs="Times New Roman"/>
                  <w:color w:val="000000" w:themeColor="text1"/>
                  <w:sz w:val="18"/>
                  <w:szCs w:val="18"/>
                  <w:rPrChange w:id="3423" w:author="Xuning Wei12232" w:date="2026-10-24T11:11:00Z">
                    <w:rPr/>
                  </w:rPrChange>
                </w:rPr>
                <w:br/>
                <w:delText xml:space="preserve">2. </w:delText>
              </w:r>
            </w:del>
          </w:p>
          <w:p w14:paraId="1C56EB0F" w14:textId="77777777" w:rsidR="00652DEA" w:rsidRPr="00B32B9A" w:rsidRDefault="00C15CB5">
            <w:pPr>
              <w:pStyle w:val="aff2"/>
              <w:widowControl w:val="0"/>
              <w:numPr>
                <w:ilvl w:val="0"/>
                <w:numId w:val="41"/>
              </w:numPr>
              <w:spacing w:beforeLines="50" w:before="120" w:afterLines="50" w:after="120"/>
              <w:jc w:val="both"/>
              <w:rPr>
                <w:ins w:id="3424" w:author="Xuning Wei12232" w:date="2026-10-20T15:02:00Z"/>
                <w:rFonts w:ascii="Times New Roman" w:eastAsia="仿宋_GB2312" w:hAnsi="Times New Roman" w:cs="Times New Roman"/>
                <w:color w:val="000000" w:themeColor="text1"/>
                <w:sz w:val="18"/>
                <w:szCs w:val="18"/>
              </w:rPr>
              <w:pPrChange w:id="342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26" w:author="Xuning Wei12232" w:date="2026-10-24T11:11:00Z">
                  <w:rPr/>
                </w:rPrChange>
              </w:rPr>
              <w:t>Add</w:t>
            </w:r>
            <w:del w:id="3427" w:author="Xuning Wei12232" w:date="2026-10-20T20:55:00Z">
              <w:r w:rsidRPr="00B32B9A">
                <w:rPr>
                  <w:rFonts w:ascii="Times New Roman" w:eastAsia="仿宋_GB2312" w:hAnsi="Times New Roman" w:cs="Times New Roman"/>
                  <w:color w:val="000000" w:themeColor="text1"/>
                  <w:sz w:val="18"/>
                  <w:szCs w:val="18"/>
                  <w:rPrChange w:id="3428" w:author="Xuning Wei12232" w:date="2026-10-24T11:11:00Z">
                    <w:rPr/>
                  </w:rPrChange>
                </w:rPr>
                <w:delText xml:space="preserve"> 1.50 eq. </w:delText>
              </w:r>
            </w:del>
            <w:ins w:id="3429" w:author="Xuning Wei12232" w:date="2026-10-20T20:55: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3430" w:author="Xuning Wei12232" w:date="2026-10-24T11:11:00Z">
                  <w:rPr/>
                </w:rPrChange>
              </w:rPr>
              <w:t>Pyridine</w:t>
            </w:r>
            <w:ins w:id="3431" w:author="Xuning Wei12232" w:date="2026-10-20T20:55:00Z">
              <w:r w:rsidRPr="00B32B9A">
                <w:rPr>
                  <w:rFonts w:ascii="Times New Roman" w:eastAsia="仿宋_GB2312" w:hAnsi="Times New Roman" w:cs="Times New Roman"/>
                  <w:color w:val="000000" w:themeColor="text1"/>
                  <w:sz w:val="18"/>
                  <w:szCs w:val="18"/>
                </w:rPr>
                <w:t xml:space="preserve"> (1.50 eq)</w:t>
              </w:r>
            </w:ins>
            <w:ins w:id="3432" w:author="Xuning Wei12232" w:date="2026-10-18T22:40:00Z">
              <w:r w:rsidRPr="00B32B9A">
                <w:rPr>
                  <w:rFonts w:ascii="Times New Roman" w:eastAsia="仿宋_GB2312" w:hAnsi="Times New Roman" w:cs="Times New Roman"/>
                  <w:color w:val="000000" w:themeColor="text1"/>
                  <w:sz w:val="18"/>
                  <w:szCs w:val="18"/>
                  <w:rPrChange w:id="3433" w:author="Xuning Wei12232" w:date="2026-10-24T11:11:00Z">
                    <w:rPr/>
                  </w:rPrChange>
                </w:rPr>
                <w:t xml:space="preserve"> </w:t>
              </w:r>
              <w:r w:rsidRPr="00B32B9A">
                <w:rPr>
                  <w:rFonts w:ascii="Times New Roman" w:eastAsia="仿宋_GB2312" w:hAnsi="Times New Roman" w:cs="Times New Roman"/>
                  <w:color w:val="000000" w:themeColor="text1"/>
                  <w:sz w:val="18"/>
                  <w:szCs w:val="18"/>
                </w:rPr>
                <w:t>with PTFE and peristaltic pump</w:t>
              </w:r>
            </w:ins>
            <w:r w:rsidRPr="00B32B9A">
              <w:rPr>
                <w:rFonts w:ascii="Times New Roman" w:eastAsia="仿宋_GB2312" w:hAnsi="Times New Roman" w:cs="Times New Roman"/>
                <w:color w:val="000000" w:themeColor="text1"/>
                <w:sz w:val="18"/>
                <w:szCs w:val="18"/>
                <w:rPrChange w:id="3434" w:author="Xuning Wei12232" w:date="2026-10-24T11:11:00Z">
                  <w:rPr/>
                </w:rPrChange>
              </w:rPr>
              <w:t xml:space="preserve"> and</w:t>
            </w:r>
            <w:del w:id="3435" w:author="Xuning Wei12232" w:date="2026-10-20T20:55:00Z">
              <w:r w:rsidRPr="00B32B9A">
                <w:rPr>
                  <w:rFonts w:ascii="Times New Roman" w:eastAsia="仿宋_GB2312" w:hAnsi="Times New Roman" w:cs="Times New Roman"/>
                  <w:color w:val="000000" w:themeColor="text1"/>
                  <w:sz w:val="18"/>
                  <w:szCs w:val="18"/>
                  <w:rPrChange w:id="3436" w:author="Xuning Wei12232" w:date="2026-10-24T11:11:00Z">
                    <w:rPr/>
                  </w:rPrChange>
                </w:rPr>
                <w:delText xml:space="preserve"> 1.25 eq.</w:delText>
              </w:r>
            </w:del>
            <w:r w:rsidRPr="00B32B9A">
              <w:rPr>
                <w:rFonts w:ascii="Times New Roman" w:eastAsia="仿宋_GB2312" w:hAnsi="Times New Roman" w:cs="Times New Roman"/>
                <w:color w:val="000000" w:themeColor="text1"/>
                <w:sz w:val="18"/>
                <w:szCs w:val="18"/>
                <w:rPrChange w:id="3437" w:author="Xuning Wei12232" w:date="2026-10-24T11:11:00Z">
                  <w:rPr/>
                </w:rPrChange>
              </w:rPr>
              <w:t xml:space="preserve"> Acetic Anhydride</w:t>
            </w:r>
            <w:ins w:id="3438" w:author="Xuning Wei12232" w:date="2026-10-20T20:55:00Z">
              <w:r w:rsidRPr="00B32B9A">
                <w:rPr>
                  <w:rFonts w:ascii="Times New Roman" w:eastAsia="仿宋_GB2312" w:hAnsi="Times New Roman" w:cs="Times New Roman"/>
                  <w:color w:val="000000" w:themeColor="text1"/>
                  <w:sz w:val="18"/>
                  <w:szCs w:val="18"/>
                </w:rPr>
                <w:t xml:space="preserve"> (1.25 eq)</w:t>
              </w:r>
            </w:ins>
            <w:r w:rsidRPr="00B32B9A">
              <w:rPr>
                <w:rFonts w:ascii="Times New Roman" w:eastAsia="仿宋_GB2312" w:hAnsi="Times New Roman" w:cs="Times New Roman"/>
                <w:color w:val="000000" w:themeColor="text1"/>
                <w:sz w:val="18"/>
                <w:szCs w:val="18"/>
                <w:rPrChange w:id="3439" w:author="Xuning Wei12232" w:date="2026-10-24T11:11:00Z">
                  <w:rPr/>
                </w:rPrChange>
              </w:rPr>
              <w:t xml:space="preserve"> with </w:t>
            </w:r>
            <w:del w:id="3440" w:author="Xuning Wei12232" w:date="2026-10-18T22:41:00Z">
              <w:r w:rsidRPr="00B32B9A">
                <w:rPr>
                  <w:rFonts w:ascii="Times New Roman" w:eastAsia="仿宋_GB2312" w:hAnsi="Times New Roman" w:cs="Times New Roman"/>
                  <w:color w:val="000000" w:themeColor="text1"/>
                  <w:sz w:val="18"/>
                  <w:szCs w:val="18"/>
                </w:rPr>
                <w:delText xml:space="preserve">Teflon material pipeline </w:delText>
              </w:r>
            </w:del>
            <w:ins w:id="3441" w:author="Xuning Wei12232" w:date="2026-10-18T22:41:00Z">
              <w:r w:rsidRPr="00B32B9A">
                <w:rPr>
                  <w:rFonts w:ascii="Times New Roman" w:eastAsia="仿宋_GB2312" w:hAnsi="Times New Roman" w:cs="Times New Roman"/>
                  <w:color w:val="000000" w:themeColor="text1"/>
                  <w:sz w:val="18"/>
                  <w:szCs w:val="18"/>
                </w:rPr>
                <w:t xml:space="preserve">PTFE </w:t>
              </w:r>
            </w:ins>
            <w:r w:rsidRPr="00B32B9A">
              <w:rPr>
                <w:rFonts w:ascii="Times New Roman" w:eastAsia="仿宋_GB2312" w:hAnsi="Times New Roman" w:cs="Times New Roman"/>
                <w:color w:val="000000" w:themeColor="text1"/>
                <w:sz w:val="18"/>
                <w:szCs w:val="18"/>
                <w:rPrChange w:id="3442" w:author="Xuning Wei12232" w:date="2026-10-24T11:11:00Z">
                  <w:rPr/>
                </w:rPrChange>
              </w:rPr>
              <w:t xml:space="preserve">and peristaltic pump. </w:t>
            </w:r>
            <w:del w:id="3443" w:author="Xuning Wei12232" w:date="2026-10-20T15:02:00Z">
              <w:r w:rsidRPr="00B32B9A">
                <w:rPr>
                  <w:rFonts w:ascii="Times New Roman" w:eastAsia="仿宋_GB2312" w:hAnsi="Times New Roman" w:cs="Times New Roman"/>
                  <w:color w:val="000000" w:themeColor="text1"/>
                  <w:sz w:val="18"/>
                  <w:szCs w:val="18"/>
                  <w:rPrChange w:id="3444" w:author="Xuning Wei12232" w:date="2026-10-24T11:11:00Z">
                    <w:rPr/>
                  </w:rPrChange>
                </w:rPr>
                <w:br/>
                <w:delText xml:space="preserve">3. </w:delText>
              </w:r>
            </w:del>
          </w:p>
          <w:p w14:paraId="5B1B4029" w14:textId="2C285642" w:rsidR="00652DEA" w:rsidRPr="00B32B9A" w:rsidRDefault="00C15CB5">
            <w:pPr>
              <w:pStyle w:val="aff2"/>
              <w:widowControl w:val="0"/>
              <w:numPr>
                <w:ilvl w:val="0"/>
                <w:numId w:val="41"/>
              </w:numPr>
              <w:spacing w:beforeLines="50" w:before="120" w:afterLines="50" w:after="120"/>
              <w:jc w:val="both"/>
              <w:rPr>
                <w:ins w:id="3445" w:author="Xuning Wei12232" w:date="2026-10-20T15:02:00Z"/>
                <w:rFonts w:ascii="Times New Roman" w:hAnsi="Times New Roman" w:cs="Times New Roman"/>
                <w:color w:val="000000" w:themeColor="text1"/>
                <w:sz w:val="18"/>
                <w:szCs w:val="18"/>
              </w:rPr>
              <w:pPrChange w:id="3446"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47" w:author="Xuning Wei12232" w:date="2026-10-24T11:11:00Z">
                  <w:rPr/>
                </w:rPrChange>
              </w:rPr>
              <w:t xml:space="preserve">Adjust the mixture to </w:t>
            </w:r>
            <w:del w:id="3448" w:author="Xuning Wei12232" w:date="2026-10-20T14:33:00Z">
              <w:r w:rsidRPr="00B32B9A">
                <w:rPr>
                  <w:rFonts w:ascii="Times New Roman" w:eastAsia="仿宋_GB2312" w:hAnsi="Times New Roman" w:cs="Times New Roman"/>
                  <w:color w:val="000000" w:themeColor="text1"/>
                  <w:sz w:val="18"/>
                  <w:szCs w:val="18"/>
                  <w:rPrChange w:id="3449"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450" w:author="Xuning Wei12232" w:date="2026-10-24T11:11:00Z">
                  <w:rPr/>
                </w:rPrChange>
              </w:rPr>
              <w:t xml:space="preserve"> (target: </w:t>
            </w:r>
            <w:del w:id="3451" w:author="Xuning Wei12232" w:date="2026-10-20T21:36:00Z">
              <w:r w:rsidRPr="00B32B9A">
                <w:rPr>
                  <w:rFonts w:ascii="Times New Roman" w:eastAsia="仿宋_GB2312" w:hAnsi="Times New Roman" w:cs="Times New Roman"/>
                  <w:color w:val="000000" w:themeColor="text1"/>
                  <w:sz w:val="18"/>
                  <w:szCs w:val="18"/>
                  <w:rPrChange w:id="3452"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453" w:author="Xuning Wei12232" w:date="2026-10-24T11:11:00Z">
                  <w:rPr/>
                </w:rPrChange>
              </w:rPr>
              <w:t xml:space="preserve">). Maintain for next operation at 25±5 °C (target: </w:t>
            </w:r>
            <w:del w:id="3454" w:author="Xuning Wei12232" w:date="2026-10-20T21:36:00Z">
              <w:r w:rsidRPr="00B32B9A">
                <w:rPr>
                  <w:rFonts w:ascii="Times New Roman" w:eastAsia="仿宋_GB2312" w:hAnsi="Times New Roman" w:cs="Times New Roman"/>
                  <w:color w:val="000000" w:themeColor="text1"/>
                  <w:sz w:val="18"/>
                  <w:szCs w:val="18"/>
                  <w:rPrChange w:id="3455"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456" w:author="Xuning Wei12232" w:date="2026-10-24T11:11:00Z">
                  <w:rPr/>
                </w:rPrChange>
              </w:rPr>
              <w:t xml:space="preserve">). Stir for </w:t>
            </w:r>
            <w:r w:rsidRPr="00B32B9A">
              <w:rPr>
                <w:rFonts w:ascii="Times New Roman" w:eastAsia="仿宋_GB2312" w:hAnsi="Times New Roman" w:cs="Times New Roman"/>
                <w:color w:val="000000" w:themeColor="text1"/>
                <w:sz w:val="18"/>
                <w:szCs w:val="18"/>
                <w:rPrChange w:id="3457" w:author="Xuning Wei12232" w:date="2026-10-24T11:11:00Z">
                  <w:rPr>
                    <w:color w:val="0000FF"/>
                  </w:rPr>
                </w:rPrChange>
              </w:rPr>
              <w:t>at least 5</w:t>
            </w:r>
            <w:r w:rsidRPr="00B32B9A">
              <w:rPr>
                <w:rFonts w:ascii="Times New Roman" w:eastAsia="仿宋_GB2312" w:hAnsi="Times New Roman" w:cs="Times New Roman"/>
                <w:color w:val="000000" w:themeColor="text1"/>
                <w:sz w:val="18"/>
                <w:szCs w:val="18"/>
                <w:lang w:eastAsia="zh-CN"/>
                <w:rPrChange w:id="3458" w:author="Xuning Wei12232" w:date="2026-10-24T11:11:00Z">
                  <w:rPr>
                    <w:color w:val="0000FF"/>
                    <w:lang w:eastAsia="zh-CN"/>
                  </w:rPr>
                </w:rPrChange>
              </w:rPr>
              <w:t xml:space="preserve"> </w:t>
            </w:r>
            <w:r w:rsidRPr="00B32B9A">
              <w:rPr>
                <w:rFonts w:ascii="Times New Roman" w:eastAsia="仿宋_GB2312" w:hAnsi="Times New Roman" w:cs="Times New Roman"/>
                <w:color w:val="000000" w:themeColor="text1"/>
                <w:sz w:val="18"/>
                <w:szCs w:val="18"/>
                <w:rPrChange w:id="3459" w:author="Xuning Wei12232" w:date="2026-10-24T11:11:00Z">
                  <w:rPr>
                    <w:color w:val="0000FF"/>
                  </w:rPr>
                </w:rPrChange>
              </w:rPr>
              <w:t>minutes</w:t>
            </w:r>
            <w:r w:rsidRPr="00B32B9A">
              <w:rPr>
                <w:rFonts w:ascii="Times New Roman" w:eastAsia="仿宋_GB2312" w:hAnsi="Times New Roman" w:cs="Times New Roman"/>
                <w:color w:val="000000" w:themeColor="text1"/>
                <w:sz w:val="18"/>
                <w:szCs w:val="18"/>
                <w:rPrChange w:id="3460" w:author="Xuning Wei12232" w:date="2026-10-24T11:11:00Z">
                  <w:rPr/>
                </w:rPrChange>
              </w:rPr>
              <w:t xml:space="preserve"> after addition,</w:t>
            </w:r>
            <w:r w:rsidRPr="00B32B9A">
              <w:rPr>
                <w:rFonts w:ascii="Times New Roman" w:hAnsi="Times New Roman" w:cs="Times New Roman"/>
                <w:color w:val="000000" w:themeColor="text1"/>
                <w:sz w:val="18"/>
                <w:szCs w:val="18"/>
                <w:rPrChange w:id="3461" w:author="Xuning Wei12232" w:date="2026-10-24T11:11:00Z">
                  <w:rPr/>
                </w:rPrChange>
              </w:rPr>
              <w:t xml:space="preserve"> </w:t>
            </w:r>
            <w:del w:id="3462" w:author="Xuning Wei12232" w:date="2026-10-20T15:02:00Z">
              <w:r w:rsidRPr="00B32B9A">
                <w:rPr>
                  <w:rFonts w:ascii="Times New Roman" w:hAnsi="Times New Roman" w:cs="Times New Roman"/>
                  <w:color w:val="000000" w:themeColor="text1"/>
                  <w:sz w:val="18"/>
                  <w:szCs w:val="18"/>
                  <w:rPrChange w:id="3463" w:author="Xuning Wei12232" w:date="2026-10-24T11:11:00Z">
                    <w:rPr/>
                  </w:rPrChange>
                </w:rPr>
                <w:br/>
                <w:delText xml:space="preserve">4. </w:delText>
              </w:r>
            </w:del>
          </w:p>
          <w:p w14:paraId="1BFE4850" w14:textId="77777777" w:rsidR="00652DEA" w:rsidRPr="00B32B9A" w:rsidRDefault="00C15CB5">
            <w:pPr>
              <w:pStyle w:val="aff2"/>
              <w:widowControl w:val="0"/>
              <w:numPr>
                <w:ilvl w:val="0"/>
                <w:numId w:val="41"/>
              </w:numPr>
              <w:spacing w:beforeLines="50" w:before="120" w:afterLines="50" w:after="120"/>
              <w:jc w:val="both"/>
              <w:rPr>
                <w:ins w:id="3464" w:author="Xuning Wei12232" w:date="2026-10-20T15:02:00Z"/>
                <w:rFonts w:ascii="Times New Roman" w:eastAsia="仿宋_GB2312" w:hAnsi="Times New Roman" w:cs="Times New Roman"/>
                <w:color w:val="000000" w:themeColor="text1"/>
                <w:sz w:val="18"/>
                <w:szCs w:val="18"/>
              </w:rPr>
              <w:pPrChange w:id="3465" w:author="Xuning Wei12232" w:date="2026-10-20T15: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466" w:author="Xuning Wei12232" w:date="2026-10-24T11:11:00Z">
                  <w:rPr/>
                </w:rPrChange>
              </w:rPr>
              <w:t>Transfer the mixture in</w:t>
            </w:r>
            <w:r w:rsidRPr="00B32B9A">
              <w:rPr>
                <w:rFonts w:ascii="Times New Roman" w:eastAsia="仿宋_GB2312" w:hAnsi="Times New Roman" w:cs="Times New Roman"/>
                <w:b/>
                <w:color w:val="000000" w:themeColor="text1"/>
                <w:sz w:val="18"/>
                <w:szCs w:val="18"/>
                <w:rPrChange w:id="346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6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69" w:author="Xuning Wei12232" w:date="2026-10-24T11:11:00Z">
                  <w:rPr>
                    <w:lang w:eastAsia="zh-CN"/>
                  </w:rPr>
                </w:rPrChange>
              </w:rPr>
              <w:t>R22</w:t>
            </w:r>
            <w:r w:rsidRPr="00B32B9A">
              <w:rPr>
                <w:rFonts w:ascii="Times New Roman" w:eastAsia="仿宋_GB2312" w:hAnsi="Times New Roman" w:cs="Times New Roman"/>
                <w:color w:val="000000" w:themeColor="text1"/>
                <w:sz w:val="18"/>
                <w:szCs w:val="18"/>
                <w:rPrChange w:id="3470" w:author="Xuning Wei12232" w:date="2026-10-24T11:11:00Z">
                  <w:rPr/>
                </w:rPrChange>
              </w:rPr>
              <w:t xml:space="preserve"> into</w:t>
            </w:r>
            <w:r w:rsidRPr="00B32B9A">
              <w:rPr>
                <w:rFonts w:ascii="Times New Roman" w:eastAsia="仿宋_GB2312" w:hAnsi="Times New Roman" w:cs="Times New Roman"/>
                <w:b/>
                <w:color w:val="000000" w:themeColor="text1"/>
                <w:sz w:val="18"/>
                <w:szCs w:val="18"/>
                <w:rPrChange w:id="347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72" w:author="Xuning Wei12232" w:date="2026-10-24T11:11:00Z">
                  <w:rPr/>
                </w:rPrChange>
              </w:rPr>
              <w:t>TJ4S-1213-Sy15.</w:t>
            </w:r>
            <w:r w:rsidRPr="00B32B9A">
              <w:rPr>
                <w:rFonts w:ascii="Times New Roman" w:eastAsia="仿宋_GB2312" w:hAnsi="Times New Roman" w:cs="Times New Roman"/>
                <w:b/>
                <w:color w:val="000000" w:themeColor="text1"/>
                <w:sz w:val="18"/>
                <w:szCs w:val="18"/>
                <w:rPrChange w:id="3473"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3474" w:author="Xuning Wei12232" w:date="2026-10-24T11:11:00Z">
                  <w:rPr/>
                </w:rPrChange>
              </w:rPr>
              <w:t>Add</w:t>
            </w:r>
            <w:r w:rsidRPr="00B32B9A">
              <w:rPr>
                <w:rFonts w:ascii="Times New Roman" w:eastAsia="等线" w:hAnsi="Times New Roman" w:cs="Times New Roman"/>
                <w:b/>
                <w:color w:val="000000" w:themeColor="text1"/>
                <w:sz w:val="18"/>
                <w:szCs w:val="18"/>
                <w:rPrChange w:id="3475" w:author="Xuning Wei12232" w:date="2026-10-24T11:11:00Z">
                  <w:rPr>
                    <w:rFonts w:eastAsia="等线"/>
                    <w:b/>
                  </w:rPr>
                </w:rPrChange>
              </w:rPr>
              <w:t xml:space="preserve"> </w:t>
            </w:r>
            <w:del w:id="3476" w:author="Xuning Wei12232" w:date="2026-10-20T08:07:00Z">
              <w:r w:rsidRPr="00B32B9A">
                <w:rPr>
                  <w:rFonts w:ascii="Times New Roman" w:eastAsia="仿宋_GB2312" w:hAnsi="Times New Roman" w:cs="Times New Roman"/>
                  <w:color w:val="000000" w:themeColor="text1"/>
                  <w:sz w:val="18"/>
                  <w:szCs w:val="18"/>
                  <w:lang w:eastAsia="zh-CN"/>
                  <w:rPrChange w:id="3477" w:author="Xuning Wei12232" w:date="2026-10-24T11:11:00Z">
                    <w:rPr>
                      <w:lang w:eastAsia="zh-CN"/>
                    </w:rPr>
                  </w:rPrChange>
                </w:rPr>
                <w:delText xml:space="preserve">1.0 V </w:delText>
              </w:r>
            </w:del>
            <w:r w:rsidRPr="00B32B9A">
              <w:rPr>
                <w:rFonts w:ascii="Times New Roman" w:eastAsia="仿宋_GB2312" w:hAnsi="Times New Roman" w:cs="Times New Roman"/>
                <w:color w:val="000000" w:themeColor="text1"/>
                <w:sz w:val="18"/>
                <w:szCs w:val="18"/>
                <w:lang w:eastAsia="zh-CN"/>
                <w:rPrChange w:id="3478" w:author="Xuning Wei12232" w:date="2026-10-24T11:11:00Z">
                  <w:rPr>
                    <w:lang w:eastAsia="zh-CN"/>
                  </w:rPr>
                </w:rPrChange>
              </w:rPr>
              <w:t>DMF (</w:t>
            </w:r>
            <w:ins w:id="3479" w:author="Xuning Wei12232" w:date="2026-10-20T08:07:00Z">
              <w:r w:rsidRPr="00B32B9A">
                <w:rPr>
                  <w:rFonts w:ascii="Times New Roman" w:eastAsia="仿宋_GB2312" w:hAnsi="Times New Roman" w:cs="Times New Roman"/>
                  <w:color w:val="000000" w:themeColor="text1"/>
                  <w:sz w:val="18"/>
                  <w:szCs w:val="18"/>
                  <w:lang w:eastAsia="zh-CN"/>
                  <w:rPrChange w:id="3480" w:author="Xuning Wei12232" w:date="2026-10-24T11:11:00Z">
                    <w:rPr>
                      <w:lang w:eastAsia="zh-CN"/>
                    </w:rPr>
                  </w:rPrChange>
                </w:rPr>
                <w:t xml:space="preserve">1.0 V, </w:t>
              </w:r>
            </w:ins>
            <w:r w:rsidRPr="00B32B9A">
              <w:rPr>
                <w:rFonts w:ascii="Times New Roman" w:eastAsia="仿宋_GB2312" w:hAnsi="Times New Roman" w:cs="Times New Roman"/>
                <w:color w:val="000000" w:themeColor="text1"/>
                <w:sz w:val="18"/>
                <w:szCs w:val="18"/>
                <w:lang w:eastAsia="zh-CN"/>
                <w:rPrChange w:id="3481" w:author="Xuning Wei12232" w:date="2026-10-24T11:11:00Z">
                  <w:rPr>
                    <w:lang w:eastAsia="zh-CN"/>
                  </w:rPr>
                </w:rPrChange>
              </w:rPr>
              <w:t>0.9</w:t>
            </w:r>
            <w:del w:id="3482" w:author="Xuning Wei12232" w:date="2026-10-20T20:56:00Z">
              <w:r w:rsidRPr="00B32B9A">
                <w:rPr>
                  <w:rFonts w:ascii="Times New Roman" w:eastAsia="仿宋_GB2312" w:hAnsi="Times New Roman" w:cs="Times New Roman"/>
                  <w:color w:val="000000" w:themeColor="text1"/>
                  <w:sz w:val="18"/>
                  <w:szCs w:val="18"/>
                  <w:lang w:eastAsia="zh-CN"/>
                  <w:rPrChange w:id="3483" w:author="Xuning Wei12232" w:date="2026-10-24T11:11:00Z">
                    <w:rPr>
                      <w:lang w:eastAsia="zh-CN"/>
                    </w:rPr>
                  </w:rPrChange>
                </w:rPr>
                <w:delText>48</w:delText>
              </w:r>
            </w:del>
            <w:ins w:id="3484" w:author="Xuning Wei12232" w:date="2026-10-20T20:56:00Z">
              <w:r w:rsidRPr="00B32B9A">
                <w:rPr>
                  <w:rFonts w:ascii="Times New Roman" w:eastAsia="仿宋_GB2312" w:hAnsi="Times New Roman" w:cs="Times New Roman"/>
                  <w:color w:val="000000" w:themeColor="text1"/>
                  <w:sz w:val="18"/>
                  <w:szCs w:val="18"/>
                  <w:highlight w:val="lightGray"/>
                  <w:lang w:eastAsia="zh-CN"/>
                </w:rPr>
                <w:t>5</w:t>
              </w:r>
            </w:ins>
            <w:r w:rsidRPr="00B32B9A">
              <w:rPr>
                <w:rFonts w:ascii="Times New Roman" w:eastAsia="仿宋_GB2312" w:hAnsi="Times New Roman" w:cs="Times New Roman"/>
                <w:color w:val="000000" w:themeColor="text1"/>
                <w:sz w:val="18"/>
                <w:szCs w:val="18"/>
                <w:lang w:eastAsia="zh-CN"/>
                <w:rPrChange w:id="3485" w:author="Xuning Wei12232" w:date="2026-10-24T11:11:00Z">
                  <w:rPr>
                    <w:lang w:eastAsia="zh-CN"/>
                  </w:rPr>
                </w:rPrChange>
              </w:rPr>
              <w:t xml:space="preserve"> kg/kg) </w:t>
            </w:r>
            <w:r w:rsidRPr="00B32B9A">
              <w:rPr>
                <w:rFonts w:ascii="Times New Roman" w:eastAsia="仿宋_GB2312" w:hAnsi="Times New Roman" w:cs="Times New Roman"/>
                <w:color w:val="000000" w:themeColor="text1"/>
                <w:sz w:val="18"/>
                <w:szCs w:val="18"/>
                <w:rPrChange w:id="3486" w:author="Xuning Wei12232" w:date="2026-10-24T11:11:00Z">
                  <w:rPr/>
                </w:rPrChange>
              </w:rPr>
              <w:t>into</w:t>
            </w:r>
            <w:r w:rsidRPr="00B32B9A">
              <w:rPr>
                <w:rFonts w:ascii="Times New Roman" w:eastAsia="仿宋_GB2312" w:hAnsi="Times New Roman" w:cs="Times New Roman"/>
                <w:b/>
                <w:color w:val="000000" w:themeColor="text1"/>
                <w:sz w:val="18"/>
                <w:szCs w:val="18"/>
                <w:lang w:eastAsia="zh-CN"/>
                <w:rPrChange w:id="3487"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48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89" w:author="Xuning Wei12232" w:date="2026-10-24T11:11:00Z">
                  <w:rPr>
                    <w:lang w:eastAsia="zh-CN"/>
                  </w:rPr>
                </w:rPrChange>
              </w:rPr>
              <w:t>R22</w:t>
            </w:r>
            <w:r w:rsidRPr="00B32B9A">
              <w:rPr>
                <w:rFonts w:ascii="Times New Roman" w:eastAsia="仿宋_GB2312" w:hAnsi="Times New Roman" w:cs="Times New Roman"/>
                <w:b/>
                <w:color w:val="000000" w:themeColor="text1"/>
                <w:sz w:val="18"/>
                <w:szCs w:val="18"/>
                <w:lang w:eastAsia="zh-CN"/>
                <w:rPrChange w:id="3490" w:author="Xuning Wei12232" w:date="2026-10-24T11:11:00Z">
                  <w:rPr>
                    <w:b/>
                    <w:lang w:eastAsia="zh-CN"/>
                  </w:rPr>
                </w:rPrChange>
              </w:rPr>
              <w:t xml:space="preserve"> </w:t>
            </w:r>
            <w:r w:rsidRPr="00B32B9A">
              <w:rPr>
                <w:rFonts w:ascii="Times New Roman" w:eastAsia="仿宋_GB2312" w:hAnsi="Times New Roman" w:cs="Times New Roman"/>
                <w:color w:val="000000" w:themeColor="text1"/>
                <w:sz w:val="18"/>
                <w:szCs w:val="18"/>
                <w:rPrChange w:id="3491" w:author="Xuning Wei12232" w:date="2026-10-24T11:11:00Z">
                  <w:rPr/>
                </w:rPrChange>
              </w:rPr>
              <w:t xml:space="preserve">to rinse the wall. </w:t>
            </w:r>
            <w:del w:id="3492" w:author="Xuning Wei12232" w:date="2026-10-20T15:02:00Z">
              <w:r w:rsidRPr="00B32B9A">
                <w:rPr>
                  <w:rFonts w:ascii="Times New Roman" w:eastAsia="仿宋_GB2312" w:hAnsi="Times New Roman" w:cs="Times New Roman"/>
                  <w:color w:val="000000" w:themeColor="text1"/>
                  <w:sz w:val="18"/>
                  <w:szCs w:val="18"/>
                  <w:rPrChange w:id="3493" w:author="Xuning Wei12232" w:date="2026-10-24T11:11:00Z">
                    <w:rPr/>
                  </w:rPrChange>
                </w:rPr>
                <w:br/>
                <w:delText xml:space="preserve">5. </w:delText>
              </w:r>
            </w:del>
          </w:p>
          <w:p w14:paraId="1D1A8B16" w14:textId="77777777" w:rsidR="00652DEA" w:rsidRPr="00B32B9A" w:rsidRDefault="00C15CB5">
            <w:pPr>
              <w:pStyle w:val="aff2"/>
              <w:widowControl w:val="0"/>
              <w:numPr>
                <w:ilvl w:val="0"/>
                <w:numId w:val="41"/>
              </w:numPr>
              <w:spacing w:beforeLines="50" w:before="120" w:afterLines="50" w:after="120"/>
              <w:jc w:val="both"/>
              <w:rPr>
                <w:rFonts w:ascii="Times New Roman" w:hAnsi="Times New Roman" w:cs="Times New Roman"/>
                <w:color w:val="000000" w:themeColor="text1"/>
                <w:sz w:val="18"/>
                <w:szCs w:val="18"/>
                <w:rPrChange w:id="3494" w:author="Xuning Wei12232" w:date="2026-10-24T11:11:00Z">
                  <w:rPr/>
                </w:rPrChange>
              </w:rPr>
              <w:pPrChange w:id="3495" w:author="Xuning Wei12232" w:date="2026-10-20T15:0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496" w:author="Xuning Wei12232" w:date="2026-10-24T11:11:00Z">
                  <w:rPr>
                    <w:rFonts w:eastAsia="等线"/>
                  </w:rPr>
                </w:rPrChange>
              </w:rPr>
              <w:t xml:space="preserve">Bubble with nitrogen to the synthesis reactor (TJ4S-1213-Sy15) for 5 ± 2 min (target: 5 </w:t>
            </w:r>
            <w:r w:rsidRPr="00B32B9A">
              <w:rPr>
                <w:rFonts w:ascii="Times New Roman" w:eastAsia="等线" w:hAnsi="Times New Roman" w:cs="Times New Roman"/>
                <w:color w:val="000000" w:themeColor="text1"/>
                <w:sz w:val="18"/>
                <w:szCs w:val="18"/>
                <w:rPrChange w:id="3497" w:author="Xuning Wei12232" w:date="2026-10-24T11:11:00Z">
                  <w:rPr>
                    <w:rFonts w:eastAsia="等线"/>
                  </w:rPr>
                </w:rPrChange>
              </w:rPr>
              <w:lastRenderedPageBreak/>
              <w:t xml:space="preserve">min), then start the agitator. Transfer the mixture in activation tank </w:t>
            </w:r>
            <w:r w:rsidRPr="00B32B9A">
              <w:rPr>
                <w:rFonts w:ascii="Times New Roman" w:eastAsia="仿宋_GB2312" w:hAnsi="Times New Roman" w:cs="Times New Roman"/>
                <w:color w:val="000000" w:themeColor="text1"/>
                <w:sz w:val="18"/>
                <w:szCs w:val="18"/>
                <w:rPrChange w:id="3498" w:author="Xuning Wei12232" w:date="2026-10-24T11:11:00Z">
                  <w:rPr/>
                </w:rPrChange>
              </w:rPr>
              <w:t xml:space="preserve">TJ4S-1213- </w:t>
            </w:r>
            <w:r w:rsidRPr="00B32B9A">
              <w:rPr>
                <w:rFonts w:ascii="Times New Roman" w:eastAsia="仿宋_GB2312" w:hAnsi="Times New Roman" w:cs="Times New Roman"/>
                <w:color w:val="000000" w:themeColor="text1"/>
                <w:sz w:val="18"/>
                <w:szCs w:val="18"/>
                <w:lang w:eastAsia="zh-CN"/>
                <w:rPrChange w:id="3499" w:author="Xuning Wei12232" w:date="2026-10-24T11:11:00Z">
                  <w:rPr>
                    <w:lang w:eastAsia="zh-CN"/>
                  </w:rPr>
                </w:rPrChange>
              </w:rPr>
              <w:t>R22</w:t>
            </w:r>
            <w:r w:rsidRPr="00B32B9A">
              <w:rPr>
                <w:rFonts w:ascii="Times New Roman" w:eastAsia="等线" w:hAnsi="Times New Roman" w:cs="Times New Roman"/>
                <w:color w:val="000000" w:themeColor="text1"/>
                <w:sz w:val="18"/>
                <w:szCs w:val="18"/>
                <w:rPrChange w:id="3500" w:author="Xuning Wei12232" w:date="2026-10-24T11:11:00Z">
                  <w:rPr>
                    <w:rFonts w:eastAsia="等线"/>
                  </w:rPr>
                </w:rPrChange>
              </w:rPr>
              <w:t xml:space="preserve"> into synthesis reactor (TJ4S-1213-Sy15)</w:t>
            </w:r>
          </w:p>
        </w:tc>
      </w:tr>
      <w:tr w:rsidR="00652DEA" w:rsidRPr="00B32B9A" w14:paraId="3E788ED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64355A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9707B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Capping </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E1BBAA" w14:textId="6BC69F36" w:rsidR="00652DEA" w:rsidRPr="00B32B9A" w:rsidRDefault="00C15CB5">
            <w:pPr>
              <w:pStyle w:val="aff2"/>
              <w:widowControl w:val="0"/>
              <w:numPr>
                <w:ilvl w:val="0"/>
                <w:numId w:val="42"/>
              </w:numPr>
              <w:spacing w:beforeLines="50" w:before="120" w:afterLines="50" w:after="120"/>
              <w:jc w:val="both"/>
              <w:rPr>
                <w:ins w:id="3501" w:author="Xuning Wei12232" w:date="2026-10-20T15:02:00Z"/>
                <w:rFonts w:ascii="Times New Roman" w:eastAsia="仿宋_GB2312" w:hAnsi="Times New Roman" w:cs="Times New Roman"/>
                <w:color w:val="000000" w:themeColor="text1"/>
                <w:sz w:val="18"/>
                <w:szCs w:val="18"/>
                <w:rPrChange w:id="3502" w:author="Xuning Wei12232" w:date="2026-10-24T11:11:00Z">
                  <w:rPr>
                    <w:ins w:id="3503" w:author="Xuning Wei12232" w:date="2026-10-20T15:02:00Z"/>
                    <w:rFonts w:ascii="Times New Roman" w:eastAsia="等线" w:hAnsi="Times New Roman" w:cs="Times New Roman"/>
                    <w:color w:val="000000" w:themeColor="text1"/>
                    <w:sz w:val="18"/>
                    <w:szCs w:val="18"/>
                  </w:rPr>
                </w:rPrChange>
              </w:rPr>
              <w:pPrChange w:id="3504" w:author="Xuning Wei12232" w:date="2026-10-20T15:02:00Z">
                <w:pPr>
                  <w:widowControl w:val="0"/>
                  <w:spacing w:beforeLines="50" w:before="120" w:afterLines="50" w:after="120"/>
                  <w:contextualSpacing/>
                </w:pPr>
              </w:pPrChange>
            </w:pPr>
            <w:del w:id="3505" w:author="Xuning Wei12232" w:date="2026-10-20T15:02:00Z">
              <w:r w:rsidRPr="00B32B9A">
                <w:rPr>
                  <w:rFonts w:ascii="Times New Roman" w:eastAsia="等线" w:hAnsi="Times New Roman" w:cs="Times New Roman"/>
                  <w:color w:val="000000" w:themeColor="text1"/>
                  <w:sz w:val="18"/>
                  <w:szCs w:val="18"/>
                  <w:rPrChange w:id="3506" w:author="Xuning Wei12232" w:date="2026-10-24T11:11:00Z">
                    <w:rPr/>
                  </w:rPrChange>
                </w:rPr>
                <w:delText xml:space="preserve">1. </w:delText>
              </w:r>
            </w:del>
            <w:del w:id="3507" w:author="Xuning Wei12232" w:date="2026-10-20T22:15:00Z">
              <w:r w:rsidRPr="00B32B9A">
                <w:rPr>
                  <w:rFonts w:ascii="Times New Roman" w:eastAsia="等线" w:hAnsi="Times New Roman" w:cs="Times New Roman"/>
                  <w:color w:val="000000" w:themeColor="text1"/>
                  <w:sz w:val="18"/>
                  <w:szCs w:val="18"/>
                  <w:rPrChange w:id="3508" w:author="Xuning Wei12232" w:date="2026-10-24T11:11:00Z">
                    <w:rPr/>
                  </w:rPrChange>
                </w:rPr>
                <w:delText>Heat</w:delText>
              </w:r>
            </w:del>
            <w:ins w:id="3509" w:author="Xuning Wei12232" w:date="2026-10-20T22:15:00Z">
              <w:r w:rsidRPr="00B32B9A">
                <w:rPr>
                  <w:rFonts w:ascii="Times New Roman" w:eastAsia="等线" w:hAnsi="Times New Roman" w:cs="Times New Roman"/>
                  <w:color w:val="000000" w:themeColor="text1"/>
                  <w:sz w:val="18"/>
                  <w:szCs w:val="18"/>
                </w:rPr>
                <w:t>Adjust</w:t>
              </w:r>
            </w:ins>
            <w:r w:rsidRPr="00B32B9A">
              <w:rPr>
                <w:rFonts w:ascii="Times New Roman" w:eastAsia="等线" w:hAnsi="Times New Roman" w:cs="Times New Roman"/>
                <w:color w:val="000000" w:themeColor="text1"/>
                <w:sz w:val="18"/>
                <w:szCs w:val="18"/>
                <w:rPrChange w:id="3510" w:author="Xuning Wei12232" w:date="2026-10-24T11:11:00Z">
                  <w:rPr/>
                </w:rPrChange>
              </w:rPr>
              <w:t xml:space="preserve"> the mixture in synthesis reactor (TJ4S-1213-Sy15) to </w:t>
            </w:r>
            <w:del w:id="3511" w:author="Xuning Wei12232" w:date="2026-10-20T14:33:00Z">
              <w:r w:rsidRPr="00B32B9A">
                <w:rPr>
                  <w:rFonts w:ascii="Times New Roman" w:eastAsia="等线" w:hAnsi="Times New Roman" w:cs="Times New Roman"/>
                  <w:bCs w:val="0"/>
                  <w:color w:val="000000" w:themeColor="text1"/>
                  <w:sz w:val="18"/>
                  <w:szCs w:val="18"/>
                  <w:rPrChange w:id="3512" w:author="Xuning Wei12232" w:date="2026-10-24T11:11:00Z">
                    <w:rPr/>
                  </w:rPrChange>
                </w:rPr>
                <w:delText>25 ± 5 °C</w:delText>
              </w:r>
            </w:del>
            <w:r w:rsidR="00B1139B">
              <w:rPr>
                <w:rFonts w:ascii="Times New Roman" w:eastAsia="等线" w:hAnsi="Times New Roman" w:cs="Times New Roman"/>
                <w:bCs w:val="0"/>
                <w:color w:val="000000" w:themeColor="text1"/>
                <w:sz w:val="18"/>
                <w:szCs w:val="18"/>
              </w:rPr>
              <w:t>25 ± 5 °C</w:t>
            </w:r>
            <w:r w:rsidRPr="00B32B9A">
              <w:rPr>
                <w:rFonts w:ascii="Times New Roman" w:eastAsia="等线" w:hAnsi="Times New Roman" w:cs="Times New Roman"/>
                <w:bCs w:val="0"/>
                <w:color w:val="000000" w:themeColor="text1"/>
                <w:sz w:val="18"/>
                <w:szCs w:val="18"/>
                <w:rPrChange w:id="3513" w:author="Xuning Wei12232" w:date="2026-10-24T11:11:00Z">
                  <w:rPr/>
                </w:rPrChange>
              </w:rPr>
              <w:t xml:space="preserve"> (target: </w:t>
            </w:r>
            <w:del w:id="3514" w:author="Xuning Wei12232" w:date="2026-10-20T21:36:00Z">
              <w:r w:rsidRPr="00B32B9A">
                <w:rPr>
                  <w:rFonts w:ascii="Times New Roman" w:eastAsia="等线" w:hAnsi="Times New Roman" w:cs="Times New Roman"/>
                  <w:bCs w:val="0"/>
                  <w:color w:val="000000" w:themeColor="text1"/>
                  <w:sz w:val="18"/>
                  <w:szCs w:val="18"/>
                  <w:rPrChange w:id="3515" w:author="Xuning Wei12232" w:date="2026-10-24T11:11:00Z">
                    <w:rPr/>
                  </w:rPrChange>
                </w:rPr>
                <w:delText>25 °C</w:delText>
              </w:r>
            </w:del>
            <w:r w:rsidR="00B1139B">
              <w:rPr>
                <w:rFonts w:ascii="Times New Roman" w:eastAsia="等线" w:hAnsi="Times New Roman" w:cs="Times New Roman"/>
                <w:bCs w:val="0"/>
                <w:color w:val="000000" w:themeColor="text1"/>
                <w:sz w:val="18"/>
                <w:szCs w:val="18"/>
              </w:rPr>
              <w:t>25 °C</w:t>
            </w:r>
            <w:r w:rsidRPr="00B32B9A">
              <w:rPr>
                <w:rFonts w:ascii="Times New Roman" w:eastAsia="等线" w:hAnsi="Times New Roman" w:cs="Times New Roman"/>
                <w:bCs w:val="0"/>
                <w:color w:val="000000" w:themeColor="text1"/>
                <w:sz w:val="18"/>
                <w:szCs w:val="18"/>
                <w:rPrChange w:id="3516" w:author="Xuning Wei12232" w:date="2026-10-24T11:11:00Z">
                  <w:rPr/>
                </w:rPrChange>
              </w:rPr>
              <w:t>)</w:t>
            </w:r>
            <w:r w:rsidRPr="00B32B9A">
              <w:rPr>
                <w:rFonts w:ascii="Times New Roman" w:eastAsia="等线" w:hAnsi="Times New Roman" w:cs="Times New Roman"/>
                <w:color w:val="000000" w:themeColor="text1"/>
                <w:sz w:val="18"/>
                <w:szCs w:val="18"/>
                <w:rPrChange w:id="3517" w:author="Xuning Wei12232" w:date="2026-10-24T11:11:00Z">
                  <w:rPr/>
                </w:rPrChange>
              </w:rPr>
              <w:t xml:space="preserve">. </w:t>
            </w:r>
            <w:del w:id="3518" w:author="Xuning Wei12232" w:date="2026-10-20T15:02:00Z">
              <w:r w:rsidRPr="00B32B9A">
                <w:rPr>
                  <w:rFonts w:ascii="Times New Roman" w:eastAsia="等线" w:hAnsi="Times New Roman" w:cs="Times New Roman"/>
                  <w:color w:val="000000" w:themeColor="text1"/>
                  <w:sz w:val="18"/>
                  <w:szCs w:val="18"/>
                  <w:rPrChange w:id="3519" w:author="Xuning Wei12232" w:date="2026-10-24T11:11:00Z">
                    <w:rPr/>
                  </w:rPrChange>
                </w:rPr>
                <w:br/>
                <w:delText>2.</w:delText>
              </w:r>
            </w:del>
          </w:p>
          <w:p w14:paraId="6663EB73" w14:textId="335BF5B8" w:rsidR="00652DEA" w:rsidRPr="00B32B9A" w:rsidRDefault="00C15CB5">
            <w:pPr>
              <w:pStyle w:val="aff2"/>
              <w:widowControl w:val="0"/>
              <w:numPr>
                <w:ilvl w:val="0"/>
                <w:numId w:val="42"/>
              </w:numPr>
              <w:spacing w:beforeLines="50" w:before="120" w:afterLines="50" w:after="120"/>
              <w:jc w:val="both"/>
              <w:rPr>
                <w:ins w:id="3520" w:author="Xuning Wei12232" w:date="2026-10-20T15:03:00Z"/>
                <w:rFonts w:ascii="Times New Roman" w:eastAsia="仿宋_GB2312" w:hAnsi="Times New Roman" w:cs="Times New Roman"/>
                <w:color w:val="000000" w:themeColor="text1"/>
                <w:sz w:val="18"/>
                <w:szCs w:val="18"/>
                <w:rPrChange w:id="3521" w:author="Xuning Wei12232" w:date="2026-10-24T11:11:00Z">
                  <w:rPr>
                    <w:ins w:id="3522" w:author="Xuning Wei12232" w:date="2026-10-20T15:03:00Z"/>
                    <w:rFonts w:ascii="Times New Roman" w:eastAsia="等线" w:hAnsi="Times New Roman" w:cs="Times New Roman"/>
                    <w:color w:val="000000" w:themeColor="text1"/>
                    <w:sz w:val="18"/>
                    <w:szCs w:val="18"/>
                  </w:rPr>
                </w:rPrChange>
              </w:rPr>
              <w:pPrChange w:id="3523" w:author="Xuning Wei12232" w:date="2026-10-20T15:03:00Z">
                <w:pPr>
                  <w:widowControl w:val="0"/>
                  <w:spacing w:beforeLines="50" w:before="120" w:afterLines="50" w:after="120"/>
                  <w:contextualSpacing/>
                </w:pPr>
              </w:pPrChange>
            </w:pPr>
            <w:del w:id="3524" w:author="Xuning Wei12232" w:date="2026-10-20T15:03:00Z">
              <w:r w:rsidRPr="00B32B9A">
                <w:rPr>
                  <w:rFonts w:ascii="Times New Roman" w:eastAsia="等线" w:hAnsi="Times New Roman" w:cs="Times New Roman"/>
                  <w:color w:val="000000" w:themeColor="text1"/>
                  <w:sz w:val="18"/>
                  <w:szCs w:val="18"/>
                  <w:rPrChange w:id="3525"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526" w:author="Xuning Wei12232" w:date="2026-10-24T11:11:00Z">
                  <w:rPr/>
                </w:rPrChange>
              </w:rPr>
              <w:t xml:space="preserve">The mixture is allowed to react at </w:t>
            </w:r>
            <w:del w:id="3527" w:author="Xuning Wei12232" w:date="2026-10-20T14:33:00Z">
              <w:r w:rsidRPr="00B32B9A">
                <w:rPr>
                  <w:rFonts w:ascii="Times New Roman" w:eastAsia="等线" w:hAnsi="Times New Roman" w:cs="Times New Roman"/>
                  <w:color w:val="000000" w:themeColor="text1"/>
                  <w:sz w:val="18"/>
                  <w:szCs w:val="18"/>
                  <w:rPrChange w:id="3528" w:author="Xuning Wei12232" w:date="2026-10-24T11:11:00Z">
                    <w:rPr/>
                  </w:rPrChange>
                </w:rPr>
                <w:delText>25 ± 5 °C</w:delText>
              </w:r>
            </w:del>
            <w:ins w:id="3529" w:author="Xuning Wei12232" w:date="2026-10-20T14:33:00Z">
              <w:r w:rsidRPr="00B32B9A">
                <w:rPr>
                  <w:rFonts w:ascii="Times New Roman" w:eastAsia="等线" w:hAnsi="Times New Roman" w:cs="Times New Roman"/>
                  <w:color w:val="000000" w:themeColor="text1"/>
                  <w:sz w:val="18"/>
                  <w:szCs w:val="18"/>
                </w:rPr>
                <w:t>25 ±5</w:t>
              </w:r>
            </w:ins>
            <w:r w:rsidR="00B1139B">
              <w:rPr>
                <w:rFonts w:ascii="Times New Roman" w:eastAsia="等线" w:hAnsi="Times New Roman" w:cs="Times New Roman"/>
                <w:color w:val="000000" w:themeColor="text1"/>
                <w:sz w:val="18"/>
                <w:szCs w:val="18"/>
              </w:rPr>
              <w:t xml:space="preserve"> </w:t>
            </w:r>
            <w:ins w:id="3530" w:author="Xuning Wei12232" w:date="2026-10-20T14:33:00Z">
              <w:r w:rsidRPr="00B32B9A">
                <w:rPr>
                  <w:rFonts w:ascii="Times New Roman" w:eastAsia="等线" w:hAnsi="Times New Roman" w:cs="Times New Roman"/>
                  <w:color w:val="000000" w:themeColor="text1"/>
                  <w:sz w:val="18"/>
                  <w:szCs w:val="18"/>
                  <w:rPrChange w:id="3531" w:author="Xuning Wei12232" w:date="2026-10-24T11:11:00Z">
                    <w:rPr/>
                  </w:rPrChange>
                </w:rPr>
                <w:t>°C</w:t>
              </w:r>
            </w:ins>
            <w:r w:rsidRPr="00B32B9A">
              <w:rPr>
                <w:rFonts w:ascii="Times New Roman" w:eastAsia="等线" w:hAnsi="Times New Roman" w:cs="Times New Roman"/>
                <w:color w:val="000000" w:themeColor="text1"/>
                <w:sz w:val="18"/>
                <w:szCs w:val="18"/>
                <w:rPrChange w:id="3532" w:author="Xuning Wei12232" w:date="2026-10-24T11:11:00Z">
                  <w:rPr/>
                </w:rPrChange>
              </w:rPr>
              <w:t xml:space="preserve"> (target: 25</w:t>
            </w:r>
            <w:del w:id="3533" w:author="Xuning Wei12232" w:date="2026-10-20T15:03:00Z">
              <w:r w:rsidRPr="00B32B9A">
                <w:rPr>
                  <w:rFonts w:ascii="Times New Roman" w:eastAsia="等线" w:hAnsi="Times New Roman" w:cs="Times New Roman"/>
                  <w:color w:val="000000" w:themeColor="text1"/>
                  <w:sz w:val="18"/>
                  <w:szCs w:val="18"/>
                  <w:rPrChange w:id="3534"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3535" w:author="Xuning Wei12232" w:date="2026-10-24T11:11:00Z">
                  <w:rPr/>
                </w:rPrChange>
              </w:rPr>
              <w:t>°C) for 1 h ± 15 min (target</w:t>
            </w:r>
            <w:r w:rsidRPr="00B32B9A">
              <w:rPr>
                <w:rFonts w:ascii="Times New Roman" w:eastAsia="等线" w:hAnsi="Times New Roman" w:cs="Times New Roman"/>
                <w:color w:val="000000" w:themeColor="text1"/>
                <w:sz w:val="18"/>
                <w:szCs w:val="18"/>
                <w:lang w:eastAsia="zh-CN"/>
                <w:rPrChange w:id="353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3537" w:author="Xuning Wei12232" w:date="2026-10-24T11:11:00Z">
                  <w:rPr/>
                </w:rPrChange>
              </w:rPr>
              <w:t xml:space="preserve">1 h). </w:t>
            </w:r>
            <w:del w:id="3538" w:author="Xuning Wei12232" w:date="2026-10-20T15:03:00Z">
              <w:r w:rsidRPr="00B32B9A">
                <w:rPr>
                  <w:rFonts w:ascii="Times New Roman" w:eastAsia="等线" w:hAnsi="Times New Roman" w:cs="Times New Roman"/>
                  <w:color w:val="000000" w:themeColor="text1"/>
                  <w:sz w:val="18"/>
                  <w:szCs w:val="18"/>
                  <w:rPrChange w:id="3539" w:author="Xuning Wei12232" w:date="2026-10-24T11:11:00Z">
                    <w:rPr/>
                  </w:rPrChange>
                </w:rPr>
                <w:br/>
                <w:delText xml:space="preserve">3. </w:delText>
              </w:r>
            </w:del>
          </w:p>
          <w:p w14:paraId="3223327C" w14:textId="77777777" w:rsidR="00652DEA" w:rsidRPr="00B32B9A" w:rsidRDefault="00C15CB5">
            <w:pPr>
              <w:pStyle w:val="aff2"/>
              <w:widowControl w:val="0"/>
              <w:numPr>
                <w:ilvl w:val="0"/>
                <w:numId w:val="42"/>
              </w:numPr>
              <w:spacing w:beforeLines="50" w:before="120" w:afterLines="50" w:after="120"/>
              <w:jc w:val="both"/>
              <w:rPr>
                <w:rFonts w:ascii="Times New Roman" w:eastAsia="仿宋_GB2312" w:hAnsi="Times New Roman" w:cs="Times New Roman"/>
                <w:color w:val="000000" w:themeColor="text1"/>
                <w:sz w:val="18"/>
                <w:szCs w:val="18"/>
                <w:rPrChange w:id="3540" w:author="Xuning Wei12232" w:date="2026-10-24T11:11:00Z">
                  <w:rPr>
                    <w:rFonts w:eastAsia="仿宋_GB2312"/>
                  </w:rPr>
                </w:rPrChange>
              </w:rPr>
              <w:pPrChange w:id="3541" w:author="Xuning Wei12232" w:date="2026-10-20T15:0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542" w:author="Xuning Wei12232" w:date="2026-10-24T11:11:00Z">
                  <w:rPr/>
                </w:rPrChange>
              </w:rPr>
              <w:t xml:space="preserve">Stop stirring and turn off the nitrogen. Drain until there is no reaction mixture drip. </w:t>
            </w:r>
          </w:p>
        </w:tc>
      </w:tr>
      <w:tr w:rsidR="00652DEA" w:rsidRPr="00B32B9A" w14:paraId="7DF5E229"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96511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61C8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8EA11C" w14:textId="6ADC5C76" w:rsidR="00652DEA" w:rsidRPr="00B32B9A" w:rsidRDefault="00C15CB5">
            <w:pPr>
              <w:pStyle w:val="aff2"/>
              <w:widowControl w:val="0"/>
              <w:numPr>
                <w:ilvl w:val="0"/>
                <w:numId w:val="43"/>
              </w:numPr>
              <w:spacing w:beforeLines="50" w:before="120" w:afterLines="50" w:after="120"/>
              <w:jc w:val="both"/>
              <w:rPr>
                <w:ins w:id="3543" w:author="Xuning Wei12232" w:date="2026-10-20T15:03:00Z"/>
                <w:rFonts w:ascii="Times New Roman" w:eastAsia="仿宋_GB2312" w:hAnsi="Times New Roman" w:cs="Times New Roman"/>
                <w:color w:val="000000" w:themeColor="text1"/>
                <w:sz w:val="18"/>
                <w:szCs w:val="18"/>
              </w:rPr>
              <w:pPrChange w:id="3544" w:author="Xuning Wei12232" w:date="2026-10-20T15:03:00Z">
                <w:pPr>
                  <w:widowControl w:val="0"/>
                  <w:spacing w:beforeLines="50" w:before="120" w:afterLines="50" w:after="120"/>
                  <w:contextualSpacing/>
                </w:pPr>
              </w:pPrChange>
            </w:pPr>
            <w:del w:id="3545" w:author="Xuning Wei12232" w:date="2026-10-20T15:03:00Z">
              <w:r w:rsidRPr="00B32B9A" w:rsidDel="6406E492">
                <w:rPr>
                  <w:rFonts w:ascii="Times New Roman" w:eastAsia="仿宋_GB2312" w:hAnsi="Times New Roman" w:cs="Times New Roman"/>
                  <w:color w:val="000000" w:themeColor="text1"/>
                  <w:sz w:val="18"/>
                  <w:szCs w:val="18"/>
                </w:rPr>
                <w:delText xml:space="preserve">1. </w:delText>
              </w:r>
            </w:del>
            <w:r w:rsidR="6406E492" w:rsidRPr="00B32B9A">
              <w:rPr>
                <w:rFonts w:ascii="Times New Roman" w:eastAsia="仿宋_GB2312" w:hAnsi="Times New Roman" w:cs="Times New Roman"/>
                <w:color w:val="000000" w:themeColor="text1"/>
                <w:sz w:val="18"/>
                <w:szCs w:val="18"/>
                <w:rPrChange w:id="3546" w:author="Xuning Wei12232" w:date="2026-10-24T11:11:00Z">
                  <w:rPr/>
                </w:rPrChange>
              </w:rPr>
              <w:t>After the liquid is filtered out of the synthesis reactor. Add</w:t>
            </w:r>
            <w:r w:rsidR="6406E492" w:rsidRPr="00B32B9A">
              <w:rPr>
                <w:rFonts w:ascii="Times New Roman" w:eastAsia="仿宋_GB2312" w:hAnsi="Times New Roman" w:cs="Times New Roman"/>
                <w:color w:val="000000" w:themeColor="text1"/>
                <w:sz w:val="18"/>
                <w:szCs w:val="18"/>
                <w:lang w:eastAsia="zh-CN"/>
                <w:rPrChange w:id="3547" w:author="Xuning Wei12232" w:date="2026-10-24T11:11:00Z">
                  <w:rPr>
                    <w:lang w:eastAsia="zh-CN"/>
                  </w:rPr>
                </w:rPrChange>
              </w:rPr>
              <w:t xml:space="preserve"> </w:t>
            </w:r>
            <w:ins w:id="3548" w:author="Xuning Wei12232" w:date="2026-10-20T19:19:00Z">
              <w:r w:rsidR="6406E492" w:rsidRPr="00B32B9A">
                <w:rPr>
                  <w:rFonts w:ascii="Times New Roman" w:eastAsia="仿宋_GB2312" w:hAnsi="Times New Roman" w:cs="Times New Roman"/>
                  <w:color w:val="000000" w:themeColor="text1"/>
                  <w:sz w:val="18"/>
                  <w:szCs w:val="18"/>
                  <w:rPrChange w:id="3549" w:author="Xuning Wei12232" w:date="2026-10-24T11:11:00Z">
                    <w:rPr>
                      <w:rFonts w:ascii="Times New Roman" w:eastAsia="仿宋_GB2312" w:hAnsi="Times New Roman" w:cs="Times New Roman"/>
                      <w:color w:val="000000" w:themeColor="text1"/>
                      <w:sz w:val="18"/>
                      <w:szCs w:val="18"/>
                      <w:highlight w:val="lightGray"/>
                    </w:rPr>
                  </w:rPrChange>
                </w:rPr>
                <w:t>DMF (</w:t>
              </w:r>
            </w:ins>
            <w:r w:rsidR="6406E492" w:rsidRPr="00B32B9A">
              <w:rPr>
                <w:rFonts w:ascii="Times New Roman" w:eastAsia="仿宋_GB2312" w:hAnsi="Times New Roman" w:cs="Times New Roman"/>
                <w:color w:val="000000" w:themeColor="text1"/>
                <w:sz w:val="18"/>
                <w:szCs w:val="18"/>
              </w:rPr>
              <w:t>8</w:t>
            </w:r>
            <w:ins w:id="3550" w:author="Xuning Wei12232" w:date="2026-10-20T19:19:00Z">
              <w:r w:rsidR="6406E492" w:rsidRPr="00B32B9A">
                <w:rPr>
                  <w:rFonts w:ascii="Times New Roman" w:eastAsia="仿宋_GB2312" w:hAnsi="Times New Roman" w:cs="Times New Roman"/>
                  <w:color w:val="000000" w:themeColor="text1"/>
                  <w:sz w:val="18"/>
                  <w:szCs w:val="18"/>
                  <w:rPrChange w:id="3551"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r w:rsidR="6406E492" w:rsidRPr="00B32B9A">
              <w:rPr>
                <w:rFonts w:ascii="Times New Roman" w:eastAsia="仿宋_GB2312" w:hAnsi="Times New Roman" w:cs="Times New Roman"/>
                <w:color w:val="000000" w:themeColor="text1"/>
                <w:sz w:val="18"/>
                <w:szCs w:val="18"/>
              </w:rPr>
              <w:t>7.58</w:t>
            </w:r>
            <w:ins w:id="3552" w:author="Xuning Wei12232" w:date="2026-10-20T19:19:00Z">
              <w:r w:rsidR="6406E492" w:rsidRPr="00B32B9A">
                <w:rPr>
                  <w:rFonts w:ascii="Times New Roman" w:eastAsia="仿宋_GB2312" w:hAnsi="Times New Roman" w:cs="Times New Roman"/>
                  <w:color w:val="000000" w:themeColor="text1"/>
                  <w:sz w:val="18"/>
                  <w:szCs w:val="18"/>
                  <w:rPrChange w:id="3553"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6406E492" w:rsidRPr="00B32B9A">
                <w:rPr>
                  <w:rFonts w:ascii="Times New Roman" w:eastAsia="仿宋_GB2312" w:hAnsi="Times New Roman" w:cs="Times New Roman"/>
                  <w:color w:val="000000" w:themeColor="text1"/>
                  <w:sz w:val="18"/>
                  <w:szCs w:val="18"/>
                </w:rPr>
                <w:t xml:space="preserve"> </w:t>
              </w:r>
            </w:ins>
            <w:del w:id="3554" w:author="Xuning Wei12232" w:date="2026-10-20T08:14:00Z">
              <w:r w:rsidRPr="00B32B9A" w:rsidDel="6406E492">
                <w:rPr>
                  <w:rFonts w:ascii="Times New Roman" w:eastAsia="仿宋_GB2312" w:hAnsi="Times New Roman" w:cs="Times New Roman"/>
                  <w:color w:val="000000" w:themeColor="text1"/>
                  <w:sz w:val="18"/>
                  <w:szCs w:val="18"/>
                  <w:lang w:eastAsia="zh-CN"/>
                </w:rPr>
                <w:delText>8.0 V DMF (7.584 kg/kg)</w:delText>
              </w:r>
            </w:del>
            <w:r w:rsidR="6406E492" w:rsidRPr="00B32B9A">
              <w:rPr>
                <w:rFonts w:ascii="Times New Roman" w:eastAsia="仿宋_GB2312" w:hAnsi="Times New Roman" w:cs="Times New Roman"/>
                <w:color w:val="000000" w:themeColor="text1"/>
                <w:sz w:val="18"/>
                <w:szCs w:val="18"/>
                <w:rPrChange w:id="3555" w:author="Xuning Wei12232" w:date="2026-10-24T11:11:00Z">
                  <w:rPr/>
                </w:rPrChange>
              </w:rPr>
              <w:t xml:space="preserve"> into the synthesis reactor (TJ4S-1213-Sy15).</w:t>
            </w:r>
            <w:del w:id="3556" w:author="Xuning Wei12232" w:date="2026-10-20T15:03:00Z">
              <w:r w:rsidRPr="00B32B9A" w:rsidDel="6406E492">
                <w:rPr>
                  <w:rFonts w:ascii="Times New Roman" w:eastAsia="仿宋_GB2312" w:hAnsi="Times New Roman" w:cs="Times New Roman"/>
                  <w:color w:val="000000" w:themeColor="text1"/>
                  <w:sz w:val="18"/>
                  <w:szCs w:val="18"/>
                  <w:rPrChange w:id="3557" w:author="Xuning Wei12232" w:date="2026-10-24T11:11:00Z">
                    <w:rPr/>
                  </w:rPrChange>
                </w:rPr>
                <w:delText xml:space="preserve">2. </w:delText>
              </w:r>
            </w:del>
          </w:p>
          <w:p w14:paraId="5C0876F4" w14:textId="77777777" w:rsidR="00652DEA" w:rsidRPr="00B32B9A" w:rsidRDefault="00C15CB5">
            <w:pPr>
              <w:pStyle w:val="aff2"/>
              <w:widowControl w:val="0"/>
              <w:numPr>
                <w:ilvl w:val="0"/>
                <w:numId w:val="43"/>
              </w:numPr>
              <w:spacing w:beforeLines="50" w:before="120" w:afterLines="50" w:after="120"/>
              <w:jc w:val="both"/>
              <w:rPr>
                <w:rFonts w:ascii="Times New Roman" w:eastAsia="仿宋_GB2312" w:hAnsi="Times New Roman" w:cs="Times New Roman"/>
                <w:color w:val="000000" w:themeColor="text1"/>
                <w:sz w:val="18"/>
                <w:szCs w:val="18"/>
                <w:rPrChange w:id="3558" w:author="Xuning Wei12232" w:date="2026-10-24T11:11:00Z">
                  <w:rPr/>
                </w:rPrChange>
              </w:rPr>
              <w:pPrChange w:id="3559"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6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56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562" w:author="Xuning Wei12232" w:date="2026-10-24T11:11:00Z">
                  <w:rPr/>
                </w:rPrChange>
              </w:rPr>
              <w:t>. Drain until there is no obvious drip</w:t>
            </w:r>
          </w:p>
          <w:p w14:paraId="7E79323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56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3953CB1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F4E37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1D2ED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572C36" w14:textId="77777777" w:rsidR="00652DEA" w:rsidRPr="00B32B9A" w:rsidRDefault="00C15CB5">
            <w:pPr>
              <w:pStyle w:val="aff2"/>
              <w:widowControl w:val="0"/>
              <w:numPr>
                <w:ilvl w:val="0"/>
                <w:numId w:val="44"/>
              </w:numPr>
              <w:spacing w:beforeLines="50" w:before="120" w:afterLines="50" w:after="120"/>
              <w:jc w:val="both"/>
              <w:rPr>
                <w:ins w:id="3564" w:author="Xuning Wei12232" w:date="2026-10-20T15:03:00Z"/>
                <w:rFonts w:ascii="Times New Roman" w:eastAsia="仿宋_GB2312" w:hAnsi="Times New Roman" w:cs="Times New Roman"/>
                <w:color w:val="000000" w:themeColor="text1"/>
                <w:sz w:val="18"/>
                <w:szCs w:val="18"/>
              </w:rPr>
              <w:pPrChange w:id="3565" w:author="Xuning Wei12232" w:date="2026-10-20T15:03:00Z">
                <w:pPr>
                  <w:widowControl w:val="0"/>
                  <w:spacing w:beforeLines="50" w:before="120" w:afterLines="50" w:after="120"/>
                  <w:contextualSpacing/>
                </w:pPr>
              </w:pPrChange>
            </w:pPr>
            <w:del w:id="3566" w:author="Xuning Wei12232" w:date="2026-10-20T15:0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567" w:author="Xuning Wei12232" w:date="2026-10-24T11:11:00Z">
                  <w:rPr/>
                </w:rPrChange>
              </w:rPr>
              <w:t xml:space="preserve">Add </w:t>
            </w:r>
            <w:del w:id="3568" w:author="Xuning Wei12232" w:date="2026-10-20T08:08:00Z">
              <w:r w:rsidRPr="00B32B9A">
                <w:rPr>
                  <w:rFonts w:ascii="Times New Roman" w:eastAsia="仿宋_GB2312" w:hAnsi="Times New Roman" w:cs="Times New Roman"/>
                  <w:color w:val="000000" w:themeColor="text1"/>
                  <w:sz w:val="18"/>
                  <w:szCs w:val="18"/>
                  <w:rPrChange w:id="3569" w:author="Xuning Wei12232" w:date="2026-10-24T11:11:00Z">
                    <w:rPr/>
                  </w:rPrChange>
                </w:rPr>
                <w:delText xml:space="preserve">8.0 V </w:delText>
              </w:r>
            </w:del>
            <w:r w:rsidRPr="00B32B9A">
              <w:rPr>
                <w:rFonts w:ascii="Times New Roman" w:eastAsia="仿宋_GB2312" w:hAnsi="Times New Roman" w:cs="Times New Roman"/>
                <w:color w:val="000000" w:themeColor="text1"/>
                <w:sz w:val="18"/>
                <w:szCs w:val="18"/>
                <w:rPrChange w:id="3570" w:author="Xuning Wei12232" w:date="2026-10-24T11:11:00Z">
                  <w:rPr/>
                </w:rPrChange>
              </w:rPr>
              <w:t>20% piperidine in DMF (</w:t>
            </w:r>
            <w:ins w:id="3571" w:author="Xuning Wei12232" w:date="2026-10-20T08:08:00Z">
              <w:r w:rsidRPr="00B32B9A">
                <w:rPr>
                  <w:rFonts w:ascii="Times New Roman" w:eastAsia="仿宋_GB2312" w:hAnsi="Times New Roman" w:cs="Times New Roman"/>
                  <w:color w:val="000000" w:themeColor="text1"/>
                  <w:sz w:val="18"/>
                  <w:szCs w:val="18"/>
                  <w:rPrChange w:id="3572" w:author="Xuning Wei12232" w:date="2026-10-24T11:11:00Z">
                    <w:rPr/>
                  </w:rPrChange>
                </w:rPr>
                <w:t xml:space="preserve">8.0 V, </w:t>
              </w:r>
            </w:ins>
            <w:r w:rsidRPr="00B32B9A">
              <w:rPr>
                <w:rFonts w:ascii="Times New Roman" w:eastAsia="仿宋_GB2312" w:hAnsi="Times New Roman" w:cs="Times New Roman"/>
                <w:color w:val="000000" w:themeColor="text1"/>
                <w:sz w:val="18"/>
                <w:szCs w:val="18"/>
                <w:rPrChange w:id="3573" w:author="Xuning Wei12232" w:date="2026-10-24T11:11:00Z">
                  <w:rPr/>
                </w:rPrChange>
              </w:rPr>
              <w:t>7.</w:t>
            </w:r>
            <w:del w:id="3574" w:author="Xuning Wei12232" w:date="2026-10-20T20:58:00Z">
              <w:r w:rsidRPr="00B32B9A">
                <w:rPr>
                  <w:rFonts w:ascii="Times New Roman" w:eastAsia="仿宋_GB2312" w:hAnsi="Times New Roman" w:cs="Times New Roman"/>
                  <w:color w:val="000000" w:themeColor="text1"/>
                  <w:sz w:val="18"/>
                  <w:szCs w:val="18"/>
                  <w:rPrChange w:id="3575" w:author="Xuning Wei12232" w:date="2026-10-24T11:11:00Z">
                    <w:rPr/>
                  </w:rPrChange>
                </w:rPr>
                <w:delText xml:space="preserve">448 </w:delText>
              </w:r>
            </w:del>
            <w:ins w:id="3576" w:author="Xuning Wei12232" w:date="2026-10-20T20:58:00Z">
              <w:r w:rsidRPr="00B32B9A">
                <w:rPr>
                  <w:rFonts w:ascii="Times New Roman" w:eastAsia="仿宋_GB2312" w:hAnsi="Times New Roman" w:cs="Times New Roman"/>
                  <w:color w:val="000000" w:themeColor="text1"/>
                  <w:sz w:val="18"/>
                  <w:szCs w:val="18"/>
                  <w:rPrChange w:id="3577" w:author="Xuning Wei12232" w:date="2026-10-24T11:11:00Z">
                    <w:rPr/>
                  </w:rPrChange>
                </w:rPr>
                <w:t>4</w:t>
              </w:r>
              <w:r w:rsidRPr="00B32B9A">
                <w:rPr>
                  <w:rFonts w:ascii="Times New Roman" w:eastAsia="仿宋_GB2312" w:hAnsi="Times New Roman" w:cs="Times New Roman"/>
                  <w:color w:val="000000" w:themeColor="text1"/>
                  <w:sz w:val="18"/>
                  <w:szCs w:val="18"/>
                </w:rPr>
                <w:t>5</w:t>
              </w:r>
              <w:r w:rsidRPr="00B32B9A">
                <w:rPr>
                  <w:rFonts w:ascii="Times New Roman" w:eastAsia="仿宋_GB2312" w:hAnsi="Times New Roman" w:cs="Times New Roman"/>
                  <w:color w:val="000000" w:themeColor="text1"/>
                  <w:sz w:val="18"/>
                  <w:szCs w:val="18"/>
                  <w:rPrChange w:id="3578" w:author="Xuning Wei12232" w:date="2026-10-24T11:11:00Z">
                    <w:rPr/>
                  </w:rPrChange>
                </w:rPr>
                <w:t xml:space="preserve"> </w:t>
              </w:r>
            </w:ins>
            <w:r w:rsidRPr="00B32B9A">
              <w:rPr>
                <w:rFonts w:ascii="Times New Roman" w:eastAsia="仿宋_GB2312" w:hAnsi="Times New Roman" w:cs="Times New Roman"/>
                <w:color w:val="000000" w:themeColor="text1"/>
                <w:sz w:val="18"/>
                <w:szCs w:val="18"/>
                <w:rPrChange w:id="3579" w:author="Xuning Wei12232" w:date="2026-10-24T11:11:00Z">
                  <w:rPr/>
                </w:rPrChange>
              </w:rPr>
              <w:t xml:space="preserve">kg/kg) into the TJ4S-1213-Sy15. </w:t>
            </w:r>
            <w:del w:id="3580" w:author="Xuning Wei12232" w:date="2026-10-20T15:03:00Z">
              <w:r w:rsidRPr="00B32B9A">
                <w:rPr>
                  <w:rFonts w:ascii="Times New Roman" w:eastAsia="仿宋_GB2312" w:hAnsi="Times New Roman" w:cs="Times New Roman"/>
                  <w:color w:val="000000" w:themeColor="text1"/>
                  <w:sz w:val="18"/>
                  <w:szCs w:val="18"/>
                  <w:rPrChange w:id="3581" w:author="Xuning Wei12232" w:date="2026-10-24T11:11:00Z">
                    <w:rPr/>
                  </w:rPrChange>
                </w:rPr>
                <w:br/>
                <w:delText xml:space="preserve">2. </w:delText>
              </w:r>
            </w:del>
          </w:p>
          <w:p w14:paraId="32D1522F" w14:textId="7743713D" w:rsidR="00652DEA" w:rsidRPr="00B32B9A" w:rsidRDefault="00C15CB5">
            <w:pPr>
              <w:pStyle w:val="aff2"/>
              <w:widowControl w:val="0"/>
              <w:numPr>
                <w:ilvl w:val="0"/>
                <w:numId w:val="44"/>
              </w:numPr>
              <w:spacing w:beforeLines="50" w:before="120" w:afterLines="50" w:after="120"/>
              <w:jc w:val="both"/>
              <w:rPr>
                <w:ins w:id="3582" w:author="Xuning Wei12232" w:date="2026-10-20T15:03:00Z"/>
                <w:rFonts w:ascii="Times New Roman" w:eastAsia="仿宋_GB2312" w:hAnsi="Times New Roman" w:cs="Times New Roman"/>
                <w:color w:val="000000" w:themeColor="text1"/>
                <w:sz w:val="18"/>
                <w:szCs w:val="18"/>
              </w:rPr>
              <w:pPrChange w:id="3583"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584"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585"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586" w:author="Xuning Wei12232" w:date="2026-10-24T11:11:00Z">
                  <w:rPr/>
                </w:rPrChange>
              </w:rPr>
              <w:t xml:space="preserve">. Adjust to </w:t>
            </w:r>
            <w:del w:id="3587" w:author="Xuning Wei12232" w:date="2026-10-20T14:33:00Z">
              <w:r w:rsidRPr="00B32B9A">
                <w:rPr>
                  <w:rFonts w:ascii="Times New Roman" w:eastAsia="仿宋_GB2312" w:hAnsi="Times New Roman" w:cs="Times New Roman"/>
                  <w:color w:val="000000" w:themeColor="text1"/>
                  <w:sz w:val="18"/>
                  <w:szCs w:val="18"/>
                  <w:rPrChange w:id="3588"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589" w:author="Xuning Wei12232" w:date="2026-10-24T11:11:00Z">
                  <w:rPr/>
                </w:rPrChange>
              </w:rPr>
              <w:t xml:space="preserve"> (target: </w:t>
            </w:r>
            <w:del w:id="3590" w:author="Xuning Wei12232" w:date="2026-10-20T21:36:00Z">
              <w:r w:rsidRPr="00B32B9A">
                <w:rPr>
                  <w:rFonts w:ascii="Times New Roman" w:eastAsia="仿宋_GB2312" w:hAnsi="Times New Roman" w:cs="Times New Roman"/>
                  <w:color w:val="000000" w:themeColor="text1"/>
                  <w:sz w:val="18"/>
                  <w:szCs w:val="18"/>
                  <w:rPrChange w:id="3591"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592" w:author="Xuning Wei12232" w:date="2026-10-24T11:11:00Z">
                  <w:rPr/>
                </w:rPrChange>
              </w:rPr>
              <w:t>). After stirring fo</w:t>
            </w:r>
            <w:r w:rsidRPr="00A103A9">
              <w:rPr>
                <w:rFonts w:ascii="Times New Roman" w:eastAsia="仿宋_GB2312" w:hAnsi="Times New Roman" w:cs="Times New Roman"/>
                <w:color w:val="0000FF"/>
                <w:sz w:val="18"/>
                <w:szCs w:val="18"/>
                <w:rPrChange w:id="3593" w:author="Xuning Wei12232" w:date="2026-10-24T11:11:00Z">
                  <w:rPr/>
                </w:rPrChange>
              </w:rPr>
              <w:t xml:space="preserve">r </w:t>
            </w:r>
            <w:r w:rsidRPr="00A103A9">
              <w:rPr>
                <w:rFonts w:ascii="Times New Roman" w:eastAsia="仿宋_GB2312" w:hAnsi="Times New Roman" w:cs="Times New Roman"/>
                <w:color w:val="0000FF"/>
                <w:sz w:val="18"/>
                <w:szCs w:val="18"/>
              </w:rPr>
              <w:t>1</w:t>
            </w:r>
            <w:del w:id="3594" w:author="Xuning Wei12232" w:date="2026-10-20T08:53:00Z">
              <w:r w:rsidRPr="00A103A9">
                <w:rPr>
                  <w:rFonts w:ascii="Times New Roman" w:eastAsia="仿宋_GB2312" w:hAnsi="Times New Roman" w:cs="Times New Roman"/>
                  <w:color w:val="0000FF"/>
                  <w:sz w:val="18"/>
                  <w:szCs w:val="18"/>
                </w:rPr>
                <w:delText>5 ± 2</w:delText>
              </w:r>
            </w:del>
            <w:ins w:id="3595" w:author="Xuning Wei12232" w:date="2026-10-22T13:50:00Z">
              <w:r w:rsidRPr="00A103A9">
                <w:rPr>
                  <w:rFonts w:ascii="Times New Roman" w:eastAsia="仿宋_GB2312" w:hAnsi="Times New Roman" w:cs="Times New Roman"/>
                  <w:color w:val="0000FF"/>
                  <w:sz w:val="18"/>
                  <w:szCs w:val="18"/>
                </w:rPr>
                <w:t>1</w:t>
              </w:r>
            </w:ins>
            <w:ins w:id="3596" w:author="Xuning Wei12232" w:date="2026-10-20T08:53:00Z">
              <w:r w:rsidRPr="00A103A9">
                <w:rPr>
                  <w:rFonts w:ascii="Times New Roman" w:eastAsia="仿宋_GB2312" w:hAnsi="Times New Roman" w:cs="Times New Roman"/>
                  <w:color w:val="0000FF"/>
                  <w:sz w:val="18"/>
                  <w:szCs w:val="18"/>
                </w:rPr>
                <w:t xml:space="preserve"> - </w:t>
              </w:r>
            </w:ins>
            <w:r w:rsidR="00A103A9" w:rsidRPr="00A103A9">
              <w:rPr>
                <w:rFonts w:ascii="Times New Roman" w:eastAsia="仿宋_GB2312" w:hAnsi="Times New Roman" w:cs="Times New Roman"/>
                <w:color w:val="0000FF"/>
                <w:sz w:val="18"/>
                <w:szCs w:val="18"/>
              </w:rPr>
              <w:t>58</w:t>
            </w:r>
            <w:r w:rsidRPr="00B32B9A">
              <w:rPr>
                <w:rFonts w:ascii="Times New Roman" w:eastAsia="仿宋_GB2312" w:hAnsi="Times New Roman" w:cs="Times New Roman"/>
                <w:color w:val="000000" w:themeColor="text1"/>
                <w:sz w:val="18"/>
                <w:szCs w:val="18"/>
              </w:rPr>
              <w:t xml:space="preserve"> min (target: 15 min) </w:t>
            </w:r>
            <w:r w:rsidRPr="00B32B9A">
              <w:rPr>
                <w:rFonts w:ascii="Times New Roman" w:eastAsia="仿宋_GB2312" w:hAnsi="Times New Roman" w:cs="Times New Roman"/>
                <w:color w:val="000000" w:themeColor="text1"/>
                <w:sz w:val="18"/>
                <w:szCs w:val="18"/>
                <w:rPrChange w:id="3597" w:author="Xuning Wei12232" w:date="2026-10-24T11:11:00Z">
                  <w:rPr/>
                </w:rPrChange>
              </w:rPr>
              <w:t xml:space="preserve">at </w:t>
            </w:r>
            <w:del w:id="3598" w:author="Xuning Wei12232" w:date="2026-10-20T14:33:00Z">
              <w:r w:rsidRPr="00B32B9A">
                <w:rPr>
                  <w:rFonts w:ascii="Times New Roman" w:eastAsia="仿宋_GB2312" w:hAnsi="Times New Roman" w:cs="Times New Roman"/>
                  <w:color w:val="000000" w:themeColor="text1"/>
                  <w:sz w:val="18"/>
                  <w:szCs w:val="18"/>
                  <w:rPrChange w:id="3599"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600" w:author="Xuning Wei12232" w:date="2026-10-24T11:11:00Z">
                  <w:rPr/>
                </w:rPrChange>
              </w:rPr>
              <w:t xml:space="preserve"> (target: </w:t>
            </w:r>
            <w:del w:id="3601" w:author="Xuning Wei12232" w:date="2026-10-20T21:36:00Z">
              <w:r w:rsidRPr="00B32B9A">
                <w:rPr>
                  <w:rFonts w:ascii="Times New Roman" w:eastAsia="仿宋_GB2312" w:hAnsi="Times New Roman" w:cs="Times New Roman"/>
                  <w:color w:val="000000" w:themeColor="text1"/>
                  <w:sz w:val="18"/>
                  <w:szCs w:val="18"/>
                  <w:rPrChange w:id="3602"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603" w:author="Xuning Wei12232" w:date="2026-10-24T11:11:00Z">
                  <w:rPr/>
                </w:rPrChange>
              </w:rPr>
              <w:t>).</w:t>
            </w:r>
            <w:del w:id="3604" w:author="Xuning Wei12232" w:date="2026-10-20T15:03:00Z">
              <w:r w:rsidRPr="00B32B9A">
                <w:rPr>
                  <w:rFonts w:ascii="Times New Roman" w:eastAsia="仿宋_GB2312" w:hAnsi="Times New Roman" w:cs="Times New Roman"/>
                  <w:color w:val="000000" w:themeColor="text1"/>
                  <w:sz w:val="18"/>
                  <w:szCs w:val="18"/>
                  <w:rPrChange w:id="3605" w:author="Xuning Wei12232" w:date="2026-10-24T11:11:00Z">
                    <w:rPr/>
                  </w:rPrChange>
                </w:rPr>
                <w:br/>
                <w:delText xml:space="preserve">3. </w:delText>
              </w:r>
            </w:del>
          </w:p>
          <w:p w14:paraId="5AA0AA3F" w14:textId="77777777" w:rsidR="00652DEA" w:rsidRPr="00B32B9A" w:rsidRDefault="00C15CB5">
            <w:pPr>
              <w:pStyle w:val="aff2"/>
              <w:widowControl w:val="0"/>
              <w:numPr>
                <w:ilvl w:val="0"/>
                <w:numId w:val="44"/>
              </w:numPr>
              <w:spacing w:beforeLines="50" w:before="120" w:afterLines="50" w:after="120"/>
              <w:jc w:val="both"/>
              <w:rPr>
                <w:ins w:id="3606" w:author="Xuning Wei12232" w:date="2026-10-20T15:03:00Z"/>
                <w:rFonts w:ascii="Times New Roman" w:eastAsia="仿宋_GB2312" w:hAnsi="Times New Roman" w:cs="Times New Roman"/>
                <w:color w:val="000000" w:themeColor="text1"/>
                <w:sz w:val="18"/>
                <w:szCs w:val="18"/>
                <w:rPrChange w:id="3607" w:author="Xuning Wei12232" w:date="2026-10-24T11:11:00Z">
                  <w:rPr>
                    <w:ins w:id="3608" w:author="Xuning Wei12232" w:date="2026-10-20T15:03:00Z"/>
                    <w:rFonts w:ascii="Times New Roman" w:hAnsi="Times New Roman" w:cs="Times New Roman"/>
                    <w:color w:val="000000" w:themeColor="text1"/>
                    <w:sz w:val="18"/>
                    <w:szCs w:val="18"/>
                  </w:rPr>
                </w:rPrChange>
              </w:rPr>
              <w:pPrChange w:id="3609" w:author="Xuning Wei12232" w:date="2026-10-20T15:0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10" w:author="Xuning Wei12232" w:date="2026-10-24T11:11:00Z">
                  <w:rPr/>
                </w:rPrChange>
              </w:rPr>
              <w:t>Stop stirring, turn off the nitrogen. Drain until there is no obvious drip.</w:t>
            </w:r>
            <w:del w:id="3611" w:author="Xuning Wei12232" w:date="2026-10-20T15:03:00Z">
              <w:r w:rsidRPr="00B32B9A">
                <w:rPr>
                  <w:rFonts w:ascii="Times New Roman" w:eastAsia="仿宋_GB2312" w:hAnsi="Times New Roman" w:cs="Times New Roman"/>
                  <w:color w:val="000000" w:themeColor="text1"/>
                  <w:sz w:val="18"/>
                  <w:szCs w:val="18"/>
                  <w:rPrChange w:id="3612" w:author="Xuning Wei12232" w:date="2026-10-24T11:11:00Z">
                    <w:rPr/>
                  </w:rPrChange>
                </w:rPr>
                <w:br/>
              </w:r>
              <w:r w:rsidRPr="00B32B9A">
                <w:rPr>
                  <w:rFonts w:ascii="Times New Roman" w:hAnsi="Times New Roman" w:cs="Times New Roman"/>
                  <w:color w:val="000000" w:themeColor="text1"/>
                  <w:sz w:val="18"/>
                  <w:szCs w:val="18"/>
                  <w:rPrChange w:id="3613" w:author="Xuning Wei12232" w:date="2026-10-24T11:11:00Z">
                    <w:rPr/>
                  </w:rPrChange>
                </w:rPr>
                <w:delText xml:space="preserve">4. </w:delText>
              </w:r>
            </w:del>
          </w:p>
          <w:p w14:paraId="2A04ABEF" w14:textId="044055DC" w:rsidR="00652DEA" w:rsidRPr="00B32B9A" w:rsidRDefault="00C15CB5">
            <w:pPr>
              <w:pStyle w:val="aff2"/>
              <w:widowControl w:val="0"/>
              <w:numPr>
                <w:ilvl w:val="0"/>
                <w:numId w:val="44"/>
              </w:numPr>
              <w:spacing w:beforeLines="50" w:before="120" w:afterLines="50" w:after="120"/>
              <w:jc w:val="both"/>
              <w:rPr>
                <w:ins w:id="3614" w:author="Xuning Wei12232" w:date="2026-10-20T15:04:00Z"/>
                <w:rFonts w:ascii="Times New Roman" w:eastAsia="仿宋_GB2312" w:hAnsi="Times New Roman" w:cs="Times New Roman"/>
                <w:color w:val="000000" w:themeColor="text1"/>
                <w:sz w:val="18"/>
                <w:szCs w:val="18"/>
              </w:rPr>
              <w:pPrChange w:id="3615"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3616" w:author="Xuning Wei12232" w:date="2026-10-18T22:49:00Z">
              <w:r w:rsidRPr="00B32B9A">
                <w:rPr>
                  <w:rFonts w:ascii="Times New Roman" w:eastAsia="仿宋_GB2312" w:hAnsi="Times New Roman" w:cs="Times New Roman"/>
                  <w:color w:val="000000" w:themeColor="text1"/>
                  <w:sz w:val="18"/>
                  <w:szCs w:val="18"/>
                </w:rPr>
                <w:delText>8.0</w:delText>
              </w:r>
            </w:del>
            <w:del w:id="3617" w:author="Xuning Wei12232" w:date="2026-10-20T08:09: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rPr>
              <w:t xml:space="preserve">20% </w:t>
            </w:r>
            <w:proofErr w:type="spellStart"/>
            <w:r w:rsidRPr="00B32B9A">
              <w:rPr>
                <w:rFonts w:ascii="Times New Roman" w:eastAsia="仿宋_GB2312" w:hAnsi="Times New Roman" w:cs="Times New Roman"/>
                <w:color w:val="000000" w:themeColor="text1"/>
                <w:sz w:val="18"/>
                <w:szCs w:val="18"/>
              </w:rPr>
              <w:t>piperidine</w:t>
            </w:r>
            <w:proofErr w:type="spellEnd"/>
            <w:r w:rsidRPr="00B32B9A">
              <w:rPr>
                <w:rFonts w:ascii="Times New Roman" w:eastAsia="仿宋_GB2312" w:hAnsi="Times New Roman" w:cs="Times New Roman"/>
                <w:color w:val="000000" w:themeColor="text1"/>
                <w:sz w:val="18"/>
                <w:szCs w:val="18"/>
              </w:rPr>
              <w:t xml:space="preserve"> in DMF (</w:t>
            </w:r>
            <w:commentRangeStart w:id="3618"/>
            <w:commentRangeStart w:id="3619"/>
            <w:ins w:id="3620" w:author="Xuning Wei12232" w:date="2026-10-22T07:53:00Z">
              <w:r w:rsidRPr="00B32B9A">
                <w:rPr>
                  <w:rFonts w:ascii="Times New Roman" w:eastAsia="仿宋_GB2312" w:hAnsi="Times New Roman" w:cs="Times New Roman"/>
                  <w:color w:val="000000" w:themeColor="text1"/>
                  <w:sz w:val="18"/>
                  <w:szCs w:val="18"/>
                  <w:rPrChange w:id="3621" w:author="Xuning Wei12232" w:date="2026-10-24T11:11:00Z">
                    <w:rPr>
                      <w:rFonts w:ascii="Times New Roman" w:eastAsia="仿宋_GB2312" w:hAnsi="Times New Roman" w:cs="Times New Roman"/>
                      <w:color w:val="000000" w:themeColor="text1"/>
                      <w:sz w:val="18"/>
                      <w:szCs w:val="18"/>
                      <w:highlight w:val="lightGray"/>
                    </w:rPr>
                  </w:rPrChange>
                </w:rPr>
                <w:t>10</w:t>
              </w:r>
            </w:ins>
            <w:ins w:id="3622" w:author="Xuning Wei12232" w:date="2026-10-22T07:07:00Z">
              <w:r w:rsidRPr="00B32B9A">
                <w:rPr>
                  <w:rFonts w:ascii="Times New Roman" w:eastAsia="仿宋_GB2312" w:hAnsi="Times New Roman" w:cs="Times New Roman"/>
                  <w:color w:val="000000" w:themeColor="text1"/>
                  <w:sz w:val="18"/>
                  <w:szCs w:val="18"/>
                  <w:rPrChange w:id="3623" w:author="Xuning Wei12232" w:date="2026-10-24T11:11:00Z">
                    <w:rPr>
                      <w:rFonts w:ascii="Times New Roman" w:eastAsia="仿宋_GB2312" w:hAnsi="Times New Roman" w:cs="Times New Roman"/>
                      <w:color w:val="000000" w:themeColor="text1"/>
                      <w:sz w:val="18"/>
                      <w:szCs w:val="18"/>
                      <w:highlight w:val="lightGray"/>
                    </w:rPr>
                  </w:rPrChange>
                </w:rPr>
                <w:t>.</w:t>
              </w:r>
            </w:ins>
            <w:r w:rsidR="007C38E8">
              <w:rPr>
                <w:rFonts w:ascii="Times New Roman" w:eastAsia="仿宋_GB2312" w:hAnsi="Times New Roman" w:cs="Times New Roman"/>
                <w:color w:val="000000" w:themeColor="text1"/>
                <w:sz w:val="18"/>
                <w:szCs w:val="18"/>
              </w:rPr>
              <w:t>4</w:t>
            </w:r>
            <w:ins w:id="3624" w:author="Xuning Wei12232" w:date="2026-10-20T08:09:00Z">
              <w:r w:rsidRPr="00B32B9A">
                <w:rPr>
                  <w:rFonts w:ascii="Times New Roman" w:eastAsia="仿宋_GB2312" w:hAnsi="Times New Roman" w:cs="Times New Roman"/>
                  <w:color w:val="000000" w:themeColor="text1"/>
                  <w:sz w:val="18"/>
                  <w:szCs w:val="18"/>
                </w:rPr>
                <w:t xml:space="preserve"> V</w:t>
              </w:r>
            </w:ins>
            <w:commentRangeEnd w:id="3618"/>
            <w:r w:rsidR="00BA7CB0" w:rsidRPr="00B32B9A">
              <w:rPr>
                <w:rStyle w:val="affe"/>
                <w:rFonts w:ascii="Times New Roman" w:eastAsia="仿宋_GB2312" w:hAnsi="Times New Roman" w:cs="Times New Roman"/>
                <w:color w:val="000000" w:themeColor="text1"/>
                <w:sz w:val="18"/>
                <w:szCs w:val="18"/>
              </w:rPr>
              <w:commentReference w:id="3618"/>
            </w:r>
            <w:commentRangeEnd w:id="3619"/>
            <w:r w:rsidRPr="00B32B9A">
              <w:rPr>
                <w:rStyle w:val="affe"/>
                <w:rFonts w:ascii="Times New Roman" w:eastAsia="仿宋_GB2312" w:hAnsi="Times New Roman" w:cs="Times New Roman"/>
                <w:color w:val="000000" w:themeColor="text1"/>
                <w:sz w:val="18"/>
                <w:szCs w:val="18"/>
              </w:rPr>
              <w:commentReference w:id="3619"/>
            </w:r>
            <w:ins w:id="3625" w:author="Xuning Wei12232" w:date="2026-10-20T08:09:00Z">
              <w:r w:rsidRPr="00B32B9A">
                <w:rPr>
                  <w:rFonts w:ascii="Times New Roman" w:eastAsia="仿宋_GB2312" w:hAnsi="Times New Roman" w:cs="Times New Roman"/>
                  <w:color w:val="000000" w:themeColor="text1"/>
                  <w:sz w:val="18"/>
                  <w:szCs w:val="18"/>
                </w:rPr>
                <w:t>,</w:t>
              </w:r>
            </w:ins>
            <w:ins w:id="3626" w:author="Xuning Wei12232" w:date="2026-10-22T07:07:00Z">
              <w:r w:rsidRPr="00B32B9A">
                <w:rPr>
                  <w:rFonts w:ascii="Times New Roman" w:eastAsia="仿宋_GB2312" w:hAnsi="Times New Roman" w:cs="Times New Roman"/>
                  <w:color w:val="000000" w:themeColor="text1"/>
                  <w:sz w:val="18"/>
                  <w:szCs w:val="18"/>
                  <w:rPrChange w:id="362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628" w:author="Xuning Wei12232" w:date="2026-10-22T07:53:00Z">
              <w:r w:rsidRPr="00B32B9A">
                <w:rPr>
                  <w:rFonts w:ascii="Times New Roman" w:eastAsia="仿宋_GB2312" w:hAnsi="Times New Roman" w:cs="Times New Roman"/>
                  <w:color w:val="000000" w:themeColor="text1"/>
                  <w:sz w:val="18"/>
                  <w:szCs w:val="18"/>
                  <w:rPrChange w:id="3629" w:author="Xuning Wei12232" w:date="2026-10-24T11:11:00Z">
                    <w:rPr>
                      <w:rFonts w:ascii="Times New Roman" w:eastAsia="仿宋_GB2312" w:hAnsi="Times New Roman" w:cs="Times New Roman"/>
                      <w:color w:val="000000" w:themeColor="text1"/>
                      <w:sz w:val="18"/>
                      <w:szCs w:val="18"/>
                      <w:highlight w:val="lightGray"/>
                    </w:rPr>
                  </w:rPrChange>
                </w:rPr>
                <w:t>9.68</w:t>
              </w:r>
            </w:ins>
            <w:ins w:id="3630" w:author="Xuning Wei12232" w:date="2026-10-21T15:17:00Z">
              <w:r w:rsidRPr="00B32B9A">
                <w:rPr>
                  <w:rFonts w:ascii="Times New Roman" w:eastAsia="仿宋_GB2312" w:hAnsi="Times New Roman" w:cs="Times New Roman"/>
                  <w:color w:val="000000" w:themeColor="text1"/>
                  <w:sz w:val="18"/>
                  <w:szCs w:val="18"/>
                  <w:rPrChange w:id="3631" w:author="Xuning Wei12232" w:date="2026-10-24T11:11:00Z">
                    <w:rPr>
                      <w:rFonts w:ascii="Times New Roman" w:eastAsia="仿宋_GB2312" w:hAnsi="Times New Roman" w:cs="Times New Roman"/>
                      <w:color w:val="FF0000"/>
                      <w:sz w:val="18"/>
                      <w:szCs w:val="18"/>
                      <w:highlight w:val="yellow"/>
                    </w:rPr>
                  </w:rPrChange>
                </w:rPr>
                <w:t xml:space="preserve"> </w:t>
              </w:r>
            </w:ins>
            <w:del w:id="3632" w:author="Xuning Wei12232" w:date="2026-10-18T22:48:00Z">
              <w:r w:rsidRPr="00B32B9A">
                <w:rPr>
                  <w:rFonts w:ascii="Times New Roman" w:eastAsia="仿宋_GB2312" w:hAnsi="Times New Roman" w:cs="Times New Roman"/>
                  <w:color w:val="000000" w:themeColor="text1"/>
                  <w:sz w:val="18"/>
                  <w:szCs w:val="18"/>
                  <w:lang w:eastAsia="zh-CN"/>
                  <w:rPrChange w:id="3633" w:author="Xuning Wei12232" w:date="2026-10-24T11:11:00Z">
                    <w:rPr>
                      <w:rFonts w:ascii="Times New Roman" w:eastAsia="仿宋_GB2312" w:hAnsi="Times New Roman" w:cs="Times New Roman"/>
                      <w:color w:val="000000" w:themeColor="text1"/>
                      <w:sz w:val="18"/>
                      <w:szCs w:val="18"/>
                    </w:rPr>
                  </w:rPrChange>
                </w:rPr>
                <w:delText>7.448</w:delText>
              </w:r>
            </w:del>
            <w:del w:id="3634" w:author="Xuning Wei12232" w:date="2026-10-21T14:47:00Z">
              <w:r w:rsidRPr="00B32B9A">
                <w:rPr>
                  <w:rFonts w:ascii="Times New Roman" w:eastAsia="仿宋_GB2312" w:hAnsi="Times New Roman" w:cs="Times New Roman"/>
                  <w:color w:val="000000" w:themeColor="text1"/>
                  <w:sz w:val="18"/>
                  <w:szCs w:val="18"/>
                  <w:lang w:eastAsia="zh-CN"/>
                  <w:rPrChange w:id="3635"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636" w:author="Xuning Wei12232" w:date="2026-10-21T15:17:00Z">
              <w:r w:rsidRPr="00B32B9A">
                <w:rPr>
                  <w:rFonts w:ascii="Times New Roman" w:eastAsia="仿宋_GB2312" w:hAnsi="Times New Roman" w:cs="Times New Roman"/>
                  <w:color w:val="000000" w:themeColor="text1"/>
                  <w:sz w:val="18"/>
                  <w:szCs w:val="18"/>
                  <w:lang w:eastAsia="zh-CN"/>
                  <w:rPrChange w:id="3637" w:author="Xuning Wei12232" w:date="2026-10-24T11:11:00Z">
                    <w:rPr>
                      <w:rFonts w:ascii="Times New Roman" w:eastAsia="仿宋_GB2312" w:hAnsi="Times New Roman" w:cs="Times New Roman"/>
                      <w:color w:val="FF0000"/>
                      <w:sz w:val="18"/>
                      <w:szCs w:val="18"/>
                      <w:highlight w:val="yellow"/>
                      <w:lang w:eastAsia="zh-CN"/>
                    </w:rPr>
                  </w:rPrChange>
                </w:rPr>
                <w:t>k</w:t>
              </w:r>
            </w:ins>
            <w:r w:rsidRPr="00B32B9A">
              <w:rPr>
                <w:rFonts w:ascii="Times New Roman" w:eastAsia="仿宋_GB2312" w:hAnsi="Times New Roman" w:cs="Times New Roman"/>
                <w:color w:val="000000" w:themeColor="text1"/>
                <w:sz w:val="18"/>
                <w:szCs w:val="18"/>
              </w:rPr>
              <w:t xml:space="preserve">g) </w:t>
            </w:r>
            <w:r w:rsidRPr="00B32B9A">
              <w:rPr>
                <w:rFonts w:ascii="Times New Roman" w:eastAsia="仿宋_GB2312" w:hAnsi="Times New Roman" w:cs="Times New Roman"/>
                <w:color w:val="000000" w:themeColor="text1"/>
                <w:sz w:val="18"/>
                <w:szCs w:val="18"/>
                <w:rPrChange w:id="3638" w:author="Xuning Wei12232" w:date="2026-10-24T11:11:00Z">
                  <w:rPr/>
                </w:rPrChange>
              </w:rPr>
              <w:t>into TJ4S-1213-Sy15.</w:t>
            </w:r>
            <w:del w:id="3639" w:author="Xuning Wei12232" w:date="2026-10-20T15:03:00Z">
              <w:r w:rsidRPr="00B32B9A">
                <w:rPr>
                  <w:rFonts w:ascii="Times New Roman" w:eastAsia="仿宋_GB2312" w:hAnsi="Times New Roman" w:cs="Times New Roman"/>
                  <w:color w:val="000000" w:themeColor="text1"/>
                  <w:sz w:val="18"/>
                  <w:szCs w:val="18"/>
                  <w:rPrChange w:id="364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641" w:author="Xuning Wei12232" w:date="2026-10-24T11:11:00Z">
                    <w:rPr/>
                  </w:rPrChange>
                </w:rPr>
                <w:br/>
                <w:delText>5</w:delText>
              </w:r>
            </w:del>
            <w:del w:id="3642" w:author="Xuning Wei12232" w:date="2026-10-20T15:04:00Z">
              <w:r w:rsidRPr="00B32B9A">
                <w:rPr>
                  <w:rFonts w:ascii="Times New Roman" w:eastAsia="仿宋_GB2312" w:hAnsi="Times New Roman" w:cs="Times New Roman"/>
                  <w:color w:val="000000" w:themeColor="text1"/>
                  <w:sz w:val="18"/>
                  <w:szCs w:val="18"/>
                  <w:rPrChange w:id="3643" w:author="Xuning Wei12232" w:date="2026-10-24T11:11:00Z">
                    <w:rPr/>
                  </w:rPrChange>
                </w:rPr>
                <w:delText xml:space="preserve">. </w:delText>
              </w:r>
            </w:del>
          </w:p>
          <w:p w14:paraId="3D3F0CE9" w14:textId="51DF5D2E" w:rsidR="00652DEA" w:rsidRPr="00B32B9A" w:rsidRDefault="00C15CB5">
            <w:pPr>
              <w:pStyle w:val="aff2"/>
              <w:widowControl w:val="0"/>
              <w:numPr>
                <w:ilvl w:val="0"/>
                <w:numId w:val="44"/>
              </w:numPr>
              <w:spacing w:beforeLines="50" w:before="120" w:afterLines="50" w:after="120"/>
              <w:jc w:val="both"/>
              <w:rPr>
                <w:ins w:id="3644" w:author="Xuning Wei12232" w:date="2026-10-20T15:04:00Z"/>
                <w:rFonts w:ascii="Times New Roman" w:eastAsia="仿宋_GB2312" w:hAnsi="Times New Roman" w:cs="Times New Roman"/>
                <w:color w:val="000000" w:themeColor="text1"/>
                <w:sz w:val="18"/>
                <w:szCs w:val="18"/>
              </w:rPr>
              <w:pPrChange w:id="3645"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46" w:author="Xuning Wei12232" w:date="2026-10-24T11:11:00Z">
                  <w:rPr/>
                </w:rPrChange>
              </w:rPr>
              <w:t xml:space="preserve">Bubble with nitrogen for 3 ± 2 min (target: 3 min), then start the </w:t>
            </w:r>
            <w:r w:rsidRPr="00B32B9A">
              <w:rPr>
                <w:rFonts w:ascii="Times New Roman" w:eastAsia="仿宋_GB2312" w:hAnsi="Times New Roman" w:cs="Times New Roman"/>
                <w:color w:val="000000" w:themeColor="text1"/>
                <w:sz w:val="18"/>
                <w:szCs w:val="18"/>
                <w:rPrChange w:id="364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648" w:author="Xuning Wei12232" w:date="2026-10-24T11:11:00Z">
                  <w:rPr/>
                </w:rPrChange>
              </w:rPr>
              <w:t xml:space="preserve">. After </w:t>
            </w:r>
            <w:r w:rsidRPr="00B32B9A">
              <w:rPr>
                <w:rFonts w:ascii="Times New Roman" w:eastAsia="仿宋_GB2312" w:hAnsi="Times New Roman" w:cs="Times New Roman"/>
                <w:color w:val="000000" w:themeColor="text1"/>
                <w:sz w:val="18"/>
                <w:szCs w:val="18"/>
              </w:rPr>
              <w:t xml:space="preserve">stirring for </w:t>
            </w:r>
            <w:del w:id="3649" w:author="Xuning Wei12232" w:date="2026-10-20T08:53:00Z">
              <w:r w:rsidRPr="00A103A9">
                <w:rPr>
                  <w:rFonts w:ascii="Times New Roman" w:eastAsia="仿宋_GB2312" w:hAnsi="Times New Roman" w:cs="Times New Roman"/>
                  <w:color w:val="0000FF"/>
                  <w:sz w:val="18"/>
                  <w:szCs w:val="18"/>
                </w:rPr>
                <w:delText>30 ± 2</w:delText>
              </w:r>
            </w:del>
            <w:ins w:id="3650" w:author="Xuning Wei12232" w:date="2026-10-22T13:51:00Z">
              <w:r w:rsidRPr="00A103A9">
                <w:rPr>
                  <w:rFonts w:ascii="Times New Roman" w:eastAsia="仿宋_GB2312" w:hAnsi="Times New Roman" w:cs="Times New Roman"/>
                  <w:color w:val="0000FF"/>
                  <w:sz w:val="18"/>
                  <w:szCs w:val="18"/>
                </w:rPr>
                <w:t>20</w:t>
              </w:r>
            </w:ins>
            <w:ins w:id="3651" w:author="Xuning Wei12232" w:date="2026-10-20T08:53:00Z">
              <w:r w:rsidRPr="00A103A9">
                <w:rPr>
                  <w:rFonts w:ascii="Times New Roman" w:eastAsia="仿宋_GB2312" w:hAnsi="Times New Roman" w:cs="Times New Roman"/>
                  <w:color w:val="0000FF"/>
                  <w:sz w:val="18"/>
                  <w:szCs w:val="18"/>
                </w:rPr>
                <w:t xml:space="preserve"> -</w:t>
              </w:r>
            </w:ins>
            <w:ins w:id="3652" w:author="Xuning Wei12232" w:date="2026-10-22T10:03:00Z">
              <w:r w:rsidRPr="00A103A9">
                <w:rPr>
                  <w:rFonts w:ascii="Times New Roman" w:eastAsia="仿宋_GB2312" w:hAnsi="Times New Roman" w:cs="Times New Roman"/>
                  <w:color w:val="0000FF"/>
                  <w:sz w:val="18"/>
                  <w:szCs w:val="18"/>
                </w:rPr>
                <w:t xml:space="preserve"> </w:t>
              </w:r>
            </w:ins>
            <w:r w:rsidR="00A103A9" w:rsidRPr="00A103A9">
              <w:rPr>
                <w:rFonts w:ascii="Times New Roman" w:eastAsia="仿宋_GB2312" w:hAnsi="Times New Roman" w:cs="Times New Roman"/>
                <w:color w:val="0000FF"/>
                <w:sz w:val="18"/>
                <w:szCs w:val="18"/>
              </w:rPr>
              <w:t>73</w:t>
            </w:r>
            <w:r w:rsidRPr="00B32B9A">
              <w:rPr>
                <w:rFonts w:ascii="Times New Roman" w:eastAsia="仿宋_GB2312" w:hAnsi="Times New Roman" w:cs="Times New Roman"/>
                <w:color w:val="000000" w:themeColor="text1"/>
                <w:sz w:val="18"/>
                <w:szCs w:val="18"/>
              </w:rPr>
              <w:t xml:space="preserve"> min (target: 30 min)</w:t>
            </w:r>
            <w:r w:rsidRPr="00B32B9A">
              <w:rPr>
                <w:rFonts w:ascii="Times New Roman" w:eastAsia="仿宋_GB2312" w:hAnsi="Times New Roman" w:cs="Times New Roman"/>
                <w:color w:val="000000" w:themeColor="text1"/>
                <w:sz w:val="18"/>
                <w:szCs w:val="18"/>
                <w:rPrChange w:id="3653" w:author="Xuning Wei12232" w:date="2026-10-24T11:11:00Z">
                  <w:rPr/>
                </w:rPrChange>
              </w:rPr>
              <w:t xml:space="preserve"> at </w:t>
            </w:r>
            <w:del w:id="3654" w:author="Xuning Wei12232" w:date="2026-10-20T14:33:00Z">
              <w:r w:rsidRPr="00B32B9A">
                <w:rPr>
                  <w:rFonts w:ascii="Times New Roman" w:eastAsia="仿宋_GB2312" w:hAnsi="Times New Roman" w:cs="Times New Roman"/>
                  <w:color w:val="000000" w:themeColor="text1"/>
                  <w:sz w:val="18"/>
                  <w:szCs w:val="18"/>
                  <w:rPrChange w:id="365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656" w:author="Xuning Wei12232" w:date="2026-10-24T11:11:00Z">
                  <w:rPr/>
                </w:rPrChange>
              </w:rPr>
              <w:t xml:space="preserve"> (target: </w:t>
            </w:r>
            <w:del w:id="3657" w:author="Xuning Wei12232" w:date="2026-10-20T21:36:00Z">
              <w:r w:rsidRPr="00B32B9A">
                <w:rPr>
                  <w:rFonts w:ascii="Times New Roman" w:eastAsia="仿宋_GB2312" w:hAnsi="Times New Roman" w:cs="Times New Roman"/>
                  <w:color w:val="000000" w:themeColor="text1"/>
                  <w:sz w:val="18"/>
                  <w:szCs w:val="18"/>
                  <w:rPrChange w:id="365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659" w:author="Xuning Wei12232" w:date="2026-10-24T11:11:00Z">
                  <w:rPr/>
                </w:rPrChange>
              </w:rPr>
              <w:t>).</w:t>
            </w:r>
            <w:del w:id="3660" w:author="Xuning Wei12232" w:date="2026-10-20T15:04:00Z">
              <w:r w:rsidRPr="00B32B9A">
                <w:rPr>
                  <w:rFonts w:ascii="Times New Roman" w:eastAsia="仿宋_GB2312" w:hAnsi="Times New Roman" w:cs="Times New Roman"/>
                  <w:color w:val="000000" w:themeColor="text1"/>
                  <w:sz w:val="18"/>
                  <w:szCs w:val="18"/>
                  <w:rPrChange w:id="3661" w:author="Xuning Wei12232" w:date="2026-10-24T11:11:00Z">
                    <w:rPr/>
                  </w:rPrChange>
                </w:rPr>
                <w:br/>
                <w:delText xml:space="preserve">6. </w:delText>
              </w:r>
            </w:del>
          </w:p>
          <w:p w14:paraId="28DD1191" w14:textId="77777777" w:rsidR="00652DEA" w:rsidRPr="00B32B9A" w:rsidRDefault="00C15CB5">
            <w:pPr>
              <w:pStyle w:val="aff2"/>
              <w:widowControl w:val="0"/>
              <w:numPr>
                <w:ilvl w:val="0"/>
                <w:numId w:val="44"/>
              </w:numPr>
              <w:spacing w:beforeLines="50" w:before="120" w:afterLines="50" w:after="120"/>
              <w:jc w:val="both"/>
              <w:rPr>
                <w:rFonts w:ascii="Times New Roman" w:eastAsia="仿宋_GB2312" w:hAnsi="Times New Roman" w:cs="Times New Roman"/>
                <w:color w:val="000000" w:themeColor="text1"/>
                <w:sz w:val="18"/>
                <w:szCs w:val="18"/>
                <w:rPrChange w:id="3662" w:author="Xuning Wei12232" w:date="2026-10-24T11:11:00Z">
                  <w:rPr/>
                </w:rPrChange>
              </w:rPr>
              <w:pPrChange w:id="3663"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664" w:author="Xuning Wei12232" w:date="2026-10-24T11:11:00Z">
                  <w:rPr/>
                </w:rPrChange>
              </w:rPr>
              <w:t>Stop stirring, turn off the nitrogen. Drain until there is no obvious drip.</w:t>
            </w:r>
          </w:p>
        </w:tc>
      </w:tr>
      <w:tr w:rsidR="00652DEA" w:rsidRPr="00B32B9A" w14:paraId="6B853FD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FB30F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2B0E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E836D0" w14:textId="266D7E60" w:rsidR="00652DEA" w:rsidRPr="00B32B9A" w:rsidRDefault="00C15CB5">
            <w:pPr>
              <w:pStyle w:val="aff2"/>
              <w:widowControl w:val="0"/>
              <w:numPr>
                <w:ilvl w:val="0"/>
                <w:numId w:val="45"/>
              </w:numPr>
              <w:spacing w:beforeLines="50" w:before="120" w:afterLines="50" w:after="120"/>
              <w:jc w:val="both"/>
              <w:rPr>
                <w:ins w:id="3665" w:author="Xuning Wei12232" w:date="2026-10-20T15:04:00Z"/>
                <w:rFonts w:ascii="Times New Roman" w:eastAsia="仿宋_GB2312" w:hAnsi="Times New Roman" w:cs="Times New Roman"/>
                <w:color w:val="000000" w:themeColor="text1"/>
                <w:sz w:val="18"/>
                <w:szCs w:val="18"/>
              </w:rPr>
              <w:pPrChange w:id="3666" w:author="Xuning Wei12232" w:date="2026-10-20T15:04:00Z">
                <w:pPr>
                  <w:widowControl w:val="0"/>
                  <w:spacing w:beforeLines="50" w:before="120" w:afterLines="50" w:after="120"/>
                  <w:contextualSpacing/>
                </w:pPr>
              </w:pPrChange>
            </w:pPr>
            <w:del w:id="3667"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668"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66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670" w:author="Xuning Wei12232" w:date="2026-10-24T11:11:00Z">
                  <w:rPr/>
                </w:rPrChange>
              </w:rPr>
              <w:t>5 °C (</w:t>
            </w:r>
            <w:del w:id="3671" w:author="Xuning Wei12232" w:date="2026-10-24T10:48:00Z">
              <w:r w:rsidRPr="00B32B9A">
                <w:rPr>
                  <w:rFonts w:ascii="Times New Roman" w:eastAsia="仿宋_GB2312" w:hAnsi="Times New Roman" w:cs="Times New Roman"/>
                  <w:color w:val="000000" w:themeColor="text1"/>
                  <w:sz w:val="18"/>
                  <w:szCs w:val="18"/>
                  <w:rPrChange w:id="3672" w:author="Xuning Wei12232" w:date="2026-10-24T11:11:00Z">
                    <w:rPr/>
                  </w:rPrChange>
                </w:rPr>
                <w:delText>target: 20 °C</w:delText>
              </w:r>
            </w:del>
            <w:ins w:id="3673"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674" w:author="Xuning Wei12232" w:date="2026-10-24T11:11:00Z">
                  <w:rPr/>
                </w:rPrChange>
              </w:rPr>
              <w:t>).</w:t>
            </w:r>
            <w:del w:id="3675" w:author="Xuning Wei12232" w:date="2026-10-20T15:04:00Z">
              <w:r w:rsidRPr="00B32B9A">
                <w:rPr>
                  <w:rFonts w:ascii="Times New Roman" w:eastAsia="仿宋_GB2312" w:hAnsi="Times New Roman" w:cs="Times New Roman"/>
                  <w:color w:val="000000" w:themeColor="text1"/>
                  <w:sz w:val="18"/>
                  <w:szCs w:val="18"/>
                  <w:rPrChange w:id="3676" w:author="Xuning Wei12232" w:date="2026-10-24T11:11:00Z">
                    <w:rPr/>
                  </w:rPrChange>
                </w:rPr>
                <w:br/>
                <w:delText xml:space="preserve">2. </w:delText>
              </w:r>
            </w:del>
          </w:p>
          <w:p w14:paraId="184855C4" w14:textId="2A5BD7DB" w:rsidR="00652DEA" w:rsidRPr="00B32B9A" w:rsidRDefault="00C15CB5">
            <w:pPr>
              <w:pStyle w:val="aff2"/>
              <w:widowControl w:val="0"/>
              <w:numPr>
                <w:ilvl w:val="0"/>
                <w:numId w:val="45"/>
              </w:numPr>
              <w:spacing w:beforeLines="50" w:before="120" w:afterLines="50" w:after="120"/>
              <w:jc w:val="both"/>
              <w:rPr>
                <w:ins w:id="3677" w:author="Xuning Wei12232" w:date="2026-10-20T15:04:00Z"/>
                <w:rFonts w:ascii="Times New Roman" w:eastAsia="仿宋_GB2312" w:hAnsi="Times New Roman" w:cs="Times New Roman"/>
                <w:color w:val="000000" w:themeColor="text1"/>
                <w:sz w:val="18"/>
                <w:szCs w:val="18"/>
              </w:rPr>
              <w:pPrChange w:id="3678" w:author="Xuning Wei12232" w:date="2026-10-20T15:04:00Z">
                <w:pPr>
                  <w:widowControl w:val="0"/>
                  <w:spacing w:beforeLines="50" w:before="120" w:afterLines="50" w:after="120"/>
                  <w:contextualSpacing/>
                </w:pPr>
              </w:pPrChange>
            </w:pPr>
            <w:ins w:id="3679" w:author="Xuning Wei12232" w:date="2026-10-23T19:43:00Z">
              <w:r w:rsidRPr="00B32B9A">
                <w:rPr>
                  <w:rFonts w:ascii="Times New Roman" w:eastAsia="仿宋_GB2312" w:hAnsi="Times New Roman" w:cs="Times New Roman"/>
                  <w:color w:val="000000" w:themeColor="text1"/>
                  <w:sz w:val="18"/>
                  <w:szCs w:val="18"/>
                  <w:rPrChange w:id="3680"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368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3682" w:author="Johan Granander" w:date="2026-10-25T12:10:00Z">
              <w:r w:rsidR="00AB7BD0" w:rsidRPr="00B32B9A">
                <w:rPr>
                  <w:rFonts w:ascii="Times New Roman" w:eastAsia="仿宋_GB2312" w:hAnsi="Times New Roman" w:cs="Times New Roman"/>
                  <w:color w:val="000000" w:themeColor="text1"/>
                  <w:sz w:val="18"/>
                  <w:szCs w:val="18"/>
                  <w:lang w:eastAsia="zh-CN"/>
                </w:rPr>
                <w:t xml:space="preserve"> </w:t>
              </w:r>
            </w:ins>
            <w:ins w:id="3683" w:author="Xuning Wei12232" w:date="2026-10-23T19:43:00Z">
              <w:r w:rsidRPr="00B32B9A">
                <w:rPr>
                  <w:rFonts w:ascii="Times New Roman" w:eastAsia="仿宋_GB2312" w:hAnsi="Times New Roman" w:cs="Times New Roman"/>
                  <w:color w:val="000000" w:themeColor="text1"/>
                  <w:sz w:val="18"/>
                  <w:szCs w:val="18"/>
                  <w:lang w:eastAsia="zh-CN"/>
                  <w:rPrChange w:id="3684"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3685" w:author="Xuning Wei12232" w:date="2026-10-24T11:11:00Z">
                    <w:rPr>
                      <w:rFonts w:ascii="Times New Roman" w:eastAsia="仿宋_GB2312" w:hAnsi="Times New Roman" w:cs="Times New Roman"/>
                      <w:color w:val="FF0000"/>
                      <w:sz w:val="18"/>
                      <w:szCs w:val="18"/>
                      <w:highlight w:val="yellow"/>
                    </w:rPr>
                  </w:rPrChange>
                </w:rPr>
                <w:t>into TJ4S-1213-Sy15</w:t>
              </w:r>
            </w:ins>
            <w:del w:id="3686" w:author="Xuning Wei12232" w:date="2026-10-23T19:43:00Z">
              <w:r w:rsidRPr="00B32B9A">
                <w:rPr>
                  <w:rFonts w:ascii="Times New Roman" w:eastAsia="仿宋_GB2312" w:hAnsi="Times New Roman" w:cs="Times New Roman"/>
                  <w:color w:val="000000" w:themeColor="text1"/>
                  <w:sz w:val="18"/>
                  <w:szCs w:val="18"/>
                  <w:rPrChange w:id="368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3688" w:author="Xuning Wei12232" w:date="2026-10-24T11:11:00Z">
                    <w:rPr>
                      <w:lang w:eastAsia="zh-CN"/>
                    </w:rPr>
                  </w:rPrChange>
                </w:rPr>
                <w:delText xml:space="preserve"> </w:delText>
              </w:r>
            </w:del>
            <w:del w:id="3689" w:author="Xuning Wei12232" w:date="2026-10-18T19:02:00Z">
              <w:r w:rsidRPr="00B32B9A">
                <w:rPr>
                  <w:rFonts w:ascii="Times New Roman" w:eastAsia="仿宋_GB2312" w:hAnsi="Times New Roman" w:cs="Times New Roman"/>
                  <w:color w:val="000000" w:themeColor="text1"/>
                  <w:sz w:val="18"/>
                  <w:szCs w:val="18"/>
                  <w:lang w:eastAsia="zh-CN"/>
                  <w:rPrChange w:id="3690" w:author="Xuning Wei12232" w:date="2026-10-24T11:11:00Z">
                    <w:rPr>
                      <w:lang w:eastAsia="zh-CN"/>
                    </w:rPr>
                  </w:rPrChange>
                </w:rPr>
                <w:delText>10.0 V Isopropyl Acetate (8.730 kg/kg)</w:delText>
              </w:r>
            </w:del>
            <w:del w:id="3691" w:author="Xuning Wei12232" w:date="2026-10-18T22:30:00Z">
              <w:r w:rsidRPr="00B32B9A">
                <w:rPr>
                  <w:rFonts w:ascii="Times New Roman" w:eastAsia="仿宋_GB2312" w:hAnsi="Times New Roman" w:cs="Times New Roman"/>
                  <w:color w:val="000000" w:themeColor="text1"/>
                  <w:sz w:val="18"/>
                  <w:szCs w:val="18"/>
                  <w:lang w:eastAsia="zh-CN"/>
                  <w:rPrChange w:id="3692" w:author="Xuning Wei12232" w:date="2026-10-24T11:11:00Z">
                    <w:rPr>
                      <w:lang w:eastAsia="zh-CN"/>
                    </w:rPr>
                  </w:rPrChange>
                </w:rPr>
                <w:delText xml:space="preserve"> </w:delText>
              </w:r>
            </w:del>
            <w:del w:id="3693" w:author="Xuning Wei12232" w:date="2026-10-23T19:43:00Z">
              <w:r w:rsidRPr="00B32B9A">
                <w:rPr>
                  <w:rFonts w:ascii="Times New Roman" w:eastAsia="仿宋_GB2312" w:hAnsi="Times New Roman" w:cs="Times New Roman"/>
                  <w:color w:val="000000" w:themeColor="text1"/>
                  <w:sz w:val="18"/>
                  <w:szCs w:val="18"/>
                  <w:rPrChange w:id="369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3695" w:author="Xuning Wei12232" w:date="2026-10-24T11:11:00Z">
                  <w:rPr/>
                </w:rPrChange>
              </w:rPr>
              <w:t xml:space="preserve">. </w:t>
            </w:r>
            <w:del w:id="3696" w:author="Xuning Wei12232" w:date="2026-10-20T15:04:00Z">
              <w:r w:rsidRPr="00B32B9A">
                <w:rPr>
                  <w:rFonts w:ascii="Times New Roman" w:eastAsia="仿宋_GB2312" w:hAnsi="Times New Roman" w:cs="Times New Roman"/>
                  <w:color w:val="000000" w:themeColor="text1"/>
                  <w:sz w:val="18"/>
                  <w:szCs w:val="18"/>
                  <w:rPrChange w:id="3697" w:author="Xuning Wei12232" w:date="2026-10-24T11:11:00Z">
                    <w:rPr/>
                  </w:rPrChange>
                </w:rPr>
                <w:br/>
                <w:delText xml:space="preserve">3. </w:delText>
              </w:r>
            </w:del>
          </w:p>
          <w:p w14:paraId="0709183D" w14:textId="77777777" w:rsidR="00652DEA" w:rsidRPr="00B32B9A" w:rsidRDefault="00C15CB5">
            <w:pPr>
              <w:pStyle w:val="aff2"/>
              <w:widowControl w:val="0"/>
              <w:numPr>
                <w:ilvl w:val="0"/>
                <w:numId w:val="45"/>
              </w:numPr>
              <w:spacing w:beforeLines="50" w:before="120" w:afterLines="50" w:after="120"/>
              <w:jc w:val="both"/>
              <w:rPr>
                <w:rFonts w:ascii="Times New Roman" w:eastAsia="仿宋_GB2312" w:hAnsi="Times New Roman" w:cs="Times New Roman"/>
                <w:color w:val="000000" w:themeColor="text1"/>
                <w:sz w:val="18"/>
                <w:szCs w:val="18"/>
                <w:rPrChange w:id="3698" w:author="Xuning Wei12232" w:date="2026-10-24T11:11:00Z">
                  <w:rPr/>
                </w:rPrChange>
              </w:rPr>
              <w:pPrChange w:id="3699"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0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70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702" w:author="Xuning Wei12232" w:date="2026-10-24T11:11:00Z">
                  <w:rPr/>
                </w:rPrChange>
              </w:rPr>
              <w:t>. Drain until there is no obvious drip</w:t>
            </w:r>
          </w:p>
          <w:p w14:paraId="0D64213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70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CBD4AF5"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A6542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ABA5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BFA99F8" w14:textId="77777777" w:rsidR="00652DEA" w:rsidRPr="00B32B9A" w:rsidRDefault="00C15CB5">
            <w:pPr>
              <w:pStyle w:val="aff2"/>
              <w:widowControl w:val="0"/>
              <w:numPr>
                <w:ilvl w:val="0"/>
                <w:numId w:val="46"/>
              </w:numPr>
              <w:spacing w:beforeLines="50" w:before="120" w:afterLines="50" w:after="120"/>
              <w:jc w:val="both"/>
              <w:rPr>
                <w:ins w:id="3704" w:author="Xuning Wei12232" w:date="2026-10-20T15:04:00Z"/>
                <w:rFonts w:ascii="Times New Roman" w:eastAsia="仿宋_GB2312" w:hAnsi="Times New Roman" w:cs="Times New Roman"/>
                <w:color w:val="000000" w:themeColor="text1"/>
                <w:sz w:val="18"/>
                <w:szCs w:val="18"/>
              </w:rPr>
              <w:pPrChange w:id="3705" w:author="Xuning Wei12232" w:date="2026-10-20T15:04:00Z">
                <w:pPr>
                  <w:widowControl w:val="0"/>
                  <w:spacing w:beforeLines="50" w:before="120" w:afterLines="50" w:after="120"/>
                  <w:contextualSpacing/>
                </w:pPr>
              </w:pPrChange>
            </w:pPr>
            <w:del w:id="3706" w:author="Xuning Wei12232" w:date="2026-10-20T15:0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707" w:author="Xuning Wei12232" w:date="2026-10-24T11:11:00Z">
                  <w:rPr/>
                </w:rPrChange>
              </w:rPr>
              <w:t>Add</w:t>
            </w:r>
            <w:del w:id="3708" w:author="Xuning Wei12232" w:date="2026-10-20T08:10:00Z">
              <w:r w:rsidRPr="00B32B9A">
                <w:rPr>
                  <w:rFonts w:ascii="Times New Roman" w:eastAsia="仿宋_GB2312" w:hAnsi="Times New Roman" w:cs="Times New Roman"/>
                  <w:color w:val="000000" w:themeColor="text1"/>
                  <w:sz w:val="18"/>
                  <w:szCs w:val="18"/>
                  <w:rPrChange w:id="3709" w:author="Xuning Wei12232" w:date="2026-10-24T11:11:00Z">
                    <w:rPr/>
                  </w:rPrChange>
                </w:rPr>
                <w:delText xml:space="preserve"> 12.0 V</w:delText>
              </w:r>
            </w:del>
            <w:del w:id="3710" w:author="Xuning Wei12232" w:date="2026-10-20T21:04:00Z">
              <w:r w:rsidRPr="00B32B9A">
                <w:rPr>
                  <w:rFonts w:ascii="Times New Roman" w:eastAsia="仿宋_GB2312" w:hAnsi="Times New Roman" w:cs="Times New Roman"/>
                  <w:color w:val="000000" w:themeColor="text1"/>
                  <w:sz w:val="18"/>
                  <w:szCs w:val="18"/>
                  <w:rPrChange w:id="3711" w:author="Xuning Wei12232" w:date="2026-10-24T11:11:00Z">
                    <w:rPr/>
                  </w:rPrChange>
                </w:rPr>
                <w:delText xml:space="preserve"> </w:delText>
              </w:r>
            </w:del>
            <w:ins w:id="3712" w:author="Xuning Wei12232" w:date="2026-10-20T20:12: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3713" w:author="Xuning Wei12232" w:date="2026-10-24T11:11:00Z">
                    <w:rPr>
                      <w:rFonts w:ascii="Times New Roman" w:eastAsia="仿宋_GB2312" w:hAnsi="Times New Roman" w:cs="Times New Roman"/>
                      <w:color w:val="000000" w:themeColor="text1"/>
                      <w:sz w:val="18"/>
                      <w:szCs w:val="18"/>
                      <w:highlight w:val="lightGray"/>
                    </w:rPr>
                  </w:rPrChange>
                </w:rPr>
                <w:t>DMF (</w:t>
              </w:r>
            </w:ins>
            <w:ins w:id="3714" w:author="Xuning Wei12232" w:date="2026-10-23T14:04:00Z">
              <w:r w:rsidRPr="00B32B9A">
                <w:rPr>
                  <w:rFonts w:ascii="Times New Roman" w:eastAsia="仿宋_GB2312" w:hAnsi="Times New Roman" w:cs="Times New Roman"/>
                  <w:color w:val="000000" w:themeColor="text1"/>
                  <w:sz w:val="18"/>
                  <w:szCs w:val="18"/>
                  <w:rPrChange w:id="3715" w:author="Xuning Wei12232" w:date="2026-10-24T11:11:00Z">
                    <w:rPr>
                      <w:rFonts w:ascii="Times New Roman" w:eastAsia="仿宋_GB2312" w:hAnsi="Times New Roman" w:cs="Times New Roman"/>
                      <w:color w:val="000000" w:themeColor="text1"/>
                      <w:sz w:val="18"/>
                      <w:szCs w:val="18"/>
                      <w:highlight w:val="lightGray"/>
                    </w:rPr>
                  </w:rPrChange>
                </w:rPr>
                <w:t>1</w:t>
              </w:r>
            </w:ins>
            <w:ins w:id="3716" w:author="Xuning Wei12232" w:date="2026-10-23T19:48:00Z">
              <w:r w:rsidRPr="00B32B9A">
                <w:rPr>
                  <w:rFonts w:ascii="Times New Roman" w:eastAsia="仿宋_GB2312" w:hAnsi="Times New Roman" w:cs="Times New Roman"/>
                  <w:color w:val="000000" w:themeColor="text1"/>
                  <w:sz w:val="18"/>
                  <w:szCs w:val="18"/>
                  <w:rPrChange w:id="3717" w:author="Xuning Wei12232" w:date="2026-10-24T11:11:00Z">
                    <w:rPr>
                      <w:rFonts w:ascii="Times New Roman" w:eastAsia="仿宋_GB2312" w:hAnsi="Times New Roman" w:cs="Times New Roman"/>
                      <w:color w:val="000000" w:themeColor="text1"/>
                      <w:sz w:val="18"/>
                      <w:szCs w:val="18"/>
                      <w:highlight w:val="lightGray"/>
                    </w:rPr>
                  </w:rPrChange>
                </w:rPr>
                <w:t>3</w:t>
              </w:r>
            </w:ins>
            <w:ins w:id="3718" w:author="Xuning Wei12232" w:date="2026-10-23T14:04:00Z">
              <w:r w:rsidRPr="00B32B9A">
                <w:rPr>
                  <w:rFonts w:ascii="Times New Roman" w:eastAsia="仿宋_GB2312" w:hAnsi="Times New Roman" w:cs="Times New Roman"/>
                  <w:color w:val="000000" w:themeColor="text1"/>
                  <w:sz w:val="18"/>
                  <w:szCs w:val="18"/>
                  <w:rPrChange w:id="3719"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720" w:author="Xuning Wei12232" w:date="2026-10-20T20:12:00Z">
              <w:r w:rsidRPr="00B32B9A">
                <w:rPr>
                  <w:rFonts w:ascii="Times New Roman" w:eastAsia="仿宋_GB2312" w:hAnsi="Times New Roman" w:cs="Times New Roman"/>
                  <w:color w:val="000000" w:themeColor="text1"/>
                  <w:sz w:val="18"/>
                  <w:szCs w:val="18"/>
                  <w:rPrChange w:id="3721" w:author="Xuning Wei12232" w:date="2026-10-24T11:11:00Z">
                    <w:rPr>
                      <w:rFonts w:ascii="Times New Roman" w:eastAsia="仿宋_GB2312" w:hAnsi="Times New Roman" w:cs="Times New Roman"/>
                      <w:color w:val="000000" w:themeColor="text1"/>
                      <w:sz w:val="18"/>
                      <w:szCs w:val="18"/>
                      <w:highlight w:val="lightGray"/>
                    </w:rPr>
                  </w:rPrChange>
                </w:rPr>
                <w:t>V, 1</w:t>
              </w:r>
            </w:ins>
            <w:ins w:id="3722" w:author="Xuning Wei12232" w:date="2026-10-23T19:47:00Z">
              <w:r w:rsidRPr="00B32B9A">
                <w:rPr>
                  <w:rFonts w:ascii="Times New Roman" w:eastAsia="仿宋_GB2312" w:hAnsi="Times New Roman" w:cs="Times New Roman"/>
                  <w:color w:val="000000" w:themeColor="text1"/>
                  <w:sz w:val="18"/>
                  <w:szCs w:val="18"/>
                  <w:rPrChange w:id="3723" w:author="Xuning Wei12232" w:date="2026-10-24T11:11:00Z">
                    <w:rPr>
                      <w:rFonts w:ascii="Times New Roman" w:eastAsia="仿宋_GB2312" w:hAnsi="Times New Roman" w:cs="Times New Roman"/>
                      <w:color w:val="000000" w:themeColor="text1"/>
                      <w:sz w:val="18"/>
                      <w:szCs w:val="18"/>
                      <w:highlight w:val="lightGray"/>
                    </w:rPr>
                  </w:rPrChange>
                </w:rPr>
                <w:t>2.32</w:t>
              </w:r>
            </w:ins>
            <w:ins w:id="3724" w:author="Xuning Wei12232" w:date="2026-10-20T20:12:00Z">
              <w:r w:rsidRPr="00B32B9A">
                <w:rPr>
                  <w:rFonts w:ascii="Times New Roman" w:eastAsia="仿宋_GB2312" w:hAnsi="Times New Roman" w:cs="Times New Roman"/>
                  <w:color w:val="000000" w:themeColor="text1"/>
                  <w:sz w:val="18"/>
                  <w:szCs w:val="18"/>
                  <w:rPrChange w:id="3725"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sidRPr="00B32B9A">
                <w:rPr>
                  <w:rFonts w:ascii="Times New Roman" w:eastAsia="仿宋_GB2312" w:hAnsi="Times New Roman" w:cs="Times New Roman"/>
                  <w:color w:val="000000" w:themeColor="text1"/>
                  <w:sz w:val="18"/>
                  <w:szCs w:val="18"/>
                </w:rPr>
                <w:t xml:space="preserve"> </w:t>
              </w:r>
            </w:ins>
            <w:del w:id="3726" w:author="Xuning Wei12232" w:date="2026-10-20T20:12:00Z">
              <w:r w:rsidRPr="00B32B9A">
                <w:rPr>
                  <w:rFonts w:ascii="Times New Roman" w:eastAsia="仿宋_GB2312" w:hAnsi="Times New Roman" w:cs="Times New Roman"/>
                  <w:color w:val="000000" w:themeColor="text1"/>
                  <w:sz w:val="18"/>
                  <w:szCs w:val="18"/>
                </w:rPr>
                <w:delText xml:space="preserve">DMF (11.376 kg/kg) </w:delText>
              </w:r>
            </w:del>
            <w:r w:rsidRPr="00B32B9A">
              <w:rPr>
                <w:rFonts w:ascii="Times New Roman" w:eastAsia="仿宋_GB2312" w:hAnsi="Times New Roman" w:cs="Times New Roman"/>
                <w:color w:val="000000" w:themeColor="text1"/>
                <w:sz w:val="18"/>
                <w:szCs w:val="18"/>
                <w:rPrChange w:id="3727" w:author="Xuning Wei12232" w:date="2026-10-24T11:11:00Z">
                  <w:rPr/>
                </w:rPrChange>
              </w:rPr>
              <w:t xml:space="preserve">into TJ4S-1213-Sy15. </w:t>
            </w:r>
            <w:del w:id="3728" w:author="Xuning Wei12232" w:date="2026-10-20T15:04:00Z">
              <w:r w:rsidRPr="00B32B9A">
                <w:rPr>
                  <w:rFonts w:ascii="Times New Roman" w:eastAsia="仿宋_GB2312" w:hAnsi="Times New Roman" w:cs="Times New Roman"/>
                  <w:color w:val="000000" w:themeColor="text1"/>
                  <w:sz w:val="18"/>
                  <w:szCs w:val="18"/>
                  <w:rPrChange w:id="3729" w:author="Xuning Wei12232" w:date="2026-10-24T11:11:00Z">
                    <w:rPr/>
                  </w:rPrChange>
                </w:rPr>
                <w:br/>
                <w:delText xml:space="preserve">2. </w:delText>
              </w:r>
            </w:del>
          </w:p>
          <w:p w14:paraId="1D274EFD" w14:textId="77777777" w:rsidR="00652DEA" w:rsidRPr="00B32B9A" w:rsidRDefault="00C15CB5">
            <w:pPr>
              <w:pStyle w:val="aff2"/>
              <w:widowControl w:val="0"/>
              <w:numPr>
                <w:ilvl w:val="0"/>
                <w:numId w:val="46"/>
              </w:numPr>
              <w:spacing w:beforeLines="50" w:before="120" w:afterLines="50" w:after="120"/>
              <w:jc w:val="both"/>
              <w:rPr>
                <w:rFonts w:ascii="Times New Roman" w:eastAsia="仿宋_GB2312" w:hAnsi="Times New Roman" w:cs="Times New Roman"/>
                <w:color w:val="000000" w:themeColor="text1"/>
                <w:sz w:val="18"/>
                <w:szCs w:val="18"/>
                <w:rPrChange w:id="3730" w:author="Xuning Wei12232" w:date="2026-10-24T11:11:00Z">
                  <w:rPr/>
                </w:rPrChange>
              </w:rPr>
              <w:pPrChange w:id="3731" w:author="Xuning Wei12232" w:date="2026-10-20T15:0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373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73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734" w:author="Xuning Wei12232" w:date="2026-10-24T11:11:00Z">
                  <w:rPr/>
                </w:rPrChange>
              </w:rPr>
              <w:t xml:space="preserve">. Drain until there is no obvious drip </w:t>
            </w:r>
          </w:p>
          <w:p w14:paraId="26C9CE2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373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15878F4"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41E3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671FC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6DFF4" w14:textId="77777777" w:rsidR="00652DEA" w:rsidRPr="00B32B9A" w:rsidRDefault="00C15CB5">
            <w:pPr>
              <w:pStyle w:val="aff2"/>
              <w:widowControl w:val="0"/>
              <w:numPr>
                <w:ilvl w:val="0"/>
                <w:numId w:val="47"/>
              </w:numPr>
              <w:spacing w:beforeLines="50" w:before="120" w:afterLines="50" w:after="120"/>
              <w:jc w:val="both"/>
              <w:rPr>
                <w:ins w:id="3736" w:author="Xuning Wei12232" w:date="2026-10-20T15:04:00Z"/>
                <w:rFonts w:ascii="Times New Roman" w:eastAsia="等线" w:hAnsi="Times New Roman" w:cs="Times New Roman"/>
                <w:color w:val="000000" w:themeColor="text1"/>
                <w:sz w:val="18"/>
                <w:szCs w:val="18"/>
                <w:lang w:eastAsia="zh-CN"/>
              </w:rPr>
              <w:pPrChange w:id="3737" w:author="Xuning Wei12232" w:date="2026-10-20T15:04:00Z">
                <w:pPr>
                  <w:widowControl w:val="0"/>
                  <w:spacing w:beforeLines="50" w:before="120" w:afterLines="50" w:after="120"/>
                  <w:contextualSpacing/>
                </w:pPr>
              </w:pPrChange>
            </w:pPr>
            <w:del w:id="3738" w:author="Xuning Wei12232" w:date="2026-10-20T15:04:00Z">
              <w:r w:rsidRPr="00B32B9A">
                <w:rPr>
                  <w:rFonts w:ascii="Times New Roman" w:eastAsia="等线" w:hAnsi="Times New Roman" w:cs="Times New Roman"/>
                  <w:color w:val="000000" w:themeColor="text1"/>
                  <w:sz w:val="18"/>
                  <w:szCs w:val="18"/>
                  <w:rPrChange w:id="3739"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3740" w:author="Xuning Wei12232" w:date="2026-10-24T11:11:00Z">
                  <w:rPr/>
                </w:rPrChange>
              </w:rPr>
              <w:t xml:space="preserve">Add </w:t>
            </w:r>
            <w:del w:id="3741" w:author="Xuning Wei12232" w:date="2026-10-20T08:10:00Z">
              <w:r w:rsidRPr="00B32B9A">
                <w:rPr>
                  <w:rFonts w:ascii="Times New Roman" w:eastAsia="等线" w:hAnsi="Times New Roman" w:cs="Times New Roman"/>
                  <w:color w:val="000000" w:themeColor="text1"/>
                  <w:sz w:val="18"/>
                  <w:szCs w:val="18"/>
                  <w:lang w:eastAsia="zh-CN"/>
                  <w:rPrChange w:id="3742" w:author="Xuning Wei12232" w:date="2026-10-24T11:11:00Z">
                    <w:rPr>
                      <w:lang w:eastAsia="zh-CN"/>
                    </w:rPr>
                  </w:rPrChange>
                </w:rPr>
                <w:delText xml:space="preserve">5.0 V </w:delText>
              </w:r>
            </w:del>
            <w:r w:rsidRPr="00B32B9A">
              <w:rPr>
                <w:rFonts w:ascii="Times New Roman" w:eastAsia="等线" w:hAnsi="Times New Roman" w:cs="Times New Roman"/>
                <w:color w:val="000000" w:themeColor="text1"/>
                <w:sz w:val="18"/>
                <w:szCs w:val="18"/>
                <w:lang w:eastAsia="zh-CN"/>
                <w:rPrChange w:id="3743" w:author="Xuning Wei12232" w:date="2026-10-24T11:11:00Z">
                  <w:rPr>
                    <w:lang w:eastAsia="zh-CN"/>
                  </w:rPr>
                </w:rPrChange>
              </w:rPr>
              <w:t>DMF (</w:t>
            </w:r>
            <w:ins w:id="3744" w:author="Xuning Wei12232" w:date="2026-10-20T08:10:00Z">
              <w:r w:rsidRPr="00B32B9A">
                <w:rPr>
                  <w:rFonts w:ascii="Times New Roman" w:eastAsia="等线" w:hAnsi="Times New Roman" w:cs="Times New Roman"/>
                  <w:color w:val="000000" w:themeColor="text1"/>
                  <w:sz w:val="18"/>
                  <w:szCs w:val="18"/>
                  <w:lang w:eastAsia="zh-CN"/>
                  <w:rPrChange w:id="3745" w:author="Xuning Wei12232" w:date="2026-10-24T11:11:00Z">
                    <w:rPr>
                      <w:lang w:eastAsia="zh-CN"/>
                    </w:rPr>
                  </w:rPrChange>
                </w:rPr>
                <w:t xml:space="preserve">5.0 V, </w:t>
              </w:r>
            </w:ins>
            <w:r w:rsidRPr="00B32B9A">
              <w:rPr>
                <w:rFonts w:ascii="Times New Roman" w:eastAsia="等线" w:hAnsi="Times New Roman" w:cs="Times New Roman"/>
                <w:color w:val="000000" w:themeColor="text1"/>
                <w:sz w:val="18"/>
                <w:szCs w:val="18"/>
                <w:lang w:eastAsia="zh-CN"/>
                <w:rPrChange w:id="3746" w:author="Xuning Wei12232" w:date="2026-10-24T11:11:00Z">
                  <w:rPr>
                    <w:lang w:eastAsia="zh-CN"/>
                  </w:rPr>
                </w:rPrChange>
              </w:rPr>
              <w:t>4.74</w:t>
            </w:r>
            <w:del w:id="3747" w:author="Xuning Wei12232" w:date="2026-10-20T21:04:00Z">
              <w:r w:rsidRPr="00B32B9A">
                <w:rPr>
                  <w:rFonts w:ascii="Times New Roman" w:eastAsia="等线" w:hAnsi="Times New Roman" w:cs="Times New Roman"/>
                  <w:color w:val="000000" w:themeColor="text1"/>
                  <w:sz w:val="18"/>
                  <w:szCs w:val="18"/>
                  <w:lang w:eastAsia="zh-CN"/>
                  <w:rPrChange w:id="3748" w:author="Xuning Wei12232" w:date="2026-10-24T11:11:00Z">
                    <w:rPr>
                      <w:lang w:eastAsia="zh-CN"/>
                    </w:rPr>
                  </w:rPrChange>
                </w:rPr>
                <w:delText>0</w:delText>
              </w:r>
            </w:del>
            <w:r w:rsidRPr="00B32B9A">
              <w:rPr>
                <w:rFonts w:ascii="Times New Roman" w:eastAsia="等线" w:hAnsi="Times New Roman" w:cs="Times New Roman"/>
                <w:color w:val="000000" w:themeColor="text1"/>
                <w:sz w:val="18"/>
                <w:szCs w:val="18"/>
                <w:lang w:eastAsia="zh-CN"/>
                <w:rPrChange w:id="3749" w:author="Xuning Wei12232" w:date="2026-10-24T11:11:00Z">
                  <w:rPr>
                    <w:lang w:eastAsia="zh-CN"/>
                  </w:rPr>
                </w:rPrChange>
              </w:rPr>
              <w:t xml:space="preserve"> kg/kg)</w:t>
            </w:r>
            <w:r w:rsidRPr="00B32B9A">
              <w:rPr>
                <w:rFonts w:ascii="Times New Roman" w:eastAsia="等线" w:hAnsi="Times New Roman" w:cs="Times New Roman"/>
                <w:color w:val="000000" w:themeColor="text1"/>
                <w:sz w:val="18"/>
                <w:szCs w:val="18"/>
                <w:rPrChange w:id="3750" w:author="Xuning Wei12232" w:date="2026-10-24T11:11:00Z">
                  <w:rPr/>
                </w:rPrChange>
              </w:rPr>
              <w:t xml:space="preserve"> into </w:t>
            </w:r>
            <w:r w:rsidRPr="00B32B9A">
              <w:rPr>
                <w:rFonts w:ascii="Times New Roman" w:eastAsia="仿宋_GB2312" w:hAnsi="Times New Roman" w:cs="Times New Roman"/>
                <w:color w:val="000000" w:themeColor="text1"/>
                <w:sz w:val="18"/>
                <w:szCs w:val="18"/>
                <w:rPrChange w:id="375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375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375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375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3755" w:author="Xuning Wei12232" w:date="2026-10-24T11:11:00Z">
                  <w:rPr/>
                </w:rPrChange>
              </w:rPr>
              <w:t xml:space="preserve">. </w:t>
            </w:r>
            <w:del w:id="3756" w:author="Xuning Wei12232" w:date="2026-10-20T15:04:00Z">
              <w:r w:rsidRPr="00B32B9A">
                <w:rPr>
                  <w:rFonts w:ascii="Times New Roman" w:eastAsia="等线" w:hAnsi="Times New Roman" w:cs="Times New Roman"/>
                  <w:color w:val="000000" w:themeColor="text1"/>
                  <w:sz w:val="18"/>
                  <w:szCs w:val="18"/>
                  <w:rPrChange w:id="3757" w:author="Xuning Wei12232" w:date="2026-10-24T11:11:00Z">
                    <w:rPr/>
                  </w:rPrChange>
                </w:rPr>
                <w:br/>
              </w:r>
            </w:del>
            <w:del w:id="3758" w:author="Xuning Wei12232" w:date="2026-10-20T08:35:00Z">
              <w:r w:rsidRPr="00B32B9A">
                <w:rPr>
                  <w:rFonts w:ascii="Times New Roman" w:eastAsia="等线" w:hAnsi="Times New Roman" w:cs="Times New Roman"/>
                  <w:color w:val="000000" w:themeColor="text1"/>
                  <w:sz w:val="18"/>
                  <w:szCs w:val="18"/>
                  <w:rPrChange w:id="3759" w:author="Xuning Wei12232" w:date="2026-10-24T11:11:00Z">
                    <w:rPr/>
                  </w:rPrChange>
                </w:rPr>
                <w:delText xml:space="preserve">2. Add </w:delText>
              </w:r>
            </w:del>
            <w:del w:id="3760" w:author="Xuning Wei12232" w:date="2026-10-20T08:10:00Z">
              <w:r w:rsidRPr="00B32B9A">
                <w:rPr>
                  <w:rFonts w:ascii="Times New Roman" w:eastAsia="等线" w:hAnsi="Times New Roman" w:cs="Times New Roman"/>
                  <w:color w:val="000000" w:themeColor="text1"/>
                  <w:sz w:val="18"/>
                  <w:szCs w:val="18"/>
                  <w:rPrChange w:id="3761" w:author="Xuning Wei12232" w:date="2026-10-24T11:11:00Z">
                    <w:rPr/>
                  </w:rPrChange>
                </w:rPr>
                <w:delText>2.0 eq.</w:delText>
              </w:r>
            </w:del>
            <w:del w:id="3762" w:author="Xuning Wei12232" w:date="2026-10-20T08:35:00Z">
              <w:r w:rsidRPr="00B32B9A">
                <w:rPr>
                  <w:rFonts w:ascii="Times New Roman" w:eastAsia="等线" w:hAnsi="Times New Roman" w:cs="Times New Roman"/>
                  <w:color w:val="000000" w:themeColor="text1"/>
                  <w:sz w:val="18"/>
                  <w:szCs w:val="18"/>
                  <w:lang w:eastAsia="zh-CN"/>
                  <w:rPrChange w:id="3763" w:author="Xuning Wei12232" w:date="2026-10-24T11:11:00Z">
                    <w:rPr>
                      <w:lang w:eastAsia="zh-CN"/>
                    </w:rPr>
                  </w:rPrChange>
                </w:rPr>
                <w:delText xml:space="preserve"> Fmoc-L-Ser(tBu)-OH.</w:delText>
              </w:r>
              <w:r w:rsidRPr="00B32B9A">
                <w:rPr>
                  <w:rFonts w:ascii="Times New Roman" w:eastAsia="等线" w:hAnsi="Times New Roman" w:cs="Times New Roman"/>
                  <w:color w:val="000000" w:themeColor="text1"/>
                  <w:sz w:val="18"/>
                  <w:szCs w:val="18"/>
                  <w:rPrChange w:id="3764" w:author="Xuning Wei12232" w:date="2026-10-24T11:11:00Z">
                    <w:rPr/>
                  </w:rPrChange>
                </w:rPr>
                <w:delText xml:space="preserve"> </w:delText>
              </w:r>
            </w:del>
            <w:del w:id="3765" w:author="Xuning Wei12232" w:date="2026-10-18T22:31:00Z">
              <w:r w:rsidRPr="00B32B9A">
                <w:rPr>
                  <w:rFonts w:ascii="Times New Roman" w:eastAsia="等线" w:hAnsi="Times New Roman" w:cs="Times New Roman"/>
                  <w:color w:val="000000" w:themeColor="text1"/>
                  <w:sz w:val="18"/>
                  <w:szCs w:val="18"/>
                  <w:rPrChange w:id="3766" w:author="Xuning Wei12232" w:date="2026-10-24T11:11:00Z">
                    <w:rPr>
                      <w:color w:val="0000FF"/>
                    </w:rPr>
                  </w:rPrChange>
                </w:rPr>
                <w:delText>Stir at least 15minutes.</w:delText>
              </w:r>
            </w:del>
            <w:del w:id="3767" w:author="Xuning Wei12232" w:date="2026-10-20T08:35:00Z">
              <w:r w:rsidRPr="00B32B9A">
                <w:rPr>
                  <w:rFonts w:ascii="Times New Roman" w:eastAsia="等线" w:hAnsi="Times New Roman" w:cs="Times New Roman"/>
                  <w:color w:val="000000" w:themeColor="text1"/>
                  <w:sz w:val="18"/>
                  <w:szCs w:val="18"/>
                  <w:rPrChange w:id="3768" w:author="Xuning Wei12232" w:date="2026-10-24T11:11:00Z">
                    <w:rPr/>
                  </w:rPrChange>
                </w:rPr>
                <w:br/>
              </w:r>
              <w:r w:rsidRPr="00B32B9A">
                <w:rPr>
                  <w:rFonts w:ascii="Times New Roman" w:eastAsia="等线" w:hAnsi="Times New Roman" w:cs="Times New Roman"/>
                  <w:color w:val="000000" w:themeColor="text1"/>
                  <w:sz w:val="18"/>
                  <w:szCs w:val="18"/>
                  <w:lang w:eastAsia="zh-CN"/>
                  <w:rPrChange w:id="3769" w:author="Xuning Wei12232" w:date="2026-10-24T11:11:00Z">
                    <w:rPr>
                      <w:lang w:eastAsia="zh-CN"/>
                    </w:rPr>
                  </w:rPrChange>
                </w:rPr>
                <w:delText>3</w:delText>
              </w:r>
            </w:del>
            <w:del w:id="3770" w:author="Xuning Wei12232" w:date="2026-10-20T15:04:00Z">
              <w:r w:rsidRPr="00B32B9A">
                <w:rPr>
                  <w:rFonts w:ascii="Times New Roman" w:eastAsia="等线" w:hAnsi="Times New Roman" w:cs="Times New Roman"/>
                  <w:color w:val="000000" w:themeColor="text1"/>
                  <w:sz w:val="18"/>
                  <w:szCs w:val="18"/>
                  <w:lang w:eastAsia="zh-CN"/>
                  <w:rPrChange w:id="3771" w:author="Xuning Wei12232" w:date="2026-10-24T11:11:00Z">
                    <w:rPr>
                      <w:lang w:eastAsia="zh-CN"/>
                    </w:rPr>
                  </w:rPrChange>
                </w:rPr>
                <w:delText xml:space="preserve">. </w:delText>
              </w:r>
            </w:del>
          </w:p>
          <w:p w14:paraId="410AD2DD" w14:textId="10644B5C" w:rsidR="00652DEA" w:rsidRPr="00B32B9A" w:rsidRDefault="00C15CB5">
            <w:pPr>
              <w:pStyle w:val="aff2"/>
              <w:widowControl w:val="0"/>
              <w:numPr>
                <w:ilvl w:val="0"/>
                <w:numId w:val="47"/>
              </w:numPr>
              <w:spacing w:beforeLines="50" w:before="120" w:afterLines="50" w:after="120"/>
              <w:jc w:val="both"/>
              <w:rPr>
                <w:ins w:id="3772" w:author="Xuning Wei12232" w:date="2026-10-20T15:04:00Z"/>
                <w:rFonts w:ascii="Times New Roman" w:eastAsia="仿宋_GB2312" w:hAnsi="Times New Roman" w:cs="Times New Roman"/>
                <w:color w:val="000000" w:themeColor="text1"/>
                <w:sz w:val="18"/>
                <w:szCs w:val="18"/>
                <w:lang w:eastAsia="zh-CN"/>
                <w:rPrChange w:id="3773" w:author="Xuning Wei12232" w:date="2026-10-24T11:11:00Z">
                  <w:rPr>
                    <w:ins w:id="3774" w:author="Xuning Wei12232" w:date="2026-10-20T15:04:00Z"/>
                    <w:rFonts w:ascii="Times New Roman" w:eastAsia="等线" w:hAnsi="Times New Roman" w:cs="Times New Roman"/>
                    <w:color w:val="FF0000"/>
                    <w:sz w:val="18"/>
                    <w:szCs w:val="18"/>
                    <w:lang w:eastAsia="zh-CN"/>
                  </w:rPr>
                </w:rPrChange>
              </w:rPr>
              <w:pPrChange w:id="3775" w:author="Xuning Wei12232" w:date="2026-10-20T15:0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377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3777" w:author="Xuning Wei12232" w:date="2026-10-24T11:11:00Z">
                  <w:rPr/>
                </w:rPrChange>
              </w:rPr>
              <w:t xml:space="preserve"> the</w:t>
            </w:r>
            <w:ins w:id="3778" w:author="Xuning Wei12232" w:date="2026-10-24T11:08:00Z">
              <w:r w:rsidRPr="00B32B9A">
                <w:rPr>
                  <w:rFonts w:ascii="Times New Roman" w:eastAsia="仿宋_GB2312" w:hAnsi="Times New Roman" w:cs="Times New Roman"/>
                  <w:color w:val="000000" w:themeColor="text1"/>
                  <w:sz w:val="18"/>
                  <w:szCs w:val="18"/>
                  <w:rPrChange w:id="3779"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3780" w:author="Xuning Wei12232" w:date="2026-10-24T11:08:00Z">
              <w:r w:rsidRPr="00B32B9A">
                <w:rPr>
                  <w:rFonts w:ascii="Times New Roman" w:eastAsia="等线" w:hAnsi="Times New Roman" w:cs="Times New Roman"/>
                  <w:bCs w:val="0"/>
                  <w:color w:val="000000" w:themeColor="text1"/>
                  <w:sz w:val="18"/>
                  <w:szCs w:val="18"/>
                  <w:rPrChange w:id="3781" w:author="Xuning Wei12232" w:date="2026-10-24T11:11:00Z">
                    <w:rPr/>
                  </w:rPrChange>
                </w:rPr>
                <w:delText xml:space="preserve"> m</w:delText>
              </w:r>
              <w:r w:rsidRPr="00B32B9A">
                <w:rPr>
                  <w:rFonts w:ascii="Times New Roman" w:eastAsia="等线" w:hAnsi="Times New Roman" w:cs="Times New Roman"/>
                  <w:bCs w:val="0"/>
                  <w:color w:val="000000" w:themeColor="text1"/>
                  <w:sz w:val="18"/>
                  <w:szCs w:val="18"/>
                </w:rPr>
                <w:delText>ixture</w:delText>
              </w:r>
            </w:del>
            <w:r w:rsidRPr="00B32B9A">
              <w:rPr>
                <w:rFonts w:ascii="Times New Roman" w:eastAsia="等线" w:hAnsi="Times New Roman" w:cs="Times New Roman"/>
                <w:bCs w:val="0"/>
                <w:color w:val="000000" w:themeColor="text1"/>
                <w:sz w:val="18"/>
                <w:szCs w:val="18"/>
              </w:rPr>
              <w:t xml:space="preserve"> to </w:t>
            </w:r>
            <w:del w:id="3782"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r w:rsidR="00895007">
              <w:rPr>
                <w:rFonts w:ascii="Times New Roman" w:eastAsia="等线" w:hAnsi="Times New Roman" w:cs="Times New Roman"/>
                <w:bCs w:val="0"/>
                <w:color w:val="000000" w:themeColor="text1"/>
                <w:sz w:val="18"/>
                <w:szCs w:val="18"/>
                <w:lang w:eastAsia="zh-CN"/>
              </w:rPr>
              <w:t>20 ± 5 °C</w:t>
            </w:r>
            <w:r w:rsidRPr="00B32B9A">
              <w:rPr>
                <w:rFonts w:ascii="Times New Roman" w:eastAsia="等线" w:hAnsi="Times New Roman" w:cs="Times New Roman"/>
                <w:bCs w:val="0"/>
                <w:color w:val="000000" w:themeColor="text1"/>
                <w:sz w:val="18"/>
                <w:szCs w:val="18"/>
                <w:lang w:eastAsia="zh-CN"/>
              </w:rPr>
              <w:t xml:space="preserve"> (</w:t>
            </w:r>
            <w:del w:id="3783" w:author="Xuning Wei12232" w:date="2026-10-24T10:48:00Z">
              <w:r w:rsidRPr="00B32B9A">
                <w:rPr>
                  <w:rFonts w:ascii="Times New Roman" w:eastAsia="等线" w:hAnsi="Times New Roman" w:cs="Times New Roman"/>
                  <w:bCs w:val="0"/>
                  <w:color w:val="000000" w:themeColor="text1"/>
                  <w:sz w:val="18"/>
                  <w:szCs w:val="18"/>
                  <w:lang w:eastAsia="zh-CN"/>
                </w:rPr>
                <w:delText>target: 20 °C</w:delText>
              </w:r>
            </w:del>
            <w:ins w:id="3784"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785" w:author="Xuning Wei12232" w:date="2026-10-24T11:08:00Z">
              <w:r w:rsidRPr="00B32B9A">
                <w:rPr>
                  <w:rFonts w:ascii="Times New Roman" w:eastAsia="等线" w:hAnsi="Times New Roman" w:cs="Times New Roman"/>
                  <w:color w:val="000000" w:themeColor="text1"/>
                  <w:sz w:val="18"/>
                  <w:szCs w:val="18"/>
                </w:rPr>
                <w:delText xml:space="preserve">Maintain for next operation at </w:delText>
              </w:r>
            </w:del>
            <w:del w:id="378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787" w:author="Xuning Wei12232" w:date="2026-10-24T11:08:00Z">
              <w:r w:rsidRPr="00B32B9A">
                <w:rPr>
                  <w:rFonts w:ascii="Times New Roman" w:eastAsia="等线" w:hAnsi="Times New Roman" w:cs="Times New Roman"/>
                  <w:color w:val="000000" w:themeColor="text1"/>
                  <w:sz w:val="18"/>
                  <w:szCs w:val="18"/>
                  <w:lang w:eastAsia="zh-CN"/>
                </w:rPr>
                <w:delText xml:space="preserve"> (</w:delText>
              </w:r>
            </w:del>
            <w:del w:id="3788" w:author="Xuning Wei12232" w:date="2026-10-24T10:48:00Z">
              <w:r w:rsidRPr="00B32B9A">
                <w:rPr>
                  <w:rFonts w:ascii="Times New Roman" w:eastAsia="等线" w:hAnsi="Times New Roman" w:cs="Times New Roman"/>
                  <w:color w:val="000000" w:themeColor="text1"/>
                  <w:sz w:val="18"/>
                  <w:szCs w:val="18"/>
                  <w:lang w:eastAsia="zh-CN"/>
                </w:rPr>
                <w:delText xml:space="preserve">target: </w:delText>
              </w:r>
              <w:r w:rsidRPr="00B32B9A">
                <w:rPr>
                  <w:rFonts w:ascii="Times New Roman" w:eastAsia="等线" w:hAnsi="Times New Roman" w:cs="Times New Roman"/>
                  <w:bCs w:val="0"/>
                  <w:color w:val="000000" w:themeColor="text1"/>
                  <w:sz w:val="18"/>
                  <w:szCs w:val="18"/>
                  <w:lang w:eastAsia="zh-CN"/>
                </w:rPr>
                <w:delText>20 °C</w:delText>
              </w:r>
            </w:del>
            <w:del w:id="3789" w:author="Xuning Wei12232" w:date="2026-10-24T11:08:00Z">
              <w:r w:rsidRPr="00B32B9A">
                <w:rPr>
                  <w:rFonts w:ascii="Times New Roman" w:eastAsia="等线" w:hAnsi="Times New Roman" w:cs="Times New Roman"/>
                  <w:color w:val="000000" w:themeColor="text1"/>
                  <w:sz w:val="18"/>
                  <w:szCs w:val="18"/>
                  <w:lang w:eastAsia="zh-CN"/>
                </w:rPr>
                <w:delText>)</w:delText>
              </w:r>
            </w:del>
          </w:p>
          <w:p w14:paraId="06AD7CBD" w14:textId="3CACDABA" w:rsidR="00652DEA" w:rsidRPr="00B32B9A" w:rsidRDefault="00C15CB5">
            <w:pPr>
              <w:pStyle w:val="aff2"/>
              <w:widowControl w:val="0"/>
              <w:numPr>
                <w:ilvl w:val="0"/>
                <w:numId w:val="47"/>
              </w:numPr>
              <w:spacing w:beforeLines="50" w:before="120" w:afterLines="50" w:after="120"/>
              <w:jc w:val="both"/>
              <w:rPr>
                <w:ins w:id="3790" w:author="Xuning Wei12232" w:date="2026-10-20T15:04:00Z"/>
                <w:rFonts w:ascii="Times New Roman" w:eastAsia="仿宋_GB2312" w:hAnsi="Times New Roman" w:cs="Times New Roman"/>
                <w:color w:val="000000" w:themeColor="text1"/>
                <w:sz w:val="18"/>
                <w:szCs w:val="18"/>
                <w:lang w:eastAsia="zh-CN"/>
                <w:rPrChange w:id="3791" w:author="Xuning Wei12232" w:date="2026-10-24T11:11:00Z">
                  <w:rPr>
                    <w:ins w:id="3792" w:author="Xuning Wei12232" w:date="2026-10-20T15:04:00Z"/>
                    <w:rFonts w:ascii="Times New Roman" w:eastAsia="等线" w:hAnsi="Times New Roman" w:cs="Times New Roman"/>
                    <w:color w:val="000000" w:themeColor="text1"/>
                    <w:sz w:val="18"/>
                    <w:szCs w:val="18"/>
                    <w:lang w:eastAsia="zh-CN"/>
                  </w:rPr>
                </w:rPrChange>
              </w:rPr>
              <w:pPrChange w:id="3793" w:author="Xuning Wei12232" w:date="2026-10-20T15:04:00Z">
                <w:pPr>
                  <w:widowControl w:val="0"/>
                  <w:spacing w:beforeLines="50" w:before="120" w:afterLines="50" w:after="120"/>
                  <w:contextualSpacing/>
                </w:pPr>
              </w:pPrChange>
            </w:pPr>
            <w:ins w:id="3794" w:author="Xuning Wei12232" w:date="2026-10-20T08:35: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Fmoc-L-Ser(tBu)-OH (</w:t>
              </w:r>
              <w:r w:rsidRPr="00B32B9A">
                <w:rPr>
                  <w:rFonts w:ascii="Times New Roman" w:eastAsia="等线" w:hAnsi="Times New Roman" w:cs="Times New Roman"/>
                  <w:color w:val="000000" w:themeColor="text1"/>
                  <w:sz w:val="18"/>
                  <w:szCs w:val="18"/>
                  <w:lang w:val="sv-SE"/>
                </w:rPr>
                <w:t>2.0</w:t>
              </w:r>
            </w:ins>
            <w:ins w:id="3795" w:author="Xuning Wei12232" w:date="2026-10-22T13:16:00Z">
              <w:r w:rsidRPr="00B32B9A">
                <w:rPr>
                  <w:rFonts w:ascii="Times New Roman" w:eastAsia="等线" w:hAnsi="Times New Roman" w:cs="Times New Roman"/>
                  <w:color w:val="000000" w:themeColor="text1"/>
                  <w:sz w:val="18"/>
                  <w:szCs w:val="18"/>
                  <w:lang w:val="sv-SE"/>
                  <w:rPrChange w:id="3796" w:author="Xuning Wei12232" w:date="2026-10-24T11:11:00Z">
                    <w:rPr>
                      <w:rFonts w:ascii="Times New Roman" w:eastAsia="等线" w:hAnsi="Times New Roman" w:cs="Times New Roman"/>
                      <w:color w:val="000000" w:themeColor="text1"/>
                      <w:sz w:val="18"/>
                      <w:szCs w:val="18"/>
                      <w:highlight w:val="lightGray"/>
                    </w:rPr>
                  </w:rPrChange>
                </w:rPr>
                <w:t>0</w:t>
              </w:r>
            </w:ins>
            <w:ins w:id="3797" w:author="Xuning Wei12232" w:date="2026-10-20T08:35: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ins>
            <w:ins w:id="3798" w:author="Xuning Wei12232" w:date="2026-10-20T22:22:00Z">
              <w:r w:rsidRPr="00B32B9A">
                <w:rPr>
                  <w:rFonts w:ascii="Times New Roman" w:eastAsia="等线" w:hAnsi="Times New Roman" w:cs="Times New Roman"/>
                  <w:color w:val="000000" w:themeColor="text1"/>
                  <w:sz w:val="18"/>
                  <w:szCs w:val="18"/>
                </w:rPr>
                <w:t>Stir at least 15</w:t>
              </w:r>
            </w:ins>
            <w:ins w:id="3799" w:author="Johan Granander" w:date="2026-10-25T12:12:00Z">
              <w:r w:rsidR="000B0A99" w:rsidRPr="00B32B9A">
                <w:rPr>
                  <w:rFonts w:ascii="Times New Roman" w:eastAsia="等线" w:hAnsi="Times New Roman" w:cs="Times New Roman"/>
                  <w:color w:val="000000" w:themeColor="text1"/>
                  <w:sz w:val="18"/>
                  <w:szCs w:val="18"/>
                </w:rPr>
                <w:t xml:space="preserve"> </w:t>
              </w:r>
            </w:ins>
            <w:ins w:id="3800" w:author="Xuning Wei12232" w:date="2026-10-20T22:22: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3801" w:author="Xuning Wei12232" w:date="2026-10-20T22:22:00Z">
              <w:r w:rsidRPr="00B32B9A">
                <w:rPr>
                  <w:rFonts w:ascii="Times New Roman" w:eastAsia="等线" w:hAnsi="Times New Roman" w:cs="Times New Roman"/>
                  <w:color w:val="000000" w:themeColor="text1"/>
                  <w:sz w:val="18"/>
                  <w:szCs w:val="18"/>
                </w:rPr>
                <w:t xml:space="preserve"> (</w:t>
              </w:r>
            </w:ins>
            <w:ins w:id="3802"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3803" w:author="Xuning Wei12232" w:date="2026-10-20T22:22:00Z">
              <w:r w:rsidRPr="00B32B9A">
                <w:rPr>
                  <w:rFonts w:ascii="Times New Roman" w:eastAsia="等线" w:hAnsi="Times New Roman" w:cs="Times New Roman"/>
                  <w:color w:val="000000" w:themeColor="text1"/>
                  <w:sz w:val="18"/>
                  <w:szCs w:val="18"/>
                </w:rPr>
                <w:t>).</w:t>
              </w:r>
            </w:ins>
            <w:ins w:id="3804" w:author="Xuning Wei12232" w:date="2026-10-20T08:35:00Z">
              <w:r w:rsidRPr="00B32B9A">
                <w:rPr>
                  <w:rFonts w:ascii="Times New Roman" w:eastAsia="等线" w:hAnsi="Times New Roman" w:cs="Times New Roman"/>
                  <w:color w:val="000000" w:themeColor="text1"/>
                  <w:sz w:val="18"/>
                  <w:szCs w:val="18"/>
                </w:rPr>
                <w:t xml:space="preserve"> Confirm no visible solids and later use.</w:t>
              </w:r>
            </w:ins>
            <w:del w:id="3805" w:author="Xuning Wei12232" w:date="2026-10-20T15:04:00Z">
              <w:r w:rsidRPr="00B32B9A">
                <w:rPr>
                  <w:rFonts w:ascii="Times New Roman" w:eastAsia="等线" w:hAnsi="Times New Roman" w:cs="Times New Roman"/>
                  <w:color w:val="000000" w:themeColor="text1"/>
                  <w:sz w:val="18"/>
                  <w:szCs w:val="18"/>
                  <w:lang w:eastAsia="zh-CN"/>
                </w:rPr>
                <w:br/>
                <w:delText xml:space="preserve">4. </w:delText>
              </w:r>
            </w:del>
          </w:p>
          <w:p w14:paraId="06C5C21E" w14:textId="77777777" w:rsidR="00652DEA" w:rsidRPr="00B32B9A" w:rsidRDefault="00C15CB5">
            <w:pPr>
              <w:pStyle w:val="aff2"/>
              <w:widowControl w:val="0"/>
              <w:numPr>
                <w:ilvl w:val="0"/>
                <w:numId w:val="47"/>
              </w:numPr>
              <w:spacing w:beforeLines="50" w:before="120" w:afterLines="50" w:after="120"/>
              <w:jc w:val="both"/>
              <w:rPr>
                <w:ins w:id="3806" w:author="Xuning Wei12232" w:date="2026-10-20T15:05:00Z"/>
                <w:rFonts w:ascii="Times New Roman" w:eastAsia="仿宋_GB2312" w:hAnsi="Times New Roman" w:cs="Times New Roman"/>
                <w:color w:val="000000" w:themeColor="text1"/>
                <w:sz w:val="18"/>
                <w:szCs w:val="18"/>
                <w:rPrChange w:id="3807" w:author="Xuning Wei12232" w:date="2026-10-24T11:11:00Z">
                  <w:rPr>
                    <w:ins w:id="3808" w:author="Xuning Wei12232" w:date="2026-10-20T15:05:00Z"/>
                    <w:rFonts w:ascii="Times New Roman" w:eastAsia="等线" w:hAnsi="Times New Roman" w:cs="Times New Roman"/>
                    <w:color w:val="000000" w:themeColor="text1"/>
                    <w:sz w:val="18"/>
                    <w:szCs w:val="18"/>
                  </w:rPr>
                </w:rPrChange>
              </w:rPr>
              <w:pPrChange w:id="3809"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810" w:author="Xuning Wei12232" w:date="2026-10-20T08:11:00Z">
              <w:r w:rsidRPr="00B32B9A">
                <w:rPr>
                  <w:rFonts w:ascii="Times New Roman" w:eastAsia="等线" w:hAnsi="Times New Roman" w:cs="Times New Roman"/>
                  <w:color w:val="000000" w:themeColor="text1"/>
                  <w:sz w:val="18"/>
                  <w:szCs w:val="18"/>
                </w:rPr>
                <w:delText xml:space="preserve"> 2.0 eq.</w:delText>
              </w:r>
            </w:del>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OxymaPure</w:t>
            </w:r>
            <w:ins w:id="3811" w:author="Xuning Wei12232" w:date="2026-10-20T08:11:00Z">
              <w:r w:rsidRPr="00B32B9A">
                <w:rPr>
                  <w:rFonts w:ascii="Times New Roman" w:eastAsia="等线" w:hAnsi="Times New Roman" w:cs="Times New Roman"/>
                  <w:bCs w:val="0"/>
                  <w:color w:val="000000" w:themeColor="text1"/>
                  <w:sz w:val="18"/>
                  <w:szCs w:val="18"/>
                </w:rPr>
                <w:t xml:space="preserve"> (</w:t>
              </w:r>
              <w:r w:rsidRPr="00B32B9A">
                <w:rPr>
                  <w:rFonts w:ascii="Times New Roman" w:eastAsia="等线" w:hAnsi="Times New Roman" w:cs="Times New Roman"/>
                  <w:color w:val="000000" w:themeColor="text1"/>
                  <w:sz w:val="18"/>
                  <w:szCs w:val="18"/>
                </w:rPr>
                <w:t>2.0</w:t>
              </w:r>
            </w:ins>
            <w:ins w:id="3812" w:author="Xuning Wei12232" w:date="2026-10-22T10:28:00Z">
              <w:r w:rsidRPr="00B32B9A">
                <w:rPr>
                  <w:rFonts w:ascii="Times New Roman" w:eastAsia="等线" w:hAnsi="Times New Roman" w:cs="Times New Roman"/>
                  <w:color w:val="000000" w:themeColor="text1"/>
                  <w:sz w:val="18"/>
                  <w:szCs w:val="18"/>
                </w:rPr>
                <w:t>0</w:t>
              </w:r>
            </w:ins>
            <w:ins w:id="3813" w:author="Xuning Wei12232" w:date="2026-10-20T08:1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del w:id="3814" w:author="Xuning Wei12232" w:date="2026-10-20T21:06:00Z">
              <w:r w:rsidRPr="00B32B9A">
                <w:rPr>
                  <w:rFonts w:ascii="Times New Roman" w:eastAsia="等线" w:hAnsi="Times New Roman" w:cs="Times New Roman"/>
                  <w:color w:val="000000" w:themeColor="text1"/>
                  <w:sz w:val="18"/>
                  <w:szCs w:val="18"/>
                </w:rPr>
                <w:delText xml:space="preserve"> at </w:delText>
              </w:r>
            </w:del>
            <w:del w:id="3815"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3816" w:author="Xuning Wei12232" w:date="2026-10-20T21:06: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del w:id="3817" w:author="Xuning Wei12232" w:date="2026-10-20T08:11:00Z">
              <w:r w:rsidRPr="00B32B9A">
                <w:rPr>
                  <w:rFonts w:ascii="Times New Roman" w:eastAsia="等线" w:hAnsi="Times New Roman" w:cs="Times New Roman"/>
                  <w:color w:val="000000" w:themeColor="text1"/>
                  <w:sz w:val="18"/>
                  <w:szCs w:val="18"/>
                </w:rPr>
                <w:delText xml:space="preserve">2.0 V </w:delText>
              </w:r>
            </w:del>
            <w:r w:rsidRPr="00B32B9A">
              <w:rPr>
                <w:rFonts w:ascii="Times New Roman" w:eastAsia="等线" w:hAnsi="Times New Roman" w:cs="Times New Roman"/>
                <w:color w:val="000000" w:themeColor="text1"/>
                <w:sz w:val="18"/>
                <w:szCs w:val="18"/>
              </w:rPr>
              <w:t>DMF (</w:t>
            </w:r>
            <w:ins w:id="3818" w:author="Xuning Wei12232" w:date="2026-10-20T08:11:00Z">
              <w:r w:rsidRPr="00B32B9A">
                <w:rPr>
                  <w:rFonts w:ascii="Times New Roman" w:eastAsia="等线" w:hAnsi="Times New Roman" w:cs="Times New Roman"/>
                  <w:color w:val="000000" w:themeColor="text1"/>
                  <w:sz w:val="18"/>
                  <w:szCs w:val="18"/>
                </w:rPr>
                <w:t xml:space="preserve">2.0 V, </w:t>
              </w:r>
            </w:ins>
            <w:r w:rsidRPr="00B32B9A">
              <w:rPr>
                <w:rFonts w:ascii="Times New Roman" w:eastAsia="等线" w:hAnsi="Times New Roman" w:cs="Times New Roman"/>
                <w:color w:val="000000" w:themeColor="text1"/>
                <w:sz w:val="18"/>
                <w:szCs w:val="18"/>
              </w:rPr>
              <w:t>1.</w:t>
            </w:r>
            <w:del w:id="3819" w:author="Xuning Wei12232" w:date="2026-10-20T21:06:00Z">
              <w:r w:rsidRPr="00B32B9A">
                <w:rPr>
                  <w:rFonts w:ascii="Times New Roman" w:eastAsia="等线" w:hAnsi="Times New Roman" w:cs="Times New Roman"/>
                  <w:color w:val="000000" w:themeColor="text1"/>
                  <w:sz w:val="18"/>
                  <w:szCs w:val="18"/>
                </w:rPr>
                <w:delText xml:space="preserve">896 </w:delText>
              </w:r>
            </w:del>
            <w:ins w:id="3820" w:author="Xuning Wei12232" w:date="2026-10-20T21:10:00Z">
              <w:r w:rsidRPr="00B32B9A">
                <w:rPr>
                  <w:rFonts w:ascii="Times New Roman" w:eastAsia="等线" w:hAnsi="Times New Roman" w:cs="Times New Roman"/>
                  <w:color w:val="000000" w:themeColor="text1"/>
                  <w:sz w:val="18"/>
                  <w:szCs w:val="18"/>
                  <w:rPrChange w:id="3821" w:author="Xuning Wei12232" w:date="2026-10-24T11:11:00Z">
                    <w:rPr>
                      <w:rFonts w:ascii="Times New Roman" w:eastAsia="等线" w:hAnsi="Times New Roman" w:cs="Times New Roman"/>
                      <w:color w:val="000000" w:themeColor="text1"/>
                      <w:sz w:val="18"/>
                      <w:szCs w:val="18"/>
                      <w:highlight w:val="cyan"/>
                    </w:rPr>
                  </w:rPrChange>
                </w:rPr>
                <w:t>9</w:t>
              </w:r>
            </w:ins>
            <w:ins w:id="3822" w:author="Xuning Wei12232" w:date="2026-10-23T16:06:00Z">
              <w:r w:rsidRPr="00B32B9A">
                <w:rPr>
                  <w:rFonts w:ascii="Times New Roman" w:eastAsia="等线" w:hAnsi="Times New Roman" w:cs="Times New Roman"/>
                  <w:color w:val="000000" w:themeColor="text1"/>
                  <w:sz w:val="18"/>
                  <w:szCs w:val="18"/>
                  <w:rPrChange w:id="3823" w:author="Xuning Wei12232" w:date="2026-10-24T11:11:00Z">
                    <w:rPr>
                      <w:rFonts w:ascii="Times New Roman" w:eastAsia="等线" w:hAnsi="Times New Roman" w:cs="Times New Roman"/>
                      <w:color w:val="000000" w:themeColor="text1"/>
                      <w:sz w:val="18"/>
                      <w:szCs w:val="18"/>
                      <w:highlight w:val="cyan"/>
                    </w:rPr>
                  </w:rPrChange>
                </w:rPr>
                <w:t>0</w:t>
              </w:r>
            </w:ins>
            <w:ins w:id="3824" w:author="Xuning Wei12232" w:date="2026-10-20T21:0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
              <w:t>kg/kg).</w:t>
            </w:r>
            <w:del w:id="3825" w:author="Xuning Wei12232" w:date="2026-10-20T21:25:00Z">
              <w:r w:rsidRPr="00B32B9A">
                <w:rPr>
                  <w:rFonts w:ascii="Times New Roman" w:eastAsia="等线" w:hAnsi="Times New Roman" w:cs="Times New Roman"/>
                  <w:color w:val="000000" w:themeColor="text1"/>
                  <w:sz w:val="18"/>
                  <w:szCs w:val="18"/>
                </w:rPr>
                <w:delText xml:space="preserve">  </w:delText>
              </w:r>
            </w:del>
            <w:del w:id="3826" w:author="Xuning Wei12232" w:date="2026-10-20T15:05:00Z">
              <w:r w:rsidRPr="00B32B9A">
                <w:rPr>
                  <w:rFonts w:ascii="Times New Roman" w:eastAsia="等线" w:hAnsi="Times New Roman" w:cs="Times New Roman"/>
                  <w:color w:val="000000" w:themeColor="text1"/>
                  <w:sz w:val="18"/>
                  <w:szCs w:val="18"/>
                </w:rPr>
                <w:br/>
                <w:delText xml:space="preserve">5. </w:delText>
              </w:r>
            </w:del>
          </w:p>
          <w:p w14:paraId="07B1D218" w14:textId="5AC8EDB3" w:rsidR="00652DEA" w:rsidRPr="00B32B9A" w:rsidRDefault="00C15CB5">
            <w:pPr>
              <w:pStyle w:val="aff2"/>
              <w:widowControl w:val="0"/>
              <w:numPr>
                <w:ilvl w:val="0"/>
                <w:numId w:val="47"/>
              </w:numPr>
              <w:spacing w:beforeLines="50" w:before="120" w:afterLines="50" w:after="120"/>
              <w:jc w:val="both"/>
              <w:rPr>
                <w:ins w:id="3827" w:author="Xuning Wei12232" w:date="2026-10-20T15:05:00Z"/>
                <w:rFonts w:ascii="Times New Roman" w:eastAsia="仿宋_GB2312" w:hAnsi="Times New Roman" w:cs="Times New Roman"/>
                <w:color w:val="000000" w:themeColor="text1"/>
                <w:sz w:val="18"/>
                <w:szCs w:val="18"/>
                <w:rPrChange w:id="3828" w:author="Xuning Wei12232" w:date="2026-10-24T11:11:00Z">
                  <w:rPr>
                    <w:ins w:id="3829" w:author="Xuning Wei12232" w:date="2026-10-20T15:05:00Z"/>
                    <w:rFonts w:ascii="Times New Roman" w:eastAsia="等线" w:hAnsi="Times New Roman" w:cs="Times New Roman"/>
                    <w:color w:val="000000" w:themeColor="text1"/>
                    <w:sz w:val="18"/>
                    <w:szCs w:val="18"/>
                  </w:rPr>
                </w:rPrChange>
              </w:rPr>
              <w:pPrChange w:id="3830"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Add</w:t>
            </w:r>
            <w:del w:id="3831" w:author="Xuning Wei12232" w:date="2026-10-20T08:11:00Z">
              <w:r w:rsidRPr="00B32B9A">
                <w:rPr>
                  <w:rFonts w:ascii="Times New Roman" w:eastAsia="等线" w:hAnsi="Times New Roman" w:cs="Times New Roman"/>
                  <w:color w:val="000000" w:themeColor="text1"/>
                  <w:sz w:val="18"/>
                  <w:szCs w:val="18"/>
                </w:rPr>
                <w:delText xml:space="preserve"> 2.2 eq.</w:delText>
              </w:r>
            </w:del>
            <w:r w:rsidRPr="00B32B9A">
              <w:rPr>
                <w:rFonts w:ascii="Times New Roman" w:eastAsia="等线" w:hAnsi="Times New Roman" w:cs="Times New Roman"/>
                <w:color w:val="000000" w:themeColor="text1"/>
                <w:sz w:val="18"/>
                <w:szCs w:val="18"/>
              </w:rPr>
              <w:t xml:space="preserve"> DIC</w:t>
            </w:r>
            <w:ins w:id="3832" w:author="Xuning Wei12232" w:date="2026-10-20T08:11:00Z">
              <w:r w:rsidRPr="00B32B9A">
                <w:rPr>
                  <w:rFonts w:ascii="Times New Roman" w:eastAsia="等线" w:hAnsi="Times New Roman" w:cs="Times New Roman"/>
                  <w:color w:val="000000" w:themeColor="text1"/>
                  <w:sz w:val="18"/>
                  <w:szCs w:val="18"/>
                </w:rPr>
                <w:t xml:space="preserve"> (2.2</w:t>
              </w:r>
            </w:ins>
            <w:ins w:id="3833" w:author="Xuning Wei12232" w:date="2026-10-22T10:28:00Z">
              <w:r w:rsidRPr="00B32B9A">
                <w:rPr>
                  <w:rFonts w:ascii="Times New Roman" w:eastAsia="等线" w:hAnsi="Times New Roman" w:cs="Times New Roman"/>
                  <w:color w:val="000000" w:themeColor="text1"/>
                  <w:sz w:val="18"/>
                  <w:szCs w:val="18"/>
                  <w:rPrChange w:id="3834" w:author="Xuning Wei12232" w:date="2026-10-24T11:11:00Z">
                    <w:rPr>
                      <w:rFonts w:ascii="Times New Roman" w:eastAsia="等线" w:hAnsi="Times New Roman" w:cs="Times New Roman"/>
                      <w:color w:val="FF0000"/>
                      <w:sz w:val="18"/>
                      <w:szCs w:val="18"/>
                      <w:highlight w:val="lightGray"/>
                    </w:rPr>
                  </w:rPrChange>
                </w:rPr>
                <w:t>0</w:t>
              </w:r>
            </w:ins>
            <w:ins w:id="3835" w:author="Xuning Wei12232" w:date="2026-10-20T08:11: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w:t>
            </w:r>
            <w:ins w:id="3836" w:author="Xuning Wei12232" w:date="2026-10-20T21:06:00Z">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3837" w:author="Xuning Wei12232" w:date="2026-10-20T21:06:00Z">
              <w:r w:rsidRPr="00B32B9A">
                <w:rPr>
                  <w:rFonts w:ascii="Times New Roman" w:eastAsia="等线" w:hAnsi="Times New Roman" w:cs="Times New Roman"/>
                  <w:color w:val="000000" w:themeColor="text1"/>
                  <w:sz w:val="18"/>
                  <w:szCs w:val="18"/>
                  <w:lang w:eastAsia="zh-CN"/>
                </w:rPr>
                <w:t xml:space="preserve"> (</w:t>
              </w:r>
            </w:ins>
            <w:ins w:id="383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rPr>
              <w:t xml:space="preserve">, activate for 20±5 min (target: 20 min) at </w:t>
            </w:r>
            <w:del w:id="3839"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3840"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3841"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3842" w:author="Xuning Wei12232" w:date="2026-10-20T15:05:00Z">
              <w:r w:rsidRPr="00B32B9A">
                <w:rPr>
                  <w:rFonts w:ascii="Times New Roman" w:eastAsia="等线" w:hAnsi="Times New Roman" w:cs="Times New Roman"/>
                  <w:color w:val="000000" w:themeColor="text1"/>
                  <w:sz w:val="18"/>
                  <w:szCs w:val="18"/>
                </w:rPr>
                <w:br/>
                <w:delText xml:space="preserve">6. </w:delText>
              </w:r>
            </w:del>
          </w:p>
          <w:p w14:paraId="054D6232" w14:textId="69FB8DA5" w:rsidR="00652DEA" w:rsidRPr="00B32B9A" w:rsidRDefault="00C15CB5">
            <w:pPr>
              <w:pStyle w:val="aff2"/>
              <w:widowControl w:val="0"/>
              <w:numPr>
                <w:ilvl w:val="0"/>
                <w:numId w:val="47"/>
              </w:numPr>
              <w:spacing w:beforeLines="50" w:before="120" w:afterLines="50" w:after="120"/>
              <w:jc w:val="both"/>
              <w:rPr>
                <w:ins w:id="3843" w:author="Xuning Wei12232" w:date="2026-10-20T15:05:00Z"/>
                <w:rFonts w:ascii="Times New Roman" w:eastAsia="仿宋_GB2312" w:hAnsi="Times New Roman" w:cs="Times New Roman"/>
                <w:color w:val="000000" w:themeColor="text1"/>
                <w:sz w:val="18"/>
                <w:szCs w:val="18"/>
                <w:rPrChange w:id="3844" w:author="Xuning Wei12232" w:date="2026-10-24T11:11:00Z">
                  <w:rPr>
                    <w:ins w:id="3845" w:author="Xuning Wei12232" w:date="2026-10-20T15:05:00Z"/>
                    <w:rFonts w:ascii="Times New Roman" w:eastAsia="等线" w:hAnsi="Times New Roman" w:cs="Times New Roman"/>
                    <w:color w:val="000000" w:themeColor="text1"/>
                    <w:sz w:val="18"/>
                    <w:szCs w:val="18"/>
                  </w:rPr>
                </w:rPrChange>
              </w:rPr>
              <w:pPrChange w:id="3846" w:author="Xuning Wei12232" w:date="2026-10-20T15:05: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ins w:id="3847" w:author="Xuning Wei12232" w:date="2026-10-20T21:09:00Z">
              <w:r w:rsidRPr="36F45B6D">
                <w:rPr>
                  <w:rFonts w:ascii="Times New Roman" w:eastAsia="等线" w:hAnsi="Times New Roman" w:cs="Times New Roman"/>
                  <w:color w:val="000000" w:themeColor="text1"/>
                  <w:sz w:val="18"/>
                  <w:szCs w:val="18"/>
                </w:rPr>
                <w:t xml:space="preserve"> </w:t>
              </w:r>
            </w:ins>
            <w:del w:id="3848" w:author="Xuning Wei12232" w:date="2026-10-20T21:09: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3849" w:author="Xuning Wei12232" w:date="2026-10-20T21:09:00Z">
              <w:r w:rsidRPr="36F45B6D">
                <w:rPr>
                  <w:rFonts w:ascii="Times New Roman" w:eastAsia="等线" w:hAnsi="Times New Roman" w:cs="Times New Roman"/>
                  <w:color w:val="000000" w:themeColor="text1"/>
                  <w:sz w:val="18"/>
                  <w:szCs w:val="18"/>
                </w:rPr>
                <w:t>DMF (1.0 V</w:t>
              </w:r>
              <w:r w:rsidRPr="36F45B6D">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0000" w:themeColor="text1"/>
                  <w:sz w:val="18"/>
                  <w:szCs w:val="18"/>
                </w:rPr>
                <w:t>0.9</w:t>
              </w:r>
            </w:ins>
            <w:r w:rsidR="4FF6AA51" w:rsidRPr="36F45B6D">
              <w:rPr>
                <w:rFonts w:ascii="Times New Roman" w:eastAsia="等线" w:hAnsi="Times New Roman" w:cs="Times New Roman"/>
                <w:color w:val="000000" w:themeColor="text1"/>
                <w:sz w:val="18"/>
                <w:szCs w:val="18"/>
              </w:rPr>
              <w:t>4</w:t>
            </w:r>
            <w:ins w:id="3850" w:author="Xuning Wei12232" w:date="2026-10-20T21:09: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3851" w:author="Xuning Wei12232" w:date="2026-10-20T15:05:00Z">
              <w:r w:rsidRPr="36F45B6D" w:rsidDel="00C15CB5">
                <w:rPr>
                  <w:rFonts w:ascii="Times New Roman" w:eastAsia="等线" w:hAnsi="Times New Roman" w:cs="Times New Roman"/>
                  <w:color w:val="000000" w:themeColor="text1"/>
                  <w:sz w:val="18"/>
                  <w:szCs w:val="18"/>
                </w:rPr>
                <w:delText xml:space="preserve">7. </w:delText>
              </w:r>
            </w:del>
          </w:p>
          <w:p w14:paraId="564AE218" w14:textId="77777777" w:rsidR="00652DEA" w:rsidRPr="00B32B9A" w:rsidRDefault="00C15CB5">
            <w:pPr>
              <w:pStyle w:val="aff2"/>
              <w:widowControl w:val="0"/>
              <w:numPr>
                <w:ilvl w:val="0"/>
                <w:numId w:val="47"/>
              </w:numPr>
              <w:spacing w:beforeLines="50" w:before="120" w:afterLines="50" w:after="120"/>
              <w:jc w:val="both"/>
              <w:rPr>
                <w:rFonts w:ascii="Times New Roman" w:eastAsia="仿宋_GB2312" w:hAnsi="Times New Roman" w:cs="Times New Roman"/>
                <w:color w:val="000000" w:themeColor="text1"/>
                <w:sz w:val="18"/>
                <w:szCs w:val="18"/>
              </w:rPr>
              <w:pPrChange w:id="3852" w:author="Xuning Wei12232" w:date="2026-10-20T15:05: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1DAEB4D"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22B00A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0C7152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EA794" w14:textId="3A36B4F3" w:rsidR="00652DEA" w:rsidRPr="00B32B9A" w:rsidRDefault="00C15CB5">
            <w:pPr>
              <w:pStyle w:val="aff2"/>
              <w:widowControl w:val="0"/>
              <w:numPr>
                <w:ilvl w:val="0"/>
                <w:numId w:val="48"/>
              </w:numPr>
              <w:spacing w:beforeLines="50" w:before="120" w:afterLines="50" w:after="120"/>
              <w:jc w:val="both"/>
              <w:rPr>
                <w:ins w:id="3853" w:author="Xuning Wei12232" w:date="2026-10-20T21:34:00Z"/>
                <w:rFonts w:ascii="Times New Roman" w:eastAsia="仿宋_GB2312" w:hAnsi="Times New Roman" w:cs="Times New Roman"/>
                <w:bCs w:val="0"/>
                <w:color w:val="000000" w:themeColor="text1"/>
                <w:sz w:val="18"/>
                <w:szCs w:val="18"/>
                <w:rPrChange w:id="3854" w:author="Xuning Wei12232" w:date="2026-10-24T11:11:00Z">
                  <w:rPr>
                    <w:ins w:id="3855" w:author="Xuning Wei12232" w:date="2026-10-20T21:34:00Z"/>
                    <w:rFonts w:ascii="Times New Roman" w:eastAsia="等线" w:hAnsi="Times New Roman" w:cs="Times New Roman"/>
                    <w:bCs w:val="0"/>
                    <w:color w:val="FF0000"/>
                    <w:sz w:val="18"/>
                    <w:szCs w:val="18"/>
                  </w:rPr>
                </w:rPrChange>
              </w:rPr>
              <w:pPrChange w:id="3856" w:author="Xuning Wei12232" w:date="2026-10-20T15:06:00Z">
                <w:pPr>
                  <w:widowControl w:val="0"/>
                  <w:spacing w:beforeLines="50" w:before="120" w:afterLines="50" w:after="120"/>
                  <w:contextualSpacing/>
                </w:pPr>
              </w:pPrChange>
            </w:pPr>
            <w:ins w:id="3857" w:author="Xuning Wei12232" w:date="2026-10-20T21:34:00Z">
              <w:r w:rsidRPr="00B32B9A">
                <w:rPr>
                  <w:rFonts w:ascii="Times New Roman" w:eastAsia="等线" w:hAnsi="Times New Roman" w:cs="Times New Roman"/>
                  <w:color w:val="000000" w:themeColor="text1"/>
                  <w:sz w:val="18"/>
                  <w:szCs w:val="18"/>
                </w:rPr>
                <w:t>Heat the mixture to</w:t>
              </w:r>
              <w:r w:rsidRPr="004F28D1">
                <w:rPr>
                  <w:rFonts w:ascii="Times New Roman" w:eastAsia="等线" w:hAnsi="Times New Roman" w:cs="Times New Roman"/>
                  <w:color w:val="0000FF"/>
                  <w:sz w:val="18"/>
                  <w:szCs w:val="18"/>
                </w:rPr>
                <w:t xml:space="preserve"> </w:t>
              </w:r>
            </w:ins>
            <w:r w:rsidR="00393CE8" w:rsidRPr="004F28D1">
              <w:rPr>
                <w:rFonts w:ascii="Times New Roman" w:eastAsia="等线" w:hAnsi="Times New Roman" w:cs="Times New Roman"/>
                <w:bCs w:val="0"/>
                <w:color w:val="0000FF"/>
                <w:sz w:val="18"/>
                <w:szCs w:val="18"/>
              </w:rPr>
              <w:t>2</w:t>
            </w:r>
            <w:r w:rsidR="004F28D1" w:rsidRPr="004F28D1">
              <w:rPr>
                <w:rFonts w:ascii="Times New Roman" w:eastAsia="等线" w:hAnsi="Times New Roman" w:cs="Times New Roman"/>
                <w:bCs w:val="0"/>
                <w:color w:val="0000FF"/>
                <w:sz w:val="18"/>
                <w:szCs w:val="18"/>
              </w:rPr>
              <w:t>1 - 26</w:t>
            </w:r>
            <w:r w:rsidR="00393CE8" w:rsidRPr="004F28D1">
              <w:rPr>
                <w:rFonts w:ascii="Times New Roman" w:eastAsia="等线" w:hAnsi="Times New Roman" w:cs="Times New Roman"/>
                <w:bCs w:val="0"/>
                <w:color w:val="0000FF"/>
                <w:sz w:val="18"/>
                <w:szCs w:val="18"/>
              </w:rPr>
              <w:t xml:space="preserve"> °C</w:t>
            </w:r>
            <w:ins w:id="3858"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859"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393CE8" w:rsidRPr="004F28D1">
              <w:rPr>
                <w:rFonts w:ascii="Times New Roman" w:eastAsia="等线" w:hAnsi="Times New Roman" w:cs="Times New Roman"/>
                <w:bCs w:val="0"/>
                <w:color w:val="0000FF"/>
                <w:sz w:val="18"/>
                <w:szCs w:val="18"/>
              </w:rPr>
              <w:t>2</w:t>
            </w:r>
            <w:r w:rsidR="004F28D1" w:rsidRPr="004F28D1">
              <w:rPr>
                <w:rFonts w:ascii="Times New Roman" w:eastAsia="等线" w:hAnsi="Times New Roman" w:cs="Times New Roman"/>
                <w:bCs w:val="0"/>
                <w:color w:val="0000FF"/>
                <w:sz w:val="18"/>
                <w:szCs w:val="18"/>
              </w:rPr>
              <w:t>1 - 26</w:t>
            </w:r>
            <w:r w:rsidR="00393CE8">
              <w:rPr>
                <w:rFonts w:ascii="Times New Roman" w:eastAsia="等线" w:hAnsi="Times New Roman" w:cs="Times New Roman"/>
                <w:bCs w:val="0"/>
                <w:color w:val="000000" w:themeColor="text1"/>
                <w:sz w:val="18"/>
                <w:szCs w:val="18"/>
              </w:rPr>
              <w:t xml:space="preserve"> °C</w:t>
            </w:r>
            <w:ins w:id="386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3861" w:author="Xuning Wei12232" w:date="2026-10-20T21:34:00Z">
              <w:r w:rsidRPr="00B32B9A">
                <w:rPr>
                  <w:rFonts w:ascii="Times New Roman" w:eastAsia="等线" w:hAnsi="Times New Roman" w:cs="Times New Roman"/>
                  <w:bCs w:val="0"/>
                  <w:color w:val="000000" w:themeColor="text1"/>
                  <w:sz w:val="18"/>
                  <w:szCs w:val="18"/>
                </w:rPr>
                <w:t>).</w:t>
              </w:r>
            </w:ins>
          </w:p>
          <w:p w14:paraId="79820BCD" w14:textId="50378718" w:rsidR="00652DEA" w:rsidRPr="00B32B9A" w:rsidRDefault="00C15CB5">
            <w:pPr>
              <w:pStyle w:val="aff2"/>
              <w:widowControl w:val="0"/>
              <w:numPr>
                <w:ilvl w:val="0"/>
                <w:numId w:val="48"/>
              </w:numPr>
              <w:spacing w:beforeLines="50" w:before="120" w:afterLines="50" w:after="120"/>
              <w:jc w:val="both"/>
              <w:rPr>
                <w:ins w:id="3862" w:author="Xuning Wei12232" w:date="2026-10-20T15:06:00Z"/>
                <w:rFonts w:ascii="Times New Roman" w:eastAsia="仿宋_GB2312" w:hAnsi="Times New Roman" w:cs="Times New Roman"/>
                <w:color w:val="000000" w:themeColor="text1"/>
                <w:sz w:val="18"/>
                <w:szCs w:val="18"/>
                <w:rPrChange w:id="3863" w:author="Xuning Wei12232" w:date="2026-10-24T11:11:00Z">
                  <w:rPr>
                    <w:ins w:id="3864" w:author="Xuning Wei12232" w:date="2026-10-20T15:06:00Z"/>
                    <w:rFonts w:ascii="Times New Roman" w:eastAsia="等线" w:hAnsi="Times New Roman" w:cs="Times New Roman"/>
                    <w:color w:val="000000" w:themeColor="text1"/>
                    <w:sz w:val="18"/>
                    <w:szCs w:val="18"/>
                  </w:rPr>
                </w:rPrChange>
              </w:rPr>
              <w:pPrChange w:id="3865" w:author="Xuning Wei12232" w:date="2026-10-20T15:06:00Z">
                <w:pPr>
                  <w:widowControl w:val="0"/>
                  <w:spacing w:beforeLines="50" w:before="120" w:afterLines="50" w:after="120"/>
                  <w:contextualSpacing/>
                </w:pPr>
              </w:pPrChange>
            </w:pPr>
            <w:del w:id="3866" w:author="Xuning Wei12232" w:date="2026-10-20T15:06:00Z">
              <w:r w:rsidRPr="00B32B9A">
                <w:rPr>
                  <w:rFonts w:ascii="Times New Roman" w:eastAsia="等线" w:hAnsi="Times New Roman" w:cs="Times New Roman"/>
                  <w:color w:val="000000" w:themeColor="text1"/>
                  <w:sz w:val="18"/>
                  <w:szCs w:val="18"/>
                  <w:rPrChange w:id="3867" w:author="Xuning Wei12232" w:date="2026-10-24T11:11:00Z">
                    <w:rPr/>
                  </w:rPrChange>
                </w:rPr>
                <w:delText xml:space="preserve">1. </w:delText>
              </w:r>
            </w:del>
            <w:del w:id="3868" w:author="Xuning Wei12232" w:date="2026-10-20T08:41:00Z">
              <w:r w:rsidRPr="00B32B9A">
                <w:rPr>
                  <w:rFonts w:ascii="Times New Roman" w:eastAsia="等线" w:hAnsi="Times New Roman" w:cs="Times New Roman"/>
                  <w:color w:val="000000" w:themeColor="text1"/>
                  <w:sz w:val="18"/>
                  <w:szCs w:val="18"/>
                  <w:rPrChange w:id="3869"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3870" w:author="Xuning Wei12232" w:date="2026-10-24T11:11:00Z">
                    <w:rPr/>
                  </w:rPrChange>
                </w:rPr>
                <w:delText>reac</w:delText>
              </w:r>
              <w:r w:rsidRPr="00B32B9A">
                <w:rPr>
                  <w:rFonts w:ascii="Times New Roman" w:eastAsia="等线" w:hAnsi="Times New Roman" w:cs="Times New Roman"/>
                  <w:bCs w:val="0"/>
                  <w:color w:val="000000" w:themeColor="text1"/>
                  <w:sz w:val="18"/>
                  <w:szCs w:val="18"/>
                </w:rPr>
                <w:delText>t at 25±5 °C (target: 25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rPrChange w:id="3871" w:author="Xuning Wei12232" w:date="2026-10-24T11:11:00Z">
                    <w:rPr/>
                  </w:rPrChange>
                </w:rPr>
                <w:delText xml:space="preserve"> </w:delText>
              </w:r>
            </w:del>
            <w:del w:id="3872" w:author="Xuning Wei12232" w:date="2026-10-20T15:06:00Z">
              <w:r w:rsidRPr="00B32B9A">
                <w:rPr>
                  <w:rFonts w:ascii="Times New Roman" w:eastAsia="等线" w:hAnsi="Times New Roman" w:cs="Times New Roman"/>
                  <w:color w:val="000000" w:themeColor="text1"/>
                  <w:sz w:val="18"/>
                  <w:szCs w:val="18"/>
                  <w:rPrChange w:id="3873" w:author="Xuning Wei12232" w:date="2026-10-24T11:11:00Z">
                    <w:rPr/>
                  </w:rPrChange>
                </w:rPr>
                <w:br/>
                <w:delText xml:space="preserve">2. </w:delText>
              </w:r>
            </w:del>
            <w:r w:rsidRPr="00B32B9A">
              <w:rPr>
                <w:rFonts w:ascii="Times New Roman" w:eastAsia="等线" w:hAnsi="Times New Roman" w:cs="Times New Roman"/>
                <w:color w:val="000000" w:themeColor="text1"/>
                <w:sz w:val="18"/>
                <w:szCs w:val="18"/>
                <w:rPrChange w:id="387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387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3876" w:author="Xuning Wei12232" w:date="2026-10-24T11:11:00Z">
                  <w:rPr/>
                </w:rPrChange>
              </w:rPr>
              <w:t>h), sample the mixture every 0.5~1 h for ninhydrin test analysis until two consecutive samples test as negative (</w:t>
            </w:r>
            <w:r w:rsidR="00B03D3A" w:rsidRPr="00B32B9A">
              <w:rPr>
                <w:rFonts w:ascii="Times New Roman" w:eastAsia="等线" w:hAnsi="Times New Roman" w:cs="Times New Roman"/>
                <w:color w:val="000000" w:themeColor="text1"/>
                <w:sz w:val="18"/>
                <w:szCs w:val="18"/>
                <w:rPrChange w:id="3877" w:author="Xuning Wei12232" w:date="2026-10-24T11:11:00Z">
                  <w:rPr/>
                </w:rPrChange>
              </w:rPr>
              <w:t>Yellow to Light pink Report Negative= Complete coupling; Blue to Purple Positive= Incomplete coupling</w:t>
            </w:r>
            <w:r w:rsidRPr="00B32B9A">
              <w:rPr>
                <w:rFonts w:ascii="Times New Roman" w:eastAsia="等线" w:hAnsi="Times New Roman" w:cs="Times New Roman"/>
                <w:color w:val="000000" w:themeColor="text1"/>
                <w:sz w:val="18"/>
                <w:szCs w:val="18"/>
                <w:rPrChange w:id="3878" w:author="Xuning Wei12232" w:date="2026-10-24T11:11:00Z">
                  <w:rPr/>
                </w:rPrChange>
              </w:rPr>
              <w:t>). And the mixture should be stirred for coupling time</w:t>
            </w:r>
            <w:ins w:id="3879" w:author="Xuning Wei12232" w:date="2026-10-20T21:31: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388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3881" w:author="Xuning Wei12232" w:date="2026-10-21T09:19:00Z">
              <w:r w:rsidRPr="00B32B9A">
                <w:rPr>
                  <w:rFonts w:ascii="Times New Roman" w:eastAsia="仿宋_GB2312" w:hAnsi="Times New Roman" w:cs="Times New Roman"/>
                  <w:color w:val="000000" w:themeColor="text1"/>
                  <w:sz w:val="18"/>
                  <w:szCs w:val="18"/>
                </w:rPr>
                <w:t>≤</w:t>
              </w:r>
            </w:ins>
            <w:ins w:id="3882" w:author="Xuning Wei12232" w:date="2026-10-20T21:31:00Z">
              <w:r w:rsidRPr="00B32B9A">
                <w:rPr>
                  <w:rFonts w:ascii="Times New Roman" w:eastAsia="仿宋_GB2312" w:hAnsi="Times New Roman" w:cs="Times New Roman"/>
                  <w:color w:val="000000" w:themeColor="text1"/>
                  <w:sz w:val="18"/>
                  <w:szCs w:val="18"/>
                  <w:rPrChange w:id="388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88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3885" w:author="Xuning Wei12232" w:date="2026-10-21T09:19:00Z">
              <w:r w:rsidRPr="00B32B9A">
                <w:rPr>
                  <w:rFonts w:ascii="Times New Roman" w:eastAsia="仿宋_GB2312" w:hAnsi="Times New Roman" w:cs="Times New Roman"/>
                  <w:color w:val="000000" w:themeColor="text1"/>
                  <w:sz w:val="18"/>
                  <w:szCs w:val="18"/>
                </w:rPr>
                <w:t>≤</w:t>
              </w:r>
            </w:ins>
            <w:ins w:id="3886" w:author="Xuning Wei12232" w:date="2026-10-20T21:31:00Z">
              <w:r w:rsidRPr="00B32B9A">
                <w:rPr>
                  <w:rFonts w:ascii="Times New Roman" w:eastAsia="仿宋_GB2312" w:hAnsi="Times New Roman" w:cs="Times New Roman"/>
                  <w:color w:val="000000" w:themeColor="text1"/>
                  <w:sz w:val="18"/>
                  <w:szCs w:val="18"/>
                  <w:rPrChange w:id="388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3888" w:author="Xuning Wei12232" w:date="2026-10-24T11:11:00Z">
                    <w:rPr>
                      <w:rFonts w:ascii="Times New Roman" w:eastAsia="等线" w:hAnsi="Times New Roman" w:cs="Times New Roman"/>
                      <w:color w:val="000000" w:themeColor="text1"/>
                      <w:sz w:val="18"/>
                      <w:szCs w:val="18"/>
                      <w:highlight w:val="lightGray"/>
                    </w:rPr>
                  </w:rPrChange>
                </w:rPr>
                <w:t>9.5 h)</w:t>
              </w:r>
            </w:ins>
            <w:del w:id="3889" w:author="Xuning Wei12232" w:date="2026-10-20T21:31:00Z">
              <w:r w:rsidRPr="00B32B9A">
                <w:rPr>
                  <w:rFonts w:ascii="Times New Roman" w:eastAsia="等线" w:hAnsi="Times New Roman" w:cs="Times New Roman"/>
                  <w:color w:val="000000" w:themeColor="text1"/>
                  <w:sz w:val="18"/>
                  <w:szCs w:val="18"/>
                  <w:rPrChange w:id="3890" w:author="Xuning Wei12232" w:date="2026-10-24T11:11:00Z">
                    <w:rPr/>
                  </w:rPrChange>
                </w:rPr>
                <w:delText xml:space="preserve"> (4 h </w:delText>
              </w:r>
            </w:del>
            <w:del w:id="3891" w:author="Xuning Wei12232" w:date="2026-10-20T13:09:00Z">
              <w:r w:rsidRPr="00B32B9A">
                <w:rPr>
                  <w:rFonts w:ascii="Times New Roman" w:eastAsia="等线" w:hAnsi="Times New Roman" w:cs="Times New Roman" w:hint="eastAsia"/>
                  <w:color w:val="000000" w:themeColor="text1"/>
                  <w:sz w:val="18"/>
                  <w:szCs w:val="18"/>
                  <w:rPrChange w:id="389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3893" w:author="Xuning Wei12232" w:date="2026-10-24T11:11:00Z">
                    <w:rPr/>
                  </w:rPrChange>
                </w:rPr>
                <w:delText xml:space="preserve"> </w:delText>
              </w:r>
            </w:del>
            <w:del w:id="3894" w:author="Xuning Wei12232" w:date="2026-10-20T21:31:00Z">
              <w:r w:rsidRPr="00B32B9A">
                <w:rPr>
                  <w:rFonts w:ascii="Times New Roman" w:eastAsia="等线" w:hAnsi="Times New Roman" w:cs="Times New Roman"/>
                  <w:color w:val="000000" w:themeColor="text1"/>
                  <w:sz w:val="18"/>
                  <w:szCs w:val="18"/>
                  <w:rPrChange w:id="3895" w:author="Xuning Wei12232" w:date="2026-10-24T11:11:00Z">
                    <w:rPr/>
                  </w:rPrChange>
                </w:rPr>
                <w:delText xml:space="preserve">Coupling time </w:delText>
              </w:r>
            </w:del>
            <w:del w:id="3896" w:author="Xuning Wei12232" w:date="2026-10-20T13:10:00Z">
              <w:r w:rsidRPr="00B32B9A">
                <w:rPr>
                  <w:rFonts w:ascii="Times New Roman" w:eastAsia="等线" w:hAnsi="Times New Roman" w:cs="Times New Roman" w:hint="eastAsia"/>
                  <w:color w:val="000000" w:themeColor="text1"/>
                  <w:sz w:val="18"/>
                  <w:szCs w:val="18"/>
                  <w:rPrChange w:id="389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3898" w:author="Xuning Wei12232" w:date="2026-10-24T11:11:00Z">
                    <w:rPr/>
                  </w:rPrChange>
                </w:rPr>
                <w:delText xml:space="preserve"> </w:delText>
              </w:r>
            </w:del>
            <w:del w:id="3899" w:author="Xuning Wei12232" w:date="2026-10-20T21:31:00Z">
              <w:r w:rsidRPr="00B32B9A">
                <w:rPr>
                  <w:rFonts w:ascii="Times New Roman" w:eastAsia="等线" w:hAnsi="Times New Roman" w:cs="Times New Roman"/>
                  <w:color w:val="000000" w:themeColor="text1"/>
                  <w:sz w:val="18"/>
                  <w:szCs w:val="18"/>
                  <w:rPrChange w:id="3900"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3901" w:author="Xuning Wei12232" w:date="2026-10-24T11:11:00Z">
                  <w:rPr/>
                </w:rPrChange>
              </w:rPr>
              <w:t xml:space="preserve">. </w:t>
            </w:r>
            <w:del w:id="3902" w:author="Xuning Wei12232" w:date="2026-10-20T15:06:00Z">
              <w:r w:rsidRPr="00B32B9A">
                <w:rPr>
                  <w:rFonts w:ascii="Times New Roman" w:eastAsia="等线" w:hAnsi="Times New Roman" w:cs="Times New Roman"/>
                  <w:color w:val="000000" w:themeColor="text1"/>
                  <w:sz w:val="18"/>
                  <w:szCs w:val="18"/>
                  <w:rPrChange w:id="3903" w:author="Xuning Wei12232" w:date="2026-10-24T11:11:00Z">
                    <w:rPr/>
                  </w:rPrChange>
                </w:rPr>
                <w:br/>
                <w:delText xml:space="preserve">3. </w:delText>
              </w:r>
            </w:del>
          </w:p>
          <w:p w14:paraId="39906406" w14:textId="77777777" w:rsidR="00652DEA" w:rsidRPr="00B32B9A" w:rsidRDefault="00C15CB5">
            <w:pPr>
              <w:pStyle w:val="aff2"/>
              <w:widowControl w:val="0"/>
              <w:numPr>
                <w:ilvl w:val="0"/>
                <w:numId w:val="48"/>
              </w:numPr>
              <w:spacing w:beforeLines="50" w:before="120" w:afterLines="50" w:after="120"/>
              <w:jc w:val="both"/>
              <w:rPr>
                <w:rFonts w:ascii="Times New Roman" w:eastAsia="仿宋_GB2312" w:hAnsi="Times New Roman" w:cs="Times New Roman"/>
                <w:color w:val="000000" w:themeColor="text1"/>
                <w:sz w:val="18"/>
                <w:szCs w:val="18"/>
                <w:rPrChange w:id="3904" w:author="Xuning Wei12232" w:date="2026-10-24T11:11:00Z">
                  <w:rPr>
                    <w:rFonts w:eastAsia="仿宋_GB2312"/>
                  </w:rPr>
                </w:rPrChange>
              </w:rPr>
              <w:pPrChange w:id="3905" w:author="Xuning Wei12232" w:date="2026-10-20T15: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3906" w:author="Xuning Wei12232" w:date="2026-10-24T11:11:00Z">
                  <w:rPr/>
                </w:rPrChange>
              </w:rPr>
              <w:t xml:space="preserve">Stop stirring and turn off the nitrogen. Drain until there is no reaction mixture drip. </w:t>
            </w:r>
          </w:p>
        </w:tc>
      </w:tr>
      <w:tr w:rsidR="00652DEA" w:rsidRPr="00B32B9A" w14:paraId="6E91B15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C6D7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55685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64AD0B" w14:textId="77777777" w:rsidR="00652DEA" w:rsidRPr="00B32B9A" w:rsidRDefault="00C15CB5">
            <w:pPr>
              <w:pStyle w:val="aff2"/>
              <w:widowControl w:val="0"/>
              <w:numPr>
                <w:ilvl w:val="0"/>
                <w:numId w:val="49"/>
              </w:numPr>
              <w:spacing w:beforeLines="50" w:before="120" w:afterLines="50" w:after="120"/>
              <w:jc w:val="both"/>
              <w:rPr>
                <w:ins w:id="3907" w:author="Xuning Wei12232" w:date="2026-10-20T15:07:00Z"/>
                <w:rFonts w:ascii="Times New Roman" w:eastAsia="仿宋_GB2312" w:hAnsi="Times New Roman" w:cs="Times New Roman"/>
                <w:color w:val="000000" w:themeColor="text1"/>
                <w:sz w:val="18"/>
                <w:szCs w:val="18"/>
              </w:rPr>
              <w:pPrChange w:id="3908" w:author="Xuning Wei12232" w:date="2026-10-20T15:07:00Z">
                <w:pPr>
                  <w:widowControl w:val="0"/>
                  <w:spacing w:beforeLines="50" w:before="120" w:afterLines="50" w:after="120"/>
                  <w:contextualSpacing/>
                </w:pPr>
              </w:pPrChange>
            </w:pPr>
            <w:del w:id="3909" w:author="Xuning Wei12232" w:date="2026-10-20T15:07: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91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91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912" w:author="Xuning Wei12232" w:date="2026-10-24T11:11:00Z">
                  <w:rPr>
                    <w:lang w:eastAsia="zh-CN"/>
                  </w:rPr>
                </w:rPrChange>
              </w:rPr>
              <w:t xml:space="preserve"> </w:t>
            </w:r>
            <w:ins w:id="3913" w:author="Xuning Wei12232" w:date="2026-10-23T19:53:00Z">
              <w:r w:rsidRPr="00B32B9A">
                <w:rPr>
                  <w:rFonts w:ascii="Times New Roman" w:eastAsia="仿宋_GB2312" w:hAnsi="Times New Roman" w:cs="Times New Roman"/>
                  <w:color w:val="000000" w:themeColor="text1"/>
                  <w:sz w:val="18"/>
                  <w:szCs w:val="18"/>
                  <w:rPrChange w:id="3914"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391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916" w:author="Xuning Wei12232" w:date="2026-10-20T08:12:00Z">
              <w:r w:rsidRPr="00B32B9A">
                <w:rPr>
                  <w:rFonts w:ascii="Times New Roman" w:eastAsia="仿宋_GB2312" w:hAnsi="Times New Roman" w:cs="Times New Roman"/>
                  <w:color w:val="000000" w:themeColor="text1"/>
                  <w:sz w:val="18"/>
                  <w:szCs w:val="18"/>
                  <w:lang w:eastAsia="zh-CN"/>
                  <w:rPrChange w:id="3917" w:author="Xuning Wei12232" w:date="2026-10-24T11:11:00Z">
                    <w:rPr>
                      <w:lang w:eastAsia="zh-CN"/>
                    </w:rPr>
                  </w:rPrChange>
                </w:rPr>
                <w:delText xml:space="preserve">8.0 V </w:delText>
              </w:r>
            </w:del>
            <w:del w:id="3918" w:author="Xuning Wei12232" w:date="2026-10-20T19:19:00Z">
              <w:r w:rsidRPr="00B32B9A">
                <w:rPr>
                  <w:rFonts w:ascii="Times New Roman" w:eastAsia="仿宋_GB2312" w:hAnsi="Times New Roman" w:cs="Times New Roman"/>
                  <w:color w:val="000000" w:themeColor="text1"/>
                  <w:sz w:val="18"/>
                  <w:szCs w:val="18"/>
                  <w:lang w:eastAsia="zh-CN"/>
                  <w:rPrChange w:id="3919" w:author="Xuning Wei12232" w:date="2026-10-24T11:11:00Z">
                    <w:rPr>
                      <w:lang w:eastAsia="zh-CN"/>
                    </w:rPr>
                  </w:rPrChange>
                </w:rPr>
                <w:delText>DMF (7.584 kg/kg)</w:delText>
              </w:r>
            </w:del>
            <w:r w:rsidRPr="00B32B9A">
              <w:rPr>
                <w:rFonts w:ascii="Times New Roman" w:eastAsia="仿宋_GB2312" w:hAnsi="Times New Roman" w:cs="Times New Roman"/>
                <w:color w:val="000000" w:themeColor="text1"/>
                <w:sz w:val="18"/>
                <w:szCs w:val="18"/>
                <w:rPrChange w:id="3920"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3921"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3922"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3923" w:author="Xuning Wei12232" w:date="2026-10-24T11:11:00Z">
                  <w:rPr>
                    <w:color w:val="0000FF"/>
                  </w:rPr>
                </w:rPrChange>
              </w:rPr>
              <w:t xml:space="preserve"> cleaning pipeline.</w:t>
            </w:r>
          </w:p>
          <w:p w14:paraId="6D3A9733" w14:textId="77777777" w:rsidR="00652DEA" w:rsidRPr="00B32B9A" w:rsidRDefault="00C15CB5">
            <w:pPr>
              <w:pStyle w:val="aff2"/>
              <w:widowControl w:val="0"/>
              <w:numPr>
                <w:ilvl w:val="0"/>
                <w:numId w:val="49"/>
              </w:numPr>
              <w:spacing w:beforeLines="50" w:before="120" w:afterLines="50" w:after="120"/>
              <w:jc w:val="both"/>
              <w:rPr>
                <w:ins w:id="3924" w:author="Xuning Wei12232" w:date="2026-10-20T15:08:00Z"/>
                <w:rFonts w:ascii="Times New Roman" w:eastAsia="仿宋_GB2312" w:hAnsi="Times New Roman" w:cs="Times New Roman"/>
                <w:color w:val="000000" w:themeColor="text1"/>
                <w:sz w:val="18"/>
                <w:szCs w:val="18"/>
              </w:rPr>
              <w:pPrChange w:id="3925" w:author="Xuning Wei12232" w:date="2026-10-20T15:07:00Z">
                <w:pPr>
                  <w:widowControl w:val="0"/>
                  <w:spacing w:beforeLines="50" w:before="120" w:afterLines="50" w:after="120"/>
                  <w:contextualSpacing/>
                </w:pPr>
              </w:pPrChange>
            </w:pPr>
            <w:del w:id="3926" w:author="Xuning Wei12232" w:date="2026-10-20T15:07:00Z">
              <w:r w:rsidRPr="00B32B9A">
                <w:rPr>
                  <w:rFonts w:ascii="Times New Roman" w:eastAsia="仿宋_GB2312" w:hAnsi="Times New Roman" w:cs="Times New Roman"/>
                  <w:color w:val="000000" w:themeColor="text1"/>
                  <w:sz w:val="18"/>
                  <w:szCs w:val="18"/>
                  <w:rPrChange w:id="392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3928"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929" w:author="Xuning Wei12232" w:date="2026-10-24T11:11:00Z">
                  <w:rPr/>
                </w:rPrChange>
              </w:rPr>
              <w:t>After the liquid is filtered out of the synthesis reactor. Transfer the mixture in activation tank (TJ4S-1213-Sy15-R01) to synthesis reactor (TJ4S-1213-Sy15).</w:t>
            </w:r>
          </w:p>
          <w:p w14:paraId="777A724B" w14:textId="77777777" w:rsidR="00652DEA" w:rsidRPr="00B32B9A" w:rsidRDefault="00C15CB5">
            <w:pPr>
              <w:pStyle w:val="aff2"/>
              <w:widowControl w:val="0"/>
              <w:numPr>
                <w:ilvl w:val="0"/>
                <w:numId w:val="49"/>
              </w:numPr>
              <w:spacing w:beforeLines="50" w:before="120" w:afterLines="50" w:after="120"/>
              <w:jc w:val="both"/>
              <w:rPr>
                <w:rFonts w:ascii="Times New Roman" w:eastAsia="仿宋_GB2312" w:hAnsi="Times New Roman" w:cs="Times New Roman"/>
                <w:color w:val="000000" w:themeColor="text1"/>
                <w:sz w:val="18"/>
                <w:szCs w:val="18"/>
                <w:rPrChange w:id="3930" w:author="Xuning Wei12232" w:date="2026-10-24T11:11:00Z">
                  <w:rPr/>
                </w:rPrChange>
              </w:rPr>
              <w:pPrChange w:id="3931" w:author="Xuning Wei12232" w:date="2026-10-20T15:07:00Z">
                <w:pPr>
                  <w:widowControl w:val="0"/>
                  <w:spacing w:beforeLines="50" w:before="120" w:afterLines="50" w:after="120"/>
                  <w:contextualSpacing/>
                </w:pPr>
              </w:pPrChange>
            </w:pPr>
            <w:del w:id="3932" w:author="Xuning Wei12232" w:date="2026-10-20T15:08:00Z">
              <w:r w:rsidRPr="00B32B9A">
                <w:rPr>
                  <w:rFonts w:ascii="Times New Roman" w:eastAsia="仿宋_GB2312" w:hAnsi="Times New Roman" w:cs="Times New Roman"/>
                  <w:color w:val="000000" w:themeColor="text1"/>
                  <w:sz w:val="18"/>
                  <w:szCs w:val="18"/>
                  <w:rPrChange w:id="3933"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rPrChange w:id="3934"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393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3936" w:author="Xuning Wei12232" w:date="2026-10-24T11:11:00Z">
                  <w:rPr/>
                </w:rPrChange>
              </w:rPr>
              <w:t>. Drain until there is no obvious drip</w:t>
            </w:r>
          </w:p>
          <w:p w14:paraId="297C22E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393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F32C8A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1831B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56D00B"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1CC0D45" w14:textId="77777777" w:rsidR="00652DEA" w:rsidRPr="00B32B9A" w:rsidRDefault="00C15CB5">
            <w:pPr>
              <w:pStyle w:val="aff2"/>
              <w:widowControl w:val="0"/>
              <w:numPr>
                <w:ilvl w:val="0"/>
                <w:numId w:val="50"/>
              </w:numPr>
              <w:spacing w:beforeLines="50" w:before="120" w:afterLines="50" w:after="120"/>
              <w:jc w:val="both"/>
              <w:rPr>
                <w:ins w:id="3938" w:author="Xuning Wei12232" w:date="2026-10-20T15:08:00Z"/>
                <w:rFonts w:ascii="Times New Roman" w:eastAsia="仿宋_GB2312" w:hAnsi="Times New Roman" w:cs="Times New Roman"/>
                <w:color w:val="000000" w:themeColor="text1"/>
                <w:sz w:val="18"/>
                <w:szCs w:val="18"/>
              </w:rPr>
              <w:pPrChange w:id="3939" w:author="Xuning Wei12232" w:date="2026-10-20T15:08:00Z">
                <w:pPr>
                  <w:widowControl w:val="0"/>
                  <w:spacing w:beforeLines="50" w:before="120" w:afterLines="50" w:after="120"/>
                  <w:contextualSpacing/>
                </w:pPr>
              </w:pPrChange>
            </w:pPr>
            <w:del w:id="3940" w:author="Xuning Wei12232" w:date="2026-10-20T15: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394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3942" w:author="Xuning Wei12232" w:date="2026-10-24T11:11:00Z">
                  <w:rPr>
                    <w:lang w:eastAsia="zh-CN"/>
                  </w:rPr>
                </w:rPrChange>
              </w:rPr>
              <w:t xml:space="preserve"> </w:t>
            </w:r>
            <w:del w:id="3943" w:author="Xuning Wei12232" w:date="2026-10-20T08:12:00Z">
              <w:r w:rsidRPr="00B32B9A">
                <w:rPr>
                  <w:rFonts w:ascii="Times New Roman" w:eastAsia="仿宋_GB2312" w:hAnsi="Times New Roman" w:cs="Times New Roman"/>
                  <w:bCs w:val="0"/>
                  <w:color w:val="000000" w:themeColor="text1"/>
                  <w:sz w:val="18"/>
                  <w:szCs w:val="18"/>
                  <w:lang w:eastAsia="zh-CN"/>
                  <w:rPrChange w:id="3944" w:author="Xuning Wei12232" w:date="2026-10-24T11:11:00Z">
                    <w:rPr>
                      <w:lang w:eastAsia="zh-CN"/>
                    </w:rPr>
                  </w:rPrChange>
                </w:rPr>
                <w:delText xml:space="preserve">8.0 V </w:delText>
              </w:r>
            </w:del>
            <w:r w:rsidRPr="00B32B9A">
              <w:rPr>
                <w:rFonts w:ascii="Times New Roman" w:eastAsia="仿宋_GB2312" w:hAnsi="Times New Roman" w:cs="Times New Roman"/>
                <w:bCs w:val="0"/>
                <w:color w:val="000000" w:themeColor="text1"/>
                <w:sz w:val="18"/>
                <w:szCs w:val="18"/>
                <w:lang w:eastAsia="zh-CN"/>
                <w:rPrChange w:id="3945" w:author="Xuning Wei12232" w:date="2026-10-24T11:11:00Z">
                  <w:rPr>
                    <w:lang w:eastAsia="zh-CN"/>
                  </w:rPr>
                </w:rPrChange>
              </w:rPr>
              <w:t xml:space="preserve">20 % piperidine in </w:t>
            </w:r>
            <w:ins w:id="3946" w:author="Xuning Wei12232" w:date="2026-10-20T20:00:00Z">
              <w:r w:rsidRPr="00B32B9A">
                <w:rPr>
                  <w:rFonts w:ascii="Times New Roman" w:eastAsia="仿宋_GB2312" w:hAnsi="Times New Roman" w:cs="Times New Roman"/>
                  <w:bCs w:val="0"/>
                  <w:color w:val="000000" w:themeColor="text1"/>
                  <w:sz w:val="18"/>
                  <w:szCs w:val="18"/>
                  <w:lang w:eastAsia="zh-CN"/>
                  <w:rPrChange w:id="3947"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948" w:author="Xuning Wei12232" w:date="2026-10-20T20:00:00Z">
              <w:r w:rsidRPr="00B32B9A">
                <w:rPr>
                  <w:rFonts w:ascii="Times New Roman" w:eastAsia="仿宋_GB2312" w:hAnsi="Times New Roman" w:cs="Times New Roman"/>
                  <w:bCs w:val="0"/>
                  <w:color w:val="000000" w:themeColor="text1"/>
                  <w:sz w:val="18"/>
                  <w:szCs w:val="18"/>
                  <w:lang w:eastAsia="zh-CN"/>
                  <w:rPrChange w:id="3949" w:author="Xuning Wei12232" w:date="2026-10-24T11:11:00Z">
                    <w:rPr>
                      <w:lang w:eastAsia="zh-CN"/>
                    </w:rPr>
                  </w:rPrChange>
                </w:rPr>
                <w:delText>DMF (7.448 kg/kg)</w:delText>
              </w:r>
            </w:del>
            <w:r w:rsidRPr="00B32B9A">
              <w:rPr>
                <w:rFonts w:ascii="Times New Roman" w:eastAsia="仿宋_GB2312" w:hAnsi="Times New Roman" w:cs="Times New Roman"/>
                <w:bCs w:val="0"/>
                <w:color w:val="000000" w:themeColor="text1"/>
                <w:sz w:val="18"/>
                <w:szCs w:val="18"/>
                <w:lang w:eastAsia="zh-CN"/>
                <w:rPrChange w:id="3950"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3951" w:author="Xuning Wei12232" w:date="2026-10-24T11:11:00Z">
                  <w:rPr/>
                </w:rPrChange>
              </w:rPr>
              <w:t xml:space="preserve">into TJ4S-1213-Sy15. </w:t>
            </w:r>
          </w:p>
          <w:p w14:paraId="2B5195F3" w14:textId="77777777" w:rsidR="00652DEA" w:rsidRPr="00B32B9A" w:rsidRDefault="00C15CB5">
            <w:pPr>
              <w:pStyle w:val="aff2"/>
              <w:widowControl w:val="0"/>
              <w:numPr>
                <w:ilvl w:val="0"/>
                <w:numId w:val="50"/>
              </w:numPr>
              <w:spacing w:beforeLines="50" w:before="120" w:afterLines="50" w:after="120"/>
              <w:jc w:val="both"/>
              <w:rPr>
                <w:ins w:id="3952" w:author="Xuning Wei12232" w:date="2026-10-20T15:08:00Z"/>
                <w:rFonts w:ascii="Times New Roman" w:eastAsia="仿宋_GB2312" w:hAnsi="Times New Roman" w:cs="Times New Roman"/>
                <w:color w:val="000000" w:themeColor="text1"/>
                <w:sz w:val="18"/>
                <w:szCs w:val="18"/>
              </w:rPr>
              <w:pPrChange w:id="3953" w:author="Xuning Wei12232" w:date="2026-10-20T15:08:00Z">
                <w:pPr>
                  <w:widowControl w:val="0"/>
                  <w:spacing w:beforeLines="50" w:before="120" w:afterLines="50" w:after="120"/>
                  <w:contextualSpacing/>
                </w:pPr>
              </w:pPrChange>
            </w:pPr>
            <w:del w:id="3954" w:author="Xuning Wei12232" w:date="2026-10-20T15:08:00Z">
              <w:r w:rsidRPr="00B32B9A">
                <w:rPr>
                  <w:rFonts w:ascii="Times New Roman" w:eastAsia="仿宋_GB2312" w:hAnsi="Times New Roman" w:cs="Times New Roman"/>
                  <w:color w:val="000000" w:themeColor="text1"/>
                  <w:sz w:val="18"/>
                  <w:szCs w:val="18"/>
                  <w:rPrChange w:id="3955"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3956"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3957"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3958" w:author="Xuning Wei12232" w:date="2026-10-24T11:11:00Z">
                  <w:rPr/>
                </w:rPrChange>
              </w:rPr>
              <w:t>.</w:t>
            </w:r>
          </w:p>
          <w:p w14:paraId="5EA00060" w14:textId="1A372C50" w:rsidR="00652DEA" w:rsidRPr="00B32B9A" w:rsidRDefault="00C15CB5">
            <w:pPr>
              <w:pStyle w:val="aff2"/>
              <w:widowControl w:val="0"/>
              <w:numPr>
                <w:ilvl w:val="0"/>
                <w:numId w:val="50"/>
              </w:numPr>
              <w:spacing w:beforeLines="50" w:before="120" w:afterLines="50" w:after="120"/>
              <w:jc w:val="both"/>
              <w:rPr>
                <w:ins w:id="3959" w:author="Xuning Wei12232" w:date="2026-10-20T15:08:00Z"/>
                <w:rFonts w:ascii="Times New Roman" w:eastAsia="仿宋_GB2312" w:hAnsi="Times New Roman" w:cs="Times New Roman"/>
                <w:color w:val="000000" w:themeColor="text1"/>
                <w:sz w:val="18"/>
                <w:szCs w:val="18"/>
              </w:rPr>
              <w:pPrChange w:id="3960" w:author="Xuning Wei12232" w:date="2026-10-20T15:08:00Z">
                <w:pPr>
                  <w:widowControl w:val="0"/>
                  <w:spacing w:beforeLines="50" w:before="120" w:afterLines="50" w:after="120"/>
                  <w:contextualSpacing/>
                </w:pPr>
              </w:pPrChange>
            </w:pPr>
            <w:del w:id="3961" w:author="Xuning Wei12232" w:date="2026-10-20T15:08:00Z">
              <w:r w:rsidRPr="00B32B9A">
                <w:rPr>
                  <w:rFonts w:ascii="Times New Roman" w:eastAsia="仿宋_GB2312" w:hAnsi="Times New Roman" w:cs="Times New Roman"/>
                  <w:color w:val="000000" w:themeColor="text1"/>
                  <w:sz w:val="18"/>
                  <w:szCs w:val="18"/>
                  <w:rPrChange w:id="3962" w:author="Xuning Wei12232" w:date="2026-10-24T11:11:00Z">
                    <w:rPr/>
                  </w:rPrChange>
                </w:rPr>
                <w:br/>
                <w:delText xml:space="preserve">3. </w:delText>
              </w:r>
            </w:del>
            <w:r w:rsidRPr="00B32B9A">
              <w:rPr>
                <w:rFonts w:ascii="Times New Roman" w:eastAsia="仿宋_GB2312" w:hAnsi="Times New Roman" w:cs="Times New Roman"/>
                <w:color w:val="000000" w:themeColor="text1"/>
                <w:sz w:val="18"/>
                <w:szCs w:val="18"/>
                <w:lang w:eastAsia="zh-CN"/>
                <w:rPrChange w:id="3963"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3964" w:author="Xuning Wei12232" w:date="2026-10-24T11:11:00Z">
                  <w:rPr/>
                </w:rPrChange>
              </w:rPr>
              <w:t xml:space="preserve">djust to </w:t>
            </w:r>
            <w:del w:id="3965" w:author="Xuning Wei12232" w:date="2026-10-20T14:33:00Z">
              <w:r w:rsidRPr="00B32B9A">
                <w:rPr>
                  <w:rFonts w:ascii="Times New Roman" w:eastAsia="仿宋_GB2312" w:hAnsi="Times New Roman" w:cs="Times New Roman"/>
                  <w:color w:val="000000" w:themeColor="text1"/>
                  <w:sz w:val="18"/>
                  <w:szCs w:val="18"/>
                  <w:rPrChange w:id="3966"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967" w:author="Xuning Wei12232" w:date="2026-10-24T11:11:00Z">
                  <w:rPr/>
                </w:rPrChange>
              </w:rPr>
              <w:t xml:space="preserve"> (target: </w:t>
            </w:r>
            <w:del w:id="3968" w:author="Xuning Wei12232" w:date="2026-10-20T21:36:00Z">
              <w:r w:rsidRPr="00B32B9A">
                <w:rPr>
                  <w:rFonts w:ascii="Times New Roman" w:eastAsia="仿宋_GB2312" w:hAnsi="Times New Roman" w:cs="Times New Roman"/>
                  <w:color w:val="000000" w:themeColor="text1"/>
                  <w:sz w:val="18"/>
                  <w:szCs w:val="18"/>
                  <w:rPrChange w:id="3969"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970"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3971" w:author="Xuning Wei12232" w:date="2026-10-22T10:26:00Z">
              <w:r w:rsidRPr="00B32B9A">
                <w:rPr>
                  <w:rFonts w:ascii="Times New Roman" w:eastAsia="仿宋_GB2312" w:hAnsi="Times New Roman" w:cs="Times New Roman"/>
                  <w:color w:val="000000" w:themeColor="text1"/>
                  <w:sz w:val="18"/>
                  <w:szCs w:val="18"/>
                  <w:rPrChange w:id="397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3973" w:author="Xuning Wei12232" w:date="2026-10-24T11:11:00Z">
                  <w:rPr/>
                </w:rPrChange>
              </w:rPr>
              <w:t xml:space="preserve"> (target: 2 h) at </w:t>
            </w:r>
            <w:del w:id="3974" w:author="Xuning Wei12232" w:date="2026-10-20T14:33:00Z">
              <w:r w:rsidRPr="00B32B9A">
                <w:rPr>
                  <w:rFonts w:ascii="Times New Roman" w:eastAsia="仿宋_GB2312" w:hAnsi="Times New Roman" w:cs="Times New Roman"/>
                  <w:color w:val="000000" w:themeColor="text1"/>
                  <w:sz w:val="18"/>
                  <w:szCs w:val="18"/>
                  <w:rPrChange w:id="397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3976" w:author="Xuning Wei12232" w:date="2026-10-24T11:11:00Z">
                  <w:rPr/>
                </w:rPrChange>
              </w:rPr>
              <w:t xml:space="preserve"> (target: </w:t>
            </w:r>
            <w:del w:id="3977" w:author="Xuning Wei12232" w:date="2026-10-20T21:36:00Z">
              <w:r w:rsidRPr="00B32B9A">
                <w:rPr>
                  <w:rFonts w:ascii="Times New Roman" w:eastAsia="仿宋_GB2312" w:hAnsi="Times New Roman" w:cs="Times New Roman"/>
                  <w:color w:val="000000" w:themeColor="text1"/>
                  <w:sz w:val="18"/>
                  <w:szCs w:val="18"/>
                  <w:rPrChange w:id="397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3979" w:author="Xuning Wei12232" w:date="2026-10-24T11:11:00Z">
                  <w:rPr/>
                </w:rPrChange>
              </w:rPr>
              <w:t>).</w:t>
            </w:r>
          </w:p>
          <w:p w14:paraId="304BD5ED" w14:textId="77777777" w:rsidR="00652DEA" w:rsidRPr="00B32B9A" w:rsidRDefault="00C15CB5">
            <w:pPr>
              <w:pStyle w:val="aff2"/>
              <w:widowControl w:val="0"/>
              <w:numPr>
                <w:ilvl w:val="0"/>
                <w:numId w:val="50"/>
              </w:numPr>
              <w:spacing w:beforeLines="50" w:before="120" w:afterLines="50" w:after="120"/>
              <w:jc w:val="both"/>
              <w:rPr>
                <w:rFonts w:ascii="Times New Roman" w:eastAsia="仿宋_GB2312" w:hAnsi="Times New Roman" w:cs="Times New Roman"/>
                <w:color w:val="000000" w:themeColor="text1"/>
                <w:sz w:val="18"/>
                <w:szCs w:val="18"/>
                <w:rPrChange w:id="3980" w:author="Xuning Wei12232" w:date="2026-10-24T11:11:00Z">
                  <w:rPr/>
                </w:rPrChange>
              </w:rPr>
              <w:pPrChange w:id="3981" w:author="Xuning Wei12232" w:date="2026-10-20T15:08:00Z">
                <w:pPr>
                  <w:widowControl w:val="0"/>
                  <w:spacing w:beforeLines="50" w:before="120" w:afterLines="50" w:after="120"/>
                  <w:contextualSpacing/>
                </w:pPr>
              </w:pPrChange>
            </w:pPr>
            <w:del w:id="3982" w:author="Xuning Wei12232" w:date="2026-10-20T15:08:00Z">
              <w:r w:rsidRPr="00B32B9A">
                <w:rPr>
                  <w:rFonts w:ascii="Times New Roman" w:eastAsia="仿宋_GB2312" w:hAnsi="Times New Roman" w:cs="Times New Roman"/>
                  <w:color w:val="000000" w:themeColor="text1"/>
                  <w:sz w:val="18"/>
                  <w:szCs w:val="18"/>
                  <w:rPrChange w:id="3983"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3984" w:author="Xuning Wei12232" w:date="2026-10-24T11:11:00Z">
                  <w:rPr/>
                </w:rPrChange>
              </w:rPr>
              <w:t>Stop stirring, turn off the nitrogen. Drain until there is no obvious drip.</w:t>
            </w:r>
          </w:p>
        </w:tc>
      </w:tr>
      <w:tr w:rsidR="00652DEA" w:rsidRPr="00B32B9A" w14:paraId="54AF73D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E11D2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FCF86A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E5276" w14:textId="6E466D30" w:rsidR="00652DEA" w:rsidRPr="00B32B9A" w:rsidRDefault="00C15CB5">
            <w:pPr>
              <w:pStyle w:val="aff2"/>
              <w:widowControl w:val="0"/>
              <w:numPr>
                <w:ilvl w:val="0"/>
                <w:numId w:val="51"/>
              </w:numPr>
              <w:spacing w:beforeLines="50" w:before="120" w:afterLines="50" w:after="120"/>
              <w:jc w:val="both"/>
              <w:rPr>
                <w:ins w:id="3985" w:author="Xuning Wei12232" w:date="2026-10-20T15:08:00Z"/>
                <w:rFonts w:ascii="Times New Roman" w:eastAsia="仿宋_GB2312" w:hAnsi="Times New Roman" w:cs="Times New Roman"/>
                <w:color w:val="000000" w:themeColor="text1"/>
                <w:sz w:val="18"/>
                <w:szCs w:val="18"/>
              </w:rPr>
              <w:pPrChange w:id="3986" w:author="Xuning Wei12232" w:date="2026-10-20T15:08:00Z">
                <w:pPr>
                  <w:widowControl w:val="0"/>
                  <w:spacing w:beforeLines="50" w:before="120" w:afterLines="50" w:after="120"/>
                  <w:contextualSpacing/>
                </w:pPr>
              </w:pPrChange>
            </w:pPr>
            <w:del w:id="3987" w:author="Xuning Wei12232" w:date="2026-10-20T15:08: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398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398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399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3991" w:author="Xuning Wei12232" w:date="2026-10-24T11:11:00Z">
                  <w:rPr/>
                </w:rPrChange>
              </w:rPr>
              <w:t>5 °C (</w:t>
            </w:r>
            <w:del w:id="3992" w:author="Xuning Wei12232" w:date="2026-10-24T10:48:00Z">
              <w:r w:rsidRPr="00B32B9A">
                <w:rPr>
                  <w:rFonts w:ascii="Times New Roman" w:eastAsia="仿宋_GB2312" w:hAnsi="Times New Roman" w:cs="Times New Roman"/>
                  <w:color w:val="000000" w:themeColor="text1"/>
                  <w:sz w:val="18"/>
                  <w:szCs w:val="18"/>
                  <w:rPrChange w:id="3993" w:author="Xuning Wei12232" w:date="2026-10-24T11:11:00Z">
                    <w:rPr/>
                  </w:rPrChange>
                </w:rPr>
                <w:delText>target: 20 °C</w:delText>
              </w:r>
            </w:del>
            <w:ins w:id="399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3995" w:author="Xuning Wei12232" w:date="2026-10-24T11:11:00Z">
                  <w:rPr/>
                </w:rPrChange>
              </w:rPr>
              <w:t>).</w:t>
            </w:r>
          </w:p>
          <w:p w14:paraId="0711EB58" w14:textId="6222465E" w:rsidR="00652DEA" w:rsidRPr="00B32B9A" w:rsidRDefault="00C15CB5">
            <w:pPr>
              <w:pStyle w:val="aff2"/>
              <w:widowControl w:val="0"/>
              <w:numPr>
                <w:ilvl w:val="0"/>
                <w:numId w:val="51"/>
              </w:numPr>
              <w:spacing w:beforeLines="50" w:before="120" w:afterLines="50" w:after="120"/>
              <w:jc w:val="both"/>
              <w:rPr>
                <w:ins w:id="3996" w:author="Xuning Wei12232" w:date="2026-10-20T15:08:00Z"/>
                <w:rFonts w:ascii="Times New Roman" w:eastAsia="仿宋_GB2312" w:hAnsi="Times New Roman" w:cs="Times New Roman"/>
                <w:color w:val="000000" w:themeColor="text1"/>
                <w:sz w:val="18"/>
                <w:szCs w:val="18"/>
              </w:rPr>
              <w:pPrChange w:id="3997" w:author="Xuning Wei12232" w:date="2026-10-20T15:08:00Z">
                <w:pPr>
                  <w:widowControl w:val="0"/>
                  <w:spacing w:beforeLines="50" w:before="120" w:afterLines="50" w:after="120"/>
                  <w:contextualSpacing/>
                </w:pPr>
              </w:pPrChange>
            </w:pPr>
            <w:del w:id="3998" w:author="Xuning Wei12232" w:date="2026-10-20T15:08:00Z">
              <w:r w:rsidRPr="00B32B9A" w:rsidDel="6406E492">
                <w:rPr>
                  <w:rFonts w:ascii="Times New Roman" w:eastAsia="仿宋_GB2312" w:hAnsi="Times New Roman" w:cs="Times New Roman"/>
                  <w:color w:val="000000" w:themeColor="text1"/>
                  <w:sz w:val="18"/>
                  <w:szCs w:val="18"/>
                  <w:rPrChange w:id="3999" w:author="Xuning Wei12232" w:date="2026-10-24T11:11:00Z">
                    <w:rPr/>
                  </w:rPrChange>
                </w:rPr>
                <w:delText xml:space="preserve">2. </w:delText>
              </w:r>
            </w:del>
            <w:r w:rsidR="6406E492" w:rsidRPr="00B32B9A">
              <w:rPr>
                <w:rFonts w:ascii="Times New Roman" w:eastAsia="仿宋_GB2312" w:hAnsi="Times New Roman" w:cs="Times New Roman"/>
                <w:color w:val="000000" w:themeColor="text1"/>
                <w:sz w:val="18"/>
                <w:szCs w:val="18"/>
                <w:rPrChange w:id="4000" w:author="Xuning Wei12232" w:date="2026-10-24T11:11:00Z">
                  <w:rPr/>
                </w:rPrChange>
              </w:rPr>
              <w:t>Add</w:t>
            </w:r>
            <w:r w:rsidR="6406E492" w:rsidRPr="00B32B9A">
              <w:rPr>
                <w:rFonts w:ascii="Times New Roman" w:eastAsia="仿宋_GB2312" w:hAnsi="Times New Roman" w:cs="Times New Roman"/>
                <w:color w:val="000000" w:themeColor="text1"/>
                <w:sz w:val="18"/>
                <w:szCs w:val="18"/>
                <w:lang w:eastAsia="zh-CN"/>
                <w:rPrChange w:id="4001" w:author="Xuning Wei12232" w:date="2026-10-24T11:11:00Z">
                  <w:rPr>
                    <w:lang w:eastAsia="zh-CN"/>
                  </w:rPr>
                </w:rPrChange>
              </w:rPr>
              <w:t xml:space="preserve"> </w:t>
            </w:r>
            <w:del w:id="4002" w:author="Xuning Wei12232" w:date="2026-10-18T19:02:00Z">
              <w:r w:rsidRPr="00B32B9A" w:rsidDel="6406E492">
                <w:rPr>
                  <w:rFonts w:ascii="Times New Roman" w:eastAsia="仿宋_GB2312" w:hAnsi="Times New Roman" w:cs="Times New Roman"/>
                  <w:color w:val="000000" w:themeColor="text1"/>
                  <w:sz w:val="18"/>
                  <w:szCs w:val="18"/>
                  <w:lang w:eastAsia="zh-CN"/>
                  <w:rPrChange w:id="4003" w:author="Xuning Wei12232" w:date="2026-10-24T11:11:00Z">
                    <w:rPr>
                      <w:lang w:eastAsia="zh-CN"/>
                    </w:rPr>
                  </w:rPrChange>
                </w:rPr>
                <w:delText>10.0 V Isopropyl Acetate (8.730 kg/kg)</w:delText>
              </w:r>
            </w:del>
            <w:ins w:id="4004" w:author="Xuning Wei12232" w:date="2026-10-20T20:07:00Z">
              <w:r w:rsidR="6406E492" w:rsidRPr="00B32B9A">
                <w:rPr>
                  <w:rFonts w:ascii="Times New Roman" w:eastAsia="仿宋_GB2312" w:hAnsi="Times New Roman" w:cs="Times New Roman"/>
                  <w:color w:val="000000" w:themeColor="text1"/>
                  <w:sz w:val="18"/>
                  <w:szCs w:val="18"/>
                  <w:lang w:eastAsia="zh-CN"/>
                </w:rPr>
                <w:t>Isopropyl Acetate (1</w:t>
              </w:r>
            </w:ins>
            <w:r w:rsidR="6406E492" w:rsidRPr="00B32B9A">
              <w:rPr>
                <w:rFonts w:ascii="Times New Roman" w:eastAsia="仿宋_GB2312" w:hAnsi="Times New Roman" w:cs="Times New Roman"/>
                <w:color w:val="000000" w:themeColor="text1"/>
                <w:sz w:val="18"/>
                <w:szCs w:val="18"/>
                <w:lang w:eastAsia="zh-CN"/>
              </w:rPr>
              <w:t>0</w:t>
            </w:r>
            <w:ins w:id="4005" w:author="Xuning Wei12232" w:date="2026-10-20T20:07:00Z">
              <w:r w:rsidR="6406E492" w:rsidRPr="00B32B9A">
                <w:rPr>
                  <w:rFonts w:ascii="Times New Roman" w:eastAsia="仿宋_GB2312" w:hAnsi="Times New Roman" w:cs="Times New Roman"/>
                  <w:color w:val="000000" w:themeColor="text1"/>
                  <w:sz w:val="18"/>
                  <w:szCs w:val="18"/>
                  <w:lang w:eastAsia="zh-CN"/>
                </w:rPr>
                <w:t>.0</w:t>
              </w:r>
            </w:ins>
            <w:ins w:id="4006" w:author="Johan Granander" w:date="2026-10-25T12:14:00Z">
              <w:r w:rsidR="00DF45CF" w:rsidRPr="00B32B9A">
                <w:rPr>
                  <w:rFonts w:ascii="Times New Roman" w:eastAsia="仿宋_GB2312" w:hAnsi="Times New Roman" w:cs="Times New Roman"/>
                  <w:color w:val="000000" w:themeColor="text1"/>
                  <w:sz w:val="18"/>
                  <w:szCs w:val="18"/>
                  <w:lang w:eastAsia="zh-CN"/>
                </w:rPr>
                <w:t xml:space="preserve"> </w:t>
              </w:r>
            </w:ins>
            <w:ins w:id="4007"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V, </w:t>
              </w:r>
            </w:ins>
            <w:r w:rsidR="6406E492" w:rsidRPr="00B32B9A">
              <w:rPr>
                <w:rFonts w:ascii="Times New Roman" w:eastAsia="仿宋_GB2312" w:hAnsi="Times New Roman" w:cs="Times New Roman"/>
                <w:color w:val="000000" w:themeColor="text1"/>
                <w:sz w:val="18"/>
                <w:szCs w:val="18"/>
                <w:lang w:eastAsia="zh-CN"/>
              </w:rPr>
              <w:t>8.73</w:t>
            </w:r>
            <w:ins w:id="4008" w:author="Xuning Wei12232" w:date="2026-10-20T20:07:00Z">
              <w:r w:rsidR="6406E492" w:rsidRPr="00B32B9A">
                <w:rPr>
                  <w:rFonts w:ascii="Times New Roman" w:eastAsia="仿宋_GB2312" w:hAnsi="Times New Roman" w:cs="Times New Roman"/>
                  <w:color w:val="000000" w:themeColor="text1"/>
                  <w:sz w:val="18"/>
                  <w:szCs w:val="18"/>
                  <w:lang w:eastAsia="zh-CN"/>
                </w:rPr>
                <w:t xml:space="preserve"> kg/kg)</w:t>
              </w:r>
            </w:ins>
            <w:ins w:id="4009" w:author="Xuning Wei12232" w:date="2026-10-20T08:10:00Z">
              <w:r w:rsidR="6406E492" w:rsidRPr="00B32B9A">
                <w:rPr>
                  <w:rFonts w:ascii="Times New Roman" w:eastAsia="仿宋_GB2312" w:hAnsi="Times New Roman" w:cs="Times New Roman"/>
                  <w:color w:val="000000" w:themeColor="text1"/>
                  <w:sz w:val="18"/>
                  <w:szCs w:val="18"/>
                  <w:lang w:eastAsia="zh-CN"/>
                  <w:rPrChange w:id="4010" w:author="Xuning Wei12232" w:date="2026-10-24T11:11:00Z">
                    <w:rPr>
                      <w:color w:val="FF0000"/>
                      <w:lang w:eastAsia="zh-CN"/>
                    </w:rPr>
                  </w:rPrChange>
                </w:rPr>
                <w:t xml:space="preserve">) </w:t>
              </w:r>
            </w:ins>
            <w:del w:id="4011" w:author="Xuning Wei12232" w:date="2026-10-18T23:00:00Z">
              <w:r w:rsidRPr="00B32B9A" w:rsidDel="6406E492">
                <w:rPr>
                  <w:rFonts w:ascii="Times New Roman" w:eastAsia="仿宋_GB2312" w:hAnsi="Times New Roman" w:cs="Times New Roman"/>
                  <w:color w:val="000000" w:themeColor="text1"/>
                  <w:sz w:val="18"/>
                  <w:szCs w:val="18"/>
                  <w:lang w:eastAsia="zh-CN"/>
                  <w:rPrChange w:id="4012" w:author="Xuning Wei12232" w:date="2026-10-24T11:11:00Z">
                    <w:rPr>
                      <w:lang w:eastAsia="zh-CN"/>
                    </w:rPr>
                  </w:rPrChange>
                </w:rPr>
                <w:delText xml:space="preserve"> </w:delText>
              </w:r>
            </w:del>
            <w:r w:rsidR="6406E492" w:rsidRPr="00B32B9A">
              <w:rPr>
                <w:rFonts w:ascii="Times New Roman" w:eastAsia="仿宋_GB2312" w:hAnsi="Times New Roman" w:cs="Times New Roman"/>
                <w:color w:val="000000" w:themeColor="text1"/>
                <w:sz w:val="18"/>
                <w:szCs w:val="18"/>
                <w:rPrChange w:id="4013" w:author="Xuning Wei12232" w:date="2026-10-24T11:11:00Z">
                  <w:rPr/>
                </w:rPrChange>
              </w:rPr>
              <w:t xml:space="preserve">into TJ4S-1213-Sy15. </w:t>
            </w:r>
            <w:del w:id="4014" w:author="Xuning Wei12232" w:date="2026-10-20T15:08:00Z">
              <w:r w:rsidRPr="00B32B9A" w:rsidDel="6406E492">
                <w:rPr>
                  <w:rFonts w:ascii="Times New Roman" w:eastAsia="仿宋_GB2312" w:hAnsi="Times New Roman" w:cs="Times New Roman"/>
                  <w:color w:val="000000" w:themeColor="text1"/>
                  <w:sz w:val="18"/>
                  <w:szCs w:val="18"/>
                  <w:rPrChange w:id="4015" w:author="Xuning Wei12232" w:date="2026-10-24T11:11:00Z">
                    <w:rPr/>
                  </w:rPrChange>
                </w:rPr>
                <w:delText xml:space="preserve">3. </w:delText>
              </w:r>
            </w:del>
          </w:p>
          <w:p w14:paraId="4B61B3E0" w14:textId="77777777" w:rsidR="00652DEA" w:rsidRPr="00B32B9A" w:rsidRDefault="00C15CB5">
            <w:pPr>
              <w:pStyle w:val="aff2"/>
              <w:widowControl w:val="0"/>
              <w:numPr>
                <w:ilvl w:val="0"/>
                <w:numId w:val="51"/>
              </w:numPr>
              <w:spacing w:beforeLines="50" w:before="120" w:afterLines="50" w:after="120"/>
              <w:jc w:val="both"/>
              <w:rPr>
                <w:rFonts w:ascii="Times New Roman" w:eastAsia="仿宋_GB2312" w:hAnsi="Times New Roman" w:cs="Times New Roman"/>
                <w:color w:val="000000" w:themeColor="text1"/>
                <w:sz w:val="18"/>
                <w:szCs w:val="18"/>
                <w:rPrChange w:id="4016" w:author="Xuning Wei12232" w:date="2026-10-24T11:11:00Z">
                  <w:rPr/>
                </w:rPrChange>
              </w:rPr>
              <w:pPrChange w:id="4017" w:author="Xuning Wei12232" w:date="2026-10-20T15: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01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1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20" w:author="Xuning Wei12232" w:date="2026-10-24T11:11:00Z">
                  <w:rPr/>
                </w:rPrChange>
              </w:rPr>
              <w:t>. Drain until there is no obvious drip</w:t>
            </w:r>
          </w:p>
          <w:p w14:paraId="16AB477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2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27DAAB12"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6E5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1B5FB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6D8EE2" w14:textId="0313C583" w:rsidR="00652DEA" w:rsidRPr="00B32B9A" w:rsidRDefault="00C15CB5">
            <w:pPr>
              <w:pStyle w:val="aff2"/>
              <w:widowControl w:val="0"/>
              <w:numPr>
                <w:ilvl w:val="0"/>
                <w:numId w:val="52"/>
              </w:numPr>
              <w:spacing w:beforeLines="50" w:before="120" w:afterLines="50" w:after="120"/>
              <w:jc w:val="both"/>
              <w:rPr>
                <w:ins w:id="4022" w:author="Xuning Wei12232" w:date="2026-10-20T15:09:00Z"/>
                <w:rFonts w:ascii="Times New Roman" w:eastAsia="仿宋_GB2312" w:hAnsi="Times New Roman" w:cs="Times New Roman"/>
                <w:color w:val="000000" w:themeColor="text1"/>
                <w:sz w:val="18"/>
                <w:szCs w:val="18"/>
              </w:rPr>
              <w:pPrChange w:id="4023" w:author="Xuning Wei12232" w:date="2026-10-20T15:09:00Z">
                <w:pPr>
                  <w:widowControl w:val="0"/>
                  <w:spacing w:beforeLines="50" w:before="120" w:afterLines="50" w:after="120"/>
                  <w:contextualSpacing/>
                </w:pPr>
              </w:pPrChange>
            </w:pPr>
            <w:del w:id="4024" w:author="Xuning Wei12232" w:date="2026-10-20T15:09:00Z">
              <w:r w:rsidRPr="00B32B9A">
                <w:rPr>
                  <w:rFonts w:ascii="Times New Roman" w:eastAsia="仿宋_GB2312" w:hAnsi="Times New Roman" w:cs="Times New Roman"/>
                  <w:color w:val="000000" w:themeColor="text1"/>
                  <w:sz w:val="18"/>
                  <w:szCs w:val="18"/>
                  <w:rPrChange w:id="4025" w:author="Xuning Wei12232" w:date="2026-10-24T11:11:00Z">
                    <w:rPr/>
                  </w:rPrChange>
                </w:rPr>
                <w:delText>1</w:delText>
              </w:r>
            </w:del>
            <w:del w:id="4026" w:author="Xuning Wei12232" w:date="2026-10-20T15:08:00Z">
              <w:r w:rsidRPr="00B32B9A">
                <w:rPr>
                  <w:rFonts w:ascii="Times New Roman" w:eastAsia="仿宋_GB2312" w:hAnsi="Times New Roman" w:cs="Times New Roman"/>
                  <w:color w:val="000000" w:themeColor="text1"/>
                  <w:sz w:val="18"/>
                  <w:szCs w:val="18"/>
                  <w:rPrChange w:id="4027" w:author="Xuning Wei12232" w:date="2026-10-24T11:11:00Z">
                    <w:rPr/>
                  </w:rPrChange>
                </w:rPr>
                <w:delText>.</w:delText>
              </w:r>
            </w:del>
            <w:del w:id="4028" w:author="Xuning Wei12232" w:date="2026-10-20T15:09:00Z">
              <w:r w:rsidRPr="00B32B9A">
                <w:rPr>
                  <w:rFonts w:ascii="Times New Roman" w:eastAsia="仿宋_GB2312" w:hAnsi="Times New Roman" w:cs="Times New Roman"/>
                  <w:color w:val="000000" w:themeColor="text1"/>
                  <w:sz w:val="18"/>
                  <w:szCs w:val="18"/>
                  <w:rPrChange w:id="4029"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30" w:author="Xuning Wei12232" w:date="2026-10-24T11:11:00Z">
                  <w:rPr/>
                </w:rPrChange>
              </w:rPr>
              <w:t>Add</w:t>
            </w:r>
            <w:ins w:id="4031" w:author="Xuning Wei12232" w:date="2026-10-20T20:12:00Z">
              <w:r w:rsidRPr="00B32B9A">
                <w:rPr>
                  <w:rFonts w:ascii="Times New Roman" w:eastAsia="仿宋_GB2312" w:hAnsi="Times New Roman" w:cs="Times New Roman"/>
                  <w:color w:val="000000" w:themeColor="text1"/>
                  <w:sz w:val="18"/>
                  <w:szCs w:val="18"/>
                </w:rPr>
                <w:t xml:space="preserve"> </w:t>
              </w:r>
            </w:ins>
            <w:ins w:id="4032" w:author="Xuning Wei12232" w:date="2026-10-23T19:49:00Z">
              <w:r w:rsidRPr="00B32B9A">
                <w:rPr>
                  <w:rFonts w:ascii="Times New Roman" w:eastAsia="仿宋_GB2312" w:hAnsi="Times New Roman" w:cs="Times New Roman"/>
                  <w:color w:val="000000" w:themeColor="text1"/>
                  <w:sz w:val="18"/>
                  <w:szCs w:val="18"/>
                  <w:rPrChange w:id="4033"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034"/>
            <w:commentRangeStart w:id="4035"/>
            <w:commentRangeEnd w:id="4034"/>
            <w:r w:rsidR="00DF45CF" w:rsidRPr="00B32B9A">
              <w:rPr>
                <w:rStyle w:val="affe"/>
                <w:rFonts w:ascii="Times New Roman" w:eastAsia="仿宋_GB2312" w:hAnsi="Times New Roman" w:cs="Times New Roman"/>
                <w:color w:val="000000" w:themeColor="text1"/>
                <w:sz w:val="18"/>
                <w:szCs w:val="18"/>
                <w:rPrChange w:id="4036"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034"/>
            </w:r>
            <w:commentRangeEnd w:id="4035"/>
            <w:r w:rsidRPr="00B32B9A">
              <w:rPr>
                <w:rStyle w:val="affe"/>
                <w:rFonts w:ascii="Times New Roman" w:eastAsia="仿宋_GB2312" w:hAnsi="Times New Roman" w:cs="Times New Roman"/>
                <w:color w:val="000000" w:themeColor="text1"/>
                <w:sz w:val="18"/>
                <w:szCs w:val="18"/>
                <w:rPrChange w:id="4037"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035"/>
            </w:r>
            <w:ins w:id="4038" w:author="Xuning Wei12232" w:date="2026-10-23T19:49:00Z">
              <w:r w:rsidRPr="00B32B9A">
                <w:rPr>
                  <w:rFonts w:ascii="Times New Roman" w:eastAsia="仿宋_GB2312" w:hAnsi="Times New Roman" w:cs="Times New Roman"/>
                  <w:color w:val="000000" w:themeColor="text1"/>
                  <w:sz w:val="18"/>
                  <w:szCs w:val="18"/>
                  <w:rPrChange w:id="4039"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040" w:author="Xuning Wei12232" w:date="2026-10-20T20:12:00Z">
              <w:r w:rsidRPr="00B32B9A">
                <w:rPr>
                  <w:rFonts w:ascii="Times New Roman" w:eastAsia="仿宋_GB2312" w:hAnsi="Times New Roman" w:cs="Times New Roman"/>
                  <w:color w:val="000000" w:themeColor="text1"/>
                  <w:sz w:val="18"/>
                  <w:szCs w:val="18"/>
                  <w:rPrChange w:id="4041" w:author="Xuning Wei12232" w:date="2026-10-24T11:11:00Z">
                    <w:rPr/>
                  </w:rPrChange>
                </w:rPr>
                <w:delText xml:space="preserve"> </w:delText>
              </w:r>
            </w:del>
            <w:del w:id="4042" w:author="Xuning Wei12232" w:date="2026-10-20T08:12:00Z">
              <w:r w:rsidRPr="00B32B9A">
                <w:rPr>
                  <w:rFonts w:ascii="Times New Roman" w:eastAsia="仿宋_GB2312" w:hAnsi="Times New Roman" w:cs="Times New Roman"/>
                  <w:color w:val="000000" w:themeColor="text1"/>
                  <w:sz w:val="18"/>
                  <w:szCs w:val="18"/>
                  <w:rPrChange w:id="4043" w:author="Xuning Wei12232" w:date="2026-10-24T11:11:00Z">
                    <w:rPr/>
                  </w:rPrChange>
                </w:rPr>
                <w:delText>12.0 V DMF (11.376 kg/kg)</w:delText>
              </w:r>
            </w:del>
            <w:del w:id="4044" w:author="Xuning Wei12232" w:date="2026-10-23T19:49:00Z">
              <w:r w:rsidRPr="00B32B9A">
                <w:rPr>
                  <w:rFonts w:ascii="Times New Roman" w:eastAsia="仿宋_GB2312" w:hAnsi="Times New Roman" w:cs="Times New Roman"/>
                  <w:color w:val="000000" w:themeColor="text1"/>
                  <w:sz w:val="18"/>
                  <w:szCs w:val="18"/>
                  <w:rPrChange w:id="4045"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046" w:author="Xuning Wei12232" w:date="2026-10-24T11:11:00Z">
                  <w:rPr/>
                </w:rPrChange>
              </w:rPr>
              <w:t xml:space="preserve">into TJ4S-1213-Sy15. </w:t>
            </w:r>
            <w:del w:id="4047" w:author="Xuning Wei12232" w:date="2026-10-20T15:09:00Z">
              <w:r w:rsidRPr="00B32B9A">
                <w:rPr>
                  <w:rFonts w:ascii="Times New Roman" w:eastAsia="仿宋_GB2312" w:hAnsi="Times New Roman" w:cs="Times New Roman"/>
                  <w:color w:val="000000" w:themeColor="text1"/>
                  <w:sz w:val="18"/>
                  <w:szCs w:val="18"/>
                  <w:rPrChange w:id="4048" w:author="Xuning Wei12232" w:date="2026-10-24T11:11:00Z">
                    <w:rPr/>
                  </w:rPrChange>
                </w:rPr>
                <w:br/>
                <w:delText xml:space="preserve">2. </w:delText>
              </w:r>
            </w:del>
          </w:p>
          <w:p w14:paraId="4EB4EA02" w14:textId="77777777" w:rsidR="00652DEA" w:rsidRPr="00B32B9A" w:rsidRDefault="00C15CB5">
            <w:pPr>
              <w:pStyle w:val="aff2"/>
              <w:widowControl w:val="0"/>
              <w:numPr>
                <w:ilvl w:val="0"/>
                <w:numId w:val="52"/>
              </w:numPr>
              <w:spacing w:beforeLines="50" w:before="120" w:afterLines="50" w:after="120"/>
              <w:jc w:val="both"/>
              <w:rPr>
                <w:rFonts w:ascii="Times New Roman" w:eastAsia="仿宋_GB2312" w:hAnsi="Times New Roman" w:cs="Times New Roman"/>
                <w:color w:val="000000" w:themeColor="text1"/>
                <w:sz w:val="18"/>
                <w:szCs w:val="18"/>
                <w:rPrChange w:id="4049" w:author="Xuning Wei12232" w:date="2026-10-24T11:11:00Z">
                  <w:rPr/>
                </w:rPrChange>
              </w:rPr>
              <w:pPrChange w:id="4050" w:author="Xuning Wei12232" w:date="2026-10-20T15:0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05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05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053" w:author="Xuning Wei12232" w:date="2026-10-24T11:11:00Z">
                  <w:rPr/>
                </w:rPrChange>
              </w:rPr>
              <w:t>. Drain until there is no obvious drip</w:t>
            </w:r>
          </w:p>
          <w:p w14:paraId="66DB703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05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DC47A0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E403A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E4B6D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4F2D3F" w14:textId="77777777" w:rsidR="00652DEA" w:rsidRPr="00B32B9A" w:rsidRDefault="00C15CB5">
            <w:pPr>
              <w:pStyle w:val="aff2"/>
              <w:widowControl w:val="0"/>
              <w:numPr>
                <w:ilvl w:val="0"/>
                <w:numId w:val="53"/>
              </w:numPr>
              <w:spacing w:beforeLines="50" w:before="120" w:afterLines="50" w:after="120"/>
              <w:jc w:val="both"/>
              <w:rPr>
                <w:ins w:id="4055" w:author="Xuning Wei12232" w:date="2026-10-20T21:11:00Z"/>
                <w:rFonts w:ascii="Times New Roman" w:eastAsia="等线" w:hAnsi="Times New Roman" w:cs="Times New Roman"/>
                <w:color w:val="000000" w:themeColor="text1"/>
                <w:sz w:val="18"/>
                <w:szCs w:val="18"/>
                <w:lang w:eastAsia="zh-CN"/>
                <w:rPrChange w:id="4056" w:author="Xuning Wei12232" w:date="2026-10-24T11:11:00Z">
                  <w:rPr>
                    <w:ins w:id="4057" w:author="Xuning Wei12232" w:date="2026-10-20T21:11:00Z"/>
                    <w:rFonts w:ascii="Times New Roman" w:eastAsia="等线" w:hAnsi="Times New Roman" w:cs="Times New Roman"/>
                    <w:color w:val="FF0000"/>
                    <w:sz w:val="18"/>
                    <w:szCs w:val="18"/>
                    <w:lang w:eastAsia="zh-CN"/>
                  </w:rPr>
                </w:rPrChange>
              </w:rPr>
              <w:pPrChange w:id="4058" w:author="Xuning Wei12232" w:date="2026-10-24T11:30:00Z">
                <w:pPr>
                  <w:pStyle w:val="aff2"/>
                  <w:widowControl w:val="0"/>
                  <w:numPr>
                    <w:numId w:val="47"/>
                  </w:numPr>
                  <w:spacing w:beforeLines="50" w:before="120" w:afterLines="50" w:after="120"/>
                  <w:ind w:left="420" w:hanging="420"/>
                  <w:jc w:val="both"/>
                </w:pPr>
              </w:pPrChange>
            </w:pPr>
            <w:ins w:id="4059"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color w:val="000000" w:themeColor="text1"/>
                  <w:sz w:val="18"/>
                  <w:szCs w:val="18"/>
                  <w:lang w:eastAsia="zh-CN"/>
                  <w:rPrChange w:id="406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Start the </w:t>
              </w:r>
              <w:r w:rsidRPr="00B32B9A">
                <w:rPr>
                  <w:rFonts w:ascii="Times New Roman" w:eastAsia="等线" w:hAnsi="Times New Roman" w:cs="Times New Roman"/>
                  <w:color w:val="000000" w:themeColor="text1"/>
                  <w:sz w:val="18"/>
                  <w:szCs w:val="18"/>
                  <w:rPrChange w:id="4061" w:author="Xuning Wei12232" w:date="2026-10-24T11:11:00Z">
                    <w:rPr>
                      <w:rFonts w:ascii="Times New Roman" w:eastAsia="等线" w:hAnsi="Times New Roman" w:cs="Times New Roman"/>
                      <w:color w:val="0000FF"/>
                      <w:sz w:val="18"/>
                      <w:szCs w:val="18"/>
                    </w:rPr>
                  </w:rPrChange>
                </w:rPr>
                <w:t>agitator</w:t>
              </w:r>
              <w:r w:rsidRPr="00B32B9A">
                <w:rPr>
                  <w:rFonts w:ascii="Times New Roman" w:eastAsia="等线" w:hAnsi="Times New Roman" w:cs="Times New Roman"/>
                  <w:color w:val="000000" w:themeColor="text1"/>
                  <w:sz w:val="18"/>
                  <w:szCs w:val="18"/>
                </w:rPr>
                <w:t xml:space="preserve">. </w:t>
              </w:r>
            </w:ins>
          </w:p>
          <w:p w14:paraId="6060EF6B" w14:textId="51B49AF6" w:rsidR="00652DEA" w:rsidRPr="00B32B9A" w:rsidRDefault="00C15CB5">
            <w:pPr>
              <w:pStyle w:val="aff2"/>
              <w:widowControl w:val="0"/>
              <w:numPr>
                <w:ilvl w:val="0"/>
                <w:numId w:val="53"/>
              </w:numPr>
              <w:spacing w:beforeLines="50" w:before="120" w:afterLines="50" w:after="120"/>
              <w:jc w:val="both"/>
              <w:rPr>
                <w:ins w:id="4062" w:author="Xuning Wei12232" w:date="2026-10-20T21:11:00Z"/>
                <w:rFonts w:ascii="Times New Roman" w:eastAsia="仿宋_GB2312" w:hAnsi="Times New Roman" w:cs="Times New Roman"/>
                <w:color w:val="000000" w:themeColor="text1"/>
                <w:sz w:val="18"/>
                <w:szCs w:val="18"/>
                <w:rPrChange w:id="4063" w:author="Xuning Wei12232" w:date="2026-10-24T11:11:00Z">
                  <w:rPr>
                    <w:ins w:id="4064" w:author="Xuning Wei12232" w:date="2026-10-20T21:11:00Z"/>
                    <w:rFonts w:ascii="Times New Roman" w:eastAsia="仿宋_GB2312" w:hAnsi="Times New Roman" w:cs="Times New Roman"/>
                    <w:color w:val="FF0000"/>
                    <w:sz w:val="18"/>
                    <w:szCs w:val="18"/>
                  </w:rPr>
                </w:rPrChange>
              </w:rPr>
              <w:pPrChange w:id="4065" w:author="Xuning Wei12232" w:date="2026-10-24T11:30:00Z">
                <w:pPr>
                  <w:pStyle w:val="aff2"/>
                  <w:widowControl w:val="0"/>
                  <w:numPr>
                    <w:numId w:val="47"/>
                  </w:numPr>
                  <w:spacing w:beforeLines="50" w:before="120" w:afterLines="50" w:after="120"/>
                  <w:ind w:left="420" w:hanging="420"/>
                  <w:jc w:val="both"/>
                </w:pPr>
              </w:pPrChange>
            </w:pPr>
            <w:ins w:id="4066" w:author="Xuning Wei12232" w:date="2026-10-20T21:11:00Z">
              <w:r w:rsidRPr="00B32B9A">
                <w:rPr>
                  <w:rFonts w:ascii="Times New Roman" w:eastAsia="等线" w:hAnsi="Times New Roman" w:cs="Times New Roman"/>
                  <w:color w:val="000000" w:themeColor="text1"/>
                  <w:sz w:val="18"/>
                  <w:szCs w:val="18"/>
                  <w:lang w:eastAsia="zh-CN"/>
                </w:rPr>
                <w:t>Adjust</w:t>
              </w:r>
              <w:r w:rsidRPr="00B32B9A">
                <w:rPr>
                  <w:rFonts w:ascii="Times New Roman" w:eastAsia="等线" w:hAnsi="Times New Roman" w:cs="Times New Roman"/>
                  <w:bCs w:val="0"/>
                  <w:color w:val="000000" w:themeColor="text1"/>
                  <w:sz w:val="18"/>
                  <w:szCs w:val="18"/>
                </w:rPr>
                <w:t xml:space="preserve"> the</w:t>
              </w:r>
            </w:ins>
            <w:ins w:id="4067" w:author="Xuning Wei12232" w:date="2026-10-24T11:08:00Z">
              <w:r w:rsidRPr="00B32B9A">
                <w:rPr>
                  <w:rFonts w:ascii="Times New Roman" w:eastAsia="仿宋_GB2312" w:hAnsi="Times New Roman" w:cs="Times New Roman"/>
                  <w:color w:val="000000" w:themeColor="text1"/>
                  <w:sz w:val="18"/>
                  <w:szCs w:val="18"/>
                  <w:rPrChange w:id="406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069" w:author="Xuning Wei12232" w:date="2026-10-20T21:11: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4070" w:author="Xuning Wei12232" w:date="2026-10-20T21:11:00Z">
              <w:r w:rsidRPr="00B32B9A">
                <w:rPr>
                  <w:rFonts w:ascii="Times New Roman" w:eastAsia="等线" w:hAnsi="Times New Roman" w:cs="Times New Roman"/>
                  <w:bCs w:val="0"/>
                  <w:color w:val="000000" w:themeColor="text1"/>
                  <w:sz w:val="18"/>
                  <w:szCs w:val="18"/>
                  <w:lang w:eastAsia="zh-CN"/>
                </w:rPr>
                <w:t xml:space="preserve"> (</w:t>
              </w:r>
            </w:ins>
            <w:ins w:id="4071"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072" w:author="Xuning Wei12232" w:date="2026-10-20T21:11: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r w:rsidRPr="00B32B9A">
                <w:rPr>
                  <w:rFonts w:ascii="Times New Roman" w:eastAsia="等线" w:hAnsi="Times New Roman" w:cs="Times New Roman"/>
                  <w:color w:val="000000" w:themeColor="text1"/>
                  <w:sz w:val="18"/>
                  <w:szCs w:val="18"/>
                  <w:rPrChange w:id="4073" w:author="Xuning Wei12232" w:date="2026-10-24T11:11:00Z">
                    <w:rPr>
                      <w:rFonts w:ascii="Times New Roman" w:eastAsia="等线" w:hAnsi="Times New Roman" w:cs="Times New Roman"/>
                      <w:color w:val="FF0000"/>
                      <w:sz w:val="18"/>
                      <w:szCs w:val="18"/>
                    </w:rPr>
                  </w:rPrChange>
                </w:rPr>
                <w:t xml:space="preserve"> </w:t>
              </w:r>
            </w:ins>
          </w:p>
          <w:p w14:paraId="04079849" w14:textId="409EFE7C" w:rsidR="00652DEA" w:rsidRPr="00B32B9A" w:rsidRDefault="00C15CB5">
            <w:pPr>
              <w:pStyle w:val="aff2"/>
              <w:widowControl w:val="0"/>
              <w:numPr>
                <w:ilvl w:val="0"/>
                <w:numId w:val="53"/>
              </w:numPr>
              <w:spacing w:beforeLines="50" w:before="120" w:afterLines="50" w:after="120"/>
              <w:jc w:val="both"/>
              <w:rPr>
                <w:ins w:id="4074" w:author="Xuning Wei12232" w:date="2026-10-20T21:11:00Z"/>
                <w:rFonts w:ascii="Times New Roman" w:eastAsia="仿宋_GB2312" w:hAnsi="Times New Roman" w:cs="Times New Roman"/>
                <w:color w:val="000000" w:themeColor="text1"/>
                <w:sz w:val="18"/>
                <w:szCs w:val="18"/>
              </w:rPr>
              <w:pPrChange w:id="4075" w:author="Xuning Wei12232" w:date="2026-10-24T11:30:00Z">
                <w:pPr>
                  <w:pStyle w:val="aff2"/>
                  <w:widowControl w:val="0"/>
                  <w:numPr>
                    <w:numId w:val="47"/>
                  </w:numPr>
                  <w:spacing w:beforeLines="50" w:before="120" w:afterLines="50" w:after="120"/>
                  <w:ind w:left="420" w:hanging="420"/>
                  <w:jc w:val="both"/>
                </w:pPr>
              </w:pPrChange>
            </w:pPr>
            <w:ins w:id="4076" w:author="Xuning Wei12232" w:date="2026-10-20T21:11:00Z">
              <w:r w:rsidRPr="00B32B9A">
                <w:rPr>
                  <w:rFonts w:ascii="Times New Roman" w:eastAsia="等线" w:hAnsi="Times New Roman" w:cs="Times New Roman"/>
                  <w:color w:val="000000" w:themeColor="text1"/>
                  <w:sz w:val="18"/>
                  <w:szCs w:val="18"/>
                  <w:lang w:val="sv-SE"/>
                </w:rPr>
                <w:t>Add</w:t>
              </w:r>
              <w:r w:rsidRPr="00B32B9A">
                <w:rPr>
                  <w:rFonts w:ascii="Times New Roman" w:eastAsia="等线"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eastAsia="zh-CN"/>
                  <w:rPrChange w:id="4077" w:author="Xuning Wei12232" w:date="2026-10-24T11:11:00Z">
                    <w:rPr>
                      <w:rFonts w:ascii="Times New Roman" w:eastAsia="等线" w:hAnsi="Times New Roman" w:cs="Times New Roman"/>
                      <w:color w:val="000000" w:themeColor="text1"/>
                      <w:sz w:val="18"/>
                      <w:szCs w:val="18"/>
                      <w:highlight w:val="lightGray"/>
                      <w:lang w:eastAsia="zh-CN"/>
                    </w:rPr>
                  </w:rPrChange>
                </w:rPr>
                <w:t>Fmoc-L-Ser(tBu)-OH (</w:t>
              </w:r>
              <w:r w:rsidRPr="00B32B9A">
                <w:rPr>
                  <w:rFonts w:ascii="Times New Roman" w:eastAsia="等线" w:hAnsi="Times New Roman" w:cs="Times New Roman"/>
                  <w:color w:val="000000" w:themeColor="text1"/>
                  <w:sz w:val="18"/>
                  <w:szCs w:val="18"/>
                  <w:lang w:val="sv-SE"/>
                  <w:rPrChange w:id="4078" w:author="Xuning Wei12232" w:date="2026-10-24T11:11:00Z">
                    <w:rPr>
                      <w:rFonts w:ascii="Times New Roman" w:eastAsia="等线" w:hAnsi="Times New Roman" w:cs="Times New Roman"/>
                      <w:color w:val="000000" w:themeColor="text1"/>
                      <w:sz w:val="18"/>
                      <w:szCs w:val="18"/>
                      <w:highlight w:val="lightGray"/>
                    </w:rPr>
                  </w:rPrChange>
                </w:rPr>
                <w:t>2.0</w:t>
              </w:r>
            </w:ins>
            <w:ins w:id="4079" w:author="Xuning Wei12232" w:date="2026-10-22T13:16:00Z">
              <w:r w:rsidRPr="00B32B9A">
                <w:rPr>
                  <w:rFonts w:ascii="Times New Roman" w:eastAsia="等线" w:hAnsi="Times New Roman" w:cs="Times New Roman"/>
                  <w:color w:val="000000" w:themeColor="text1"/>
                  <w:sz w:val="18"/>
                  <w:szCs w:val="18"/>
                  <w:lang w:val="sv-SE"/>
                  <w:rPrChange w:id="4080" w:author="Xuning Wei12232" w:date="2026-10-24T11:11:00Z">
                    <w:rPr>
                      <w:rFonts w:ascii="Times New Roman" w:eastAsia="等线" w:hAnsi="Times New Roman" w:cs="Times New Roman"/>
                      <w:color w:val="000000" w:themeColor="text1"/>
                      <w:sz w:val="18"/>
                      <w:szCs w:val="18"/>
                      <w:highlight w:val="lightGray"/>
                    </w:rPr>
                  </w:rPrChange>
                </w:rPr>
                <w:t>0</w:t>
              </w:r>
            </w:ins>
            <w:ins w:id="4081" w:author="Xuning Wei12232" w:date="2026-10-20T21:11:00Z">
              <w:r w:rsidRPr="00B32B9A">
                <w:rPr>
                  <w:rFonts w:ascii="Times New Roman" w:eastAsia="等线" w:hAnsi="Times New Roman" w:cs="Times New Roman"/>
                  <w:color w:val="000000" w:themeColor="text1"/>
                  <w:sz w:val="18"/>
                  <w:szCs w:val="18"/>
                  <w:lang w:val="sv-SE"/>
                  <w:rPrChange w:id="4082" w:author="Xuning Wei12232" w:date="2026-10-24T11:11:00Z">
                    <w:rPr>
                      <w:rFonts w:ascii="Times New Roman" w:eastAsia="等线" w:hAnsi="Times New Roman" w:cs="Times New Roman"/>
                      <w:color w:val="000000" w:themeColor="text1"/>
                      <w:sz w:val="18"/>
                      <w:szCs w:val="18"/>
                      <w:highlight w:val="lightGray"/>
                    </w:rPr>
                  </w:rPrChange>
                </w:rPr>
                <w:t xml:space="preserve"> eq.</w:t>
              </w:r>
              <w:r w:rsidRPr="00B32B9A">
                <w:rPr>
                  <w:rFonts w:ascii="Times New Roman" w:eastAsia="等线" w:hAnsi="Times New Roman" w:cs="Times New Roman"/>
                  <w:color w:val="000000" w:themeColor="text1"/>
                  <w:sz w:val="18"/>
                  <w:szCs w:val="18"/>
                  <w:lang w:val="sv-SE" w:eastAsia="zh-CN"/>
                  <w:rPrChange w:id="4083" w:author="Xuning Wei12232" w:date="2026-10-24T11:11:00Z">
                    <w:rPr>
                      <w:rFonts w:ascii="Times New Roman" w:eastAsia="等线" w:hAnsi="Times New Roman" w:cs="Times New Roman"/>
                      <w:color w:val="000000" w:themeColor="text1"/>
                      <w:sz w:val="18"/>
                      <w:szCs w:val="18"/>
                      <w:highlight w:val="lightGray"/>
                      <w:lang w:eastAsia="zh-CN"/>
                    </w:rPr>
                  </w:rPrChange>
                </w:rPr>
                <w:t>).</w:t>
              </w:r>
              <w:r w:rsidRPr="00B32B9A">
                <w:rPr>
                  <w:rFonts w:ascii="Times New Roman" w:eastAsia="等线" w:hAnsi="Times New Roman" w:cs="Times New Roman"/>
                  <w:color w:val="000000" w:themeColor="text1"/>
                  <w:sz w:val="18"/>
                  <w:szCs w:val="18"/>
                  <w:lang w:val="sv-SE"/>
                </w:rPr>
                <w:t xml:space="preserve"> </w:t>
              </w:r>
            </w:ins>
            <w:ins w:id="4084" w:author="Xuning Wei12232" w:date="2026-10-20T22:21:00Z">
              <w:r w:rsidRPr="00B32B9A">
                <w:rPr>
                  <w:rFonts w:ascii="Times New Roman" w:eastAsia="等线" w:hAnsi="Times New Roman" w:cs="Times New Roman"/>
                  <w:color w:val="000000" w:themeColor="text1"/>
                  <w:sz w:val="18"/>
                  <w:szCs w:val="18"/>
                </w:rPr>
                <w:t>Stir at least 15</w:t>
              </w:r>
            </w:ins>
            <w:ins w:id="4085" w:author="Johan Granander" w:date="2026-10-25T12:15:00Z">
              <w:r w:rsidR="0047085E" w:rsidRPr="00B32B9A">
                <w:rPr>
                  <w:rFonts w:ascii="Times New Roman" w:eastAsia="等线" w:hAnsi="Times New Roman" w:cs="Times New Roman"/>
                  <w:color w:val="000000" w:themeColor="text1"/>
                  <w:sz w:val="18"/>
                  <w:szCs w:val="18"/>
                </w:rPr>
                <w:t xml:space="preserve"> </w:t>
              </w:r>
            </w:ins>
            <w:ins w:id="4086"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4087" w:author="Xuning Wei12232" w:date="2026-10-20T22:21:00Z">
              <w:r w:rsidRPr="00B32B9A">
                <w:rPr>
                  <w:rFonts w:ascii="Times New Roman" w:eastAsia="等线" w:hAnsi="Times New Roman" w:cs="Times New Roman"/>
                  <w:color w:val="000000" w:themeColor="text1"/>
                  <w:sz w:val="18"/>
                  <w:szCs w:val="18"/>
                </w:rPr>
                <w:t xml:space="preserve"> (</w:t>
              </w:r>
            </w:ins>
            <w:ins w:id="408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089" w:author="Xuning Wei12232" w:date="2026-10-20T22:21:00Z">
              <w:r w:rsidRPr="00B32B9A">
                <w:rPr>
                  <w:rFonts w:ascii="Times New Roman" w:eastAsia="等线" w:hAnsi="Times New Roman" w:cs="Times New Roman"/>
                  <w:color w:val="000000" w:themeColor="text1"/>
                  <w:sz w:val="18"/>
                  <w:szCs w:val="18"/>
                </w:rPr>
                <w:t>)</w:t>
              </w:r>
            </w:ins>
            <w:ins w:id="4090" w:author="Xuning Wei12232" w:date="2026-10-20T21:11:00Z">
              <w:r w:rsidRPr="00B32B9A">
                <w:rPr>
                  <w:rFonts w:ascii="Times New Roman" w:eastAsia="等线" w:hAnsi="Times New Roman" w:cs="Times New Roman"/>
                  <w:color w:val="000000" w:themeColor="text1"/>
                  <w:sz w:val="18"/>
                  <w:szCs w:val="18"/>
                </w:rPr>
                <w:t>, Confirm no visible solids and later use.</w:t>
              </w:r>
            </w:ins>
          </w:p>
          <w:p w14:paraId="256522BE" w14:textId="77777777" w:rsidR="00652DEA" w:rsidRPr="00B32B9A" w:rsidRDefault="00C15CB5">
            <w:pPr>
              <w:pStyle w:val="aff2"/>
              <w:widowControl w:val="0"/>
              <w:numPr>
                <w:ilvl w:val="0"/>
                <w:numId w:val="53"/>
              </w:numPr>
              <w:spacing w:beforeLines="50" w:before="120" w:afterLines="50" w:after="120"/>
              <w:jc w:val="both"/>
              <w:rPr>
                <w:ins w:id="4091" w:author="Xuning Wei12232" w:date="2026-10-20T21:11:00Z"/>
                <w:rFonts w:ascii="Times New Roman" w:eastAsia="仿宋_GB2312" w:hAnsi="Times New Roman" w:cs="Times New Roman"/>
                <w:color w:val="000000" w:themeColor="text1"/>
                <w:sz w:val="18"/>
                <w:szCs w:val="18"/>
              </w:rPr>
              <w:pPrChange w:id="4092" w:author="Xuning Wei12232" w:date="2026-10-24T11:30:00Z">
                <w:pPr>
                  <w:pStyle w:val="aff2"/>
                  <w:widowControl w:val="0"/>
                  <w:numPr>
                    <w:numId w:val="47"/>
                  </w:numPr>
                  <w:spacing w:beforeLines="50" w:before="120" w:afterLines="50" w:after="120"/>
                  <w:ind w:left="420" w:hanging="420"/>
                  <w:jc w:val="both"/>
                </w:pPr>
              </w:pPrChange>
            </w:pPr>
            <w:ins w:id="4093" w:author="Xuning Wei12232" w:date="2026-10-20T21:11:00Z">
              <w:r w:rsidRPr="00B32B9A">
                <w:rPr>
                  <w:rFonts w:ascii="Times New Roman" w:eastAsia="等线" w:hAnsi="Times New Roman" w:cs="Times New Roman"/>
                  <w:color w:val="000000" w:themeColor="text1"/>
                  <w:sz w:val="18"/>
                  <w:szCs w:val="18"/>
                </w:rPr>
                <w:t xml:space="preserve">Add </w:t>
              </w:r>
              <w:r w:rsidRPr="00B32B9A">
                <w:rPr>
                  <w:rFonts w:ascii="Times New Roman" w:eastAsia="等线" w:hAnsi="Times New Roman" w:cs="Times New Roman"/>
                  <w:bCs w:val="0"/>
                  <w:color w:val="000000" w:themeColor="text1"/>
                  <w:sz w:val="18"/>
                  <w:szCs w:val="18"/>
                  <w:rPrChange w:id="4094" w:author="Xuning Wei12232" w:date="2026-10-24T11:11:00Z">
                    <w:rPr>
                      <w:rFonts w:ascii="Times New Roman" w:eastAsia="等线" w:hAnsi="Times New Roman" w:cs="Times New Roman"/>
                      <w:bCs w:val="0"/>
                      <w:color w:val="FF0000"/>
                      <w:sz w:val="18"/>
                      <w:szCs w:val="18"/>
                    </w:rPr>
                  </w:rPrChange>
                </w:rPr>
                <w:t>OxymaPure (</w:t>
              </w:r>
              <w:r w:rsidRPr="00B32B9A">
                <w:rPr>
                  <w:rFonts w:ascii="Times New Roman" w:eastAsia="等线" w:hAnsi="Times New Roman" w:cs="Times New Roman"/>
                  <w:color w:val="000000" w:themeColor="text1"/>
                  <w:sz w:val="18"/>
                  <w:szCs w:val="18"/>
                  <w:rPrChange w:id="4095" w:author="Xuning Wei12232" w:date="2026-10-24T11:11:00Z">
                    <w:rPr>
                      <w:rFonts w:ascii="Times New Roman" w:eastAsia="等线" w:hAnsi="Times New Roman" w:cs="Times New Roman"/>
                      <w:color w:val="FF0000"/>
                      <w:sz w:val="18"/>
                      <w:szCs w:val="18"/>
                    </w:rPr>
                  </w:rPrChange>
                </w:rPr>
                <w:t>2.0</w:t>
              </w:r>
            </w:ins>
            <w:ins w:id="4096" w:author="Xuning Wei12232" w:date="2026-10-22T10:28:00Z">
              <w:r w:rsidRPr="00B32B9A">
                <w:rPr>
                  <w:rFonts w:ascii="Times New Roman" w:eastAsia="等线" w:hAnsi="Times New Roman" w:cs="Times New Roman"/>
                  <w:color w:val="000000" w:themeColor="text1"/>
                  <w:sz w:val="18"/>
                  <w:szCs w:val="18"/>
                  <w:rPrChange w:id="4097" w:author="Xuning Wei12232" w:date="2026-10-24T11:11:00Z">
                    <w:rPr>
                      <w:rFonts w:ascii="Times New Roman" w:eastAsia="等线" w:hAnsi="Times New Roman" w:cs="Times New Roman"/>
                      <w:color w:val="FF0000"/>
                      <w:sz w:val="18"/>
                      <w:szCs w:val="18"/>
                    </w:rPr>
                  </w:rPrChange>
                </w:rPr>
                <w:t>0</w:t>
              </w:r>
            </w:ins>
            <w:ins w:id="4098" w:author="Xuning Wei12232" w:date="2026-10-20T21:11:00Z">
              <w:r w:rsidRPr="00B32B9A">
                <w:rPr>
                  <w:rFonts w:ascii="Times New Roman" w:eastAsia="等线" w:hAnsi="Times New Roman" w:cs="Times New Roman"/>
                  <w:color w:val="000000" w:themeColor="text1"/>
                  <w:sz w:val="18"/>
                  <w:szCs w:val="18"/>
                  <w:rPrChange w:id="4099" w:author="Xuning Wei12232" w:date="2026-10-24T11:11:00Z">
                    <w:rPr>
                      <w:rFonts w:ascii="Times New Roman" w:eastAsia="等线" w:hAnsi="Times New Roman" w:cs="Times New Roman"/>
                      <w:color w:val="FF0000"/>
                      <w:sz w:val="18"/>
                      <w:szCs w:val="18"/>
                    </w:rPr>
                  </w:rPrChange>
                </w:rPr>
                <w:t xml:space="preserve"> eq.</w:t>
              </w:r>
              <w:r w:rsidRPr="00B32B9A">
                <w:rPr>
                  <w:rFonts w:ascii="Times New Roman" w:eastAsia="等线" w:hAnsi="Times New Roman" w:cs="Times New Roman"/>
                  <w:bCs w:val="0"/>
                  <w:color w:val="000000" w:themeColor="text1"/>
                  <w:sz w:val="18"/>
                  <w:szCs w:val="18"/>
                  <w:rPrChange w:id="4100" w:author="Xuning Wei12232" w:date="2026-10-24T11:11:00Z">
                    <w:rPr>
                      <w:rFonts w:ascii="Times New Roman" w:eastAsia="等线" w:hAnsi="Times New Roman" w:cs="Times New Roman"/>
                      <w:bCs w:val="0"/>
                      <w:color w:val="FF0000"/>
                      <w:sz w:val="18"/>
                      <w:szCs w:val="18"/>
                    </w:rPr>
                  </w:rPrChange>
                </w:rPr>
                <w:t>)</w:t>
              </w:r>
              <w:r w:rsidRPr="00B32B9A">
                <w:rPr>
                  <w:rFonts w:ascii="Times New Roman" w:eastAsia="等线" w:hAnsi="Times New Roman" w:cs="Times New Roman"/>
                  <w:color w:val="000000" w:themeColor="text1"/>
                  <w:sz w:val="18"/>
                  <w:szCs w:val="18"/>
                  <w:rPrChange w:id="4101"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102" w:author="Xuning Wei12232" w:date="2026-10-24T11:11:00Z">
                    <w:rPr>
                      <w:rFonts w:ascii="Times New Roman" w:eastAsia="等线" w:hAnsi="Times New Roman" w:cs="Times New Roman"/>
                      <w:color w:val="000000" w:themeColor="text1"/>
                      <w:sz w:val="18"/>
                      <w:szCs w:val="18"/>
                      <w:highlight w:val="cyan"/>
                    </w:rPr>
                  </w:rPrChange>
                </w:rPr>
                <w:t>DMF (2.0 V, 1.9</w:t>
              </w:r>
            </w:ins>
            <w:ins w:id="4103" w:author="Xuning Wei12232" w:date="2026-10-23T16:07:00Z">
              <w:r w:rsidRPr="00B32B9A">
                <w:rPr>
                  <w:rFonts w:ascii="Times New Roman" w:eastAsia="等线" w:hAnsi="Times New Roman" w:cs="Times New Roman"/>
                  <w:color w:val="000000" w:themeColor="text1"/>
                  <w:sz w:val="18"/>
                  <w:szCs w:val="18"/>
                  <w:rPrChange w:id="4104" w:author="Xuning Wei12232" w:date="2026-10-24T11:11:00Z">
                    <w:rPr>
                      <w:rFonts w:ascii="Times New Roman" w:eastAsia="等线" w:hAnsi="Times New Roman" w:cs="Times New Roman"/>
                      <w:color w:val="000000" w:themeColor="text1"/>
                      <w:sz w:val="18"/>
                      <w:szCs w:val="18"/>
                      <w:highlight w:val="cyan"/>
                    </w:rPr>
                  </w:rPrChange>
                </w:rPr>
                <w:t>0</w:t>
              </w:r>
            </w:ins>
            <w:ins w:id="4105" w:author="Xuning Wei12232" w:date="2026-10-20T21:11:00Z">
              <w:r w:rsidRPr="00B32B9A">
                <w:rPr>
                  <w:rFonts w:ascii="Times New Roman" w:eastAsia="等线" w:hAnsi="Times New Roman" w:cs="Times New Roman"/>
                  <w:color w:val="000000" w:themeColor="text1"/>
                  <w:sz w:val="18"/>
                  <w:szCs w:val="18"/>
                  <w:rPrChange w:id="4106"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 xml:space="preserve">.  </w:t>
              </w:r>
            </w:ins>
          </w:p>
          <w:p w14:paraId="083F3886" w14:textId="66DF9B3D" w:rsidR="00652DEA" w:rsidRPr="00B32B9A" w:rsidRDefault="00C15CB5">
            <w:pPr>
              <w:pStyle w:val="aff2"/>
              <w:widowControl w:val="0"/>
              <w:numPr>
                <w:ilvl w:val="0"/>
                <w:numId w:val="53"/>
              </w:numPr>
              <w:spacing w:beforeLines="50" w:before="120" w:afterLines="50" w:after="120"/>
              <w:jc w:val="both"/>
              <w:rPr>
                <w:ins w:id="4107" w:author="Xuning Wei12232" w:date="2026-10-20T21:11:00Z"/>
                <w:rFonts w:ascii="Times New Roman" w:eastAsia="仿宋_GB2312" w:hAnsi="Times New Roman" w:cs="Times New Roman"/>
                <w:color w:val="000000" w:themeColor="text1"/>
                <w:sz w:val="18"/>
                <w:szCs w:val="18"/>
              </w:rPr>
              <w:pPrChange w:id="4108" w:author="Xuning Wei12232" w:date="2026-10-24T11:30:00Z">
                <w:pPr>
                  <w:pStyle w:val="aff2"/>
                  <w:widowControl w:val="0"/>
                  <w:numPr>
                    <w:numId w:val="47"/>
                  </w:numPr>
                  <w:spacing w:beforeLines="50" w:before="120" w:afterLines="50" w:after="120"/>
                  <w:ind w:left="420" w:hanging="420"/>
                  <w:jc w:val="both"/>
                </w:pPr>
              </w:pPrChange>
            </w:pPr>
            <w:ins w:id="4109" w:author="Xuning Wei12232" w:date="2026-10-20T21:11: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rPrChange w:id="4110" w:author="Xuning Wei12232" w:date="2026-10-24T11:11:00Z">
                    <w:rPr>
                      <w:rFonts w:ascii="Times New Roman" w:eastAsia="等线"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111" w:author="Xuning Wei12232" w:date="2026-10-24T11:11:00Z">
                    <w:rPr>
                      <w:rFonts w:ascii="Times New Roman" w:eastAsia="等线" w:hAnsi="Times New Roman" w:cs="Times New Roman"/>
                      <w:color w:val="FF0000"/>
                      <w:sz w:val="18"/>
                      <w:szCs w:val="18"/>
                      <w:highlight w:val="lightGray"/>
                    </w:rPr>
                  </w:rPrChange>
                </w:rPr>
                <w:t>DIC (2.2</w:t>
              </w:r>
            </w:ins>
            <w:ins w:id="4112" w:author="Xuning Wei12232" w:date="2026-10-22T10:28:00Z">
              <w:r w:rsidRPr="00B32B9A">
                <w:rPr>
                  <w:rFonts w:ascii="Times New Roman" w:eastAsia="等线" w:hAnsi="Times New Roman" w:cs="Times New Roman"/>
                  <w:color w:val="000000" w:themeColor="text1"/>
                  <w:sz w:val="18"/>
                  <w:szCs w:val="18"/>
                  <w:rPrChange w:id="4113" w:author="Xuning Wei12232" w:date="2026-10-24T11:11:00Z">
                    <w:rPr>
                      <w:rFonts w:ascii="Times New Roman" w:eastAsia="等线" w:hAnsi="Times New Roman" w:cs="Times New Roman"/>
                      <w:color w:val="FF0000"/>
                      <w:sz w:val="18"/>
                      <w:szCs w:val="18"/>
                      <w:highlight w:val="lightGray"/>
                    </w:rPr>
                  </w:rPrChange>
                </w:rPr>
                <w:t>0</w:t>
              </w:r>
            </w:ins>
            <w:ins w:id="4114" w:author="Xuning Wei12232" w:date="2026-10-20T21:11:00Z">
              <w:r w:rsidRPr="00B32B9A">
                <w:rPr>
                  <w:rFonts w:ascii="Times New Roman" w:eastAsia="等线" w:hAnsi="Times New Roman" w:cs="Times New Roman"/>
                  <w:color w:val="000000" w:themeColor="text1"/>
                  <w:sz w:val="18"/>
                  <w:szCs w:val="18"/>
                  <w:rPrChange w:id="4115"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Change w:id="4116" w:author="Xuning Wei12232" w:date="2026-10-24T11:11:00Z">
                    <w:rPr>
                      <w:rFonts w:ascii="Times New Roman" w:eastAsia="等线" w:hAnsi="Times New Roman" w:cs="Times New Roman"/>
                      <w:color w:val="FF0000"/>
                      <w:sz w:val="18"/>
                      <w:szCs w:val="18"/>
                    </w:rPr>
                  </w:rPrChange>
                </w:rPr>
                <w:t xml:space="preserve"> </w:t>
              </w:r>
              <w:r w:rsidRPr="00B32B9A">
                <w:rPr>
                  <w:rFonts w:ascii="Times New Roman" w:eastAsia="等线" w:hAnsi="Times New Roman" w:cs="Times New Roman"/>
                  <w:color w:val="000000" w:themeColor="text1"/>
                  <w:sz w:val="18"/>
                  <w:szCs w:val="18"/>
                </w:rPr>
                <w:t xml:space="preserve">into TJ4S-1213-Sy15-R01 at </w:t>
              </w:r>
            </w:ins>
            <w:r w:rsidR="00895007">
              <w:rPr>
                <w:rFonts w:ascii="Times New Roman" w:eastAsia="等线" w:hAnsi="Times New Roman" w:cs="Times New Roman"/>
                <w:color w:val="000000" w:themeColor="text1"/>
                <w:sz w:val="18"/>
                <w:szCs w:val="18"/>
                <w:lang w:eastAsia="zh-CN"/>
              </w:rPr>
              <w:t>20 ± 5 °C</w:t>
            </w:r>
            <w:ins w:id="4117" w:author="Xuning Wei12232" w:date="2026-10-20T21:11:00Z">
              <w:r w:rsidRPr="00B32B9A">
                <w:rPr>
                  <w:rFonts w:ascii="Times New Roman" w:eastAsia="等线" w:hAnsi="Times New Roman" w:cs="Times New Roman"/>
                  <w:color w:val="000000" w:themeColor="text1"/>
                  <w:sz w:val="18"/>
                  <w:szCs w:val="18"/>
                  <w:lang w:eastAsia="zh-CN"/>
                </w:rPr>
                <w:t xml:space="preserve"> (</w:t>
              </w:r>
            </w:ins>
            <w:ins w:id="411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119" w:author="Xuning Wei12232" w:date="2026-10-20T21:1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120"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w:t>
              </w:r>
              <w:r w:rsidRPr="00B32B9A">
                <w:rPr>
                  <w:rFonts w:ascii="Times New Roman" w:eastAsia="等线" w:hAnsi="Times New Roman" w:cs="Times New Roman"/>
                  <w:color w:val="000000" w:themeColor="text1"/>
                  <w:sz w:val="18"/>
                  <w:szCs w:val="18"/>
                  <w:rPrChange w:id="4121" w:author="Xuning Wei12232" w:date="2026-10-24T11:11:00Z">
                    <w:rPr>
                      <w:rFonts w:ascii="Times New Roman" w:eastAsia="等线" w:hAnsi="Times New Roman" w:cs="Times New Roman"/>
                      <w:color w:val="FF0000"/>
                      <w:sz w:val="18"/>
                      <w:szCs w:val="18"/>
                    </w:rPr>
                  </w:rPrChange>
                </w:rPr>
                <w:t xml:space="preserve"> </w:t>
              </w:r>
            </w:ins>
            <w:r w:rsidR="00895007">
              <w:rPr>
                <w:rFonts w:ascii="Times New Roman" w:eastAsia="等线" w:hAnsi="Times New Roman" w:cs="Times New Roman"/>
                <w:color w:val="000000" w:themeColor="text1"/>
                <w:sz w:val="18"/>
                <w:szCs w:val="18"/>
                <w:lang w:eastAsia="zh-CN"/>
              </w:rPr>
              <w:t>20 ± 5 °C</w:t>
            </w:r>
            <w:ins w:id="4122" w:author="Xuning Wei12232" w:date="2026-10-20T21:11:00Z">
              <w:r w:rsidRPr="00B32B9A">
                <w:rPr>
                  <w:rFonts w:ascii="Times New Roman" w:eastAsia="等线" w:hAnsi="Times New Roman" w:cs="Times New Roman"/>
                  <w:color w:val="000000" w:themeColor="text1"/>
                  <w:sz w:val="18"/>
                  <w:szCs w:val="18"/>
                  <w:lang w:eastAsia="zh-CN"/>
                  <w:rPrChange w:id="4123" w:author="Xuning Wei12232" w:date="2026-10-24T11:11:00Z">
                    <w:rPr>
                      <w:rFonts w:ascii="Times New Roman" w:eastAsia="等线" w:hAnsi="Times New Roman" w:cs="Times New Roman"/>
                      <w:color w:val="FF0000"/>
                      <w:sz w:val="18"/>
                      <w:szCs w:val="18"/>
                      <w:lang w:eastAsia="zh-CN"/>
                    </w:rPr>
                  </w:rPrChange>
                </w:rPr>
                <w:t xml:space="preserve"> (</w:t>
              </w:r>
            </w:ins>
            <w:ins w:id="4124" w:author="Xuning Wei12232" w:date="2026-10-24T10:48:00Z">
              <w:r w:rsidRPr="00B32B9A">
                <w:rPr>
                  <w:rFonts w:ascii="Times New Roman" w:eastAsia="等线" w:hAnsi="Times New Roman" w:cs="Times New Roman"/>
                  <w:color w:val="000000" w:themeColor="text1"/>
                  <w:sz w:val="18"/>
                  <w:szCs w:val="18"/>
                  <w:lang w:eastAsia="zh-CN"/>
                  <w:rPrChange w:id="4125" w:author="Xuning Wei12232" w:date="2026-10-24T11:11:00Z">
                    <w:rPr>
                      <w:rFonts w:ascii="Times New Roman" w:eastAsia="等线" w:hAnsi="Times New Roman" w:cs="Times New Roman"/>
                      <w:color w:val="FF0000"/>
                      <w:sz w:val="18"/>
                      <w:szCs w:val="18"/>
                      <w:lang w:eastAsia="zh-CN"/>
                    </w:rPr>
                  </w:rPrChange>
                </w:rPr>
                <w:t xml:space="preserve">target: </w:t>
              </w:r>
            </w:ins>
            <w:r w:rsidR="00895007">
              <w:rPr>
                <w:rFonts w:ascii="Times New Roman" w:eastAsia="等线" w:hAnsi="Times New Roman" w:cs="Times New Roman"/>
                <w:color w:val="000000" w:themeColor="text1"/>
                <w:sz w:val="18"/>
                <w:szCs w:val="18"/>
                <w:lang w:eastAsia="zh-CN"/>
              </w:rPr>
              <w:t>20 °C</w:t>
            </w:r>
            <w:ins w:id="4126" w:author="Xuning Wei12232" w:date="2026-10-20T21:11:00Z">
              <w:r w:rsidRPr="00B32B9A">
                <w:rPr>
                  <w:rFonts w:ascii="Times New Roman" w:eastAsia="等线" w:hAnsi="Times New Roman" w:cs="Times New Roman"/>
                  <w:color w:val="000000" w:themeColor="text1"/>
                  <w:sz w:val="18"/>
                  <w:szCs w:val="18"/>
                  <w:lang w:eastAsia="zh-CN"/>
                  <w:rPrChange w:id="4127" w:author="Xuning Wei12232" w:date="2026-10-24T11:11:00Z">
                    <w:rPr>
                      <w:rFonts w:ascii="Times New Roman" w:eastAsia="等线" w:hAnsi="Times New Roman" w:cs="Times New Roman"/>
                      <w:color w:val="FF0000"/>
                      <w:sz w:val="18"/>
                      <w:szCs w:val="18"/>
                      <w:lang w:eastAsia="zh-CN"/>
                    </w:rPr>
                  </w:rPrChange>
                </w:rPr>
                <w:t>).</w:t>
              </w:r>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128" w:author="Xuning Wei12232" w:date="2026-10-24T11:11:00Z">
                    <w:rPr>
                      <w:rFonts w:ascii="Times New Roman" w:eastAsia="等线" w:hAnsi="Times New Roman" w:cs="Times New Roman"/>
                      <w:color w:val="FF0000"/>
                      <w:sz w:val="18"/>
                      <w:szCs w:val="18"/>
                    </w:rPr>
                  </w:rPrChange>
                </w:rPr>
                <w:t xml:space="preserve"> </w:t>
              </w:r>
            </w:ins>
          </w:p>
          <w:p w14:paraId="6664D8E5" w14:textId="2F97E53A" w:rsidR="00652DEA" w:rsidRPr="00B32B9A" w:rsidRDefault="00C15CB5">
            <w:pPr>
              <w:pStyle w:val="aff2"/>
              <w:widowControl w:val="0"/>
              <w:numPr>
                <w:ilvl w:val="0"/>
                <w:numId w:val="53"/>
              </w:numPr>
              <w:spacing w:beforeLines="50" w:before="120" w:afterLines="50" w:after="120"/>
              <w:jc w:val="both"/>
              <w:rPr>
                <w:ins w:id="4129" w:author="Xuning Wei12232" w:date="2026-10-24T11:30:00Z"/>
                <w:rFonts w:ascii="Times New Roman" w:eastAsia="仿宋_GB2312" w:hAnsi="Times New Roman" w:cs="Times New Roman"/>
                <w:color w:val="000000" w:themeColor="text1"/>
                <w:sz w:val="18"/>
                <w:szCs w:val="18"/>
                <w:rPrChange w:id="4130" w:author="Xuning Wei12232" w:date="2026-10-24T11:30:00Z">
                  <w:rPr>
                    <w:ins w:id="4131" w:author="Xuning Wei12232" w:date="2026-10-24T11:30:00Z"/>
                    <w:rFonts w:ascii="Times New Roman" w:eastAsia="等线" w:hAnsi="Times New Roman" w:cs="Times New Roman"/>
                    <w:color w:val="000000" w:themeColor="text1"/>
                    <w:sz w:val="18"/>
                    <w:szCs w:val="18"/>
                  </w:rPr>
                </w:rPrChange>
              </w:rPr>
              <w:pPrChange w:id="4132" w:author="Xuning Wei12232" w:date="2026-10-24T11:30:00Z">
                <w:pPr>
                  <w:widowControl w:val="0"/>
                  <w:spacing w:beforeLines="50" w:before="120" w:afterLines="50" w:after="120"/>
                  <w:contextualSpacing/>
                </w:pPr>
              </w:pPrChange>
            </w:pPr>
            <w:ins w:id="4133" w:author="Xuning Wei12232" w:date="2026-10-20T21:11:00Z">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xml:space="preserve">. Add </w:t>
              </w:r>
              <w:r w:rsidRPr="36F45B6D">
                <w:rPr>
                  <w:rFonts w:ascii="Times New Roman" w:eastAsia="等线" w:hAnsi="Times New Roman" w:cs="Times New Roman"/>
                  <w:color w:val="000000" w:themeColor="text1"/>
                  <w:sz w:val="18"/>
                  <w:szCs w:val="18"/>
                  <w:rPrChange w:id="4134"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135"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136" w:author="Xuning Wei12232" w:date="2026-10-24T11:11:00Z">
                    <w:rPr>
                      <w:rFonts w:ascii="Times New Roman" w:eastAsia="等线" w:hAnsi="Times New Roman" w:cs="Times New Roman"/>
                      <w:color w:val="FF0000"/>
                      <w:sz w:val="18"/>
                      <w:szCs w:val="18"/>
                      <w:highlight w:val="cyan"/>
                    </w:rPr>
                  </w:rPrChange>
                </w:rPr>
                <w:t>0.9</w:t>
              </w:r>
            </w:ins>
            <w:r w:rsidR="54519E6A" w:rsidRPr="36F45B6D">
              <w:rPr>
                <w:rFonts w:ascii="Times New Roman" w:eastAsia="等线" w:hAnsi="Times New Roman" w:cs="Times New Roman"/>
                <w:color w:val="000000" w:themeColor="text1"/>
                <w:sz w:val="18"/>
                <w:szCs w:val="18"/>
              </w:rPr>
              <w:t>4</w:t>
            </w:r>
            <w:ins w:id="4137" w:author="Xuning Wei12232" w:date="2026-10-20T21:11:00Z">
              <w:r w:rsidRPr="36F45B6D">
                <w:rPr>
                  <w:rFonts w:ascii="Times New Roman" w:eastAsia="等线" w:hAnsi="Times New Roman" w:cs="Times New Roman"/>
                  <w:color w:val="000000" w:themeColor="text1"/>
                  <w:sz w:val="18"/>
                  <w:szCs w:val="18"/>
                  <w:rPrChange w:id="4138" w:author="Xuning Wei12232" w:date="2026-10-24T11:11:00Z">
                    <w:rPr>
                      <w:rFonts w:ascii="Times New Roman" w:eastAsia="等线" w:hAnsi="Times New Roman" w:cs="Times New Roman"/>
                      <w:color w:val="FF0000"/>
                      <w:sz w:val="18"/>
                      <w:szCs w:val="18"/>
                      <w:highlight w:val="cyan"/>
                    </w:rPr>
                  </w:rPrChange>
                </w:rPr>
                <w:t xml:space="preserve"> kg/kg)</w:t>
              </w:r>
              <w:r w:rsidRPr="36F45B6D">
                <w:rPr>
                  <w:rFonts w:ascii="Times New Roman" w:eastAsia="等线" w:hAnsi="Times New Roman" w:cs="Times New Roman"/>
                  <w:color w:val="000000" w:themeColor="text1"/>
                  <w:sz w:val="18"/>
                  <w:szCs w:val="18"/>
                </w:rPr>
                <w:t xml:space="preserve"> 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ins>
          </w:p>
          <w:p w14:paraId="141BEBA5" w14:textId="77777777" w:rsidR="00652DEA" w:rsidRPr="00B32B9A" w:rsidRDefault="00C15CB5">
            <w:pPr>
              <w:pStyle w:val="aff2"/>
              <w:widowControl w:val="0"/>
              <w:numPr>
                <w:ilvl w:val="0"/>
                <w:numId w:val="53"/>
              </w:numPr>
              <w:spacing w:beforeLines="50" w:before="120" w:afterLines="50" w:after="120"/>
              <w:jc w:val="both"/>
              <w:rPr>
                <w:rFonts w:ascii="Times New Roman" w:eastAsia="仿宋_GB2312" w:hAnsi="Times New Roman" w:cs="Times New Roman"/>
                <w:color w:val="000000" w:themeColor="text1"/>
                <w:sz w:val="18"/>
                <w:szCs w:val="18"/>
                <w:rPrChange w:id="4139" w:author="Xuning Wei12232" w:date="2026-10-24T11:30:00Z">
                  <w:rPr>
                    <w:rFonts w:eastAsia="仿宋_GB2312"/>
                  </w:rPr>
                </w:rPrChange>
              </w:rPr>
              <w:pPrChange w:id="4140" w:author="Xuning Wei12232" w:date="2026-10-24T11:30:00Z">
                <w:pPr>
                  <w:widowControl w:val="0"/>
                  <w:spacing w:beforeLines="50" w:before="120" w:afterLines="50" w:after="120"/>
                  <w:contextualSpacing/>
                </w:pPr>
              </w:pPrChange>
            </w:pPr>
            <w:ins w:id="4141" w:author="Xuning Wei12232" w:date="2026-10-20T21:11:00Z">
              <w:r w:rsidRPr="00B32B9A">
                <w:rPr>
                  <w:rFonts w:ascii="Times New Roman" w:eastAsia="等线" w:hAnsi="Times New Roman" w:cs="Times New Roman"/>
                  <w:color w:val="000000" w:themeColor="text1"/>
                  <w:sz w:val="18"/>
                  <w:szCs w:val="18"/>
                  <w:rPrChange w:id="4142"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143" w:author="Xuning Wei12232" w:date="2026-10-20T15:09:00Z">
              <w:r w:rsidRPr="00B32B9A">
                <w:rPr>
                  <w:rFonts w:ascii="Times New Roman" w:eastAsia="等线" w:hAnsi="Times New Roman" w:cs="Times New Roman"/>
                  <w:color w:val="000000" w:themeColor="text1"/>
                  <w:sz w:val="18"/>
                  <w:szCs w:val="18"/>
                  <w:rPrChange w:id="4144" w:author="Xuning Wei12232" w:date="2026-10-24T11:30:00Z">
                    <w:rPr/>
                  </w:rPrChange>
                </w:rPr>
                <w:delText xml:space="preserve">1. </w:delText>
              </w:r>
            </w:del>
            <w:del w:id="4145" w:author="Xuning Wei12232" w:date="2026-10-20T21:11:00Z">
              <w:r w:rsidRPr="00B32B9A">
                <w:rPr>
                  <w:rFonts w:ascii="Times New Roman" w:eastAsia="等线" w:hAnsi="Times New Roman" w:cs="Times New Roman"/>
                  <w:color w:val="000000" w:themeColor="text1"/>
                  <w:sz w:val="18"/>
                  <w:szCs w:val="18"/>
                  <w:rPrChange w:id="4146" w:author="Xuning Wei12232" w:date="2026-10-24T11:30:00Z">
                    <w:rPr>
                      <w:color w:val="000000" w:themeColor="text1"/>
                    </w:rPr>
                  </w:rPrChange>
                </w:rPr>
                <w:delText xml:space="preserve">Add </w:delText>
              </w:r>
            </w:del>
            <w:del w:id="4147" w:author="Xuning Wei12232" w:date="2026-10-20T08:15:00Z">
              <w:r w:rsidRPr="00B32B9A">
                <w:rPr>
                  <w:rFonts w:ascii="Times New Roman" w:eastAsia="等线" w:hAnsi="Times New Roman" w:cs="Times New Roman"/>
                  <w:color w:val="000000" w:themeColor="text1"/>
                  <w:sz w:val="18"/>
                  <w:szCs w:val="18"/>
                  <w:lang w:eastAsia="zh-CN"/>
                  <w:rPrChange w:id="4148" w:author="Xuning Wei12232" w:date="2026-10-24T11:30: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149" w:author="Xuning Wei12232" w:date="2026-10-24T11:30:00Z">
                    <w:rPr>
                      <w:color w:val="000000" w:themeColor="text1"/>
                    </w:rPr>
                  </w:rPrChange>
                </w:rPr>
                <w:delText xml:space="preserve"> </w:delText>
              </w:r>
            </w:del>
            <w:del w:id="4150" w:author="Xuning Wei12232" w:date="2026-10-20T21:11:00Z">
              <w:r w:rsidRPr="00B32B9A">
                <w:rPr>
                  <w:rFonts w:ascii="Times New Roman" w:eastAsia="等线" w:hAnsi="Times New Roman" w:cs="Times New Roman"/>
                  <w:color w:val="000000" w:themeColor="text1"/>
                  <w:sz w:val="18"/>
                  <w:szCs w:val="18"/>
                  <w:rPrChange w:id="4151" w:author="Xuning Wei12232" w:date="2026-10-24T11:30:00Z">
                    <w:rPr>
                      <w:color w:val="000000" w:themeColor="text1"/>
                    </w:rPr>
                  </w:rPrChange>
                </w:rPr>
                <w:delText xml:space="preserve">into </w:delText>
              </w:r>
              <w:r w:rsidRPr="00B32B9A">
                <w:rPr>
                  <w:rFonts w:ascii="Times New Roman" w:eastAsia="仿宋_GB2312" w:hAnsi="Times New Roman" w:cs="Times New Roman"/>
                  <w:color w:val="000000" w:themeColor="text1"/>
                  <w:sz w:val="18"/>
                  <w:szCs w:val="18"/>
                  <w:rPrChange w:id="4152" w:author="Xuning Wei12232" w:date="2026-10-24T11:30:00Z">
                    <w:rPr>
                      <w:rFonts w:eastAsia="仿宋_GB2312"/>
                      <w:color w:val="000000" w:themeColor="text1"/>
                    </w:rPr>
                  </w:rPrChange>
                </w:rPr>
                <w:delText>TJ4S-1213-Sy15</w:delText>
              </w:r>
              <w:r w:rsidRPr="00B32B9A">
                <w:rPr>
                  <w:rFonts w:ascii="Times New Roman" w:eastAsia="仿宋_GB2312" w:hAnsi="Times New Roman" w:cs="Times New Roman"/>
                  <w:color w:val="000000" w:themeColor="text1"/>
                  <w:sz w:val="18"/>
                  <w:szCs w:val="18"/>
                  <w:lang w:eastAsia="zh-CN"/>
                  <w:rPrChange w:id="4153" w:author="Xuning Wei12232" w:date="2026-10-24T11:30:00Z">
                    <w:rPr>
                      <w:rFonts w:eastAsia="仿宋_GB2312"/>
                      <w:color w:val="000000" w:themeColor="text1"/>
                      <w:lang w:eastAsia="zh-CN"/>
                    </w:rPr>
                  </w:rPrChange>
                </w:rPr>
                <w:delText>-R01</w:delText>
              </w:r>
              <w:r w:rsidRPr="00B32B9A">
                <w:rPr>
                  <w:rFonts w:ascii="Times New Roman" w:eastAsia="等线" w:hAnsi="Times New Roman" w:cs="Times New Roman"/>
                  <w:color w:val="000000" w:themeColor="text1"/>
                  <w:sz w:val="18"/>
                  <w:szCs w:val="18"/>
                  <w:rPrChange w:id="4154" w:author="Xuning Wei12232" w:date="2026-10-24T11:30:00Z">
                    <w:rPr>
                      <w:color w:val="000000" w:themeColor="text1"/>
                    </w:rPr>
                  </w:rPrChange>
                </w:rPr>
                <w:delText xml:space="preserve">. Start the </w:delText>
              </w:r>
              <w:r w:rsidRPr="00B32B9A">
                <w:rPr>
                  <w:rFonts w:ascii="Times New Roman" w:eastAsia="等线" w:hAnsi="Times New Roman" w:cs="Times New Roman"/>
                  <w:color w:val="000000" w:themeColor="text1"/>
                  <w:sz w:val="18"/>
                  <w:szCs w:val="18"/>
                  <w:rPrChange w:id="4155" w:author="Xuning Wei12232" w:date="2026-10-24T11:30:00Z">
                    <w:rPr>
                      <w:color w:val="0000FF"/>
                    </w:rPr>
                  </w:rPrChange>
                </w:rPr>
                <w:delText>agitator</w:delText>
              </w:r>
              <w:r w:rsidRPr="00B32B9A">
                <w:rPr>
                  <w:rFonts w:ascii="Times New Roman" w:eastAsia="等线" w:hAnsi="Times New Roman" w:cs="Times New Roman"/>
                  <w:color w:val="000000" w:themeColor="text1"/>
                  <w:sz w:val="18"/>
                  <w:szCs w:val="18"/>
                  <w:rPrChange w:id="4156" w:author="Xuning Wei12232" w:date="2026-10-24T11:30:00Z">
                    <w:rPr>
                      <w:color w:val="000000" w:themeColor="text1"/>
                    </w:rPr>
                  </w:rPrChange>
                </w:rPr>
                <w:delText xml:space="preserve">. </w:delText>
              </w:r>
            </w:del>
            <w:del w:id="4157" w:author="Xuning Wei12232" w:date="2026-10-20T15:09:00Z">
              <w:r w:rsidRPr="00B32B9A">
                <w:rPr>
                  <w:rFonts w:ascii="Times New Roman" w:eastAsia="等线" w:hAnsi="Times New Roman" w:cs="Times New Roman"/>
                  <w:color w:val="000000" w:themeColor="text1"/>
                  <w:sz w:val="18"/>
                  <w:szCs w:val="18"/>
                  <w:rPrChange w:id="4158" w:author="Xuning Wei12232" w:date="2026-10-24T11:30:00Z">
                    <w:rPr>
                      <w:color w:val="000000" w:themeColor="text1"/>
                    </w:rPr>
                  </w:rPrChange>
                </w:rPr>
                <w:br/>
                <w:delText xml:space="preserve">2. </w:delText>
              </w:r>
            </w:del>
            <w:del w:id="4159" w:author="Xuning Wei12232" w:date="2026-10-20T21:11:00Z">
              <w:r w:rsidRPr="00B32B9A">
                <w:rPr>
                  <w:rFonts w:ascii="Times New Roman" w:eastAsia="等线" w:hAnsi="Times New Roman" w:cs="Times New Roman"/>
                  <w:color w:val="000000" w:themeColor="text1"/>
                  <w:sz w:val="18"/>
                  <w:szCs w:val="18"/>
                  <w:rPrChange w:id="4160" w:author="Xuning Wei12232" w:date="2026-10-24T11:30:00Z">
                    <w:rPr/>
                  </w:rPrChange>
                </w:rPr>
                <w:delText xml:space="preserve">Add </w:delText>
              </w:r>
            </w:del>
            <w:del w:id="4161" w:author="Xuning Wei12232" w:date="2026-10-20T08:43:00Z">
              <w:r w:rsidRPr="00B32B9A">
                <w:rPr>
                  <w:rFonts w:ascii="Times New Roman" w:eastAsia="等线" w:hAnsi="Times New Roman" w:cs="Times New Roman"/>
                  <w:color w:val="000000" w:themeColor="text1"/>
                  <w:sz w:val="18"/>
                  <w:szCs w:val="18"/>
                  <w:rPrChange w:id="4162" w:author="Xuning Wei12232" w:date="2026-10-24T11:30:00Z">
                    <w:rPr/>
                  </w:rPrChange>
                </w:rPr>
                <w:delText>2.0 eq.</w:delText>
              </w:r>
              <w:r w:rsidRPr="00B32B9A">
                <w:rPr>
                  <w:rFonts w:ascii="Times New Roman" w:eastAsia="等线" w:hAnsi="Times New Roman" w:cs="Times New Roman"/>
                  <w:color w:val="000000" w:themeColor="text1"/>
                  <w:sz w:val="18"/>
                  <w:szCs w:val="18"/>
                  <w:lang w:eastAsia="zh-CN"/>
                  <w:rPrChange w:id="4163" w:author="Xuning Wei12232" w:date="2026-10-24T11:30:00Z">
                    <w:rPr>
                      <w:lang w:eastAsia="zh-CN"/>
                    </w:rPr>
                  </w:rPrChange>
                </w:rPr>
                <w:delText xml:space="preserve"> </w:delText>
              </w:r>
            </w:del>
            <w:del w:id="4164" w:author="Xuning Wei12232" w:date="2026-10-20T21:11:00Z">
              <w:r w:rsidRPr="00B32B9A">
                <w:rPr>
                  <w:rFonts w:ascii="Times New Roman" w:eastAsia="等线" w:hAnsi="Times New Roman" w:cs="Times New Roman"/>
                  <w:color w:val="000000" w:themeColor="text1"/>
                  <w:sz w:val="18"/>
                  <w:szCs w:val="18"/>
                  <w:lang w:eastAsia="zh-CN"/>
                  <w:rPrChange w:id="4165" w:author="Xuning Wei12232" w:date="2026-10-24T11:30:00Z">
                    <w:rPr>
                      <w:lang w:eastAsia="zh-CN"/>
                    </w:rPr>
                  </w:rPrChange>
                </w:rPr>
                <w:delText>Fmoc-L-Ser(tBu)-OH.</w:delText>
              </w:r>
              <w:r w:rsidRPr="00B32B9A">
                <w:rPr>
                  <w:rFonts w:ascii="Times New Roman" w:eastAsia="等线" w:hAnsi="Times New Roman" w:cs="Times New Roman"/>
                  <w:color w:val="000000" w:themeColor="text1"/>
                  <w:sz w:val="18"/>
                  <w:szCs w:val="18"/>
                  <w:rPrChange w:id="4166" w:author="Xuning Wei12232" w:date="2026-10-24T11:30:00Z">
                    <w:rPr/>
                  </w:rPrChange>
                </w:rPr>
                <w:delText xml:space="preserve"> </w:delText>
              </w:r>
            </w:del>
            <w:del w:id="4167" w:author="Xuning Wei12232" w:date="2026-10-18T22:31:00Z">
              <w:r w:rsidRPr="00B32B9A">
                <w:rPr>
                  <w:rFonts w:ascii="Times New Roman" w:eastAsia="等线" w:hAnsi="Times New Roman" w:cs="Times New Roman"/>
                  <w:color w:val="000000" w:themeColor="text1"/>
                  <w:sz w:val="18"/>
                  <w:szCs w:val="18"/>
                </w:rPr>
                <w:delText>Stir at least 15minutes.</w:delText>
              </w:r>
            </w:del>
            <w:del w:id="4168" w:author="Xuning Wei12232" w:date="2026-10-20T08:51:00Z">
              <w:r w:rsidRPr="00B32B9A">
                <w:rPr>
                  <w:rFonts w:ascii="Times New Roman" w:eastAsia="等线" w:hAnsi="Times New Roman" w:cs="Times New Roman"/>
                  <w:color w:val="000000" w:themeColor="text1"/>
                  <w:sz w:val="18"/>
                  <w:szCs w:val="18"/>
                  <w:rPrChange w:id="4169" w:author="Xuning Wei12232" w:date="2026-10-24T11:30:00Z">
                    <w:rPr/>
                  </w:rPrChange>
                </w:rPr>
                <w:br/>
              </w:r>
              <w:r w:rsidRPr="00B32B9A">
                <w:rPr>
                  <w:rFonts w:ascii="Times New Roman" w:eastAsia="等线" w:hAnsi="Times New Roman" w:cs="Times New Roman"/>
                  <w:color w:val="000000" w:themeColor="text1"/>
                  <w:sz w:val="18"/>
                  <w:szCs w:val="18"/>
                  <w:lang w:eastAsia="zh-CN"/>
                  <w:rPrChange w:id="4170" w:author="Xuning Wei12232" w:date="2026-10-24T11:30:00Z">
                    <w:rPr>
                      <w:lang w:eastAsia="zh-CN"/>
                    </w:rPr>
                  </w:rPrChange>
                </w:rPr>
                <w:delText>3. Adjust</w:delText>
              </w:r>
              <w:r w:rsidRPr="00B32B9A">
                <w:rPr>
                  <w:rFonts w:ascii="Times New Roman" w:eastAsia="等线" w:hAnsi="Times New Roman" w:cs="Times New Roman"/>
                  <w:bCs w:val="0"/>
                  <w:color w:val="000000" w:themeColor="text1"/>
                  <w:sz w:val="18"/>
                  <w:szCs w:val="18"/>
                  <w:rPrChange w:id="4171" w:author="Xuning Wei12232" w:date="2026-10-24T11:30:00Z">
                    <w:rPr/>
                  </w:rPrChange>
                </w:rPr>
                <w:delText xml:space="preserve"> the mixture to </w:delText>
              </w:r>
              <w:r w:rsidRPr="00B32B9A">
                <w:rPr>
                  <w:rFonts w:ascii="Times New Roman" w:eastAsia="等线" w:hAnsi="Times New Roman" w:cs="Times New Roman"/>
                  <w:bCs w:val="0"/>
                  <w:color w:val="000000" w:themeColor="text1"/>
                  <w:sz w:val="18"/>
                  <w:szCs w:val="18"/>
                  <w:lang w:eastAsia="zh-CN"/>
                  <w:rPrChange w:id="4172" w:author="Xuning Wei12232" w:date="2026-10-24T11:30:00Z">
                    <w:rPr>
                      <w:lang w:eastAsia="zh-CN"/>
                    </w:rPr>
                  </w:rPrChange>
                </w:rPr>
                <w:delText>20 ± 5 °C (target: 20 °C)</w:delText>
              </w:r>
              <w:r w:rsidRPr="00B32B9A">
                <w:rPr>
                  <w:rFonts w:ascii="Times New Roman" w:eastAsia="等线" w:hAnsi="Times New Roman" w:cs="Times New Roman"/>
                  <w:color w:val="000000" w:themeColor="text1"/>
                  <w:sz w:val="18"/>
                  <w:szCs w:val="18"/>
                  <w:rPrChange w:id="4173" w:author="Xuning Wei12232" w:date="2026-10-24T11:30:00Z">
                    <w:rPr/>
                  </w:rPrChange>
                </w:rPr>
                <w:delText xml:space="preserve">. Maintain for next operation at </w:delText>
              </w:r>
              <w:r w:rsidRPr="00B32B9A">
                <w:rPr>
                  <w:rFonts w:ascii="Times New Roman" w:eastAsia="等线" w:hAnsi="Times New Roman" w:cs="Times New Roman"/>
                  <w:color w:val="000000" w:themeColor="text1"/>
                  <w:sz w:val="18"/>
                  <w:szCs w:val="18"/>
                  <w:lang w:eastAsia="zh-CN"/>
                  <w:rPrChange w:id="4174" w:author="Xuning Wei12232" w:date="2026-10-24T11:30:00Z">
                    <w:rPr>
                      <w:lang w:eastAsia="zh-CN"/>
                    </w:rPr>
                  </w:rPrChange>
                </w:rPr>
                <w:delText xml:space="preserve">20 ± 5 °C (target: </w:delText>
              </w:r>
              <w:r w:rsidRPr="00B32B9A">
                <w:rPr>
                  <w:rFonts w:ascii="Times New Roman" w:eastAsia="等线" w:hAnsi="Times New Roman" w:cs="Times New Roman"/>
                  <w:bCs w:val="0"/>
                  <w:color w:val="000000" w:themeColor="text1"/>
                  <w:sz w:val="18"/>
                  <w:szCs w:val="18"/>
                  <w:lang w:eastAsia="zh-CN"/>
                  <w:rPrChange w:id="4175" w:author="Xuning Wei12232" w:date="2026-10-24T11:30:00Z">
                    <w:rPr>
                      <w:lang w:eastAsia="zh-CN"/>
                    </w:rPr>
                  </w:rPrChange>
                </w:rPr>
                <w:delText>20 °C</w:delText>
              </w:r>
              <w:r w:rsidRPr="00B32B9A">
                <w:rPr>
                  <w:rFonts w:ascii="Times New Roman" w:eastAsia="等线" w:hAnsi="Times New Roman" w:cs="Times New Roman"/>
                  <w:color w:val="000000" w:themeColor="text1"/>
                  <w:sz w:val="18"/>
                  <w:szCs w:val="18"/>
                  <w:lang w:eastAsia="zh-CN"/>
                  <w:rPrChange w:id="4176" w:author="Xuning Wei12232" w:date="2026-10-24T11:30:00Z">
                    <w:rPr>
                      <w:lang w:eastAsia="zh-CN"/>
                    </w:rPr>
                  </w:rPrChange>
                </w:rPr>
                <w:delText>)</w:delText>
              </w:r>
            </w:del>
            <w:del w:id="4177" w:author="Xuning Wei12232" w:date="2026-10-20T15:09:00Z">
              <w:r w:rsidRPr="00B32B9A">
                <w:rPr>
                  <w:rFonts w:ascii="Times New Roman" w:eastAsia="等线" w:hAnsi="Times New Roman" w:cs="Times New Roman"/>
                  <w:color w:val="000000" w:themeColor="text1"/>
                  <w:sz w:val="18"/>
                  <w:szCs w:val="18"/>
                  <w:lang w:eastAsia="zh-CN"/>
                  <w:rPrChange w:id="4178" w:author="Xuning Wei12232" w:date="2026-10-24T11:30:00Z">
                    <w:rPr>
                      <w:lang w:eastAsia="zh-CN"/>
                    </w:rPr>
                  </w:rPrChange>
                </w:rPr>
                <w:br/>
                <w:delText xml:space="preserve">4. </w:delText>
              </w:r>
            </w:del>
            <w:del w:id="4179" w:author="Xuning Wei12232" w:date="2026-10-20T21:11:00Z">
              <w:r w:rsidRPr="00B32B9A">
                <w:rPr>
                  <w:rFonts w:ascii="Times New Roman" w:eastAsia="等线" w:hAnsi="Times New Roman" w:cs="Times New Roman"/>
                  <w:color w:val="000000" w:themeColor="text1"/>
                  <w:sz w:val="18"/>
                  <w:szCs w:val="18"/>
                  <w:rPrChange w:id="4180" w:author="Xuning Wei12232" w:date="2026-10-24T11:30:00Z">
                    <w:rPr/>
                  </w:rPrChange>
                </w:rPr>
                <w:delText xml:space="preserve">Add </w:delText>
              </w:r>
            </w:del>
            <w:del w:id="4181" w:author="Xuning Wei12232" w:date="2026-10-20T08:13:00Z">
              <w:r w:rsidRPr="00B32B9A">
                <w:rPr>
                  <w:rFonts w:ascii="Times New Roman" w:eastAsia="等线" w:hAnsi="Times New Roman" w:cs="Times New Roman"/>
                  <w:color w:val="000000" w:themeColor="text1"/>
                  <w:sz w:val="18"/>
                  <w:szCs w:val="18"/>
                  <w:rPrChange w:id="4182" w:author="Xuning Wei12232" w:date="2026-10-24T11:30:00Z">
                    <w:rPr/>
                  </w:rPrChange>
                </w:rPr>
                <w:delText xml:space="preserve">2.0 eq. </w:delText>
              </w:r>
              <w:r w:rsidRPr="00B32B9A">
                <w:rPr>
                  <w:rFonts w:ascii="Times New Roman" w:eastAsia="等线" w:hAnsi="Times New Roman" w:cs="Times New Roman"/>
                  <w:bCs w:val="0"/>
                  <w:color w:val="000000" w:themeColor="text1"/>
                  <w:sz w:val="18"/>
                  <w:szCs w:val="18"/>
                  <w:rPrChange w:id="4183" w:author="Xuning Wei12232" w:date="2026-10-24T11:30:00Z">
                    <w:rPr/>
                  </w:rPrChange>
                </w:rPr>
                <w:delText>OxymaPure</w:delText>
              </w:r>
            </w:del>
            <w:del w:id="4184" w:author="Xuning Wei12232" w:date="2026-10-20T21:11:00Z">
              <w:r w:rsidRPr="00B32B9A">
                <w:rPr>
                  <w:rFonts w:ascii="Times New Roman" w:eastAsia="等线" w:hAnsi="Times New Roman" w:cs="Times New Roman"/>
                  <w:color w:val="000000" w:themeColor="text1"/>
                  <w:sz w:val="18"/>
                  <w:szCs w:val="18"/>
                  <w:rPrChange w:id="4185" w:author="Xuning Wei12232" w:date="2026-10-24T11:30:00Z">
                    <w:rPr/>
                  </w:rPrChange>
                </w:rPr>
                <w:delText xml:space="preserve"> into </w:delText>
              </w:r>
              <w:r w:rsidRPr="00B32B9A">
                <w:rPr>
                  <w:rFonts w:ascii="Times New Roman" w:eastAsia="仿宋_GB2312" w:hAnsi="Times New Roman" w:cs="Times New Roman"/>
                  <w:color w:val="000000" w:themeColor="text1"/>
                  <w:sz w:val="18"/>
                  <w:szCs w:val="18"/>
                  <w:rPrChange w:id="4186"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187"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188" w:author="Xuning Wei12232" w:date="2026-10-24T11:30:00Z">
                    <w:rPr/>
                  </w:rPrChange>
                </w:rPr>
                <w:delText xml:space="preserve"> at </w:delText>
              </w:r>
            </w:del>
            <w:del w:id="4189" w:author="Xuning Wei12232" w:date="2026-10-20T14:33:00Z">
              <w:r w:rsidRPr="00B32B9A">
                <w:rPr>
                  <w:rFonts w:ascii="Times New Roman" w:eastAsia="等线" w:hAnsi="Times New Roman" w:cs="Times New Roman"/>
                  <w:color w:val="000000" w:themeColor="text1"/>
                  <w:sz w:val="18"/>
                  <w:szCs w:val="18"/>
                  <w:lang w:eastAsia="zh-CN"/>
                  <w:rPrChange w:id="4190" w:author="Xuning Wei12232" w:date="2026-10-24T11:30:00Z">
                    <w:rPr>
                      <w:lang w:eastAsia="zh-CN"/>
                    </w:rPr>
                  </w:rPrChange>
                </w:rPr>
                <w:delText>20 ± 5 °C</w:delText>
              </w:r>
            </w:del>
            <w:del w:id="4191" w:author="Xuning Wei12232" w:date="2026-10-20T21:11:00Z">
              <w:r w:rsidRPr="00B32B9A">
                <w:rPr>
                  <w:rFonts w:ascii="Times New Roman" w:eastAsia="等线" w:hAnsi="Times New Roman" w:cs="Times New Roman"/>
                  <w:color w:val="000000" w:themeColor="text1"/>
                  <w:sz w:val="18"/>
                  <w:szCs w:val="18"/>
                  <w:lang w:eastAsia="zh-CN"/>
                  <w:rPrChange w:id="4192"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193" w:author="Xuning Wei12232" w:date="2026-10-24T11:30:00Z">
                    <w:rPr/>
                  </w:rPrChange>
                </w:rPr>
                <w:delText>, rinse the</w:delText>
              </w:r>
              <w:r w:rsidRPr="00B32B9A">
                <w:rPr>
                  <w:rFonts w:ascii="Times New Roman" w:eastAsia="等线" w:hAnsi="Times New Roman" w:cs="Times New Roman"/>
                  <w:b/>
                  <w:color w:val="000000" w:themeColor="text1"/>
                  <w:sz w:val="18"/>
                  <w:szCs w:val="18"/>
                  <w:rPrChange w:id="4194" w:author="Xuning Wei12232" w:date="2026-10-24T11:30:00Z">
                    <w:rPr>
                      <w:b/>
                    </w:rPr>
                  </w:rPrChange>
                </w:rPr>
                <w:delText xml:space="preserve"> </w:delText>
              </w:r>
              <w:r w:rsidRPr="00B32B9A">
                <w:rPr>
                  <w:rFonts w:ascii="Times New Roman" w:eastAsia="等线" w:hAnsi="Times New Roman" w:cs="Times New Roman"/>
                  <w:color w:val="000000" w:themeColor="text1"/>
                  <w:sz w:val="18"/>
                  <w:szCs w:val="18"/>
                  <w:rPrChange w:id="4195" w:author="Xuning Wei12232" w:date="2026-10-24T11:30:00Z">
                    <w:rPr/>
                  </w:rPrChange>
                </w:rPr>
                <w:delText xml:space="preserve">TJ4S-1213-Sy15-R01 with </w:delText>
              </w:r>
            </w:del>
            <w:del w:id="4196" w:author="Xuning Wei12232" w:date="2026-10-20T08:13:00Z">
              <w:r w:rsidRPr="00B32B9A">
                <w:rPr>
                  <w:rFonts w:ascii="Times New Roman" w:eastAsia="等线" w:hAnsi="Times New Roman" w:cs="Times New Roman"/>
                  <w:color w:val="000000" w:themeColor="text1"/>
                  <w:sz w:val="18"/>
                  <w:szCs w:val="18"/>
                  <w:rPrChange w:id="4197" w:author="Xuning Wei12232" w:date="2026-10-24T11:30:00Z">
                    <w:rPr/>
                  </w:rPrChange>
                </w:rPr>
                <w:delText>2.0 V DMF (1.896 kg/kg)</w:delText>
              </w:r>
            </w:del>
            <w:del w:id="4198" w:author="Xuning Wei12232" w:date="2026-10-20T21:11:00Z">
              <w:r w:rsidRPr="00B32B9A">
                <w:rPr>
                  <w:rFonts w:ascii="Times New Roman" w:eastAsia="等线" w:hAnsi="Times New Roman" w:cs="Times New Roman"/>
                  <w:color w:val="000000" w:themeColor="text1"/>
                  <w:sz w:val="18"/>
                  <w:szCs w:val="18"/>
                  <w:rPrChange w:id="4199" w:author="Xuning Wei12232" w:date="2026-10-24T11:30:00Z">
                    <w:rPr/>
                  </w:rPrChange>
                </w:rPr>
                <w:delText xml:space="preserve">. </w:delText>
              </w:r>
            </w:del>
            <w:del w:id="4200" w:author="Xuning Wei12232" w:date="2026-10-20T15:09:00Z">
              <w:r w:rsidRPr="00B32B9A">
                <w:rPr>
                  <w:rFonts w:ascii="Times New Roman" w:eastAsia="等线" w:hAnsi="Times New Roman" w:cs="Times New Roman"/>
                  <w:color w:val="000000" w:themeColor="text1"/>
                  <w:sz w:val="18"/>
                  <w:szCs w:val="18"/>
                  <w:rPrChange w:id="4201"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202" w:author="Xuning Wei12232" w:date="2026-10-24T11:30:00Z">
                    <w:rPr/>
                  </w:rPrChange>
                </w:rPr>
                <w:br/>
                <w:delText xml:space="preserve">5. </w:delText>
              </w:r>
            </w:del>
            <w:del w:id="4203" w:author="Xuning Wei12232" w:date="2026-10-20T21:11:00Z">
              <w:r w:rsidRPr="00B32B9A">
                <w:rPr>
                  <w:rFonts w:ascii="Times New Roman" w:eastAsia="等线" w:hAnsi="Times New Roman" w:cs="Times New Roman"/>
                  <w:color w:val="000000" w:themeColor="text1"/>
                  <w:sz w:val="18"/>
                  <w:szCs w:val="18"/>
                  <w:rPrChange w:id="4204" w:author="Xuning Wei12232" w:date="2026-10-24T11:30:00Z">
                    <w:rPr/>
                  </w:rPrChange>
                </w:rPr>
                <w:delText xml:space="preserve">Add </w:delText>
              </w:r>
            </w:del>
            <w:del w:id="4205" w:author="Xuning Wei12232" w:date="2026-10-20T08:14:00Z">
              <w:r w:rsidRPr="00B32B9A">
                <w:rPr>
                  <w:rFonts w:ascii="Times New Roman" w:eastAsia="等线" w:hAnsi="Times New Roman" w:cs="Times New Roman"/>
                  <w:color w:val="000000" w:themeColor="text1"/>
                  <w:sz w:val="18"/>
                  <w:szCs w:val="18"/>
                  <w:rPrChange w:id="4206" w:author="Xuning Wei12232" w:date="2026-10-24T11:30:00Z">
                    <w:rPr/>
                  </w:rPrChange>
                </w:rPr>
                <w:delText>2.2 eq. DIC</w:delText>
              </w:r>
            </w:del>
            <w:del w:id="4207" w:author="Xuning Wei12232" w:date="2026-10-20T21:11:00Z">
              <w:r w:rsidRPr="00B32B9A">
                <w:rPr>
                  <w:rFonts w:ascii="Times New Roman" w:eastAsia="等线" w:hAnsi="Times New Roman" w:cs="Times New Roman"/>
                  <w:color w:val="000000" w:themeColor="text1"/>
                  <w:sz w:val="18"/>
                  <w:szCs w:val="18"/>
                  <w:rPrChange w:id="4208" w:author="Xuning Wei12232" w:date="2026-10-24T11:30:00Z">
                    <w:rPr/>
                  </w:rPrChange>
                </w:rPr>
                <w:delText xml:space="preserve"> into TJ4S-1213-Sy15-R01. Activate for 20±5 min (target: 20 min) at </w:delText>
              </w:r>
            </w:del>
            <w:del w:id="4209" w:author="Xuning Wei12232" w:date="2026-10-20T14:33:00Z">
              <w:r w:rsidRPr="00B32B9A">
                <w:rPr>
                  <w:rFonts w:ascii="Times New Roman" w:eastAsia="等线" w:hAnsi="Times New Roman" w:cs="Times New Roman"/>
                  <w:color w:val="000000" w:themeColor="text1"/>
                  <w:sz w:val="18"/>
                  <w:szCs w:val="18"/>
                  <w:lang w:eastAsia="zh-CN"/>
                  <w:rPrChange w:id="4210" w:author="Xuning Wei12232" w:date="2026-10-24T11:30:00Z">
                    <w:rPr>
                      <w:lang w:eastAsia="zh-CN"/>
                    </w:rPr>
                  </w:rPrChange>
                </w:rPr>
                <w:delText>20 ± 5 °C</w:delText>
              </w:r>
            </w:del>
            <w:del w:id="4211" w:author="Xuning Wei12232" w:date="2026-10-20T21:11:00Z">
              <w:r w:rsidRPr="00B32B9A">
                <w:rPr>
                  <w:rFonts w:ascii="Times New Roman" w:eastAsia="等线" w:hAnsi="Times New Roman" w:cs="Times New Roman"/>
                  <w:color w:val="000000" w:themeColor="text1"/>
                  <w:sz w:val="18"/>
                  <w:szCs w:val="18"/>
                  <w:lang w:eastAsia="zh-CN"/>
                  <w:rPrChange w:id="4212" w:author="Xuning Wei12232" w:date="2026-10-24T11:30:00Z">
                    <w:rPr>
                      <w:lang w:eastAsia="zh-CN"/>
                    </w:rPr>
                  </w:rPrChange>
                </w:rPr>
                <w:delText xml:space="preserve"> (target: 20 °C).</w:delText>
              </w:r>
              <w:r w:rsidRPr="00B32B9A">
                <w:rPr>
                  <w:rFonts w:ascii="Times New Roman" w:eastAsia="等线" w:hAnsi="Times New Roman" w:cs="Times New Roman"/>
                  <w:color w:val="000000" w:themeColor="text1"/>
                  <w:sz w:val="18"/>
                  <w:szCs w:val="18"/>
                  <w:rPrChange w:id="4213" w:author="Xuning Wei12232" w:date="2026-10-24T11:30:00Z">
                    <w:rPr/>
                  </w:rPrChange>
                </w:rPr>
                <w:delText xml:space="preserve"> </w:delText>
              </w:r>
            </w:del>
            <w:del w:id="4214" w:author="Xuning Wei12232" w:date="2026-10-20T15:09:00Z">
              <w:r w:rsidRPr="00B32B9A">
                <w:rPr>
                  <w:rFonts w:ascii="Times New Roman" w:eastAsia="等线" w:hAnsi="Times New Roman" w:cs="Times New Roman"/>
                  <w:color w:val="000000" w:themeColor="text1"/>
                  <w:sz w:val="18"/>
                  <w:szCs w:val="18"/>
                  <w:rPrChange w:id="4215" w:author="Xuning Wei12232" w:date="2026-10-24T11:30:00Z">
                    <w:rPr/>
                  </w:rPrChange>
                </w:rPr>
                <w:delText xml:space="preserve"> </w:delText>
              </w:r>
              <w:r w:rsidRPr="00B32B9A">
                <w:rPr>
                  <w:rFonts w:ascii="Times New Roman" w:eastAsia="等线" w:hAnsi="Times New Roman" w:cs="Times New Roman"/>
                  <w:color w:val="000000" w:themeColor="text1"/>
                  <w:sz w:val="18"/>
                  <w:szCs w:val="18"/>
                  <w:rPrChange w:id="4216" w:author="Xuning Wei12232" w:date="2026-10-24T11:30:00Z">
                    <w:rPr/>
                  </w:rPrChange>
                </w:rPr>
                <w:br/>
                <w:delText xml:space="preserve">6. </w:delText>
              </w:r>
            </w:del>
            <w:del w:id="4217" w:author="Xuning Wei12232" w:date="2026-10-20T21:11:00Z">
              <w:r w:rsidRPr="00B32B9A">
                <w:rPr>
                  <w:rFonts w:ascii="Times New Roman" w:eastAsia="等线" w:hAnsi="Times New Roman" w:cs="Times New Roman"/>
                  <w:color w:val="000000" w:themeColor="text1"/>
                  <w:sz w:val="18"/>
                  <w:szCs w:val="18"/>
                  <w:rPrChange w:id="4218" w:author="Xuning Wei12232" w:date="2026-10-24T11:30:00Z">
                    <w:rPr/>
                  </w:rPrChange>
                </w:rPr>
                <w:delText xml:space="preserve">Transfer the mixture in </w:delText>
              </w:r>
              <w:r w:rsidRPr="00B32B9A">
                <w:rPr>
                  <w:rFonts w:ascii="Times New Roman" w:eastAsia="仿宋_GB2312" w:hAnsi="Times New Roman" w:cs="Times New Roman"/>
                  <w:color w:val="000000" w:themeColor="text1"/>
                  <w:sz w:val="18"/>
                  <w:szCs w:val="18"/>
                  <w:rPrChange w:id="4219"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220" w:author="Xuning Wei12232" w:date="2026-10-24T11:30:00Z">
                    <w:rPr>
                      <w:rFonts w:eastAsia="仿宋_GB2312"/>
                      <w:lang w:eastAsia="zh-CN"/>
                    </w:rPr>
                  </w:rPrChange>
                </w:rPr>
                <w:delText>-R01</w:delText>
              </w:r>
              <w:r w:rsidRPr="00B32B9A">
                <w:rPr>
                  <w:rFonts w:ascii="Times New Roman" w:eastAsia="仿宋_GB2312" w:hAnsi="Times New Roman" w:cs="Times New Roman"/>
                  <w:b/>
                  <w:color w:val="000000" w:themeColor="text1"/>
                  <w:sz w:val="18"/>
                  <w:szCs w:val="18"/>
                  <w:lang w:eastAsia="zh-CN"/>
                  <w:rPrChange w:id="4221" w:author="Xuning Wei12232" w:date="2026-10-24T11:30:00Z">
                    <w:rPr>
                      <w:rFonts w:eastAsia="仿宋_GB2312"/>
                      <w:b/>
                      <w:lang w:eastAsia="zh-CN"/>
                    </w:rPr>
                  </w:rPrChange>
                </w:rPr>
                <w:delText xml:space="preserve"> </w:delText>
              </w:r>
              <w:r w:rsidRPr="00B32B9A">
                <w:rPr>
                  <w:rFonts w:ascii="Times New Roman" w:eastAsia="等线" w:hAnsi="Times New Roman" w:cs="Times New Roman"/>
                  <w:color w:val="000000" w:themeColor="text1"/>
                  <w:sz w:val="18"/>
                  <w:szCs w:val="18"/>
                  <w:rPrChange w:id="4222"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223" w:author="Xuning Wei12232" w:date="2026-10-24T11:30:00Z">
                    <w:rPr>
                      <w:rFonts w:eastAsia="仿宋_GB2312"/>
                    </w:rPr>
                  </w:rPrChange>
                </w:rPr>
                <w:delText>TJ4S-1213-Sy1</w:delText>
              </w:r>
              <w:r w:rsidRPr="00B32B9A">
                <w:rPr>
                  <w:rFonts w:ascii="Times New Roman" w:eastAsia="仿宋_GB2312" w:hAnsi="Times New Roman" w:cs="Times New Roman"/>
                  <w:color w:val="000000" w:themeColor="text1"/>
                  <w:sz w:val="18"/>
                  <w:szCs w:val="18"/>
                  <w:lang w:eastAsia="zh-CN"/>
                  <w:rPrChange w:id="4224" w:author="Xuning Wei12232" w:date="2026-10-24T11:30:00Z">
                    <w:rPr>
                      <w:rFonts w:eastAsia="仿宋_GB2312"/>
                      <w:lang w:eastAsia="zh-CN"/>
                    </w:rPr>
                  </w:rPrChange>
                </w:rPr>
                <w:delText>5</w:delText>
              </w:r>
              <w:r w:rsidRPr="00B32B9A">
                <w:rPr>
                  <w:rFonts w:ascii="Times New Roman" w:eastAsia="等线" w:hAnsi="Times New Roman" w:cs="Times New Roman"/>
                  <w:color w:val="000000" w:themeColor="text1"/>
                  <w:sz w:val="18"/>
                  <w:szCs w:val="18"/>
                  <w:rPrChange w:id="4225" w:author="Xuning Wei12232" w:date="2026-10-24T11:30:00Z">
                    <w:rPr/>
                  </w:rPrChange>
                </w:rPr>
                <w:delText>. Add</w:delText>
              </w:r>
            </w:del>
            <w:del w:id="4226" w:author="Xuning Wei12232" w:date="2026-10-20T08:47:00Z">
              <w:r w:rsidRPr="00B32B9A">
                <w:rPr>
                  <w:rFonts w:ascii="Times New Roman" w:eastAsia="等线" w:hAnsi="Times New Roman" w:cs="Times New Roman"/>
                  <w:color w:val="000000" w:themeColor="text1"/>
                  <w:sz w:val="18"/>
                  <w:szCs w:val="18"/>
                  <w:rPrChange w:id="4227" w:author="Xuning Wei12232" w:date="2026-10-24T11:30:00Z">
                    <w:rPr/>
                  </w:rPrChange>
                </w:rPr>
                <w:delText xml:space="preserve"> </w:delText>
              </w:r>
              <w:r w:rsidRPr="00B32B9A">
                <w:rPr>
                  <w:rFonts w:ascii="Times New Roman" w:eastAsia="仿宋_GB2312" w:hAnsi="Times New Roman" w:cs="Times New Roman"/>
                  <w:color w:val="000000" w:themeColor="text1"/>
                  <w:sz w:val="18"/>
                  <w:szCs w:val="18"/>
                  <w:lang w:eastAsia="zh-CN"/>
                  <w:rPrChange w:id="4228" w:author="Xuning Wei12232" w:date="2026-10-24T11:30:00Z">
                    <w:rPr>
                      <w:rFonts w:eastAsia="仿宋_GB2312"/>
                      <w:lang w:eastAsia="zh-CN"/>
                    </w:rPr>
                  </w:rPrChange>
                </w:rPr>
                <w:delText>1.0 V DMF (0.948 kg/kg)</w:delText>
              </w:r>
              <w:r w:rsidRPr="00B32B9A">
                <w:rPr>
                  <w:rFonts w:ascii="Times New Roman" w:eastAsia="等线" w:hAnsi="Times New Roman" w:cs="Times New Roman"/>
                  <w:color w:val="000000" w:themeColor="text1"/>
                  <w:sz w:val="18"/>
                  <w:szCs w:val="18"/>
                  <w:rPrChange w:id="4229" w:author="Xuning Wei12232" w:date="2026-10-24T11:30:00Z">
                    <w:rPr/>
                  </w:rPrChange>
                </w:rPr>
                <w:delText xml:space="preserve"> </w:delText>
              </w:r>
            </w:del>
            <w:del w:id="4230" w:author="Xuning Wei12232" w:date="2026-10-20T21:11:00Z">
              <w:r w:rsidRPr="00B32B9A">
                <w:rPr>
                  <w:rFonts w:ascii="Times New Roman" w:eastAsia="等线" w:hAnsi="Times New Roman" w:cs="Times New Roman"/>
                  <w:color w:val="000000" w:themeColor="text1"/>
                  <w:sz w:val="18"/>
                  <w:szCs w:val="18"/>
                  <w:rPrChange w:id="4231" w:author="Xuning Wei12232" w:date="2026-10-24T11:30:00Z">
                    <w:rPr/>
                  </w:rPrChange>
                </w:rPr>
                <w:delText xml:space="preserve">into </w:delText>
              </w:r>
              <w:r w:rsidRPr="00B32B9A">
                <w:rPr>
                  <w:rFonts w:ascii="Times New Roman" w:eastAsia="仿宋_GB2312" w:hAnsi="Times New Roman" w:cs="Times New Roman"/>
                  <w:color w:val="000000" w:themeColor="text1"/>
                  <w:sz w:val="18"/>
                  <w:szCs w:val="18"/>
                  <w:rPrChange w:id="4232" w:author="Xuning Wei12232" w:date="2026-10-24T11:30:00Z">
                    <w:rPr>
                      <w:rFonts w:eastAsia="仿宋_GB2312"/>
                    </w:rPr>
                  </w:rPrChange>
                </w:rPr>
                <w:delText>TJ4S-1213-Sy15</w:delText>
              </w:r>
              <w:r w:rsidRPr="00B32B9A">
                <w:rPr>
                  <w:rFonts w:ascii="Times New Roman" w:eastAsia="仿宋_GB2312" w:hAnsi="Times New Roman" w:cs="Times New Roman"/>
                  <w:color w:val="000000" w:themeColor="text1"/>
                  <w:sz w:val="18"/>
                  <w:szCs w:val="18"/>
                  <w:lang w:eastAsia="zh-CN"/>
                  <w:rPrChange w:id="4233" w:author="Xuning Wei12232" w:date="2026-10-24T11:30:00Z">
                    <w:rPr>
                      <w:rFonts w:eastAsia="仿宋_GB2312"/>
                      <w:lang w:eastAsia="zh-CN"/>
                    </w:rPr>
                  </w:rPrChange>
                </w:rPr>
                <w:delText>-R01</w:delText>
              </w:r>
              <w:r w:rsidRPr="00B32B9A">
                <w:rPr>
                  <w:rFonts w:ascii="Times New Roman" w:eastAsia="等线" w:hAnsi="Times New Roman" w:cs="Times New Roman"/>
                  <w:color w:val="000000" w:themeColor="text1"/>
                  <w:sz w:val="18"/>
                  <w:szCs w:val="18"/>
                  <w:rPrChange w:id="4234" w:author="Xuning Wei12232" w:date="2026-10-24T11:30:00Z">
                    <w:rPr/>
                  </w:rPrChange>
                </w:rPr>
                <w:delText xml:space="preserve"> to rinse the wall.</w:delText>
              </w:r>
            </w:del>
            <w:del w:id="4235" w:author="Xuning Wei12232" w:date="2026-10-20T15:09:00Z">
              <w:r w:rsidRPr="00B32B9A">
                <w:rPr>
                  <w:rFonts w:ascii="Times New Roman" w:eastAsia="等线" w:hAnsi="Times New Roman" w:cs="Times New Roman"/>
                  <w:color w:val="000000" w:themeColor="text1"/>
                  <w:sz w:val="18"/>
                  <w:szCs w:val="18"/>
                  <w:rPrChange w:id="4236" w:author="Xuning Wei12232" w:date="2026-10-24T11:30:00Z">
                    <w:rPr/>
                  </w:rPrChange>
                </w:rPr>
                <w:br/>
                <w:delText xml:space="preserve">7. </w:delText>
              </w:r>
            </w:del>
            <w:del w:id="4237" w:author="Xuning Wei12232" w:date="2026-10-20T21:11:00Z">
              <w:r w:rsidRPr="00B32B9A">
                <w:rPr>
                  <w:rFonts w:ascii="Times New Roman" w:eastAsia="等线" w:hAnsi="Times New Roman" w:cs="Times New Roman"/>
                  <w:color w:val="000000" w:themeColor="text1"/>
                  <w:sz w:val="18"/>
                  <w:szCs w:val="18"/>
                  <w:rPrChange w:id="4238"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652DEA" w:rsidRPr="00B32B9A" w14:paraId="0B198B08"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431CD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2FBE9C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Fmoc-L-Ser(tBu)-OH 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0C1B80" w14:textId="25AA724F" w:rsidR="00652DEA" w:rsidRPr="00B32B9A" w:rsidRDefault="00C15CB5">
            <w:pPr>
              <w:pStyle w:val="aff2"/>
              <w:widowControl w:val="0"/>
              <w:numPr>
                <w:ilvl w:val="0"/>
                <w:numId w:val="54"/>
              </w:numPr>
              <w:spacing w:beforeLines="50" w:before="120" w:afterLines="50" w:after="120"/>
              <w:jc w:val="both"/>
              <w:rPr>
                <w:ins w:id="4239" w:author="Xuning Wei12232" w:date="2026-10-20T15:09:00Z"/>
                <w:rFonts w:ascii="Times New Roman" w:eastAsia="等线" w:hAnsi="Times New Roman" w:cs="Times New Roman"/>
                <w:color w:val="000000" w:themeColor="text1"/>
                <w:sz w:val="18"/>
                <w:szCs w:val="18"/>
              </w:rPr>
              <w:pPrChange w:id="4240" w:author="Xuning Wei12232" w:date="2026-10-20T15:09:00Z">
                <w:pPr>
                  <w:widowControl w:val="0"/>
                  <w:spacing w:beforeLines="50" w:before="120" w:afterLines="50" w:after="120"/>
                  <w:contextualSpacing/>
                </w:pPr>
              </w:pPrChange>
            </w:pPr>
            <w:ins w:id="4241" w:author="Xuning Wei12232" w:date="2026-10-20T21:34:00Z">
              <w:r w:rsidRPr="00B32B9A">
                <w:rPr>
                  <w:rFonts w:ascii="Times New Roman" w:eastAsia="等线" w:hAnsi="Times New Roman" w:cs="Times New Roman"/>
                  <w:color w:val="000000" w:themeColor="text1"/>
                  <w:sz w:val="18"/>
                  <w:szCs w:val="18"/>
                </w:rPr>
                <w:t>Heat the mixture to</w:t>
              </w:r>
            </w:ins>
            <w:r w:rsidR="00393CE8">
              <w:rPr>
                <w:rFonts w:ascii="Times New Roman" w:eastAsia="等线" w:hAnsi="Times New Roman" w:cs="Times New Roman"/>
                <w:bCs w:val="0"/>
                <w:color w:val="000000" w:themeColor="text1"/>
                <w:sz w:val="18"/>
                <w:szCs w:val="18"/>
              </w:rPr>
              <w:t xml:space="preserve"> </w:t>
            </w:r>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424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243"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424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245" w:author="Xuning Wei12232" w:date="2026-10-20T21:34:00Z">
              <w:r w:rsidRPr="00B32B9A">
                <w:rPr>
                  <w:rFonts w:ascii="Times New Roman" w:eastAsia="等线" w:hAnsi="Times New Roman" w:cs="Times New Roman"/>
                  <w:bCs w:val="0"/>
                  <w:color w:val="000000" w:themeColor="text1"/>
                  <w:sz w:val="18"/>
                  <w:szCs w:val="18"/>
                </w:rPr>
                <w:t>)</w:t>
              </w:r>
            </w:ins>
            <w:del w:id="4246" w:author="Xuning Wei12232" w:date="2026-10-20T15:09:00Z">
              <w:r w:rsidRPr="00B32B9A">
                <w:rPr>
                  <w:rFonts w:ascii="Times New Roman" w:eastAsia="等线" w:hAnsi="Times New Roman" w:cs="Times New Roman"/>
                  <w:color w:val="000000" w:themeColor="text1"/>
                  <w:sz w:val="18"/>
                  <w:szCs w:val="18"/>
                </w:rPr>
                <w:delText xml:space="preserve">1. </w:delText>
              </w:r>
            </w:del>
            <w:del w:id="4247" w:author="Xuning Wei12232" w:date="2026-10-20T21:34:00Z">
              <w:r w:rsidRPr="00B32B9A">
                <w:rPr>
                  <w:rFonts w:ascii="Times New Roman" w:eastAsia="等线" w:hAnsi="Times New Roman" w:cs="Times New Roman"/>
                  <w:color w:val="000000" w:themeColor="text1"/>
                  <w:sz w:val="18"/>
                  <w:szCs w:val="18"/>
                </w:rPr>
                <w:delText>Heat the mixture to 25±</w:delText>
              </w:r>
            </w:del>
            <w:del w:id="4248" w:author="Xuning Wei12232" w:date="2026-10-20T08:40:00Z">
              <w:r w:rsidRPr="00B32B9A">
                <w:rPr>
                  <w:rFonts w:ascii="Times New Roman" w:eastAsia="等线" w:hAnsi="Times New Roman" w:cs="Times New Roman"/>
                  <w:color w:val="000000" w:themeColor="text1"/>
                  <w:sz w:val="18"/>
                  <w:szCs w:val="18"/>
                </w:rPr>
                <w:delText>5</w:delText>
              </w:r>
            </w:del>
            <w:del w:id="4249" w:author="Xuning Wei12232" w:date="2026-10-20T21:34:00Z">
              <w:r w:rsidRPr="00B32B9A">
                <w:rPr>
                  <w:rFonts w:ascii="Times New Roman" w:eastAsia="等线" w:hAnsi="Times New Roman" w:cs="Times New Roman"/>
                  <w:color w:val="000000" w:themeColor="text1"/>
                  <w:sz w:val="18"/>
                  <w:szCs w:val="18"/>
                </w:rPr>
                <w:delText xml:space="preserve"> °C. The mixture is allowed to </w:delText>
              </w:r>
              <w:r w:rsidRPr="00B32B9A">
                <w:rPr>
                  <w:rFonts w:ascii="Times New Roman" w:eastAsia="等线" w:hAnsi="Times New Roman" w:cs="Times New Roman"/>
                  <w:bCs w:val="0"/>
                  <w:color w:val="000000" w:themeColor="text1"/>
                  <w:sz w:val="18"/>
                  <w:szCs w:val="18"/>
                </w:rPr>
                <w:delText>react at 2</w:delText>
              </w:r>
            </w:del>
            <w:del w:id="4250" w:author="Xuning Wei12232" w:date="2026-10-20T08:40:00Z">
              <w:r w:rsidRPr="00B32B9A">
                <w:rPr>
                  <w:rFonts w:ascii="Times New Roman" w:eastAsia="等线" w:hAnsi="Times New Roman" w:cs="Times New Roman"/>
                  <w:bCs w:val="0"/>
                  <w:color w:val="000000" w:themeColor="text1"/>
                  <w:sz w:val="18"/>
                  <w:szCs w:val="18"/>
                </w:rPr>
                <w:delText>5±5</w:delText>
              </w:r>
            </w:del>
            <w:del w:id="4251" w:author="Xuning Wei12232" w:date="2026-10-20T21:34:00Z">
              <w:r w:rsidRPr="00B32B9A">
                <w:rPr>
                  <w:rFonts w:ascii="Times New Roman" w:eastAsia="等线" w:hAnsi="Times New Roman" w:cs="Times New Roman"/>
                  <w:bCs w:val="0"/>
                  <w:color w:val="000000" w:themeColor="text1"/>
                  <w:sz w:val="18"/>
                  <w:szCs w:val="18"/>
                </w:rPr>
                <w:delText xml:space="preserve"> °C (target: 25 °C)</w:delText>
              </w:r>
            </w:del>
            <w:r w:rsidRPr="00B32B9A">
              <w:rPr>
                <w:rFonts w:ascii="Times New Roman" w:eastAsia="等线" w:hAnsi="Times New Roman" w:cs="Times New Roman"/>
                <w:color w:val="000000" w:themeColor="text1"/>
                <w:sz w:val="18"/>
                <w:szCs w:val="18"/>
              </w:rPr>
              <w:t xml:space="preserve">. </w:t>
            </w:r>
            <w:del w:id="4252" w:author="Xuning Wei12232" w:date="2026-10-20T15:09:00Z">
              <w:r w:rsidRPr="00B32B9A">
                <w:rPr>
                  <w:rFonts w:ascii="Times New Roman" w:eastAsia="等线" w:hAnsi="Times New Roman" w:cs="Times New Roman"/>
                  <w:color w:val="000000" w:themeColor="text1"/>
                  <w:sz w:val="18"/>
                  <w:szCs w:val="18"/>
                  <w:rPrChange w:id="4253" w:author="Xuning Wei12232" w:date="2026-10-24T11:11:00Z">
                    <w:rPr/>
                  </w:rPrChange>
                </w:rPr>
                <w:br/>
                <w:delText xml:space="preserve">2. </w:delText>
              </w:r>
            </w:del>
          </w:p>
          <w:p w14:paraId="45DD6CEF" w14:textId="77777777" w:rsidR="00652DEA" w:rsidRPr="00B32B9A" w:rsidRDefault="00C15CB5">
            <w:pPr>
              <w:pStyle w:val="aff2"/>
              <w:widowControl w:val="0"/>
              <w:numPr>
                <w:ilvl w:val="0"/>
                <w:numId w:val="54"/>
              </w:numPr>
              <w:spacing w:beforeLines="50" w:before="120" w:afterLines="50" w:after="120"/>
              <w:jc w:val="both"/>
              <w:rPr>
                <w:ins w:id="4254" w:author="Xuning Wei12232" w:date="2026-10-20T15:10:00Z"/>
                <w:rFonts w:ascii="Times New Roman" w:eastAsia="等线" w:hAnsi="Times New Roman" w:cs="Times New Roman"/>
                <w:color w:val="000000" w:themeColor="text1"/>
                <w:sz w:val="18"/>
                <w:szCs w:val="18"/>
              </w:rPr>
              <w:pPrChange w:id="4255" w:author="Xuning Wei12232" w:date="2026-10-20T15:09: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256"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257"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258" w:author="Xuning Wei12232" w:date="2026-10-24T11:11:00Z">
                  <w:rPr/>
                </w:rPrChange>
              </w:rPr>
              <w:t xml:space="preserve">h), sample the mixture every 0.5~1 h for ninhydrin test analysis until two consecutive samples test as negative (Yellow to Light pink Report Negative= Complete coupling; Blue to Purple Positive= Incomplete coupling). And the mixture should be stirred for coupling time </w:t>
            </w:r>
            <w:ins w:id="4259" w:author="Xuning Wei12232" w:date="2026-10-20T21:31:00Z">
              <w:r w:rsidRPr="00B32B9A">
                <w:rPr>
                  <w:rFonts w:ascii="Times New Roman" w:eastAsia="等线" w:hAnsi="Times New Roman" w:cs="Times New Roman"/>
                  <w:color w:val="000000" w:themeColor="text1"/>
                  <w:sz w:val="18"/>
                  <w:szCs w:val="18"/>
                  <w:rPrChange w:id="426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261" w:author="Xuning Wei12232" w:date="2026-10-21T09:19:00Z">
              <w:r w:rsidRPr="00B32B9A">
                <w:rPr>
                  <w:rFonts w:ascii="Times New Roman" w:eastAsia="仿宋_GB2312" w:hAnsi="Times New Roman" w:cs="Times New Roman"/>
                  <w:color w:val="000000" w:themeColor="text1"/>
                  <w:sz w:val="18"/>
                  <w:szCs w:val="18"/>
                </w:rPr>
                <w:t>≤</w:t>
              </w:r>
            </w:ins>
            <w:ins w:id="4262" w:author="Xuning Wei12232" w:date="2026-10-20T21:31:00Z">
              <w:r w:rsidRPr="00B32B9A">
                <w:rPr>
                  <w:rFonts w:ascii="Times New Roman" w:eastAsia="仿宋_GB2312" w:hAnsi="Times New Roman" w:cs="Times New Roman"/>
                  <w:color w:val="000000" w:themeColor="text1"/>
                  <w:sz w:val="18"/>
                  <w:szCs w:val="18"/>
                  <w:rPrChange w:id="426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6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265" w:author="Xuning Wei12232" w:date="2026-10-21T09:19:00Z">
              <w:r w:rsidRPr="00B32B9A">
                <w:rPr>
                  <w:rFonts w:ascii="Times New Roman" w:eastAsia="仿宋_GB2312" w:hAnsi="Times New Roman" w:cs="Times New Roman"/>
                  <w:color w:val="000000" w:themeColor="text1"/>
                  <w:sz w:val="18"/>
                  <w:szCs w:val="18"/>
                </w:rPr>
                <w:t>≤</w:t>
              </w:r>
            </w:ins>
            <w:ins w:id="4266" w:author="Xuning Wei12232" w:date="2026-10-20T21:31:00Z">
              <w:r w:rsidRPr="00B32B9A">
                <w:rPr>
                  <w:rFonts w:ascii="Times New Roman" w:eastAsia="仿宋_GB2312" w:hAnsi="Times New Roman" w:cs="Times New Roman"/>
                  <w:color w:val="000000" w:themeColor="text1"/>
                  <w:sz w:val="18"/>
                  <w:szCs w:val="18"/>
                  <w:rPrChange w:id="426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268" w:author="Xuning Wei12232" w:date="2026-10-24T11:11:00Z">
                    <w:rPr>
                      <w:rFonts w:ascii="Times New Roman" w:eastAsia="等线" w:hAnsi="Times New Roman" w:cs="Times New Roman"/>
                      <w:color w:val="000000" w:themeColor="text1"/>
                      <w:sz w:val="18"/>
                      <w:szCs w:val="18"/>
                      <w:highlight w:val="lightGray"/>
                    </w:rPr>
                  </w:rPrChange>
                </w:rPr>
                <w:t>9.5 h)</w:t>
              </w:r>
            </w:ins>
            <w:del w:id="4269" w:author="Xuning Wei12232" w:date="2026-10-20T21:31:00Z">
              <w:r w:rsidRPr="00B32B9A">
                <w:rPr>
                  <w:rFonts w:ascii="Times New Roman" w:eastAsia="等线" w:hAnsi="Times New Roman" w:cs="Times New Roman"/>
                  <w:color w:val="000000" w:themeColor="text1"/>
                  <w:sz w:val="18"/>
                  <w:szCs w:val="18"/>
                  <w:rPrChange w:id="4270" w:author="Xuning Wei12232" w:date="2026-10-24T11:11:00Z">
                    <w:rPr/>
                  </w:rPrChange>
                </w:rPr>
                <w:delText xml:space="preserve">(4 h </w:delText>
              </w:r>
            </w:del>
            <w:del w:id="4271" w:author="Xuning Wei12232" w:date="2026-10-20T13:10:00Z">
              <w:r w:rsidRPr="00B32B9A">
                <w:rPr>
                  <w:rFonts w:ascii="Times New Roman" w:eastAsia="等线" w:hAnsi="Times New Roman" w:cs="Times New Roman" w:hint="eastAsia"/>
                  <w:color w:val="000000" w:themeColor="text1"/>
                  <w:sz w:val="18"/>
                  <w:szCs w:val="18"/>
                  <w:rPrChange w:id="4272"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273" w:author="Xuning Wei12232" w:date="2026-10-24T11:11:00Z">
                    <w:rPr/>
                  </w:rPrChange>
                </w:rPr>
                <w:delText xml:space="preserve"> </w:delText>
              </w:r>
            </w:del>
            <w:del w:id="4274" w:author="Xuning Wei12232" w:date="2026-10-20T21:31:00Z">
              <w:r w:rsidRPr="00B32B9A">
                <w:rPr>
                  <w:rFonts w:ascii="Times New Roman" w:eastAsia="等线" w:hAnsi="Times New Roman" w:cs="Times New Roman"/>
                  <w:color w:val="000000" w:themeColor="text1"/>
                  <w:sz w:val="18"/>
                  <w:szCs w:val="18"/>
                  <w:rPrChange w:id="4275" w:author="Xuning Wei12232" w:date="2026-10-24T11:11:00Z">
                    <w:rPr/>
                  </w:rPrChange>
                </w:rPr>
                <w:delText xml:space="preserve">Coupling time </w:delText>
              </w:r>
            </w:del>
            <w:del w:id="4276" w:author="Xuning Wei12232" w:date="2026-10-20T13:10:00Z">
              <w:r w:rsidRPr="00B32B9A">
                <w:rPr>
                  <w:rFonts w:ascii="Times New Roman" w:eastAsia="等线" w:hAnsi="Times New Roman" w:cs="Times New Roman" w:hint="eastAsia"/>
                  <w:color w:val="000000" w:themeColor="text1"/>
                  <w:sz w:val="18"/>
                  <w:szCs w:val="18"/>
                  <w:rPrChange w:id="4277"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278" w:author="Xuning Wei12232" w:date="2026-10-24T11:11:00Z">
                    <w:rPr/>
                  </w:rPrChange>
                </w:rPr>
                <w:delText xml:space="preserve"> </w:delText>
              </w:r>
            </w:del>
            <w:del w:id="4279" w:author="Xuning Wei12232" w:date="2026-10-20T21:31:00Z">
              <w:r w:rsidRPr="00B32B9A">
                <w:rPr>
                  <w:rFonts w:ascii="Times New Roman" w:eastAsia="等线" w:hAnsi="Times New Roman" w:cs="Times New Roman"/>
                  <w:color w:val="000000" w:themeColor="text1"/>
                  <w:sz w:val="18"/>
                  <w:szCs w:val="18"/>
                  <w:rPrChange w:id="4280"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281" w:author="Xuning Wei12232" w:date="2026-10-24T11:11:00Z">
                  <w:rPr/>
                </w:rPrChange>
              </w:rPr>
              <w:t xml:space="preserve">. </w:t>
            </w:r>
          </w:p>
          <w:p w14:paraId="46D1109C" w14:textId="77777777" w:rsidR="00652DEA" w:rsidRPr="00B32B9A" w:rsidRDefault="00C15CB5">
            <w:pPr>
              <w:pStyle w:val="aff2"/>
              <w:widowControl w:val="0"/>
              <w:numPr>
                <w:ilvl w:val="0"/>
                <w:numId w:val="54"/>
              </w:numPr>
              <w:spacing w:beforeLines="50" w:before="120" w:afterLines="50" w:after="120"/>
              <w:jc w:val="both"/>
              <w:rPr>
                <w:rFonts w:ascii="Times New Roman" w:eastAsia="等线" w:hAnsi="Times New Roman" w:cs="Times New Roman"/>
                <w:color w:val="000000" w:themeColor="text1"/>
                <w:sz w:val="18"/>
                <w:szCs w:val="18"/>
                <w:rPrChange w:id="4282" w:author="Xuning Wei12232" w:date="2026-10-24T11:11:00Z">
                  <w:rPr/>
                </w:rPrChange>
              </w:rPr>
              <w:pPrChange w:id="4283" w:author="Xuning Wei12232" w:date="2026-10-20T15:09:00Z">
                <w:pPr>
                  <w:widowControl w:val="0"/>
                  <w:spacing w:beforeLines="50" w:before="120" w:afterLines="50" w:after="120"/>
                  <w:contextualSpacing/>
                </w:pPr>
              </w:pPrChange>
            </w:pPr>
            <w:del w:id="4284" w:author="Xuning Wei12232" w:date="2026-10-20T15:09:00Z">
              <w:r w:rsidRPr="00B32B9A">
                <w:rPr>
                  <w:rFonts w:ascii="Times New Roman" w:eastAsia="等线" w:hAnsi="Times New Roman" w:cs="Times New Roman"/>
                  <w:color w:val="000000" w:themeColor="text1"/>
                  <w:sz w:val="18"/>
                  <w:szCs w:val="18"/>
                  <w:rPrChange w:id="4285" w:author="Xuning Wei12232" w:date="2026-10-24T11:11:00Z">
                    <w:rPr/>
                  </w:rPrChange>
                </w:rPr>
                <w:br/>
                <w:delText xml:space="preserve">3. </w:delText>
              </w:r>
            </w:del>
            <w:r w:rsidRPr="00B32B9A">
              <w:rPr>
                <w:rFonts w:ascii="Times New Roman" w:eastAsia="等线" w:hAnsi="Times New Roman" w:cs="Times New Roman"/>
                <w:color w:val="000000" w:themeColor="text1"/>
                <w:sz w:val="18"/>
                <w:szCs w:val="18"/>
                <w:rPrChange w:id="4286" w:author="Xuning Wei12232" w:date="2026-10-24T11:11:00Z">
                  <w:rPr/>
                </w:rPrChange>
              </w:rPr>
              <w:t xml:space="preserve">Stop stirring and turn off the nitrogen. Drain until there is no reaction mixture drip. </w:t>
            </w:r>
          </w:p>
          <w:p w14:paraId="07F432E4"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lang w:eastAsia="zh-CN"/>
              </w:rPr>
              <w:pPrChange w:id="428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068B77E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398E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CF9F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CE298C" w14:textId="77777777" w:rsidR="00652DEA" w:rsidRPr="00B32B9A" w:rsidRDefault="00C15CB5">
            <w:pPr>
              <w:pStyle w:val="aff2"/>
              <w:widowControl w:val="0"/>
              <w:numPr>
                <w:ilvl w:val="0"/>
                <w:numId w:val="55"/>
              </w:numPr>
              <w:spacing w:beforeLines="50" w:before="120" w:afterLines="50" w:after="120"/>
              <w:jc w:val="both"/>
              <w:rPr>
                <w:ins w:id="4288" w:author="Xuning Wei12232" w:date="2026-10-20T15:10:00Z"/>
                <w:rFonts w:ascii="Times New Roman" w:eastAsia="仿宋_GB2312" w:hAnsi="Times New Roman" w:cs="Times New Roman"/>
                <w:color w:val="000000" w:themeColor="text1"/>
                <w:sz w:val="18"/>
                <w:szCs w:val="18"/>
              </w:rPr>
              <w:pPrChange w:id="4289" w:author="Xuning Wei12232" w:date="2026-10-20T15:10:00Z">
                <w:pPr>
                  <w:widowControl w:val="0"/>
                  <w:spacing w:beforeLines="50" w:before="120" w:afterLines="50" w:after="120"/>
                  <w:contextualSpacing/>
                </w:pPr>
              </w:pPrChange>
            </w:pPr>
            <w:del w:id="4290" w:author="Xuning Wei12232" w:date="2026-10-20T15:10: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29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292" w:author="Xuning Wei12232" w:date="2026-10-24T11:11:00Z">
                  <w:rPr/>
                </w:rPrChange>
              </w:rPr>
              <w:t>Add</w:t>
            </w:r>
            <w:ins w:id="4293" w:author="Xuning Wei12232" w:date="2026-10-20T19:20:00Z">
              <w:r w:rsidRPr="00B32B9A">
                <w:rPr>
                  <w:rFonts w:ascii="Times New Roman" w:eastAsia="仿宋_GB2312" w:hAnsi="Times New Roman" w:cs="Times New Roman"/>
                  <w:color w:val="000000" w:themeColor="text1"/>
                  <w:sz w:val="18"/>
                  <w:szCs w:val="18"/>
                  <w:lang w:eastAsia="zh-CN"/>
                  <w:rPrChange w:id="4294"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295" w:author="Xuning Wei12232" w:date="2026-10-23T19:53:00Z">
              <w:r w:rsidRPr="00B32B9A">
                <w:rPr>
                  <w:rFonts w:ascii="Times New Roman" w:eastAsia="仿宋_GB2312" w:hAnsi="Times New Roman" w:cs="Times New Roman"/>
                  <w:color w:val="000000" w:themeColor="text1"/>
                  <w:sz w:val="18"/>
                  <w:szCs w:val="18"/>
                  <w:rPrChange w:id="429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297"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298" w:author="Xuning Wei12232" w:date="2026-10-20T19:20:00Z">
              <w:r w:rsidRPr="00B32B9A">
                <w:rPr>
                  <w:rFonts w:ascii="Times New Roman" w:eastAsia="仿宋_GB2312" w:hAnsi="Times New Roman" w:cs="Times New Roman"/>
                  <w:color w:val="000000" w:themeColor="text1"/>
                  <w:sz w:val="18"/>
                  <w:szCs w:val="18"/>
                </w:rPr>
                <w:t xml:space="preserve"> </w:t>
              </w:r>
            </w:ins>
            <w:del w:id="4299" w:author="Xuning Wei12232" w:date="2026-10-20T19:20:00Z">
              <w:r w:rsidRPr="00B32B9A">
                <w:rPr>
                  <w:rFonts w:ascii="Times New Roman" w:eastAsia="仿宋_GB2312" w:hAnsi="Times New Roman" w:cs="Times New Roman"/>
                  <w:color w:val="000000" w:themeColor="text1"/>
                  <w:sz w:val="18"/>
                  <w:szCs w:val="18"/>
                  <w:lang w:eastAsia="zh-CN"/>
                  <w:rPrChange w:id="4300" w:author="Xuning Wei12232" w:date="2026-10-24T11:11:00Z">
                    <w:rPr>
                      <w:lang w:eastAsia="zh-CN"/>
                    </w:rPr>
                  </w:rPrChange>
                </w:rPr>
                <w:delText xml:space="preserve"> </w:delText>
              </w:r>
            </w:del>
            <w:del w:id="4301" w:author="Xuning Wei12232" w:date="2026-10-20T08:14:00Z">
              <w:r w:rsidRPr="00B32B9A">
                <w:rPr>
                  <w:rFonts w:ascii="Times New Roman" w:eastAsia="仿宋_GB2312" w:hAnsi="Times New Roman" w:cs="Times New Roman"/>
                  <w:color w:val="000000" w:themeColor="text1"/>
                  <w:sz w:val="18"/>
                  <w:szCs w:val="18"/>
                  <w:lang w:eastAsia="zh-CN"/>
                  <w:rPrChange w:id="4302" w:author="Xuning Wei12232" w:date="2026-10-24T11:11:00Z">
                    <w:rPr>
                      <w:lang w:eastAsia="zh-CN"/>
                    </w:rPr>
                  </w:rPrChange>
                </w:rPr>
                <w:delText>8.0 V DMF (7.584 kg/kg)</w:delText>
              </w:r>
            </w:del>
            <w:del w:id="4303" w:author="Xuning Wei12232" w:date="2026-10-20T19:20:00Z">
              <w:r w:rsidRPr="00B32B9A">
                <w:rPr>
                  <w:rFonts w:ascii="Times New Roman" w:eastAsia="仿宋_GB2312" w:hAnsi="Times New Roman" w:cs="Times New Roman"/>
                  <w:color w:val="000000" w:themeColor="text1"/>
                  <w:sz w:val="18"/>
                  <w:szCs w:val="18"/>
                  <w:rPrChange w:id="430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305"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306"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307"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308" w:author="Xuning Wei12232" w:date="2026-10-24T11:11:00Z">
                  <w:rPr>
                    <w:color w:val="0000FF"/>
                  </w:rPr>
                </w:rPrChange>
              </w:rPr>
              <w:t xml:space="preserve"> cleaning pipeline.</w:t>
            </w:r>
            <w:del w:id="4309" w:author="Xuning Wei12232" w:date="2026-10-20T15:10:00Z">
              <w:r w:rsidRPr="00B32B9A">
                <w:rPr>
                  <w:rFonts w:ascii="Times New Roman" w:eastAsia="仿宋_GB2312" w:hAnsi="Times New Roman" w:cs="Times New Roman"/>
                  <w:color w:val="000000" w:themeColor="text1"/>
                  <w:sz w:val="18"/>
                  <w:szCs w:val="18"/>
                  <w:rPrChange w:id="431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311" w:author="Xuning Wei12232" w:date="2026-10-24T11:11:00Z">
                    <w:rPr/>
                  </w:rPrChange>
                </w:rPr>
                <w:br/>
                <w:delText xml:space="preserve">2. </w:delText>
              </w:r>
            </w:del>
          </w:p>
          <w:p w14:paraId="0819D0EA" w14:textId="77777777" w:rsidR="00652DEA" w:rsidRPr="00B32B9A" w:rsidRDefault="00C15CB5">
            <w:pPr>
              <w:pStyle w:val="aff2"/>
              <w:widowControl w:val="0"/>
              <w:numPr>
                <w:ilvl w:val="0"/>
                <w:numId w:val="55"/>
              </w:numPr>
              <w:spacing w:beforeLines="50" w:before="120" w:afterLines="50" w:after="120"/>
              <w:jc w:val="both"/>
              <w:rPr>
                <w:ins w:id="4312" w:author="Xuning Wei12232" w:date="2026-10-20T15:10:00Z"/>
                <w:rFonts w:ascii="Times New Roman" w:eastAsia="仿宋_GB2312" w:hAnsi="Times New Roman" w:cs="Times New Roman"/>
                <w:color w:val="000000" w:themeColor="text1"/>
                <w:sz w:val="18"/>
                <w:szCs w:val="18"/>
              </w:rPr>
              <w:pPrChange w:id="4313"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314" w:author="Xuning Wei12232" w:date="2026-10-24T11:11:00Z">
                  <w:rPr/>
                </w:rPrChange>
              </w:rPr>
              <w:t>After the liquid is filtered out of the synthesis reactor. Transfer the mixture in activation tank (TJ4S-1213-Sy15-R01) to synthesis reactor (TJ4S-1213-Sy15).</w:t>
            </w:r>
            <w:del w:id="4315" w:author="Xuning Wei12232" w:date="2026-10-20T15:10:00Z">
              <w:r w:rsidRPr="00B32B9A">
                <w:rPr>
                  <w:rFonts w:ascii="Times New Roman" w:eastAsia="仿宋_GB2312" w:hAnsi="Times New Roman" w:cs="Times New Roman"/>
                  <w:color w:val="000000" w:themeColor="text1"/>
                  <w:sz w:val="18"/>
                  <w:szCs w:val="18"/>
                  <w:rPrChange w:id="4316" w:author="Xuning Wei12232" w:date="2026-10-24T11:11:00Z">
                    <w:rPr/>
                  </w:rPrChange>
                </w:rPr>
                <w:br/>
                <w:delText xml:space="preserve">3. </w:delText>
              </w:r>
            </w:del>
          </w:p>
          <w:p w14:paraId="10F9196A" w14:textId="77777777" w:rsidR="00652DEA" w:rsidRPr="00B32B9A" w:rsidRDefault="00C15CB5">
            <w:pPr>
              <w:pStyle w:val="aff2"/>
              <w:widowControl w:val="0"/>
              <w:numPr>
                <w:ilvl w:val="0"/>
                <w:numId w:val="55"/>
              </w:numPr>
              <w:spacing w:beforeLines="50" w:before="120" w:afterLines="50" w:after="120"/>
              <w:jc w:val="both"/>
              <w:rPr>
                <w:rFonts w:ascii="Times New Roman" w:eastAsia="仿宋_GB2312" w:hAnsi="Times New Roman" w:cs="Times New Roman"/>
                <w:color w:val="000000" w:themeColor="text1"/>
                <w:sz w:val="18"/>
                <w:szCs w:val="18"/>
                <w:rPrChange w:id="4317" w:author="Xuning Wei12232" w:date="2026-10-24T11:11:00Z">
                  <w:rPr/>
                </w:rPrChange>
              </w:rPr>
              <w:pPrChange w:id="4318"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319" w:author="Xuning Wei12232" w:date="2026-10-24T11:11:00Z">
                  <w:rPr/>
                </w:rPrChange>
              </w:rPr>
              <w:t xml:space="preserve">Bubble with nitrogen, after stirring, turn off the nitrogen. Drain until there is no obvious </w:t>
            </w:r>
            <w:r w:rsidRPr="00B32B9A">
              <w:rPr>
                <w:rFonts w:ascii="Times New Roman" w:eastAsia="仿宋_GB2312" w:hAnsi="Times New Roman" w:cs="Times New Roman"/>
                <w:color w:val="000000" w:themeColor="text1"/>
                <w:sz w:val="18"/>
                <w:szCs w:val="18"/>
                <w:rPrChange w:id="4320" w:author="Xuning Wei12232" w:date="2026-10-24T11:11:00Z">
                  <w:rPr/>
                </w:rPrChange>
              </w:rPr>
              <w:lastRenderedPageBreak/>
              <w:t>drip</w:t>
            </w:r>
          </w:p>
          <w:p w14:paraId="0BEF135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32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1935947D"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287F2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749B07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0FDE31" w14:textId="77777777" w:rsidR="00652DEA" w:rsidRPr="00B32B9A" w:rsidRDefault="00C15CB5">
            <w:pPr>
              <w:pStyle w:val="aff2"/>
              <w:widowControl w:val="0"/>
              <w:numPr>
                <w:ilvl w:val="0"/>
                <w:numId w:val="56"/>
              </w:numPr>
              <w:spacing w:beforeLines="50" w:before="120" w:afterLines="50" w:after="120"/>
              <w:jc w:val="both"/>
              <w:rPr>
                <w:ins w:id="4322" w:author="Xuning Wei12232" w:date="2026-10-20T15:10:00Z"/>
                <w:rFonts w:ascii="Times New Roman" w:eastAsia="仿宋_GB2312" w:hAnsi="Times New Roman" w:cs="Times New Roman"/>
                <w:color w:val="000000" w:themeColor="text1"/>
                <w:sz w:val="18"/>
                <w:szCs w:val="18"/>
              </w:rPr>
              <w:pPrChange w:id="4323" w:author="Xuning Wei12232" w:date="2026-10-20T15:10:00Z">
                <w:pPr>
                  <w:widowControl w:val="0"/>
                  <w:spacing w:beforeLines="50" w:before="120" w:afterLines="50" w:after="120"/>
                  <w:contextualSpacing/>
                </w:pPr>
              </w:pPrChange>
            </w:pPr>
            <w:del w:id="4324"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32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326" w:author="Xuning Wei12232" w:date="2026-10-24T11:11:00Z">
                  <w:rPr>
                    <w:lang w:eastAsia="zh-CN"/>
                  </w:rPr>
                </w:rPrChange>
              </w:rPr>
              <w:t xml:space="preserve"> </w:t>
            </w:r>
            <w:del w:id="4327" w:author="Xuning Wei12232" w:date="2026-10-20T08:14:00Z">
              <w:r w:rsidRPr="00B32B9A">
                <w:rPr>
                  <w:rFonts w:ascii="Times New Roman" w:eastAsia="仿宋_GB2312" w:hAnsi="Times New Roman" w:cs="Times New Roman"/>
                  <w:bCs w:val="0"/>
                  <w:color w:val="000000" w:themeColor="text1"/>
                  <w:sz w:val="18"/>
                  <w:szCs w:val="18"/>
                  <w:lang w:eastAsia="zh-CN"/>
                  <w:rPrChange w:id="4328" w:author="Xuning Wei12232" w:date="2026-10-24T11:11:00Z">
                    <w:rPr>
                      <w:lang w:eastAsia="zh-CN"/>
                    </w:rPr>
                  </w:rPrChange>
                </w:rPr>
                <w:delText>8.0 V 20 % piperidine in DMF (7.448 kg/kg)</w:delText>
              </w:r>
            </w:del>
            <w:ins w:id="4329" w:author="Xuning Wei12232" w:date="2026-10-20T08:14:00Z">
              <w:r w:rsidRPr="00B32B9A">
                <w:rPr>
                  <w:rFonts w:ascii="Times New Roman" w:eastAsia="仿宋_GB2312" w:hAnsi="Times New Roman" w:cs="Times New Roman"/>
                  <w:bCs w:val="0"/>
                  <w:color w:val="000000" w:themeColor="text1"/>
                  <w:sz w:val="18"/>
                  <w:szCs w:val="18"/>
                  <w:lang w:eastAsia="zh-CN"/>
                  <w:rPrChange w:id="4330" w:author="Xuning Wei12232" w:date="2026-10-24T11:11:00Z">
                    <w:rPr>
                      <w:lang w:eastAsia="zh-CN"/>
                    </w:rPr>
                  </w:rPrChange>
                </w:rPr>
                <w:t>20 % piperidine in</w:t>
              </w:r>
            </w:ins>
            <w:ins w:id="4331" w:author="Xuning Wei12232" w:date="2026-10-20T20:00:00Z">
              <w:r w:rsidRPr="00B32B9A">
                <w:rPr>
                  <w:rFonts w:ascii="Times New Roman" w:eastAsia="仿宋_GB2312" w:hAnsi="Times New Roman" w:cs="Times New Roman"/>
                  <w:bCs w:val="0"/>
                  <w:color w:val="000000" w:themeColor="text1"/>
                  <w:sz w:val="18"/>
                  <w:szCs w:val="18"/>
                  <w:lang w:eastAsia="zh-CN"/>
                  <w:rPrChange w:id="433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33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334" w:author="Xuning Wei12232" w:date="2026-10-24T11:11:00Z">
                  <w:rPr/>
                </w:rPrChange>
              </w:rPr>
              <w:t xml:space="preserve">into TJ4S-1213-Sy15. </w:t>
            </w:r>
            <w:del w:id="4335" w:author="Xuning Wei12232" w:date="2026-10-20T15:10:00Z">
              <w:r w:rsidRPr="00B32B9A">
                <w:rPr>
                  <w:rFonts w:ascii="Times New Roman" w:eastAsia="仿宋_GB2312" w:hAnsi="Times New Roman" w:cs="Times New Roman"/>
                  <w:color w:val="000000" w:themeColor="text1"/>
                  <w:sz w:val="18"/>
                  <w:szCs w:val="18"/>
                  <w:rPrChange w:id="4336" w:author="Xuning Wei12232" w:date="2026-10-24T11:11:00Z">
                    <w:rPr/>
                  </w:rPrChange>
                </w:rPr>
                <w:br/>
                <w:delText xml:space="preserve">2. </w:delText>
              </w:r>
            </w:del>
          </w:p>
          <w:p w14:paraId="5D189456" w14:textId="77777777" w:rsidR="00652DEA" w:rsidRPr="00B32B9A" w:rsidRDefault="00C15CB5">
            <w:pPr>
              <w:pStyle w:val="aff2"/>
              <w:widowControl w:val="0"/>
              <w:numPr>
                <w:ilvl w:val="0"/>
                <w:numId w:val="56"/>
              </w:numPr>
              <w:spacing w:beforeLines="50" w:before="120" w:afterLines="50" w:after="120"/>
              <w:jc w:val="both"/>
              <w:rPr>
                <w:ins w:id="4337" w:author="Xuning Wei12232" w:date="2026-10-20T15:10:00Z"/>
                <w:rFonts w:ascii="Times New Roman" w:eastAsia="仿宋_GB2312" w:hAnsi="Times New Roman" w:cs="Times New Roman"/>
                <w:color w:val="000000" w:themeColor="text1"/>
                <w:sz w:val="18"/>
                <w:szCs w:val="18"/>
              </w:rPr>
              <w:pPrChange w:id="4338"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339"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34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341" w:author="Xuning Wei12232" w:date="2026-10-24T11:11:00Z">
                  <w:rPr/>
                </w:rPrChange>
              </w:rPr>
              <w:t>.</w:t>
            </w:r>
            <w:del w:id="4342" w:author="Xuning Wei12232" w:date="2026-10-20T15:10:00Z">
              <w:r w:rsidRPr="00B32B9A">
                <w:rPr>
                  <w:rFonts w:ascii="Times New Roman" w:eastAsia="仿宋_GB2312" w:hAnsi="Times New Roman" w:cs="Times New Roman"/>
                  <w:color w:val="000000" w:themeColor="text1"/>
                  <w:sz w:val="18"/>
                  <w:szCs w:val="18"/>
                  <w:rPrChange w:id="4343" w:author="Xuning Wei12232" w:date="2026-10-24T11:11:00Z">
                    <w:rPr/>
                  </w:rPrChange>
                </w:rPr>
                <w:br/>
                <w:delText>3.</w:delText>
              </w:r>
            </w:del>
            <w:r w:rsidRPr="00B32B9A">
              <w:rPr>
                <w:rFonts w:ascii="Times New Roman" w:eastAsia="仿宋_GB2312" w:hAnsi="Times New Roman" w:cs="Times New Roman"/>
                <w:color w:val="000000" w:themeColor="text1"/>
                <w:sz w:val="18"/>
                <w:szCs w:val="18"/>
                <w:rPrChange w:id="4344" w:author="Xuning Wei12232" w:date="2026-10-24T11:11:00Z">
                  <w:rPr/>
                </w:rPrChange>
              </w:rPr>
              <w:t xml:space="preserve"> </w:t>
            </w:r>
          </w:p>
          <w:p w14:paraId="3A970F05" w14:textId="428DB181" w:rsidR="00652DEA" w:rsidRPr="00B32B9A" w:rsidRDefault="00C15CB5">
            <w:pPr>
              <w:pStyle w:val="aff2"/>
              <w:widowControl w:val="0"/>
              <w:numPr>
                <w:ilvl w:val="0"/>
                <w:numId w:val="56"/>
              </w:numPr>
              <w:spacing w:beforeLines="50" w:before="120" w:afterLines="50" w:after="120"/>
              <w:jc w:val="both"/>
              <w:rPr>
                <w:rFonts w:ascii="Times New Roman" w:eastAsia="仿宋_GB2312" w:hAnsi="Times New Roman" w:cs="Times New Roman"/>
                <w:color w:val="000000" w:themeColor="text1"/>
                <w:sz w:val="18"/>
                <w:szCs w:val="18"/>
                <w:rPrChange w:id="4345" w:author="Xuning Wei12232" w:date="2026-10-24T11:11:00Z">
                  <w:rPr/>
                </w:rPrChange>
              </w:rPr>
              <w:pPrChange w:id="4346"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347"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348"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349"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350" w:author="Xuning Wei12232" w:date="2026-10-20T20:03:00Z">
              <w:r w:rsidRPr="00B32B9A">
                <w:rPr>
                  <w:rFonts w:ascii="Times New Roman" w:eastAsia="仿宋_GB2312" w:hAnsi="Times New Roman" w:cs="Times New Roman"/>
                  <w:color w:val="000000" w:themeColor="text1"/>
                  <w:sz w:val="18"/>
                  <w:szCs w:val="18"/>
                </w:rPr>
                <w:t>).</w:t>
              </w:r>
            </w:ins>
            <w:del w:id="4351" w:author="Xuning Wei12232" w:date="2026-10-20T14:33:00Z">
              <w:r w:rsidRPr="00B32B9A">
                <w:rPr>
                  <w:rFonts w:ascii="Times New Roman" w:eastAsia="仿宋_GB2312" w:hAnsi="Times New Roman" w:cs="Times New Roman"/>
                  <w:color w:val="000000" w:themeColor="text1"/>
                  <w:sz w:val="18"/>
                  <w:szCs w:val="18"/>
                  <w:rPrChange w:id="4352" w:author="Xuning Wei12232" w:date="2026-10-24T11:11:00Z">
                    <w:rPr/>
                  </w:rPrChange>
                </w:rPr>
                <w:delText>25 ± 5 °C</w:delText>
              </w:r>
            </w:del>
            <w:del w:id="4353" w:author="Xuning Wei12232" w:date="2026-10-20T20:03:00Z">
              <w:r w:rsidRPr="00B32B9A">
                <w:rPr>
                  <w:rFonts w:ascii="Times New Roman" w:eastAsia="仿宋_GB2312" w:hAnsi="Times New Roman" w:cs="Times New Roman"/>
                  <w:color w:val="000000" w:themeColor="text1"/>
                  <w:sz w:val="18"/>
                  <w:szCs w:val="18"/>
                  <w:rPrChange w:id="4354"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355" w:author="Xuning Wei12232" w:date="2026-10-24T11:11:00Z">
                  <w:rPr/>
                </w:rPrChange>
              </w:rPr>
              <w:t xml:space="preserve"> </w:t>
            </w:r>
            <w:ins w:id="4356" w:author="Xuning Wei12232" w:date="2026-10-20T21:31:00Z">
              <w:r w:rsidRPr="00B32B9A">
                <w:rPr>
                  <w:rFonts w:ascii="Times New Roman" w:eastAsia="仿宋_GB2312" w:hAnsi="Times New Roman" w:cs="Times New Roman"/>
                  <w:color w:val="000000" w:themeColor="text1"/>
                  <w:sz w:val="18"/>
                  <w:szCs w:val="18"/>
                </w:rPr>
                <w:t>A</w:t>
              </w:r>
            </w:ins>
            <w:del w:id="4357" w:author="Xuning Wei12232" w:date="2026-10-20T21:31:00Z">
              <w:r w:rsidRPr="00B32B9A">
                <w:rPr>
                  <w:rFonts w:ascii="Times New Roman" w:eastAsia="仿宋_GB2312" w:hAnsi="Times New Roman" w:cs="Times New Roman"/>
                  <w:color w:val="000000" w:themeColor="text1"/>
                  <w:sz w:val="18"/>
                  <w:szCs w:val="18"/>
                  <w:rPrChange w:id="4358" w:author="Xuning Wei12232" w:date="2026-10-24T11:11:00Z">
                    <w:rPr/>
                  </w:rPrChange>
                </w:rPr>
                <w:delText>a</w:delText>
              </w:r>
            </w:del>
            <w:r w:rsidRPr="00B32B9A">
              <w:rPr>
                <w:rFonts w:ascii="Times New Roman" w:eastAsia="仿宋_GB2312" w:hAnsi="Times New Roman" w:cs="Times New Roman"/>
                <w:color w:val="000000" w:themeColor="text1"/>
                <w:sz w:val="18"/>
                <w:szCs w:val="18"/>
                <w:rPrChange w:id="4359"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360" w:author="Xuning Wei12232" w:date="2026-10-22T10:26:00Z">
              <w:r w:rsidRPr="00B32B9A">
                <w:rPr>
                  <w:rFonts w:ascii="Times New Roman" w:eastAsia="仿宋_GB2312" w:hAnsi="Times New Roman" w:cs="Times New Roman"/>
                  <w:color w:val="000000" w:themeColor="text1"/>
                  <w:sz w:val="18"/>
                  <w:szCs w:val="18"/>
                  <w:rPrChange w:id="436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362"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36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364" w:author="Xuning Wei12232" w:date="2026-10-20T20:03:00Z">
              <w:r w:rsidRPr="00B32B9A">
                <w:rPr>
                  <w:rFonts w:ascii="Times New Roman" w:eastAsia="仿宋_GB2312" w:hAnsi="Times New Roman" w:cs="Times New Roman"/>
                  <w:color w:val="000000" w:themeColor="text1"/>
                  <w:sz w:val="18"/>
                  <w:szCs w:val="18"/>
                </w:rPr>
                <w:t>).</w:t>
              </w:r>
            </w:ins>
            <w:del w:id="4365" w:author="Xuning Wei12232" w:date="2026-10-20T14:33:00Z">
              <w:r w:rsidRPr="00B32B9A">
                <w:rPr>
                  <w:rFonts w:ascii="Times New Roman" w:eastAsia="仿宋_GB2312" w:hAnsi="Times New Roman" w:cs="Times New Roman"/>
                  <w:color w:val="000000" w:themeColor="text1"/>
                  <w:sz w:val="18"/>
                  <w:szCs w:val="18"/>
                  <w:rPrChange w:id="4366" w:author="Xuning Wei12232" w:date="2026-10-24T11:11:00Z">
                    <w:rPr/>
                  </w:rPrChange>
                </w:rPr>
                <w:delText>25 ± 5 °C</w:delText>
              </w:r>
            </w:del>
            <w:del w:id="4367" w:author="Xuning Wei12232" w:date="2026-10-20T20:03:00Z">
              <w:r w:rsidRPr="00B32B9A">
                <w:rPr>
                  <w:rFonts w:ascii="Times New Roman" w:eastAsia="仿宋_GB2312" w:hAnsi="Times New Roman" w:cs="Times New Roman"/>
                  <w:color w:val="000000" w:themeColor="text1"/>
                  <w:sz w:val="18"/>
                  <w:szCs w:val="18"/>
                  <w:rPrChange w:id="4368" w:author="Xuning Wei12232" w:date="2026-10-24T11:11:00Z">
                    <w:rPr/>
                  </w:rPrChange>
                </w:rPr>
                <w:delText xml:space="preserve"> (target: 25 °C).</w:delText>
              </w:r>
            </w:del>
            <w:del w:id="4369" w:author="Xuning Wei12232" w:date="2026-10-20T15:10:00Z">
              <w:r w:rsidRPr="00B32B9A">
                <w:rPr>
                  <w:rFonts w:ascii="Times New Roman" w:eastAsia="仿宋_GB2312" w:hAnsi="Times New Roman" w:cs="Times New Roman"/>
                  <w:color w:val="000000" w:themeColor="text1"/>
                  <w:sz w:val="18"/>
                  <w:szCs w:val="18"/>
                  <w:rPrChange w:id="4370" w:author="Xuning Wei12232" w:date="2026-10-24T11:11:00Z">
                    <w:rPr/>
                  </w:rPrChange>
                </w:rPr>
                <w:br/>
                <w:delText xml:space="preserve">4. </w:delText>
              </w:r>
            </w:del>
            <w:ins w:id="4371" w:author="Xuning Wei12232" w:date="2026-10-20T20:03:00Z">
              <w:r w:rsidRPr="00B32B9A">
                <w:rPr>
                  <w:rFonts w:ascii="Times New Roman" w:eastAsia="仿宋_GB2312" w:hAnsi="Times New Roman" w:cs="Times New Roman"/>
                  <w:color w:val="000000" w:themeColor="text1"/>
                  <w:sz w:val="18"/>
                  <w:szCs w:val="18"/>
                </w:rPr>
                <w:t xml:space="preserve"> </w:t>
              </w:r>
            </w:ins>
            <w:r w:rsidRPr="00B32B9A">
              <w:rPr>
                <w:rFonts w:ascii="Times New Roman" w:eastAsia="仿宋_GB2312" w:hAnsi="Times New Roman" w:cs="Times New Roman"/>
                <w:color w:val="000000" w:themeColor="text1"/>
                <w:sz w:val="18"/>
                <w:szCs w:val="18"/>
                <w:rPrChange w:id="4372" w:author="Xuning Wei12232" w:date="2026-10-24T11:11:00Z">
                  <w:rPr/>
                </w:rPrChange>
              </w:rPr>
              <w:t xml:space="preserve">Stop stirring, turn off the nitrogen. Drain until there is no obvious drip. </w:t>
            </w:r>
          </w:p>
        </w:tc>
      </w:tr>
      <w:tr w:rsidR="00652DEA" w:rsidRPr="00B32B9A" w14:paraId="02629BD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E93A6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7E8A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C15ABE0" w14:textId="6063CE3E" w:rsidR="00652DEA" w:rsidRPr="00B32B9A" w:rsidRDefault="00C15CB5">
            <w:pPr>
              <w:pStyle w:val="aff2"/>
              <w:widowControl w:val="0"/>
              <w:numPr>
                <w:ilvl w:val="0"/>
                <w:numId w:val="57"/>
              </w:numPr>
              <w:spacing w:beforeLines="50" w:before="120" w:afterLines="50" w:after="120"/>
              <w:jc w:val="both"/>
              <w:rPr>
                <w:ins w:id="4373" w:author="Xuning Wei12232" w:date="2026-10-20T15:11:00Z"/>
                <w:rFonts w:ascii="Times New Roman" w:eastAsia="仿宋_GB2312" w:hAnsi="Times New Roman" w:cs="Times New Roman"/>
                <w:color w:val="000000" w:themeColor="text1"/>
                <w:sz w:val="18"/>
                <w:szCs w:val="18"/>
              </w:rPr>
              <w:pPrChange w:id="4374" w:author="Xuning Wei12232" w:date="2026-10-20T15:10:00Z">
                <w:pPr>
                  <w:widowControl w:val="0"/>
                  <w:spacing w:beforeLines="50" w:before="120" w:afterLines="50" w:after="120"/>
                  <w:contextualSpacing/>
                </w:pPr>
              </w:pPrChange>
            </w:pPr>
            <w:del w:id="4375" w:author="Xuning Wei12232" w:date="2026-10-20T15:1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37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37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378" w:author="Xuning Wei12232" w:date="2026-10-24T11:11:00Z">
                  <w:rPr/>
                </w:rPrChange>
              </w:rPr>
              <w:t>5 °C (</w:t>
            </w:r>
            <w:del w:id="4379" w:author="Xuning Wei12232" w:date="2026-10-24T10:48:00Z">
              <w:r w:rsidRPr="00B32B9A">
                <w:rPr>
                  <w:rFonts w:ascii="Times New Roman" w:eastAsia="仿宋_GB2312" w:hAnsi="Times New Roman" w:cs="Times New Roman"/>
                  <w:color w:val="000000" w:themeColor="text1"/>
                  <w:sz w:val="18"/>
                  <w:szCs w:val="18"/>
                  <w:rPrChange w:id="4380" w:author="Xuning Wei12232" w:date="2026-10-24T11:11:00Z">
                    <w:rPr/>
                  </w:rPrChange>
                </w:rPr>
                <w:delText>target: 20 °C</w:delText>
              </w:r>
            </w:del>
            <w:ins w:id="438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382" w:author="Xuning Wei12232" w:date="2026-10-24T11:11:00Z">
                  <w:rPr/>
                </w:rPrChange>
              </w:rPr>
              <w:t>).</w:t>
            </w:r>
          </w:p>
          <w:p w14:paraId="5F35002B" w14:textId="150963D1" w:rsidR="00652DEA" w:rsidRPr="00B32B9A" w:rsidRDefault="00C15CB5">
            <w:pPr>
              <w:pStyle w:val="aff2"/>
              <w:widowControl w:val="0"/>
              <w:numPr>
                <w:ilvl w:val="0"/>
                <w:numId w:val="57"/>
              </w:numPr>
              <w:spacing w:beforeLines="50" w:before="120" w:afterLines="50" w:after="120"/>
              <w:jc w:val="both"/>
              <w:rPr>
                <w:ins w:id="4383" w:author="Xuning Wei12232" w:date="2026-10-20T15:11:00Z"/>
                <w:rFonts w:ascii="Times New Roman" w:eastAsia="仿宋_GB2312" w:hAnsi="Times New Roman" w:cs="Times New Roman"/>
                <w:color w:val="000000" w:themeColor="text1"/>
                <w:sz w:val="18"/>
                <w:szCs w:val="18"/>
              </w:rPr>
              <w:pPrChange w:id="4384" w:author="Xuning Wei12232" w:date="2026-10-20T15:10:00Z">
                <w:pPr>
                  <w:widowControl w:val="0"/>
                  <w:spacing w:beforeLines="50" w:before="120" w:afterLines="50" w:after="120"/>
                  <w:contextualSpacing/>
                </w:pPr>
              </w:pPrChange>
            </w:pPr>
            <w:ins w:id="4385" w:author="Xuning Wei12232" w:date="2026-10-23T19:43:00Z">
              <w:r w:rsidRPr="00B32B9A">
                <w:rPr>
                  <w:rFonts w:ascii="Times New Roman" w:eastAsia="仿宋_GB2312" w:hAnsi="Times New Roman" w:cs="Times New Roman"/>
                  <w:color w:val="000000" w:themeColor="text1"/>
                  <w:sz w:val="18"/>
                  <w:szCs w:val="18"/>
                  <w:rPrChange w:id="4386"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38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388" w:author="Johan Granander" w:date="2026-10-25T12:17:00Z">
              <w:r w:rsidR="005B6DCD" w:rsidRPr="00B32B9A">
                <w:rPr>
                  <w:rFonts w:ascii="Times New Roman" w:eastAsia="仿宋_GB2312" w:hAnsi="Times New Roman" w:cs="Times New Roman"/>
                  <w:color w:val="000000" w:themeColor="text1"/>
                  <w:sz w:val="18"/>
                  <w:szCs w:val="18"/>
                  <w:lang w:eastAsia="zh-CN"/>
                </w:rPr>
                <w:t xml:space="preserve"> </w:t>
              </w:r>
            </w:ins>
            <w:ins w:id="4389" w:author="Xuning Wei12232" w:date="2026-10-23T19:43:00Z">
              <w:r w:rsidRPr="00B32B9A">
                <w:rPr>
                  <w:rFonts w:ascii="Times New Roman" w:eastAsia="仿宋_GB2312" w:hAnsi="Times New Roman" w:cs="Times New Roman"/>
                  <w:color w:val="000000" w:themeColor="text1"/>
                  <w:sz w:val="18"/>
                  <w:szCs w:val="18"/>
                  <w:lang w:eastAsia="zh-CN"/>
                  <w:rPrChange w:id="4390"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391" w:author="Xuning Wei12232" w:date="2026-10-24T11:11:00Z">
                    <w:rPr>
                      <w:rFonts w:ascii="Times New Roman" w:eastAsia="仿宋_GB2312" w:hAnsi="Times New Roman" w:cs="Times New Roman"/>
                      <w:color w:val="FF0000"/>
                      <w:sz w:val="18"/>
                      <w:szCs w:val="18"/>
                      <w:highlight w:val="yellow"/>
                    </w:rPr>
                  </w:rPrChange>
                </w:rPr>
                <w:t>into TJ4S-1213-Sy15</w:t>
              </w:r>
            </w:ins>
            <w:del w:id="4392" w:author="Xuning Wei12232" w:date="2026-10-20T15:11:00Z">
              <w:r w:rsidRPr="00B32B9A">
                <w:rPr>
                  <w:rFonts w:ascii="Times New Roman" w:eastAsia="仿宋_GB2312" w:hAnsi="Times New Roman" w:cs="Times New Roman"/>
                  <w:color w:val="000000" w:themeColor="text1"/>
                  <w:sz w:val="18"/>
                  <w:szCs w:val="18"/>
                  <w:rPrChange w:id="4393" w:author="Xuning Wei12232" w:date="2026-10-24T11:11:00Z">
                    <w:rPr/>
                  </w:rPrChange>
                </w:rPr>
                <w:br/>
              </w:r>
            </w:del>
            <w:del w:id="4394" w:author="Xuning Wei12232" w:date="2026-10-20T15:10:00Z">
              <w:r w:rsidRPr="00B32B9A">
                <w:rPr>
                  <w:rFonts w:ascii="Times New Roman" w:eastAsia="仿宋_GB2312" w:hAnsi="Times New Roman" w:cs="Times New Roman"/>
                  <w:color w:val="000000" w:themeColor="text1"/>
                  <w:sz w:val="18"/>
                  <w:szCs w:val="18"/>
                  <w:rPrChange w:id="4395" w:author="Xuning Wei12232" w:date="2026-10-24T11:11:00Z">
                    <w:rPr/>
                  </w:rPrChange>
                </w:rPr>
                <w:delText xml:space="preserve">2. </w:delText>
              </w:r>
            </w:del>
            <w:del w:id="4396" w:author="Xuning Wei12232" w:date="2026-10-23T19:43:00Z">
              <w:r w:rsidRPr="00B32B9A">
                <w:rPr>
                  <w:rFonts w:ascii="Times New Roman" w:eastAsia="仿宋_GB2312" w:hAnsi="Times New Roman" w:cs="Times New Roman"/>
                  <w:color w:val="000000" w:themeColor="text1"/>
                  <w:sz w:val="18"/>
                  <w:szCs w:val="18"/>
                  <w:rPrChange w:id="439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398" w:author="Xuning Wei12232" w:date="2026-10-24T11:11:00Z">
                    <w:rPr>
                      <w:lang w:eastAsia="zh-CN"/>
                    </w:rPr>
                  </w:rPrChange>
                </w:rPr>
                <w:delText xml:space="preserve"> </w:delText>
              </w:r>
            </w:del>
            <w:del w:id="4399" w:author="Xuning Wei12232" w:date="2026-10-18T19:02:00Z">
              <w:r w:rsidRPr="00B32B9A">
                <w:rPr>
                  <w:rFonts w:ascii="Times New Roman" w:eastAsia="仿宋_GB2312" w:hAnsi="Times New Roman" w:cs="Times New Roman"/>
                  <w:color w:val="000000" w:themeColor="text1"/>
                  <w:sz w:val="18"/>
                  <w:szCs w:val="18"/>
                  <w:lang w:eastAsia="zh-CN"/>
                  <w:rPrChange w:id="4400" w:author="Xuning Wei12232" w:date="2026-10-24T11:11:00Z">
                    <w:rPr>
                      <w:lang w:eastAsia="zh-CN"/>
                    </w:rPr>
                  </w:rPrChange>
                </w:rPr>
                <w:delText>10.0 V Isopropyl Acetate (8.730 kg/kg)</w:delText>
              </w:r>
            </w:del>
            <w:del w:id="4401" w:author="Xuning Wei12232" w:date="2026-10-20T20:08:00Z">
              <w:r w:rsidRPr="00B32B9A">
                <w:rPr>
                  <w:rFonts w:ascii="Times New Roman" w:eastAsia="仿宋_GB2312" w:hAnsi="Times New Roman" w:cs="Times New Roman"/>
                  <w:color w:val="000000" w:themeColor="text1"/>
                  <w:sz w:val="18"/>
                  <w:szCs w:val="18"/>
                  <w:lang w:eastAsia="zh-CN"/>
                  <w:rPrChange w:id="4402" w:author="Xuning Wei12232" w:date="2026-10-24T11:11:00Z">
                    <w:rPr>
                      <w:lang w:eastAsia="zh-CN"/>
                    </w:rPr>
                  </w:rPrChange>
                </w:rPr>
                <w:delText xml:space="preserve"> </w:delText>
              </w:r>
            </w:del>
            <w:del w:id="4403" w:author="Xuning Wei12232" w:date="2026-10-23T19:43:00Z">
              <w:r w:rsidRPr="00B32B9A">
                <w:rPr>
                  <w:rFonts w:ascii="Times New Roman" w:eastAsia="仿宋_GB2312" w:hAnsi="Times New Roman" w:cs="Times New Roman"/>
                  <w:color w:val="000000" w:themeColor="text1"/>
                  <w:sz w:val="18"/>
                  <w:szCs w:val="18"/>
                  <w:rPrChange w:id="440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405" w:author="Xuning Wei12232" w:date="2026-10-24T11:11:00Z">
                  <w:rPr/>
                </w:rPrChange>
              </w:rPr>
              <w:t xml:space="preserve">. </w:t>
            </w:r>
            <w:del w:id="4406" w:author="Xuning Wei12232" w:date="2026-10-20T15:11:00Z">
              <w:r w:rsidRPr="00B32B9A">
                <w:rPr>
                  <w:rFonts w:ascii="Times New Roman" w:eastAsia="仿宋_GB2312" w:hAnsi="Times New Roman" w:cs="Times New Roman"/>
                  <w:color w:val="000000" w:themeColor="text1"/>
                  <w:sz w:val="18"/>
                  <w:szCs w:val="18"/>
                  <w:rPrChange w:id="4407" w:author="Xuning Wei12232" w:date="2026-10-24T11:11:00Z">
                    <w:rPr/>
                  </w:rPrChange>
                </w:rPr>
                <w:br/>
                <w:delText xml:space="preserve">3. </w:delText>
              </w:r>
            </w:del>
          </w:p>
          <w:p w14:paraId="3017611E" w14:textId="77777777" w:rsidR="00652DEA" w:rsidRPr="00B32B9A" w:rsidRDefault="00C15CB5">
            <w:pPr>
              <w:pStyle w:val="aff2"/>
              <w:widowControl w:val="0"/>
              <w:numPr>
                <w:ilvl w:val="0"/>
                <w:numId w:val="57"/>
              </w:numPr>
              <w:spacing w:beforeLines="50" w:before="120" w:afterLines="50" w:after="120"/>
              <w:jc w:val="both"/>
              <w:rPr>
                <w:rFonts w:ascii="Times New Roman" w:eastAsia="仿宋_GB2312" w:hAnsi="Times New Roman" w:cs="Times New Roman"/>
                <w:color w:val="000000" w:themeColor="text1"/>
                <w:sz w:val="18"/>
                <w:szCs w:val="18"/>
                <w:rPrChange w:id="4408" w:author="Xuning Wei12232" w:date="2026-10-24T11:11:00Z">
                  <w:rPr/>
                </w:rPrChange>
              </w:rPr>
              <w:pPrChange w:id="4409" w:author="Xuning Wei12232" w:date="2026-10-20T15:1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1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41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412" w:author="Xuning Wei12232" w:date="2026-10-24T11:11:00Z">
                  <w:rPr/>
                </w:rPrChange>
              </w:rPr>
              <w:t>. Drain until there is no obvious drip</w:t>
            </w:r>
          </w:p>
          <w:p w14:paraId="7F2C8DC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1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9622F8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4BA7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2BA25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6C0B69" w14:textId="3EB97EFE" w:rsidR="00652DEA" w:rsidRPr="00B32B9A" w:rsidRDefault="00C15CB5">
            <w:pPr>
              <w:pStyle w:val="aff2"/>
              <w:widowControl w:val="0"/>
              <w:numPr>
                <w:ilvl w:val="0"/>
                <w:numId w:val="58"/>
              </w:numPr>
              <w:spacing w:beforeLines="50" w:before="120" w:afterLines="50" w:after="120"/>
              <w:jc w:val="both"/>
              <w:rPr>
                <w:ins w:id="4414" w:author="Xuning Wei12232" w:date="2026-10-20T15:11:00Z"/>
                <w:rFonts w:ascii="Times New Roman" w:eastAsia="仿宋_GB2312" w:hAnsi="Times New Roman" w:cs="Times New Roman"/>
                <w:color w:val="000000" w:themeColor="text1"/>
                <w:sz w:val="18"/>
                <w:szCs w:val="18"/>
              </w:rPr>
              <w:pPrChange w:id="4415" w:author="Xuning Wei12232" w:date="2026-10-20T15:11:00Z">
                <w:pPr>
                  <w:widowControl w:val="0"/>
                  <w:spacing w:beforeLines="50" w:before="120" w:afterLines="50" w:after="120"/>
                  <w:contextualSpacing/>
                </w:pPr>
              </w:pPrChange>
            </w:pPr>
            <w:del w:id="4416" w:author="Xuning Wei12232" w:date="2026-10-20T15:11: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41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18" w:author="Xuning Wei12232" w:date="2026-10-24T11:11:00Z">
                  <w:rPr/>
                </w:rPrChange>
              </w:rPr>
              <w:t xml:space="preserve">Add </w:t>
            </w:r>
            <w:ins w:id="4419" w:author="Xuning Wei12232" w:date="2026-10-23T19:49:00Z">
              <w:r w:rsidRPr="00B32B9A">
                <w:rPr>
                  <w:rFonts w:ascii="Times New Roman" w:eastAsia="仿宋_GB2312" w:hAnsi="Times New Roman" w:cs="Times New Roman"/>
                  <w:color w:val="000000" w:themeColor="text1"/>
                  <w:sz w:val="18"/>
                  <w:szCs w:val="18"/>
                  <w:rPrChange w:id="442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4421"/>
            <w:commentRangeStart w:id="4422"/>
            <w:commentRangeEnd w:id="4421"/>
            <w:r w:rsidR="00424758" w:rsidRPr="00B32B9A">
              <w:rPr>
                <w:rStyle w:val="affe"/>
                <w:rFonts w:ascii="Times New Roman" w:eastAsia="仿宋_GB2312" w:hAnsi="Times New Roman" w:cs="Times New Roman"/>
                <w:color w:val="000000" w:themeColor="text1"/>
                <w:sz w:val="18"/>
                <w:szCs w:val="18"/>
                <w:rPrChange w:id="442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421"/>
            </w:r>
            <w:commentRangeEnd w:id="4422"/>
            <w:r w:rsidRPr="00B32B9A">
              <w:rPr>
                <w:rStyle w:val="affe"/>
                <w:rFonts w:ascii="Times New Roman" w:eastAsia="仿宋_GB2312" w:hAnsi="Times New Roman" w:cs="Times New Roman"/>
                <w:color w:val="000000" w:themeColor="text1"/>
                <w:sz w:val="18"/>
                <w:szCs w:val="18"/>
                <w:rPrChange w:id="442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4422"/>
            </w:r>
            <w:ins w:id="4425" w:author="Xuning Wei12232" w:date="2026-10-23T19:49:00Z">
              <w:r w:rsidRPr="00B32B9A">
                <w:rPr>
                  <w:rFonts w:ascii="Times New Roman" w:eastAsia="仿宋_GB2312" w:hAnsi="Times New Roman" w:cs="Times New Roman"/>
                  <w:color w:val="000000" w:themeColor="text1"/>
                  <w:sz w:val="18"/>
                  <w:szCs w:val="18"/>
                  <w:rPrChange w:id="442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4427" w:author="Xuning Wei12232" w:date="2026-10-20T08:12:00Z">
              <w:r w:rsidRPr="00B32B9A">
                <w:rPr>
                  <w:rFonts w:ascii="Times New Roman" w:eastAsia="仿宋_GB2312" w:hAnsi="Times New Roman" w:cs="Times New Roman"/>
                  <w:color w:val="000000" w:themeColor="text1"/>
                  <w:sz w:val="18"/>
                  <w:szCs w:val="18"/>
                  <w:rPrChange w:id="4428" w:author="Xuning Wei12232" w:date="2026-10-24T11:11:00Z">
                    <w:rPr/>
                  </w:rPrChange>
                </w:rPr>
                <w:delText>12.0 V DMF (11.376 kg/kg)</w:delText>
              </w:r>
            </w:del>
            <w:del w:id="4429" w:author="Xuning Wei12232" w:date="2026-10-20T15:11:00Z">
              <w:r w:rsidRPr="00B32B9A">
                <w:rPr>
                  <w:rFonts w:ascii="Times New Roman" w:eastAsia="仿宋_GB2312" w:hAnsi="Times New Roman" w:cs="Times New Roman"/>
                  <w:color w:val="000000" w:themeColor="text1"/>
                  <w:sz w:val="18"/>
                  <w:szCs w:val="18"/>
                  <w:rPrChange w:id="443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431" w:author="Xuning Wei12232" w:date="2026-10-24T11:11:00Z">
                  <w:rPr/>
                </w:rPrChange>
              </w:rPr>
              <w:t xml:space="preserve">into TJ4S-1213-Sy15. </w:t>
            </w:r>
            <w:del w:id="4432" w:author="Xuning Wei12232" w:date="2026-10-20T15:11:00Z">
              <w:r w:rsidRPr="00B32B9A">
                <w:rPr>
                  <w:rFonts w:ascii="Times New Roman" w:eastAsia="仿宋_GB2312" w:hAnsi="Times New Roman" w:cs="Times New Roman"/>
                  <w:color w:val="000000" w:themeColor="text1"/>
                  <w:sz w:val="18"/>
                  <w:szCs w:val="18"/>
                  <w:rPrChange w:id="4433" w:author="Xuning Wei12232" w:date="2026-10-24T11:11:00Z">
                    <w:rPr/>
                  </w:rPrChange>
                </w:rPr>
                <w:br/>
                <w:delText xml:space="preserve">2. </w:delText>
              </w:r>
            </w:del>
          </w:p>
          <w:p w14:paraId="4690ABDE" w14:textId="77777777" w:rsidR="00652DEA" w:rsidRPr="00B32B9A" w:rsidRDefault="00C15CB5">
            <w:pPr>
              <w:pStyle w:val="aff2"/>
              <w:widowControl w:val="0"/>
              <w:numPr>
                <w:ilvl w:val="0"/>
                <w:numId w:val="58"/>
              </w:numPr>
              <w:spacing w:beforeLines="50" w:before="120" w:afterLines="50" w:after="120"/>
              <w:jc w:val="both"/>
              <w:rPr>
                <w:rFonts w:ascii="Times New Roman" w:eastAsia="仿宋_GB2312" w:hAnsi="Times New Roman" w:cs="Times New Roman"/>
                <w:color w:val="000000" w:themeColor="text1"/>
                <w:sz w:val="18"/>
                <w:szCs w:val="18"/>
                <w:rPrChange w:id="4434" w:author="Xuning Wei12232" w:date="2026-10-24T11:11:00Z">
                  <w:rPr/>
                </w:rPrChange>
              </w:rPr>
              <w:pPrChange w:id="4435" w:author="Xuning Wei12232" w:date="2026-10-20T15:1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43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43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438" w:author="Xuning Wei12232" w:date="2026-10-24T11:11:00Z">
                  <w:rPr/>
                </w:rPrChange>
              </w:rPr>
              <w:t xml:space="preserve">. Drain until there is no obvious drip </w:t>
            </w:r>
          </w:p>
          <w:p w14:paraId="2767EB97"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43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DC07098"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4B3F2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4DD4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Fmoc-L-Arg(Pbf)-OH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B2C086" w14:textId="77777777" w:rsidR="00652DEA" w:rsidRPr="00B32B9A" w:rsidRDefault="00C15CB5">
            <w:pPr>
              <w:pStyle w:val="aff2"/>
              <w:widowControl w:val="0"/>
              <w:numPr>
                <w:ilvl w:val="0"/>
                <w:numId w:val="59"/>
              </w:numPr>
              <w:spacing w:beforeLines="50" w:before="120" w:afterLines="50" w:after="120"/>
              <w:jc w:val="both"/>
              <w:rPr>
                <w:ins w:id="4440" w:author="Xuning Wei12232" w:date="2026-10-20T21:13:00Z"/>
                <w:rFonts w:ascii="Times New Roman" w:eastAsia="等线" w:hAnsi="Times New Roman" w:cs="Times New Roman"/>
                <w:color w:val="000000" w:themeColor="text1"/>
                <w:sz w:val="18"/>
                <w:szCs w:val="18"/>
                <w:rPrChange w:id="4441" w:author="Xuning Wei12232" w:date="2026-10-24T11:11:00Z">
                  <w:rPr>
                    <w:ins w:id="4442" w:author="Xuning Wei12232" w:date="2026-10-20T21:13:00Z"/>
                    <w:rFonts w:ascii="Times New Roman" w:eastAsia="等线" w:hAnsi="Times New Roman" w:cs="Times New Roman"/>
                    <w:color w:val="000000" w:themeColor="text1"/>
                    <w:sz w:val="18"/>
                    <w:szCs w:val="18"/>
                    <w:lang w:eastAsia="zh-CN"/>
                  </w:rPr>
                </w:rPrChange>
              </w:rPr>
              <w:pPrChange w:id="4443" w:author="Xuning Wei12232" w:date="2026-10-20T21:13:00Z">
                <w:pPr>
                  <w:pStyle w:val="aff2"/>
                  <w:widowControl w:val="0"/>
                  <w:numPr>
                    <w:numId w:val="47"/>
                  </w:numPr>
                  <w:spacing w:beforeLines="50" w:before="120" w:afterLines="50" w:after="120"/>
                  <w:ind w:left="420" w:hanging="420"/>
                  <w:jc w:val="both"/>
                </w:pPr>
              </w:pPrChange>
            </w:pPr>
            <w:del w:id="4444" w:author="Xuning Wei12232" w:date="2026-10-20T15:1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445" w:author="Xuning Wei12232" w:date="2026-10-24T11:11:00Z">
                  <w:rPr>
                    <w:color w:val="000000" w:themeColor="text1"/>
                  </w:rPr>
                </w:rPrChange>
              </w:rPr>
              <w:t xml:space="preserve">Add </w:t>
            </w:r>
            <w:ins w:id="4446" w:author="Xuning Wei12232" w:date="2026-10-20T21:12:00Z">
              <w:r w:rsidRPr="00B32B9A">
                <w:rPr>
                  <w:rFonts w:ascii="Times New Roman" w:eastAsia="等线" w:hAnsi="Times New Roman" w:cs="Times New Roman"/>
                  <w:color w:val="000000" w:themeColor="text1"/>
                  <w:sz w:val="18"/>
                  <w:szCs w:val="18"/>
                  <w:lang w:eastAsia="zh-CN"/>
                  <w:rPrChange w:id="4447"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448" w:author="Xuning Wei12232" w:date="2026-10-20T08:15:00Z">
              <w:r w:rsidRPr="00B32B9A">
                <w:rPr>
                  <w:rFonts w:ascii="Times New Roman" w:eastAsia="等线" w:hAnsi="Times New Roman" w:cs="Times New Roman"/>
                  <w:color w:val="000000" w:themeColor="text1"/>
                  <w:sz w:val="18"/>
                  <w:szCs w:val="18"/>
                  <w:lang w:eastAsia="zh-CN"/>
                  <w:rPrChange w:id="4449"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4450" w:author="Xuning Wei12232" w:date="2026-10-24T11:11:00Z">
                    <w:rPr>
                      <w:color w:val="000000" w:themeColor="text1"/>
                    </w:rPr>
                  </w:rPrChange>
                </w:rPr>
                <w:delText xml:space="preserve"> </w:delText>
              </w:r>
            </w:del>
            <w:ins w:id="4451" w:author="Xuning Wei12232" w:date="2026-10-20T21:12: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4452"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4453"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4454"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4455"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445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457" w:author="Xuning Wei12232" w:date="2026-10-24T11:11:00Z">
                  <w:rPr>
                    <w:color w:val="000000" w:themeColor="text1"/>
                  </w:rPr>
                </w:rPrChange>
              </w:rPr>
              <w:t xml:space="preserve">. </w:t>
            </w:r>
            <w:del w:id="4458" w:author="Xuning Wei12232" w:date="2026-10-20T15:11:00Z">
              <w:r w:rsidRPr="00B32B9A">
                <w:rPr>
                  <w:rFonts w:ascii="Times New Roman" w:eastAsia="等线" w:hAnsi="Times New Roman" w:cs="Times New Roman"/>
                  <w:color w:val="000000" w:themeColor="text1"/>
                  <w:sz w:val="18"/>
                  <w:szCs w:val="18"/>
                  <w:rPrChange w:id="4459" w:author="Xuning Wei12232" w:date="2026-10-24T11:11:00Z">
                    <w:rPr>
                      <w:color w:val="000000" w:themeColor="text1"/>
                    </w:rPr>
                  </w:rPrChange>
                </w:rPr>
                <w:br/>
              </w:r>
            </w:del>
          </w:p>
          <w:p w14:paraId="69AD94B0" w14:textId="3A0AB924" w:rsidR="00652DEA" w:rsidRPr="00B32B9A" w:rsidRDefault="00C15CB5">
            <w:pPr>
              <w:pStyle w:val="aff2"/>
              <w:widowControl w:val="0"/>
              <w:numPr>
                <w:ilvl w:val="0"/>
                <w:numId w:val="59"/>
              </w:numPr>
              <w:spacing w:beforeLines="50" w:before="120" w:afterLines="50" w:after="120"/>
              <w:jc w:val="both"/>
              <w:rPr>
                <w:ins w:id="4460" w:author="Xuning Wei12232" w:date="2026-10-20T21:12:00Z"/>
                <w:rFonts w:ascii="Times New Roman" w:eastAsia="等线" w:hAnsi="Times New Roman" w:cs="Times New Roman"/>
                <w:color w:val="000000" w:themeColor="text1"/>
                <w:sz w:val="18"/>
                <w:szCs w:val="18"/>
                <w:rPrChange w:id="4461" w:author="Xuning Wei12232" w:date="2026-10-24T11:11:00Z">
                  <w:rPr>
                    <w:ins w:id="4462" w:author="Xuning Wei12232" w:date="2026-10-20T21:12:00Z"/>
                    <w:rFonts w:eastAsia="仿宋_GB2312"/>
                  </w:rPr>
                </w:rPrChange>
              </w:rPr>
              <w:pPrChange w:id="4463" w:author="Xuning Wei12232" w:date="2026-10-20T21:13:00Z">
                <w:pPr>
                  <w:pStyle w:val="aff2"/>
                  <w:widowControl w:val="0"/>
                  <w:numPr>
                    <w:numId w:val="47"/>
                  </w:numPr>
                  <w:spacing w:beforeLines="50" w:before="120" w:afterLines="50" w:after="120"/>
                  <w:ind w:left="420" w:hanging="420"/>
                  <w:jc w:val="both"/>
                </w:pPr>
              </w:pPrChange>
            </w:pPr>
            <w:ins w:id="4464" w:author="Xuning Wei12232" w:date="2026-10-20T21:12:00Z">
              <w:r w:rsidRPr="00B32B9A">
                <w:rPr>
                  <w:rFonts w:ascii="Times New Roman" w:eastAsia="等线" w:hAnsi="Times New Roman" w:cs="Times New Roman"/>
                  <w:color w:val="000000" w:themeColor="text1"/>
                  <w:sz w:val="18"/>
                  <w:szCs w:val="18"/>
                  <w:lang w:eastAsia="zh-CN"/>
                  <w:rPrChange w:id="4465" w:author="Xuning Wei12232" w:date="2026-10-24T11:11:00Z">
                    <w:rPr>
                      <w:color w:val="000000" w:themeColor="text1"/>
                      <w:lang w:eastAsia="zh-CN"/>
                    </w:rPr>
                  </w:rPrChange>
                </w:rPr>
                <w:t>Adjust</w:t>
              </w:r>
              <w:r w:rsidRPr="00B32B9A">
                <w:rPr>
                  <w:rFonts w:ascii="Times New Roman" w:eastAsia="等线" w:hAnsi="Times New Roman" w:cs="Times New Roman"/>
                  <w:bCs w:val="0"/>
                  <w:color w:val="000000" w:themeColor="text1"/>
                  <w:sz w:val="18"/>
                  <w:szCs w:val="18"/>
                  <w:rPrChange w:id="4466" w:author="Xuning Wei12232" w:date="2026-10-24T11:11:00Z">
                    <w:rPr>
                      <w:color w:val="000000" w:themeColor="text1"/>
                    </w:rPr>
                  </w:rPrChange>
                </w:rPr>
                <w:t xml:space="preserve"> the </w:t>
              </w:r>
            </w:ins>
            <w:ins w:id="4467" w:author="Xuning Wei12232" w:date="2026-10-24T11:09:00Z">
              <w:r w:rsidRPr="00B32B9A">
                <w:rPr>
                  <w:rFonts w:ascii="Times New Roman" w:eastAsia="仿宋_GB2312" w:hAnsi="Times New Roman" w:cs="Times New Roman"/>
                  <w:color w:val="000000" w:themeColor="text1"/>
                  <w:sz w:val="18"/>
                  <w:szCs w:val="18"/>
                  <w:rPrChange w:id="4468" w:author="Xuning Wei12232" w:date="2026-10-24T11:11:00Z">
                    <w:rPr>
                      <w:rFonts w:ascii="Times New Roman" w:eastAsia="仿宋_GB2312" w:hAnsi="Times New Roman" w:cs="Times New Roman"/>
                      <w:color w:val="FF0000"/>
                      <w:sz w:val="18"/>
                      <w:szCs w:val="18"/>
                      <w:highlight w:val="green"/>
                    </w:rPr>
                  </w:rPrChange>
                </w:rPr>
                <w:t>jacket temperature</w:t>
              </w:r>
            </w:ins>
            <w:ins w:id="4469" w:author="Xuning Wei12232" w:date="2026-10-20T21:12:00Z">
              <w:r w:rsidRPr="00B32B9A">
                <w:rPr>
                  <w:rFonts w:ascii="Times New Roman" w:eastAsia="等线" w:hAnsi="Times New Roman" w:cs="Times New Roman"/>
                  <w:bCs w:val="0"/>
                  <w:color w:val="000000" w:themeColor="text1"/>
                  <w:sz w:val="18"/>
                  <w:szCs w:val="18"/>
                  <w:rPrChange w:id="4470" w:author="Xuning Wei12232" w:date="2026-10-24T11:11:00Z">
                    <w:rPr/>
                  </w:rPrChange>
                </w:rPr>
                <w:t xml:space="preserve"> to </w:t>
              </w:r>
            </w:ins>
            <w:r w:rsidR="00895007">
              <w:rPr>
                <w:rFonts w:ascii="Times New Roman" w:eastAsia="等线" w:hAnsi="Times New Roman" w:cs="Times New Roman"/>
                <w:bCs w:val="0"/>
                <w:color w:val="000000" w:themeColor="text1"/>
                <w:sz w:val="18"/>
                <w:szCs w:val="18"/>
                <w:lang w:eastAsia="zh-CN"/>
              </w:rPr>
              <w:t>20 ± 5 °C</w:t>
            </w:r>
            <w:ins w:id="4471" w:author="Xuning Wei12232" w:date="2026-10-20T21:12:00Z">
              <w:r w:rsidRPr="00B32B9A">
                <w:rPr>
                  <w:rFonts w:ascii="Times New Roman" w:eastAsia="等线" w:hAnsi="Times New Roman" w:cs="Times New Roman"/>
                  <w:bCs w:val="0"/>
                  <w:color w:val="000000" w:themeColor="text1"/>
                  <w:sz w:val="18"/>
                  <w:szCs w:val="18"/>
                  <w:lang w:eastAsia="zh-CN"/>
                  <w:rPrChange w:id="4472" w:author="Xuning Wei12232" w:date="2026-10-24T11:11:00Z">
                    <w:rPr>
                      <w:lang w:eastAsia="zh-CN"/>
                    </w:rPr>
                  </w:rPrChange>
                </w:rPr>
                <w:t xml:space="preserve"> (</w:t>
              </w:r>
            </w:ins>
            <w:ins w:id="4473"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474" w:author="Xuning Wei12232" w:date="2026-10-20T21:12:00Z">
              <w:r w:rsidRPr="00B32B9A">
                <w:rPr>
                  <w:rFonts w:ascii="Times New Roman" w:eastAsia="等线" w:hAnsi="Times New Roman" w:cs="Times New Roman"/>
                  <w:bCs w:val="0"/>
                  <w:color w:val="000000" w:themeColor="text1"/>
                  <w:sz w:val="18"/>
                  <w:szCs w:val="18"/>
                  <w:lang w:eastAsia="zh-CN"/>
                  <w:rPrChange w:id="4475" w:author="Xuning Wei12232" w:date="2026-10-24T11:11:00Z">
                    <w:rPr>
                      <w:lang w:eastAsia="zh-CN"/>
                    </w:rPr>
                  </w:rPrChange>
                </w:rPr>
                <w:t>)</w:t>
              </w:r>
              <w:r w:rsidRPr="00B32B9A">
                <w:rPr>
                  <w:rFonts w:ascii="Times New Roman" w:eastAsia="等线" w:hAnsi="Times New Roman" w:cs="Times New Roman"/>
                  <w:color w:val="000000" w:themeColor="text1"/>
                  <w:sz w:val="18"/>
                  <w:szCs w:val="18"/>
                  <w:rPrChange w:id="4476" w:author="Xuning Wei12232" w:date="2026-10-24T11:11:00Z">
                    <w:rPr/>
                  </w:rPrChange>
                </w:rPr>
                <w:t xml:space="preserve">. </w:t>
              </w:r>
            </w:ins>
          </w:p>
          <w:p w14:paraId="36A020D6" w14:textId="2921BA43" w:rsidR="00652DEA" w:rsidRPr="00B32B9A" w:rsidRDefault="00C15CB5">
            <w:pPr>
              <w:pStyle w:val="aff2"/>
              <w:widowControl w:val="0"/>
              <w:numPr>
                <w:ilvl w:val="0"/>
                <w:numId w:val="59"/>
              </w:numPr>
              <w:spacing w:beforeLines="50" w:before="120" w:afterLines="50" w:after="120"/>
              <w:jc w:val="both"/>
              <w:rPr>
                <w:ins w:id="4477" w:author="Xuning Wei12232" w:date="2026-10-20T15:11:00Z"/>
                <w:rFonts w:ascii="Times New Roman" w:eastAsia="仿宋_GB2312" w:hAnsi="Times New Roman" w:cs="Times New Roman"/>
                <w:color w:val="000000" w:themeColor="text1"/>
                <w:sz w:val="18"/>
                <w:szCs w:val="18"/>
                <w:lang w:eastAsia="zh-CN"/>
                <w:rPrChange w:id="4478" w:author="Xuning Wei12232" w:date="2026-10-24T11:11:00Z">
                  <w:rPr>
                    <w:ins w:id="4479" w:author="Xuning Wei12232" w:date="2026-10-20T15:11:00Z"/>
                    <w:rFonts w:ascii="Times New Roman" w:eastAsia="等线" w:hAnsi="Times New Roman" w:cs="Times New Roman"/>
                    <w:color w:val="000000" w:themeColor="text1"/>
                    <w:sz w:val="18"/>
                    <w:szCs w:val="18"/>
                    <w:lang w:eastAsia="zh-CN"/>
                  </w:rPr>
                </w:rPrChange>
              </w:rPr>
              <w:pPrChange w:id="4480" w:author="Xuning Wei12232" w:date="2026-10-20T15:11:00Z">
                <w:pPr>
                  <w:widowControl w:val="0"/>
                  <w:spacing w:beforeLines="50" w:before="120" w:afterLines="50" w:after="120"/>
                  <w:contextualSpacing/>
                </w:pPr>
              </w:pPrChange>
            </w:pPr>
            <w:del w:id="4481" w:author="Xuning Wei12232" w:date="2026-10-20T08:51:00Z">
              <w:r w:rsidRPr="00B32B9A">
                <w:rPr>
                  <w:rFonts w:ascii="Times New Roman" w:eastAsia="等线" w:hAnsi="Times New Roman" w:cs="Times New Roman"/>
                  <w:color w:val="000000" w:themeColor="text1"/>
                  <w:sz w:val="18"/>
                  <w:szCs w:val="18"/>
                </w:rPr>
                <w:delText>2</w:delText>
              </w:r>
            </w:del>
            <w:del w:id="4482" w:author="Xuning Wei12232" w:date="2026-10-20T15:1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4483" w:author="Xuning Wei12232" w:date="2026-10-20T08:43: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lang w:eastAsia="zh-CN"/>
              </w:rPr>
              <w:t>Fmoc-L-Arg(Pbf)-OH</w:t>
            </w:r>
            <w:ins w:id="4484" w:author="Xuning Wei12232" w:date="2026-10-20T08:43: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4485" w:author="Xuning Wei12232" w:date="2026-10-22T13:16:00Z">
              <w:r w:rsidRPr="00B32B9A">
                <w:rPr>
                  <w:rFonts w:ascii="Times New Roman" w:eastAsia="等线" w:hAnsi="Times New Roman" w:cs="Times New Roman"/>
                  <w:color w:val="000000" w:themeColor="text1"/>
                  <w:sz w:val="18"/>
                  <w:szCs w:val="18"/>
                  <w:rPrChange w:id="4486" w:author="Xuning Wei12232" w:date="2026-10-24T11:11:00Z">
                    <w:rPr>
                      <w:rFonts w:ascii="Times New Roman" w:eastAsia="等线" w:hAnsi="Times New Roman" w:cs="Times New Roman"/>
                      <w:color w:val="000000" w:themeColor="text1"/>
                      <w:sz w:val="18"/>
                      <w:szCs w:val="18"/>
                      <w:highlight w:val="lightGray"/>
                    </w:rPr>
                  </w:rPrChange>
                </w:rPr>
                <w:t>0</w:t>
              </w:r>
            </w:ins>
            <w:ins w:id="4487" w:author="Xuning Wei12232" w:date="2026-10-20T08:43: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488" w:author="Xuning Wei12232" w:date="2026-10-18T22:31:00Z">
              <w:r w:rsidRPr="00B32B9A">
                <w:rPr>
                  <w:rFonts w:ascii="Times New Roman" w:eastAsia="等线" w:hAnsi="Times New Roman" w:cs="Times New Roman"/>
                  <w:color w:val="000000" w:themeColor="text1"/>
                  <w:sz w:val="18"/>
                  <w:szCs w:val="18"/>
                </w:rPr>
                <w:delText>Stir at least 15minutes.</w:delText>
              </w:r>
            </w:del>
            <w:ins w:id="4489"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490" w:author="Xuning Wei12232" w:date="2026-10-20T22:21:00Z">
              <w:r w:rsidRPr="00B32B9A">
                <w:rPr>
                  <w:rFonts w:ascii="Times New Roman" w:eastAsia="等线" w:hAnsi="Times New Roman" w:cs="Times New Roman"/>
                  <w:color w:val="000000" w:themeColor="text1"/>
                  <w:sz w:val="18"/>
                  <w:szCs w:val="18"/>
                </w:rPr>
                <w:t xml:space="preserve"> (</w:t>
              </w:r>
            </w:ins>
            <w:ins w:id="4491"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492" w:author="Xuning Wei12232" w:date="2026-10-20T22:21:00Z">
              <w:r w:rsidRPr="00B32B9A">
                <w:rPr>
                  <w:rFonts w:ascii="Times New Roman" w:eastAsia="等线" w:hAnsi="Times New Roman" w:cs="Times New Roman"/>
                  <w:color w:val="000000" w:themeColor="text1"/>
                  <w:sz w:val="18"/>
                  <w:szCs w:val="18"/>
                </w:rPr>
                <w:t>).</w:t>
              </w:r>
            </w:ins>
            <w:ins w:id="4493"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4494" w:author="Xuning Wei12232" w:date="2026-10-20T15:11:00Z">
              <w:r w:rsidRPr="00B32B9A">
                <w:rPr>
                  <w:rFonts w:ascii="Times New Roman" w:eastAsia="等线" w:hAnsi="Times New Roman" w:cs="Times New Roman"/>
                  <w:color w:val="000000" w:themeColor="text1"/>
                  <w:sz w:val="18"/>
                  <w:szCs w:val="18"/>
                </w:rPr>
                <w:br/>
              </w:r>
            </w:del>
            <w:del w:id="4495" w:author="Xuning Wei12232" w:date="2026-10-20T08:51: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lang w:eastAsia="zh-CN"/>
                </w:rPr>
                <w:br/>
              </w:r>
            </w:del>
            <w:del w:id="4496" w:author="Xuning Wei12232" w:date="2026-10-20T15:11:00Z">
              <w:r w:rsidRPr="00B32B9A">
                <w:rPr>
                  <w:rFonts w:ascii="Times New Roman" w:eastAsia="等线" w:hAnsi="Times New Roman" w:cs="Times New Roman"/>
                  <w:color w:val="000000" w:themeColor="text1"/>
                  <w:sz w:val="18"/>
                  <w:szCs w:val="18"/>
                  <w:lang w:eastAsia="zh-CN"/>
                </w:rPr>
                <w:delText xml:space="preserve">4. </w:delText>
              </w:r>
            </w:del>
          </w:p>
          <w:p w14:paraId="5151B819" w14:textId="4D04572C" w:rsidR="00652DEA" w:rsidRPr="00B32B9A" w:rsidRDefault="00C15CB5">
            <w:pPr>
              <w:pStyle w:val="aff2"/>
              <w:widowControl w:val="0"/>
              <w:numPr>
                <w:ilvl w:val="0"/>
                <w:numId w:val="59"/>
              </w:numPr>
              <w:spacing w:beforeLines="50" w:before="120" w:afterLines="50" w:after="120"/>
              <w:jc w:val="both"/>
              <w:rPr>
                <w:ins w:id="4497" w:author="Xuning Wei12232" w:date="2026-10-20T15:11:00Z"/>
                <w:rFonts w:ascii="Times New Roman" w:eastAsia="仿宋_GB2312" w:hAnsi="Times New Roman" w:cs="Times New Roman"/>
                <w:color w:val="000000" w:themeColor="text1"/>
                <w:sz w:val="18"/>
                <w:szCs w:val="18"/>
                <w:rPrChange w:id="4498" w:author="Xuning Wei12232" w:date="2026-10-24T11:11:00Z">
                  <w:rPr>
                    <w:ins w:id="4499" w:author="Xuning Wei12232" w:date="2026-10-20T15:11:00Z"/>
                    <w:rFonts w:ascii="Times New Roman" w:eastAsia="等线" w:hAnsi="Times New Roman" w:cs="Times New Roman"/>
                    <w:color w:val="000000" w:themeColor="text1"/>
                    <w:sz w:val="18"/>
                    <w:szCs w:val="18"/>
                  </w:rPr>
                </w:rPrChange>
              </w:rPr>
              <w:pPrChange w:id="4500"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50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ins w:id="4502" w:author="Xuning Wei12232" w:date="2026-10-20T08:13:00Z">
              <w:r w:rsidRPr="00B32B9A">
                <w:rPr>
                  <w:rFonts w:ascii="Times New Roman" w:eastAsia="等线" w:hAnsi="Times New Roman" w:cs="Times New Roman"/>
                  <w:color w:val="000000" w:themeColor="text1"/>
                  <w:sz w:val="18"/>
                  <w:szCs w:val="18"/>
                </w:rPr>
                <w:t>OxymaPure (2.0</w:t>
              </w:r>
            </w:ins>
            <w:ins w:id="4503" w:author="Xuning Wei12232" w:date="2026-10-22T10:28:00Z">
              <w:r w:rsidRPr="00B32B9A">
                <w:rPr>
                  <w:rFonts w:ascii="Times New Roman" w:eastAsia="等线" w:hAnsi="Times New Roman" w:cs="Times New Roman"/>
                  <w:color w:val="000000" w:themeColor="text1"/>
                  <w:sz w:val="18"/>
                  <w:szCs w:val="18"/>
                </w:rPr>
                <w:t>0</w:t>
              </w:r>
            </w:ins>
            <w:ins w:id="4504" w:author="Xuning Wei12232" w:date="2026-10-20T08:13: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rPr>
              <w:t xml:space="preserve"> at </w:t>
            </w:r>
            <w:del w:id="4505"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506"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50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ins w:id="4508" w:author="Xuning Wei12232" w:date="2026-10-20T21:13:00Z">
              <w:r w:rsidRPr="00B32B9A">
                <w:rPr>
                  <w:rFonts w:ascii="Times New Roman" w:eastAsia="等线" w:hAnsi="Times New Roman" w:cs="Times New Roman"/>
                  <w:color w:val="000000" w:themeColor="text1"/>
                  <w:sz w:val="18"/>
                  <w:szCs w:val="18"/>
                  <w:rPrChange w:id="4509" w:author="Xuning Wei12232" w:date="2026-10-24T11:11:00Z">
                    <w:rPr>
                      <w:rFonts w:ascii="Times New Roman" w:eastAsia="等线" w:hAnsi="Times New Roman" w:cs="Times New Roman"/>
                      <w:color w:val="000000" w:themeColor="text1"/>
                      <w:sz w:val="18"/>
                      <w:szCs w:val="18"/>
                      <w:highlight w:val="cyan"/>
                    </w:rPr>
                  </w:rPrChange>
                </w:rPr>
                <w:t>DMF (2.0 V, 1.9</w:t>
              </w:r>
            </w:ins>
            <w:ins w:id="4510" w:author="Xuning Wei12232" w:date="2026-10-23T16:07:00Z">
              <w:r w:rsidRPr="00B32B9A">
                <w:rPr>
                  <w:rFonts w:ascii="Times New Roman" w:eastAsia="等线" w:hAnsi="Times New Roman" w:cs="Times New Roman"/>
                  <w:color w:val="000000" w:themeColor="text1"/>
                  <w:sz w:val="18"/>
                  <w:szCs w:val="18"/>
                  <w:rPrChange w:id="4511" w:author="Xuning Wei12232" w:date="2026-10-24T11:11:00Z">
                    <w:rPr>
                      <w:rFonts w:ascii="Times New Roman" w:eastAsia="等线" w:hAnsi="Times New Roman" w:cs="Times New Roman"/>
                      <w:color w:val="000000" w:themeColor="text1"/>
                      <w:sz w:val="18"/>
                      <w:szCs w:val="18"/>
                      <w:highlight w:val="cyan"/>
                    </w:rPr>
                  </w:rPrChange>
                </w:rPr>
                <w:t>0</w:t>
              </w:r>
            </w:ins>
            <w:ins w:id="4512" w:author="Xuning Wei12232" w:date="2026-10-20T21:13:00Z">
              <w:r w:rsidRPr="00B32B9A">
                <w:rPr>
                  <w:rFonts w:ascii="Times New Roman" w:eastAsia="等线" w:hAnsi="Times New Roman" w:cs="Times New Roman"/>
                  <w:color w:val="000000" w:themeColor="text1"/>
                  <w:sz w:val="18"/>
                  <w:szCs w:val="18"/>
                  <w:rPrChange w:id="4513"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514" w:author="Xuning Wei12232" w:date="2026-10-20T08:13:00Z">
              <w:r w:rsidRPr="00B32B9A">
                <w:rPr>
                  <w:rFonts w:ascii="Times New Roman" w:eastAsia="等线" w:hAnsi="Times New Roman" w:cs="Times New Roman"/>
                  <w:color w:val="000000" w:themeColor="text1"/>
                  <w:sz w:val="18"/>
                  <w:szCs w:val="18"/>
                </w:rPr>
                <w:delText>2.0 V DMF (1.896 kg/kg)</w:delText>
              </w:r>
            </w:del>
            <w:del w:id="4515" w:author="Xuning Wei12232" w:date="2026-10-20T21:13:00Z">
              <w:r w:rsidRPr="00B32B9A">
                <w:rPr>
                  <w:rFonts w:ascii="Times New Roman" w:eastAsia="等线" w:hAnsi="Times New Roman" w:cs="Times New Roman"/>
                  <w:color w:val="000000" w:themeColor="text1"/>
                  <w:sz w:val="18"/>
                  <w:szCs w:val="18"/>
                </w:rPr>
                <w:delText xml:space="preserve">.  </w:delText>
              </w:r>
            </w:del>
            <w:del w:id="4516" w:author="Xuning Wei12232" w:date="2026-10-20T15:11:00Z">
              <w:r w:rsidRPr="00B32B9A">
                <w:rPr>
                  <w:rFonts w:ascii="Times New Roman" w:eastAsia="等线" w:hAnsi="Times New Roman" w:cs="Times New Roman"/>
                  <w:color w:val="000000" w:themeColor="text1"/>
                  <w:sz w:val="18"/>
                  <w:szCs w:val="18"/>
                </w:rPr>
                <w:br/>
                <w:delText xml:space="preserve">5. </w:delText>
              </w:r>
            </w:del>
          </w:p>
          <w:p w14:paraId="5C9F631D" w14:textId="68FC33F4" w:rsidR="00652DEA" w:rsidRPr="00B32B9A" w:rsidRDefault="00C15CB5">
            <w:pPr>
              <w:pStyle w:val="aff2"/>
              <w:widowControl w:val="0"/>
              <w:numPr>
                <w:ilvl w:val="0"/>
                <w:numId w:val="59"/>
              </w:numPr>
              <w:spacing w:beforeLines="50" w:before="120" w:afterLines="50" w:after="120"/>
              <w:jc w:val="both"/>
              <w:rPr>
                <w:ins w:id="4517" w:author="Xuning Wei12232" w:date="2026-10-20T15:11:00Z"/>
                <w:rFonts w:ascii="Times New Roman" w:eastAsia="仿宋_GB2312" w:hAnsi="Times New Roman" w:cs="Times New Roman"/>
                <w:color w:val="000000" w:themeColor="text1"/>
                <w:sz w:val="18"/>
                <w:szCs w:val="18"/>
                <w:rPrChange w:id="4518" w:author="Xuning Wei12232" w:date="2026-10-24T11:11:00Z">
                  <w:rPr>
                    <w:ins w:id="4519" w:author="Xuning Wei12232" w:date="2026-10-20T15:11:00Z"/>
                    <w:rFonts w:ascii="Times New Roman" w:eastAsia="等线" w:hAnsi="Times New Roman" w:cs="Times New Roman"/>
                    <w:color w:val="000000" w:themeColor="text1"/>
                    <w:sz w:val="18"/>
                    <w:szCs w:val="18"/>
                  </w:rPr>
                </w:rPrChange>
              </w:rPr>
              <w:pPrChange w:id="4520"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4521" w:author="Xuning Wei12232" w:date="2026-10-20T08:14:00Z">
              <w:r w:rsidRPr="00B32B9A">
                <w:rPr>
                  <w:rFonts w:ascii="Times New Roman" w:eastAsia="等线" w:hAnsi="Times New Roman" w:cs="Times New Roman"/>
                  <w:color w:val="000000" w:themeColor="text1"/>
                  <w:sz w:val="18"/>
                  <w:szCs w:val="18"/>
                </w:rPr>
                <w:delText>2.2 eq. DIC</w:delText>
              </w:r>
            </w:del>
            <w:ins w:id="4522" w:author="Xuning Wei12232" w:date="2026-10-20T08:14:00Z">
              <w:r w:rsidRPr="00B32B9A">
                <w:rPr>
                  <w:rFonts w:ascii="Times New Roman" w:eastAsia="等线" w:hAnsi="Times New Roman" w:cs="Times New Roman"/>
                  <w:color w:val="000000" w:themeColor="text1"/>
                  <w:sz w:val="18"/>
                  <w:szCs w:val="18"/>
                </w:rPr>
                <w:t>DIC (2.2</w:t>
              </w:r>
            </w:ins>
            <w:ins w:id="4523" w:author="Xuning Wei12232" w:date="2026-10-22T10:28:00Z">
              <w:r w:rsidRPr="00B32B9A">
                <w:rPr>
                  <w:rFonts w:ascii="Times New Roman" w:eastAsia="等线" w:hAnsi="Times New Roman" w:cs="Times New Roman"/>
                  <w:color w:val="000000" w:themeColor="text1"/>
                  <w:sz w:val="18"/>
                  <w:szCs w:val="18"/>
                </w:rPr>
                <w:t>0</w:t>
              </w:r>
            </w:ins>
            <w:ins w:id="4524" w:author="Xuning Wei12232" w:date="2026-10-20T08:14: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rPr>
              <w:t xml:space="preserve"> into TJ4S-1213-Sy15-R01. Activate for 20±5 min (target: 20 min) at </w:t>
            </w:r>
            <w:del w:id="4525" w:author="Xuning Wei12232" w:date="2026-10-20T14:33:00Z">
              <w:r w:rsidRPr="00B32B9A">
                <w:rPr>
                  <w:rFonts w:ascii="Times New Roman" w:eastAsia="等线" w:hAnsi="Times New Roman" w:cs="Times New Roman"/>
                  <w:color w:val="000000" w:themeColor="text1"/>
                  <w:sz w:val="18"/>
                  <w:szCs w:val="18"/>
                  <w:lang w:eastAsia="zh-CN"/>
                </w:rPr>
                <w:delText>20 ± 5 °C</w:delText>
              </w:r>
            </w:del>
            <w:r w:rsidR="00895007">
              <w:rPr>
                <w:rFonts w:ascii="Times New Roman" w:eastAsia="等线" w:hAnsi="Times New Roman" w:cs="Times New Roman"/>
                <w:color w:val="000000" w:themeColor="text1"/>
                <w:sz w:val="18"/>
                <w:szCs w:val="18"/>
                <w:lang w:eastAsia="zh-CN"/>
              </w:rPr>
              <w:t>20 ± 5 °C</w:t>
            </w:r>
            <w:r w:rsidRPr="00B32B9A">
              <w:rPr>
                <w:rFonts w:ascii="Times New Roman" w:eastAsia="等线" w:hAnsi="Times New Roman" w:cs="Times New Roman"/>
                <w:color w:val="000000" w:themeColor="text1"/>
                <w:sz w:val="18"/>
                <w:szCs w:val="18"/>
                <w:lang w:eastAsia="zh-CN"/>
              </w:rPr>
              <w:t xml:space="preserve"> (</w:t>
            </w:r>
            <w:del w:id="4526" w:author="Xuning Wei12232" w:date="2026-10-24T10:48:00Z">
              <w:r w:rsidRPr="00B32B9A">
                <w:rPr>
                  <w:rFonts w:ascii="Times New Roman" w:eastAsia="等线" w:hAnsi="Times New Roman" w:cs="Times New Roman"/>
                  <w:color w:val="000000" w:themeColor="text1"/>
                  <w:sz w:val="18"/>
                  <w:szCs w:val="18"/>
                  <w:lang w:eastAsia="zh-CN"/>
                </w:rPr>
                <w:delText>target: 20 °C</w:delText>
              </w:r>
            </w:del>
            <w:ins w:id="452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4528" w:author="Xuning Wei12232" w:date="2026-10-20T15:11:00Z">
              <w:r w:rsidRPr="00B32B9A">
                <w:rPr>
                  <w:rFonts w:ascii="Times New Roman" w:eastAsia="等线" w:hAnsi="Times New Roman" w:cs="Times New Roman"/>
                  <w:color w:val="000000" w:themeColor="text1"/>
                  <w:sz w:val="18"/>
                  <w:szCs w:val="18"/>
                </w:rPr>
                <w:br/>
                <w:delText xml:space="preserve">6. </w:delText>
              </w:r>
            </w:del>
          </w:p>
          <w:p w14:paraId="1135844E" w14:textId="6EAED571" w:rsidR="00652DEA" w:rsidRPr="00B32B9A" w:rsidRDefault="00C15CB5">
            <w:pPr>
              <w:pStyle w:val="aff2"/>
              <w:widowControl w:val="0"/>
              <w:numPr>
                <w:ilvl w:val="0"/>
                <w:numId w:val="59"/>
              </w:numPr>
              <w:spacing w:beforeLines="50" w:before="120" w:afterLines="50" w:after="120"/>
              <w:jc w:val="both"/>
              <w:rPr>
                <w:ins w:id="4529" w:author="Xuning Wei12232" w:date="2026-10-20T15:11:00Z"/>
                <w:rFonts w:ascii="Times New Roman" w:eastAsia="仿宋_GB2312" w:hAnsi="Times New Roman" w:cs="Times New Roman"/>
                <w:color w:val="000000" w:themeColor="text1"/>
                <w:sz w:val="18"/>
                <w:szCs w:val="18"/>
                <w:rPrChange w:id="4530" w:author="Xuning Wei12232" w:date="2026-10-24T11:11:00Z">
                  <w:rPr>
                    <w:ins w:id="4531" w:author="Xuning Wei12232" w:date="2026-10-20T15:11:00Z"/>
                    <w:rFonts w:ascii="Times New Roman" w:eastAsia="等线" w:hAnsi="Times New Roman" w:cs="Times New Roman"/>
                    <w:color w:val="000000" w:themeColor="text1"/>
                    <w:sz w:val="18"/>
                    <w:szCs w:val="18"/>
                  </w:rPr>
                </w:rPrChange>
              </w:rPr>
              <w:pPrChange w:id="4532" w:author="Xuning Wei12232" w:date="2026-10-20T15:11: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533"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534" w:author="Xuning Wei12232" w:date="2026-10-20T08:47:00Z">
              <w:r w:rsidRPr="36F45B6D">
                <w:rPr>
                  <w:rFonts w:ascii="Times New Roman" w:eastAsia="等线" w:hAnsi="Times New Roman" w:cs="Times New Roman"/>
                  <w:color w:val="000000" w:themeColor="text1"/>
                  <w:sz w:val="18"/>
                  <w:szCs w:val="18"/>
                  <w:rPrChange w:id="4535"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r w:rsidR="44AD52F4" w:rsidRPr="36F45B6D">
              <w:rPr>
                <w:rFonts w:ascii="Times New Roman" w:eastAsia="等线" w:hAnsi="Times New Roman" w:cs="Times New Roman"/>
                <w:color w:val="000000" w:themeColor="text1"/>
                <w:sz w:val="18"/>
                <w:szCs w:val="18"/>
              </w:rPr>
              <w:t>4</w:t>
            </w:r>
            <w:ins w:id="4536" w:author="Xuning Wei12232" w:date="2026-10-20T08:47:00Z">
              <w:r w:rsidRPr="36F45B6D">
                <w:rPr>
                  <w:rFonts w:ascii="Times New Roman" w:eastAsia="等线" w:hAnsi="Times New Roman" w:cs="Times New Roman"/>
                  <w:color w:val="000000" w:themeColor="text1"/>
                  <w:sz w:val="18"/>
                  <w:szCs w:val="18"/>
                </w:rPr>
                <w:t xml:space="preserve"> kg/kg)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537" w:author="Xuning Wei12232" w:date="2026-10-20T15:11:00Z">
              <w:r w:rsidRPr="36F45B6D" w:rsidDel="00C15CB5">
                <w:rPr>
                  <w:rFonts w:ascii="Times New Roman" w:eastAsia="等线" w:hAnsi="Times New Roman" w:cs="Times New Roman"/>
                  <w:color w:val="000000" w:themeColor="text1"/>
                  <w:sz w:val="18"/>
                  <w:szCs w:val="18"/>
                </w:rPr>
                <w:delText xml:space="preserve">7. </w:delText>
              </w:r>
            </w:del>
          </w:p>
          <w:p w14:paraId="3F9AAA8F" w14:textId="77777777" w:rsidR="00652DEA" w:rsidRPr="00B32B9A" w:rsidRDefault="00C15CB5">
            <w:pPr>
              <w:pStyle w:val="aff2"/>
              <w:widowControl w:val="0"/>
              <w:numPr>
                <w:ilvl w:val="0"/>
                <w:numId w:val="59"/>
              </w:numPr>
              <w:spacing w:beforeLines="50" w:before="120" w:afterLines="50" w:after="120"/>
              <w:jc w:val="both"/>
              <w:rPr>
                <w:rFonts w:ascii="Times New Roman" w:eastAsia="仿宋_GB2312" w:hAnsi="Times New Roman" w:cs="Times New Roman"/>
                <w:color w:val="000000" w:themeColor="text1"/>
                <w:sz w:val="18"/>
                <w:szCs w:val="18"/>
              </w:rPr>
              <w:pPrChange w:id="4538" w:author="Xuning Wei12232" w:date="2026-10-20T15:1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92213B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34F5C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7E599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569392" w14:textId="0EEC1114" w:rsidR="00652DEA" w:rsidRPr="00B32B9A" w:rsidRDefault="00C15CB5">
            <w:pPr>
              <w:pStyle w:val="aff2"/>
              <w:widowControl w:val="0"/>
              <w:numPr>
                <w:ilvl w:val="0"/>
                <w:numId w:val="60"/>
              </w:numPr>
              <w:spacing w:beforeLines="50" w:before="120" w:afterLines="50" w:after="120"/>
              <w:jc w:val="both"/>
              <w:rPr>
                <w:ins w:id="4539" w:author="Xuning Wei12232" w:date="2026-10-20T15:12:00Z"/>
                <w:rFonts w:ascii="Times New Roman" w:eastAsia="等线" w:hAnsi="Times New Roman" w:cs="Times New Roman"/>
                <w:color w:val="000000" w:themeColor="text1"/>
                <w:sz w:val="18"/>
                <w:szCs w:val="18"/>
              </w:rPr>
              <w:pPrChange w:id="4540" w:author="Xuning Wei12232" w:date="2026-10-20T15:12:00Z">
                <w:pPr>
                  <w:widowControl w:val="0"/>
                  <w:spacing w:beforeLines="50" w:before="120" w:afterLines="50" w:after="120"/>
                  <w:contextualSpacing/>
                </w:pPr>
              </w:pPrChange>
            </w:pPr>
            <w:del w:id="4541" w:author="Xuning Wei12232" w:date="2026-10-20T15:12:00Z">
              <w:r w:rsidRPr="00B32B9A">
                <w:rPr>
                  <w:rFonts w:ascii="Times New Roman" w:eastAsia="等线" w:hAnsi="Times New Roman" w:cs="Times New Roman"/>
                  <w:color w:val="000000" w:themeColor="text1"/>
                  <w:sz w:val="18"/>
                  <w:szCs w:val="18"/>
                </w:rPr>
                <w:delText xml:space="preserve">1. </w:delText>
              </w:r>
            </w:del>
            <w:ins w:id="4542"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4543"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544"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4545"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546" w:author="Xuning Wei12232" w:date="2026-10-20T21:34:00Z">
              <w:r w:rsidRPr="00B32B9A">
                <w:rPr>
                  <w:rFonts w:ascii="Times New Roman" w:eastAsia="等线" w:hAnsi="Times New Roman" w:cs="Times New Roman"/>
                  <w:bCs w:val="0"/>
                  <w:color w:val="000000" w:themeColor="text1"/>
                  <w:sz w:val="18"/>
                  <w:szCs w:val="18"/>
                </w:rPr>
                <w:t>)</w:t>
              </w:r>
            </w:ins>
            <w:ins w:id="4547" w:author="Xuning Wei12232" w:date="2026-10-20T08:40:00Z">
              <w:r w:rsidRPr="00B32B9A">
                <w:rPr>
                  <w:rFonts w:ascii="Times New Roman" w:eastAsia="等线" w:hAnsi="Times New Roman" w:cs="Times New Roman"/>
                  <w:color w:val="000000" w:themeColor="text1"/>
                  <w:sz w:val="18"/>
                  <w:szCs w:val="18"/>
                  <w:rPrChange w:id="4548" w:author="Xuning Wei12232" w:date="2026-10-24T11:11:00Z">
                    <w:rPr>
                      <w:color w:val="FF0000"/>
                    </w:rPr>
                  </w:rPrChange>
                </w:rPr>
                <w:t>.</w:t>
              </w:r>
            </w:ins>
            <w:del w:id="4549" w:author="Xuning Wei12232" w:date="2026-10-20T08:40:00Z">
              <w:r w:rsidRPr="00B32B9A">
                <w:rPr>
                  <w:rFonts w:ascii="Times New Roman" w:eastAsia="等线" w:hAnsi="Times New Roman" w:cs="Times New Roman"/>
                  <w:color w:val="000000" w:themeColor="text1"/>
                  <w:sz w:val="18"/>
                  <w:szCs w:val="18"/>
                  <w:rPrChange w:id="4550"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551"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552" w:author="Xuning Wei12232" w:date="2026-10-24T11:11:00Z">
                    <w:rPr/>
                  </w:rPrChange>
                </w:rPr>
                <w:delText xml:space="preserve">. </w:delText>
              </w:r>
            </w:del>
            <w:del w:id="4553" w:author="Xuning Wei12232" w:date="2026-10-20T15:12:00Z">
              <w:r w:rsidRPr="00B32B9A">
                <w:rPr>
                  <w:rFonts w:ascii="Times New Roman" w:eastAsia="等线" w:hAnsi="Times New Roman" w:cs="Times New Roman"/>
                  <w:color w:val="000000" w:themeColor="text1"/>
                  <w:sz w:val="18"/>
                  <w:szCs w:val="18"/>
                  <w:rPrChange w:id="4554" w:author="Xuning Wei12232" w:date="2026-10-24T11:11:00Z">
                    <w:rPr/>
                  </w:rPrChange>
                </w:rPr>
                <w:br/>
                <w:delText xml:space="preserve">2. </w:delText>
              </w:r>
            </w:del>
          </w:p>
          <w:p w14:paraId="3CCBD692" w14:textId="77777777" w:rsidR="00652DEA" w:rsidRPr="00B32B9A" w:rsidRDefault="00C15CB5">
            <w:pPr>
              <w:pStyle w:val="aff2"/>
              <w:widowControl w:val="0"/>
              <w:numPr>
                <w:ilvl w:val="0"/>
                <w:numId w:val="60"/>
              </w:numPr>
              <w:spacing w:beforeLines="50" w:before="120" w:afterLines="50" w:after="120"/>
              <w:jc w:val="both"/>
              <w:rPr>
                <w:ins w:id="4555" w:author="Xuning Wei12232" w:date="2026-10-20T15:12:00Z"/>
                <w:rFonts w:ascii="Times New Roman" w:eastAsia="等线" w:hAnsi="Times New Roman" w:cs="Times New Roman"/>
                <w:color w:val="000000" w:themeColor="text1"/>
                <w:sz w:val="18"/>
                <w:szCs w:val="18"/>
              </w:rPr>
              <w:pPrChange w:id="4556"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557"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558"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559"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 (4</w:t>
            </w:r>
            <w:ins w:id="4560" w:author="Xuning Wei12232" w:date="2026-10-20T13:10:00Z">
              <w:r w:rsidRPr="00B32B9A">
                <w:rPr>
                  <w:rFonts w:ascii="Times New Roman" w:eastAsia="等线" w:hAnsi="Times New Roman" w:cs="Times New Roman"/>
                  <w:color w:val="000000" w:themeColor="text1"/>
                  <w:sz w:val="18"/>
                  <w:szCs w:val="18"/>
                  <w:lang w:eastAsia="zh-CN"/>
                  <w:rPrChange w:id="4561" w:author="Xuning Wei12232" w:date="2026-10-24T11:11:00Z">
                    <w:rPr>
                      <w:lang w:eastAsia="zh-CN"/>
                    </w:rPr>
                  </w:rPrChange>
                </w:rPr>
                <w:t>.5</w:t>
              </w:r>
            </w:ins>
            <w:r w:rsidRPr="00B32B9A">
              <w:rPr>
                <w:rFonts w:ascii="Times New Roman" w:eastAsia="等线" w:hAnsi="Times New Roman" w:cs="Times New Roman"/>
                <w:color w:val="000000" w:themeColor="text1"/>
                <w:sz w:val="18"/>
                <w:szCs w:val="18"/>
                <w:rPrChange w:id="4562" w:author="Xuning Wei12232" w:date="2026-10-24T11:11:00Z">
                  <w:rPr/>
                </w:rPrChange>
              </w:rPr>
              <w:t xml:space="preserve"> h </w:t>
            </w:r>
            <w:ins w:id="4563"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564" w:author="Xuning Wei12232" w:date="2026-10-20T13:10:00Z">
              <w:r w:rsidRPr="00B32B9A">
                <w:rPr>
                  <w:rFonts w:ascii="Times New Roman" w:eastAsia="等线" w:hAnsi="Times New Roman" w:cs="Times New Roman" w:hint="eastAsia"/>
                  <w:color w:val="000000" w:themeColor="text1"/>
                  <w:sz w:val="18"/>
                  <w:szCs w:val="18"/>
                  <w:rPrChange w:id="456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566"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4567" w:author="Xuning Wei12232" w:date="2026-10-24T11:11:00Z">
                  <w:rPr/>
                </w:rPrChange>
              </w:rPr>
              <w:t xml:space="preserve">Coupling time </w:t>
            </w:r>
            <w:ins w:id="4568" w:author="Xuning Wei12232" w:date="2026-10-22T08:06: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4569" w:author="Xuning Wei12232" w:date="2026-10-20T13:10:00Z">
              <w:r w:rsidRPr="00B32B9A">
                <w:rPr>
                  <w:rFonts w:ascii="Times New Roman" w:eastAsia="等线" w:hAnsi="Times New Roman" w:cs="Times New Roman" w:hint="eastAsia"/>
                  <w:color w:val="000000" w:themeColor="text1"/>
                  <w:sz w:val="18"/>
                  <w:szCs w:val="18"/>
                  <w:rPrChange w:id="457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571" w:author="Xuning Wei12232" w:date="2026-10-24T11:11:00Z">
                    <w:rPr/>
                  </w:rPrChange>
                </w:rPr>
                <w:delText xml:space="preserve"> </w:delText>
              </w:r>
            </w:del>
            <w:ins w:id="4572" w:author="Xuning Wei12232" w:date="2026-10-20T13:10:00Z">
              <w:r w:rsidRPr="00B32B9A">
                <w:rPr>
                  <w:rFonts w:ascii="Times New Roman" w:eastAsia="等线" w:hAnsi="Times New Roman" w:cs="Times New Roman"/>
                  <w:color w:val="000000" w:themeColor="text1"/>
                  <w:sz w:val="18"/>
                  <w:szCs w:val="18"/>
                  <w:rPrChange w:id="4573" w:author="Xuning Wei12232" w:date="2026-10-24T11:11:00Z">
                    <w:rPr/>
                  </w:rPrChange>
                </w:rPr>
                <w:t>9.5</w:t>
              </w:r>
            </w:ins>
            <w:del w:id="4574" w:author="Xuning Wei12232" w:date="2026-10-20T13:10:00Z">
              <w:r w:rsidRPr="00B32B9A">
                <w:rPr>
                  <w:rFonts w:ascii="Times New Roman" w:eastAsia="等线" w:hAnsi="Times New Roman" w:cs="Times New Roman"/>
                  <w:color w:val="000000" w:themeColor="text1"/>
                  <w:sz w:val="18"/>
                  <w:szCs w:val="18"/>
                  <w:rPrChange w:id="4575" w:author="Xuning Wei12232" w:date="2026-10-24T11:11:00Z">
                    <w:rPr/>
                  </w:rPrChange>
                </w:rPr>
                <w:delText>10</w:delText>
              </w:r>
            </w:del>
            <w:r w:rsidRPr="00B32B9A">
              <w:rPr>
                <w:rFonts w:ascii="Times New Roman" w:eastAsia="等线" w:hAnsi="Times New Roman" w:cs="Times New Roman"/>
                <w:color w:val="000000" w:themeColor="text1"/>
                <w:sz w:val="18"/>
                <w:szCs w:val="18"/>
                <w:rPrChange w:id="4576" w:author="Xuning Wei12232" w:date="2026-10-24T11:11:00Z">
                  <w:rPr/>
                </w:rPrChange>
              </w:rPr>
              <w:t xml:space="preserve"> h). </w:t>
            </w:r>
            <w:del w:id="4577" w:author="Xuning Wei12232" w:date="2026-10-20T15:12:00Z">
              <w:r w:rsidRPr="00B32B9A">
                <w:rPr>
                  <w:rFonts w:ascii="Times New Roman" w:eastAsia="等线" w:hAnsi="Times New Roman" w:cs="Times New Roman"/>
                  <w:color w:val="000000" w:themeColor="text1"/>
                  <w:sz w:val="18"/>
                  <w:szCs w:val="18"/>
                  <w:rPrChange w:id="4578" w:author="Xuning Wei12232" w:date="2026-10-24T11:11:00Z">
                    <w:rPr/>
                  </w:rPrChange>
                </w:rPr>
                <w:br/>
                <w:delText xml:space="preserve">3. </w:delText>
              </w:r>
            </w:del>
          </w:p>
          <w:p w14:paraId="7FC799B1" w14:textId="77777777" w:rsidR="00652DEA" w:rsidRPr="00B32B9A" w:rsidRDefault="00C15CB5">
            <w:pPr>
              <w:pStyle w:val="aff2"/>
              <w:widowControl w:val="0"/>
              <w:numPr>
                <w:ilvl w:val="0"/>
                <w:numId w:val="60"/>
              </w:numPr>
              <w:spacing w:beforeLines="50" w:before="120" w:afterLines="50" w:after="120"/>
              <w:jc w:val="both"/>
              <w:rPr>
                <w:rFonts w:ascii="Times New Roman" w:eastAsia="等线" w:hAnsi="Times New Roman" w:cs="Times New Roman"/>
                <w:color w:val="000000" w:themeColor="text1"/>
                <w:sz w:val="18"/>
                <w:szCs w:val="18"/>
                <w:rPrChange w:id="4579" w:author="Xuning Wei12232" w:date="2026-10-24T11:11:00Z">
                  <w:rPr/>
                </w:rPrChange>
              </w:rPr>
              <w:pPrChange w:id="4580" w:author="Xuning Wei12232" w:date="2026-10-20T15:1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581" w:author="Xuning Wei12232" w:date="2026-10-24T11:11:00Z">
                  <w:rPr/>
                </w:rPrChange>
              </w:rPr>
              <w:t xml:space="preserve">Stop stirring and turn off the nitrogen. Drain until there is no reaction mixture drip. </w:t>
            </w:r>
          </w:p>
          <w:p w14:paraId="09832F1D"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58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18BE75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4020A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EFB3C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D8FB5C" w14:textId="77777777" w:rsidR="00652DEA" w:rsidRPr="00B32B9A" w:rsidRDefault="00C15CB5">
            <w:pPr>
              <w:pStyle w:val="aff2"/>
              <w:widowControl w:val="0"/>
              <w:numPr>
                <w:ilvl w:val="0"/>
                <w:numId w:val="61"/>
              </w:numPr>
              <w:spacing w:beforeLines="50" w:before="120" w:afterLines="50" w:after="120"/>
              <w:jc w:val="both"/>
              <w:rPr>
                <w:ins w:id="4583" w:author="Xuning Wei12232" w:date="2026-10-20T15:12:00Z"/>
                <w:rFonts w:ascii="Times New Roman" w:eastAsia="仿宋_GB2312" w:hAnsi="Times New Roman" w:cs="Times New Roman"/>
                <w:color w:val="000000" w:themeColor="text1"/>
                <w:sz w:val="18"/>
                <w:szCs w:val="18"/>
              </w:rPr>
              <w:pPrChange w:id="4584" w:author="Xuning Wei12232" w:date="2026-10-20T15:12:00Z">
                <w:pPr>
                  <w:widowControl w:val="0"/>
                  <w:spacing w:beforeLines="50" w:before="120" w:afterLines="50" w:after="120"/>
                  <w:contextualSpacing/>
                </w:pPr>
              </w:pPrChange>
            </w:pPr>
            <w:del w:id="4585" w:author="Xuning Wei12232" w:date="2026-10-20T15:12: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58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587" w:author="Xuning Wei12232" w:date="2026-10-24T11:11:00Z">
                  <w:rPr>
                    <w:lang w:eastAsia="zh-CN"/>
                  </w:rPr>
                </w:rPrChange>
              </w:rPr>
              <w:t xml:space="preserve"> </w:t>
            </w:r>
            <w:ins w:id="4588" w:author="Xuning Wei12232" w:date="2026-10-23T19:53:00Z">
              <w:r w:rsidRPr="00B32B9A">
                <w:rPr>
                  <w:rFonts w:ascii="Times New Roman" w:eastAsia="仿宋_GB2312" w:hAnsi="Times New Roman" w:cs="Times New Roman"/>
                  <w:color w:val="000000" w:themeColor="text1"/>
                  <w:sz w:val="18"/>
                  <w:szCs w:val="18"/>
                  <w:rPrChange w:id="4589"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590"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591" w:author="Xuning Wei12232" w:date="2026-10-20T08:14:00Z">
              <w:r w:rsidRPr="00B32B9A">
                <w:rPr>
                  <w:rFonts w:ascii="Times New Roman" w:eastAsia="仿宋_GB2312" w:hAnsi="Times New Roman" w:cs="Times New Roman"/>
                  <w:color w:val="000000" w:themeColor="text1"/>
                  <w:sz w:val="18"/>
                  <w:szCs w:val="18"/>
                  <w:lang w:eastAsia="zh-CN"/>
                  <w:rPrChange w:id="4592"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4593"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459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59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596" w:author="Xuning Wei12232" w:date="2026-10-24T11:11:00Z">
                  <w:rPr>
                    <w:color w:val="0000FF"/>
                  </w:rPr>
                </w:rPrChange>
              </w:rPr>
              <w:t xml:space="preserve"> cleaning pipeline.</w:t>
            </w:r>
          </w:p>
          <w:p w14:paraId="11B967FD" w14:textId="77777777" w:rsidR="00652DEA" w:rsidRPr="00B32B9A" w:rsidRDefault="00C15CB5">
            <w:pPr>
              <w:pStyle w:val="aff2"/>
              <w:widowControl w:val="0"/>
              <w:numPr>
                <w:ilvl w:val="0"/>
                <w:numId w:val="61"/>
              </w:numPr>
              <w:spacing w:beforeLines="50" w:before="120" w:afterLines="50" w:after="120"/>
              <w:jc w:val="both"/>
              <w:rPr>
                <w:ins w:id="4597" w:author="Xuning Wei12232" w:date="2026-10-20T15:12:00Z"/>
                <w:rFonts w:ascii="Times New Roman" w:eastAsia="仿宋_GB2312" w:hAnsi="Times New Roman" w:cs="Times New Roman"/>
                <w:color w:val="000000" w:themeColor="text1"/>
                <w:sz w:val="18"/>
                <w:szCs w:val="18"/>
              </w:rPr>
              <w:pPrChange w:id="4598" w:author="Xuning Wei12232" w:date="2026-10-20T15:12:00Z">
                <w:pPr>
                  <w:widowControl w:val="0"/>
                  <w:spacing w:beforeLines="50" w:before="120" w:afterLines="50" w:after="120"/>
                  <w:contextualSpacing/>
                </w:pPr>
              </w:pPrChange>
            </w:pPr>
            <w:del w:id="4599" w:author="Xuning Wei12232" w:date="2026-10-20T15:12:00Z">
              <w:r w:rsidRPr="00B32B9A">
                <w:rPr>
                  <w:rFonts w:ascii="Times New Roman" w:eastAsia="仿宋_GB2312" w:hAnsi="Times New Roman" w:cs="Times New Roman"/>
                  <w:color w:val="000000" w:themeColor="text1"/>
                  <w:sz w:val="18"/>
                  <w:szCs w:val="18"/>
                  <w:rPrChange w:id="460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601" w:author="Xuning Wei12232" w:date="2026-10-24T11:11:00Z">
                    <w:rPr/>
                  </w:rPrChange>
                </w:rPr>
                <w:br/>
                <w:delText xml:space="preserve">2. </w:delText>
              </w:r>
            </w:del>
            <w:r w:rsidRPr="00B32B9A">
              <w:rPr>
                <w:rFonts w:ascii="Times New Roman" w:eastAsia="仿宋_GB2312" w:hAnsi="Times New Roman" w:cs="Times New Roman"/>
                <w:color w:val="000000" w:themeColor="text1"/>
                <w:sz w:val="18"/>
                <w:szCs w:val="18"/>
                <w:rPrChange w:id="4602" w:author="Xuning Wei12232" w:date="2026-10-24T11:11:00Z">
                  <w:rPr/>
                </w:rPrChange>
              </w:rPr>
              <w:t>After the liquid is filtered out of the synthesis reactor. Transfer the mixture in activation tank (TJ4S-1213-Sy15-R01) to synthesis reactor (TJ4S-1213-Sy15).</w:t>
            </w:r>
            <w:del w:id="4603" w:author="Xuning Wei12232" w:date="2026-10-20T15:12:00Z">
              <w:r w:rsidRPr="00B32B9A">
                <w:rPr>
                  <w:rFonts w:ascii="Times New Roman" w:eastAsia="仿宋_GB2312" w:hAnsi="Times New Roman" w:cs="Times New Roman"/>
                  <w:color w:val="000000" w:themeColor="text1"/>
                  <w:sz w:val="18"/>
                  <w:szCs w:val="18"/>
                  <w:rPrChange w:id="4604" w:author="Xuning Wei12232" w:date="2026-10-24T11:11:00Z">
                    <w:rPr/>
                  </w:rPrChange>
                </w:rPr>
                <w:br/>
                <w:delText xml:space="preserve">3. </w:delText>
              </w:r>
            </w:del>
          </w:p>
          <w:p w14:paraId="602B10D5" w14:textId="77777777" w:rsidR="00652DEA" w:rsidRPr="00B32B9A" w:rsidRDefault="00C15CB5">
            <w:pPr>
              <w:pStyle w:val="aff2"/>
              <w:widowControl w:val="0"/>
              <w:numPr>
                <w:ilvl w:val="0"/>
                <w:numId w:val="61"/>
              </w:numPr>
              <w:spacing w:beforeLines="50" w:before="120" w:afterLines="50" w:after="120"/>
              <w:jc w:val="both"/>
              <w:rPr>
                <w:rFonts w:ascii="Times New Roman" w:eastAsia="仿宋_GB2312" w:hAnsi="Times New Roman" w:cs="Times New Roman"/>
                <w:color w:val="000000" w:themeColor="text1"/>
                <w:sz w:val="18"/>
                <w:szCs w:val="18"/>
                <w:rPrChange w:id="4605" w:author="Xuning Wei12232" w:date="2026-10-24T11:11:00Z">
                  <w:rPr/>
                </w:rPrChange>
              </w:rPr>
              <w:pPrChange w:id="4606" w:author="Xuning Wei12232" w:date="2026-10-20T15:1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0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60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609" w:author="Xuning Wei12232" w:date="2026-10-24T11:11:00Z">
                  <w:rPr/>
                </w:rPrChange>
              </w:rPr>
              <w:t>. Drain until there is no obvious drip</w:t>
            </w:r>
          </w:p>
          <w:p w14:paraId="6B95B95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61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2DE4AC6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D7B270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DEC5D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C4EF9" w14:textId="77777777" w:rsidR="00652DEA" w:rsidRPr="00B32B9A" w:rsidRDefault="00C15CB5">
            <w:pPr>
              <w:pStyle w:val="aff2"/>
              <w:widowControl w:val="0"/>
              <w:numPr>
                <w:ilvl w:val="0"/>
                <w:numId w:val="62"/>
              </w:numPr>
              <w:spacing w:beforeLines="50" w:before="120" w:afterLines="50" w:after="120"/>
              <w:jc w:val="both"/>
              <w:rPr>
                <w:ins w:id="4611" w:author="Xuning Wei12232" w:date="2026-10-20T15:12:00Z"/>
                <w:rFonts w:ascii="Times New Roman" w:eastAsia="仿宋_GB2312" w:hAnsi="Times New Roman" w:cs="Times New Roman"/>
                <w:color w:val="000000" w:themeColor="text1"/>
                <w:sz w:val="18"/>
                <w:szCs w:val="18"/>
              </w:rPr>
              <w:pPrChange w:id="4612" w:author="Xuning Wei12232" w:date="2026-10-20T15:12:00Z">
                <w:pPr>
                  <w:widowControl w:val="0"/>
                  <w:spacing w:beforeLines="50" w:before="120" w:afterLines="50" w:after="120"/>
                  <w:contextualSpacing/>
                </w:pPr>
              </w:pPrChange>
            </w:pPr>
            <w:del w:id="4613" w:author="Xuning Wei12232" w:date="2026-10-20T15:1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461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61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616" w:author="Xuning Wei12232" w:date="2026-10-24T11:11:00Z">
                  <w:rPr>
                    <w:lang w:eastAsia="zh-CN"/>
                  </w:rPr>
                </w:rPrChange>
              </w:rPr>
              <w:t xml:space="preserve"> </w:t>
            </w:r>
            <w:del w:id="4617" w:author="Xuning Wei12232" w:date="2026-10-20T08:14:00Z">
              <w:r w:rsidRPr="00B32B9A">
                <w:rPr>
                  <w:rFonts w:ascii="Times New Roman" w:eastAsia="仿宋_GB2312" w:hAnsi="Times New Roman" w:cs="Times New Roman"/>
                  <w:bCs w:val="0"/>
                  <w:color w:val="000000" w:themeColor="text1"/>
                  <w:sz w:val="18"/>
                  <w:szCs w:val="18"/>
                  <w:lang w:eastAsia="zh-CN"/>
                  <w:rPrChange w:id="4618" w:author="Xuning Wei12232" w:date="2026-10-24T11:11:00Z">
                    <w:rPr>
                      <w:lang w:eastAsia="zh-CN"/>
                    </w:rPr>
                  </w:rPrChange>
                </w:rPr>
                <w:delText>8.0 V 20 % piperidine in DMF (7.448 kg/kg)</w:delText>
              </w:r>
            </w:del>
            <w:ins w:id="4619" w:author="Xuning Wei12232" w:date="2026-10-20T08:14:00Z">
              <w:r w:rsidRPr="00B32B9A">
                <w:rPr>
                  <w:rFonts w:ascii="Times New Roman" w:eastAsia="仿宋_GB2312" w:hAnsi="Times New Roman" w:cs="Times New Roman"/>
                  <w:bCs w:val="0"/>
                  <w:color w:val="000000" w:themeColor="text1"/>
                  <w:sz w:val="18"/>
                  <w:szCs w:val="18"/>
                  <w:lang w:eastAsia="zh-CN"/>
                  <w:rPrChange w:id="4620" w:author="Xuning Wei12232" w:date="2026-10-24T11:11:00Z">
                    <w:rPr>
                      <w:lang w:eastAsia="zh-CN"/>
                    </w:rPr>
                  </w:rPrChange>
                </w:rPr>
                <w:t>20 % piperidine in</w:t>
              </w:r>
            </w:ins>
            <w:ins w:id="4621" w:author="Xuning Wei12232" w:date="2026-10-20T20:00:00Z">
              <w:r w:rsidRPr="00B32B9A">
                <w:rPr>
                  <w:rFonts w:ascii="Times New Roman" w:eastAsia="仿宋_GB2312" w:hAnsi="Times New Roman" w:cs="Times New Roman"/>
                  <w:bCs w:val="0"/>
                  <w:color w:val="000000" w:themeColor="text1"/>
                  <w:sz w:val="18"/>
                  <w:szCs w:val="18"/>
                  <w:lang w:eastAsia="zh-CN"/>
                  <w:rPrChange w:id="4622"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462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624" w:author="Xuning Wei12232" w:date="2026-10-24T11:11:00Z">
                  <w:rPr/>
                </w:rPrChange>
              </w:rPr>
              <w:t>into</w:t>
            </w:r>
            <w:r w:rsidRPr="00B32B9A">
              <w:rPr>
                <w:rFonts w:ascii="Times New Roman" w:eastAsia="仿宋_GB2312" w:hAnsi="Times New Roman" w:cs="Times New Roman"/>
                <w:b/>
                <w:color w:val="000000" w:themeColor="text1"/>
                <w:sz w:val="18"/>
                <w:szCs w:val="18"/>
                <w:rPrChange w:id="4625"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626" w:author="Xuning Wei12232" w:date="2026-10-24T11:11:00Z">
                  <w:rPr/>
                </w:rPrChange>
              </w:rPr>
              <w:t xml:space="preserve">TJ4S-1213-Sy15. </w:t>
            </w:r>
            <w:del w:id="4627" w:author="Xuning Wei12232" w:date="2026-10-20T15:12:00Z">
              <w:r w:rsidRPr="00B32B9A">
                <w:rPr>
                  <w:rFonts w:ascii="Times New Roman" w:eastAsia="仿宋_GB2312" w:hAnsi="Times New Roman" w:cs="Times New Roman"/>
                  <w:color w:val="000000" w:themeColor="text1"/>
                  <w:sz w:val="18"/>
                  <w:szCs w:val="18"/>
                  <w:rPrChange w:id="4628" w:author="Xuning Wei12232" w:date="2026-10-24T11:11:00Z">
                    <w:rPr/>
                  </w:rPrChange>
                </w:rPr>
                <w:br/>
                <w:delText xml:space="preserve">2. </w:delText>
              </w:r>
            </w:del>
          </w:p>
          <w:p w14:paraId="1B7272CC" w14:textId="77777777" w:rsidR="00652DEA" w:rsidRPr="00B32B9A" w:rsidRDefault="00C15CB5">
            <w:pPr>
              <w:pStyle w:val="aff2"/>
              <w:widowControl w:val="0"/>
              <w:numPr>
                <w:ilvl w:val="0"/>
                <w:numId w:val="62"/>
              </w:numPr>
              <w:spacing w:beforeLines="50" w:before="120" w:afterLines="50" w:after="120"/>
              <w:jc w:val="both"/>
              <w:rPr>
                <w:ins w:id="4629" w:author="Xuning Wei12232" w:date="2026-10-20T15:13:00Z"/>
                <w:rFonts w:ascii="Times New Roman" w:eastAsia="仿宋_GB2312" w:hAnsi="Times New Roman" w:cs="Times New Roman"/>
                <w:color w:val="000000" w:themeColor="text1"/>
                <w:sz w:val="18"/>
                <w:szCs w:val="18"/>
              </w:rPr>
              <w:pPrChange w:id="4630"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31"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63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633" w:author="Xuning Wei12232" w:date="2026-10-24T11:11:00Z">
                  <w:rPr/>
                </w:rPrChange>
              </w:rPr>
              <w:t>.</w:t>
            </w:r>
            <w:del w:id="4634" w:author="Xuning Wei12232" w:date="2026-10-20T15:13:00Z">
              <w:r w:rsidRPr="00B32B9A">
                <w:rPr>
                  <w:rFonts w:ascii="Times New Roman" w:eastAsia="仿宋_GB2312" w:hAnsi="Times New Roman" w:cs="Times New Roman"/>
                  <w:color w:val="000000" w:themeColor="text1"/>
                  <w:sz w:val="18"/>
                  <w:szCs w:val="18"/>
                  <w:rPrChange w:id="4635" w:author="Xuning Wei12232" w:date="2026-10-24T11:11:00Z">
                    <w:rPr/>
                  </w:rPrChange>
                </w:rPr>
                <w:br/>
                <w:delText xml:space="preserve">3. </w:delText>
              </w:r>
            </w:del>
          </w:p>
          <w:p w14:paraId="7BCC854E" w14:textId="39B3293C" w:rsidR="00652DEA" w:rsidRPr="00B32B9A" w:rsidRDefault="00C15CB5">
            <w:pPr>
              <w:pStyle w:val="aff2"/>
              <w:widowControl w:val="0"/>
              <w:numPr>
                <w:ilvl w:val="0"/>
                <w:numId w:val="62"/>
              </w:numPr>
              <w:spacing w:beforeLines="50" w:before="120" w:afterLines="50" w:after="120"/>
              <w:jc w:val="both"/>
              <w:rPr>
                <w:ins w:id="4636" w:author="Xuning Wei12232" w:date="2026-10-20T15:13:00Z"/>
                <w:rFonts w:ascii="Times New Roman" w:eastAsia="仿宋_GB2312" w:hAnsi="Times New Roman" w:cs="Times New Roman"/>
                <w:color w:val="000000" w:themeColor="text1"/>
                <w:sz w:val="18"/>
                <w:szCs w:val="18"/>
              </w:rPr>
              <w:pPrChange w:id="4637"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638"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639" w:author="Xuning Wei12232" w:date="2026-10-24T11:11:00Z">
                  <w:rPr/>
                </w:rPrChange>
              </w:rPr>
              <w:t>djust to</w:t>
            </w:r>
            <w:ins w:id="4640" w:author="Johan Granander" w:date="2026-10-25T12:20:00Z">
              <w:r w:rsidR="009D7D73" w:rsidRPr="00B32B9A">
                <w:rPr>
                  <w:rFonts w:ascii="Times New Roman" w:eastAsia="仿宋_GB2312" w:hAnsi="Times New Roman" w:cs="Times New Roman"/>
                  <w:color w:val="000000" w:themeColor="text1"/>
                  <w:sz w:val="18"/>
                  <w:szCs w:val="18"/>
                </w:rPr>
                <w:t xml:space="preserve"> </w:t>
              </w:r>
            </w:ins>
            <w:r w:rsidR="00B1139B">
              <w:rPr>
                <w:rFonts w:ascii="Times New Roman" w:eastAsia="仿宋_GB2312" w:hAnsi="Times New Roman" w:cs="Times New Roman"/>
                <w:color w:val="000000" w:themeColor="text1"/>
                <w:sz w:val="18"/>
                <w:szCs w:val="18"/>
              </w:rPr>
              <w:t>25 ± 5 °C</w:t>
            </w:r>
            <w:ins w:id="464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642" w:author="Xuning Wei12232" w:date="2026-10-20T20:03:00Z">
              <w:r w:rsidRPr="00B32B9A">
                <w:rPr>
                  <w:rFonts w:ascii="Times New Roman" w:eastAsia="仿宋_GB2312" w:hAnsi="Times New Roman" w:cs="Times New Roman"/>
                  <w:color w:val="000000" w:themeColor="text1"/>
                  <w:sz w:val="18"/>
                  <w:szCs w:val="18"/>
                </w:rPr>
                <w:t>).</w:t>
              </w:r>
            </w:ins>
            <w:del w:id="4643" w:author="Xuning Wei12232" w:date="2026-10-20T20:03:00Z">
              <w:r w:rsidRPr="00B32B9A">
                <w:rPr>
                  <w:rFonts w:ascii="Times New Roman" w:eastAsia="仿宋_GB2312" w:hAnsi="Times New Roman" w:cs="Times New Roman"/>
                  <w:color w:val="000000" w:themeColor="text1"/>
                  <w:sz w:val="18"/>
                  <w:szCs w:val="18"/>
                  <w:rPrChange w:id="4644" w:author="Xuning Wei12232" w:date="2026-10-24T11:11:00Z">
                    <w:rPr/>
                  </w:rPrChange>
                </w:rPr>
                <w:delText xml:space="preserve"> </w:delText>
              </w:r>
            </w:del>
            <w:del w:id="4645" w:author="Xuning Wei12232" w:date="2026-10-20T14:33:00Z">
              <w:r w:rsidRPr="00B32B9A">
                <w:rPr>
                  <w:rFonts w:ascii="Times New Roman" w:eastAsia="仿宋_GB2312" w:hAnsi="Times New Roman" w:cs="Times New Roman"/>
                  <w:color w:val="000000" w:themeColor="text1"/>
                  <w:sz w:val="18"/>
                  <w:szCs w:val="18"/>
                  <w:rPrChange w:id="4646" w:author="Xuning Wei12232" w:date="2026-10-24T11:11:00Z">
                    <w:rPr/>
                  </w:rPrChange>
                </w:rPr>
                <w:delText>25 ± 5 °C</w:delText>
              </w:r>
            </w:del>
            <w:del w:id="4647" w:author="Xuning Wei12232" w:date="2026-10-20T20:03:00Z">
              <w:r w:rsidRPr="00B32B9A">
                <w:rPr>
                  <w:rFonts w:ascii="Times New Roman" w:eastAsia="仿宋_GB2312" w:hAnsi="Times New Roman" w:cs="Times New Roman"/>
                  <w:color w:val="000000" w:themeColor="text1"/>
                  <w:sz w:val="18"/>
                  <w:szCs w:val="18"/>
                  <w:rPrChange w:id="4648"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4649" w:author="Xuning Wei12232" w:date="2026-10-24T11:11:00Z">
                  <w:rPr/>
                </w:rPrChange>
              </w:rPr>
              <w:t xml:space="preserve"> </w:t>
            </w:r>
            <w:del w:id="4650" w:author="Xuning Wei12232" w:date="2026-10-20T21:30:00Z">
              <w:r w:rsidRPr="00B32B9A">
                <w:rPr>
                  <w:rFonts w:ascii="Times New Roman" w:eastAsia="仿宋_GB2312" w:hAnsi="Times New Roman" w:cs="Times New Roman"/>
                  <w:color w:val="000000" w:themeColor="text1"/>
                  <w:sz w:val="18"/>
                  <w:szCs w:val="18"/>
                  <w:rPrChange w:id="4651" w:author="Xuning Wei12232" w:date="2026-10-24T11:11:00Z">
                    <w:rPr/>
                  </w:rPrChange>
                </w:rPr>
                <w:delText>a</w:delText>
              </w:r>
            </w:del>
            <w:ins w:id="4652" w:author="Xuning Wei12232" w:date="2026-10-20T21:30:00Z">
              <w:r w:rsidRPr="00B32B9A">
                <w:rPr>
                  <w:rFonts w:ascii="Times New Roman" w:eastAsia="仿宋_GB2312" w:hAnsi="Times New Roman" w:cs="Times New Roman"/>
                  <w:color w:val="000000" w:themeColor="text1"/>
                  <w:sz w:val="18"/>
                  <w:szCs w:val="18"/>
                </w:rPr>
                <w:t>A</w:t>
              </w:r>
            </w:ins>
            <w:r w:rsidRPr="00B32B9A">
              <w:rPr>
                <w:rFonts w:ascii="Times New Roman" w:eastAsia="仿宋_GB2312" w:hAnsi="Times New Roman" w:cs="Times New Roman"/>
                <w:color w:val="000000" w:themeColor="text1"/>
                <w:sz w:val="18"/>
                <w:szCs w:val="18"/>
                <w:rPrChange w:id="4653" w:author="Xuning Wei12232" w:date="2026-10-24T11:11:00Z">
                  <w:rPr/>
                </w:rPrChange>
              </w:rPr>
              <w:t xml:space="preserve">nd </w:t>
            </w:r>
            <w:r w:rsidR="00B32B9A" w:rsidRPr="00B32B9A">
              <w:rPr>
                <w:rFonts w:ascii="Times New Roman" w:eastAsia="仿宋_GB2312" w:hAnsi="Times New Roman" w:cs="Times New Roman"/>
                <w:color w:val="000000" w:themeColor="text1"/>
                <w:sz w:val="18"/>
                <w:szCs w:val="18"/>
              </w:rPr>
              <w:t>stir for 110 -130 min</w:t>
            </w:r>
            <w:del w:id="4654" w:author="Xuning Wei12232" w:date="2026-10-22T10:26:00Z">
              <w:r w:rsidRPr="00B32B9A">
                <w:rPr>
                  <w:rFonts w:ascii="Times New Roman" w:eastAsia="仿宋_GB2312" w:hAnsi="Times New Roman" w:cs="Times New Roman"/>
                  <w:color w:val="000000" w:themeColor="text1"/>
                  <w:sz w:val="18"/>
                  <w:szCs w:val="18"/>
                  <w:rPrChange w:id="4655"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656"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65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658" w:author="Xuning Wei12232" w:date="2026-10-20T20:03:00Z">
              <w:r w:rsidRPr="00B32B9A">
                <w:rPr>
                  <w:rFonts w:ascii="Times New Roman" w:eastAsia="仿宋_GB2312" w:hAnsi="Times New Roman" w:cs="Times New Roman"/>
                  <w:color w:val="000000" w:themeColor="text1"/>
                  <w:sz w:val="18"/>
                  <w:szCs w:val="18"/>
                </w:rPr>
                <w:t>).</w:t>
              </w:r>
            </w:ins>
            <w:del w:id="4659" w:author="Xuning Wei12232" w:date="2026-10-20T14:33:00Z">
              <w:r w:rsidRPr="00B32B9A">
                <w:rPr>
                  <w:rFonts w:ascii="Times New Roman" w:eastAsia="仿宋_GB2312" w:hAnsi="Times New Roman" w:cs="Times New Roman"/>
                  <w:color w:val="000000" w:themeColor="text1"/>
                  <w:sz w:val="18"/>
                  <w:szCs w:val="18"/>
                  <w:rPrChange w:id="4660" w:author="Xuning Wei12232" w:date="2026-10-24T11:11:00Z">
                    <w:rPr/>
                  </w:rPrChange>
                </w:rPr>
                <w:delText>25 ± 5 °C</w:delText>
              </w:r>
            </w:del>
            <w:del w:id="4661" w:author="Xuning Wei12232" w:date="2026-10-20T20:03:00Z">
              <w:r w:rsidRPr="00B32B9A">
                <w:rPr>
                  <w:rFonts w:ascii="Times New Roman" w:eastAsia="仿宋_GB2312" w:hAnsi="Times New Roman" w:cs="Times New Roman"/>
                  <w:color w:val="000000" w:themeColor="text1"/>
                  <w:sz w:val="18"/>
                  <w:szCs w:val="18"/>
                  <w:rPrChange w:id="4662" w:author="Xuning Wei12232" w:date="2026-10-24T11:11:00Z">
                    <w:rPr/>
                  </w:rPrChange>
                </w:rPr>
                <w:delText xml:space="preserve"> (target: 25 °C)</w:delText>
              </w:r>
            </w:del>
            <w:del w:id="4663" w:author="Xuning Wei12232" w:date="2026-10-20T15:13:00Z">
              <w:r w:rsidRPr="00B32B9A">
                <w:rPr>
                  <w:rFonts w:ascii="Times New Roman" w:eastAsia="仿宋_GB2312" w:hAnsi="Times New Roman" w:cs="Times New Roman"/>
                  <w:color w:val="000000" w:themeColor="text1"/>
                  <w:sz w:val="18"/>
                  <w:szCs w:val="18"/>
                  <w:rPrChange w:id="4664" w:author="Xuning Wei12232" w:date="2026-10-24T11:11:00Z">
                    <w:rPr/>
                  </w:rPrChange>
                </w:rPr>
                <w:br/>
                <w:delText xml:space="preserve">4. </w:delText>
              </w:r>
            </w:del>
          </w:p>
          <w:p w14:paraId="6D442951" w14:textId="77777777" w:rsidR="00652DEA" w:rsidRPr="00B32B9A" w:rsidRDefault="00C15CB5">
            <w:pPr>
              <w:pStyle w:val="aff2"/>
              <w:widowControl w:val="0"/>
              <w:numPr>
                <w:ilvl w:val="0"/>
                <w:numId w:val="62"/>
              </w:numPr>
              <w:spacing w:beforeLines="50" w:before="120" w:afterLines="50" w:after="120"/>
              <w:jc w:val="both"/>
              <w:rPr>
                <w:rFonts w:ascii="Times New Roman" w:eastAsia="仿宋_GB2312" w:hAnsi="Times New Roman" w:cs="Times New Roman"/>
                <w:color w:val="000000" w:themeColor="text1"/>
                <w:sz w:val="18"/>
                <w:szCs w:val="18"/>
                <w:rPrChange w:id="4665" w:author="Xuning Wei12232" w:date="2026-10-24T11:11:00Z">
                  <w:rPr/>
                </w:rPrChange>
              </w:rPr>
              <w:pPrChange w:id="4666"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667" w:author="Xuning Wei12232" w:date="2026-10-24T11:11:00Z">
                  <w:rPr/>
                </w:rPrChange>
              </w:rPr>
              <w:lastRenderedPageBreak/>
              <w:t xml:space="preserve">Stop stirring, turn off the nitrogen. Drain until there is no obvious drip. </w:t>
            </w:r>
          </w:p>
        </w:tc>
      </w:tr>
      <w:tr w:rsidR="00652DEA" w:rsidRPr="00B32B9A" w14:paraId="33CFD34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F904CB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D1F0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6865AD" w14:textId="7201E1D3" w:rsidR="00652DEA" w:rsidRPr="00B32B9A" w:rsidRDefault="00C15CB5">
            <w:pPr>
              <w:pStyle w:val="aff2"/>
              <w:widowControl w:val="0"/>
              <w:numPr>
                <w:ilvl w:val="0"/>
                <w:numId w:val="63"/>
              </w:numPr>
              <w:spacing w:beforeLines="50" w:before="120" w:afterLines="50" w:after="120"/>
              <w:jc w:val="both"/>
              <w:rPr>
                <w:ins w:id="4668" w:author="Xuning Wei12232" w:date="2026-10-20T15:13:00Z"/>
                <w:rFonts w:ascii="Times New Roman" w:eastAsia="仿宋_GB2312" w:hAnsi="Times New Roman" w:cs="Times New Roman"/>
                <w:color w:val="000000" w:themeColor="text1"/>
                <w:sz w:val="18"/>
                <w:szCs w:val="18"/>
              </w:rPr>
              <w:pPrChange w:id="4669" w:author="Xuning Wei12232" w:date="2026-10-20T15:13:00Z">
                <w:pPr>
                  <w:widowControl w:val="0"/>
                  <w:spacing w:beforeLines="50" w:before="120" w:afterLines="50" w:after="120"/>
                  <w:contextualSpacing/>
                </w:pPr>
              </w:pPrChange>
            </w:pPr>
            <w:del w:id="4670"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671"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672"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673" w:author="Xuning Wei12232" w:date="2026-10-24T11:11:00Z">
                  <w:rPr/>
                </w:rPrChange>
              </w:rPr>
              <w:t>5 °C (</w:t>
            </w:r>
            <w:del w:id="4674" w:author="Xuning Wei12232" w:date="2026-10-24T10:48:00Z">
              <w:r w:rsidRPr="00B32B9A">
                <w:rPr>
                  <w:rFonts w:ascii="Times New Roman" w:eastAsia="仿宋_GB2312" w:hAnsi="Times New Roman" w:cs="Times New Roman"/>
                  <w:color w:val="000000" w:themeColor="text1"/>
                  <w:sz w:val="18"/>
                  <w:szCs w:val="18"/>
                  <w:rPrChange w:id="4675" w:author="Xuning Wei12232" w:date="2026-10-24T11:11:00Z">
                    <w:rPr/>
                  </w:rPrChange>
                </w:rPr>
                <w:delText>target: 20 °C</w:delText>
              </w:r>
            </w:del>
            <w:ins w:id="4676"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677" w:author="Xuning Wei12232" w:date="2026-10-24T11:11:00Z">
                  <w:rPr/>
                </w:rPrChange>
              </w:rPr>
              <w:t>).</w:t>
            </w:r>
            <w:del w:id="4678" w:author="Xuning Wei12232" w:date="2026-10-20T15:13:00Z">
              <w:r w:rsidRPr="00B32B9A">
                <w:rPr>
                  <w:rFonts w:ascii="Times New Roman" w:eastAsia="仿宋_GB2312" w:hAnsi="Times New Roman" w:cs="Times New Roman"/>
                  <w:color w:val="000000" w:themeColor="text1"/>
                  <w:sz w:val="18"/>
                  <w:szCs w:val="18"/>
                  <w:rPrChange w:id="4679" w:author="Xuning Wei12232" w:date="2026-10-24T11:11:00Z">
                    <w:rPr/>
                  </w:rPrChange>
                </w:rPr>
                <w:br/>
                <w:delText xml:space="preserve">2. </w:delText>
              </w:r>
            </w:del>
          </w:p>
          <w:p w14:paraId="4DE9A4AF" w14:textId="5D653D83" w:rsidR="00652DEA" w:rsidRPr="00B32B9A" w:rsidRDefault="00C15CB5">
            <w:pPr>
              <w:pStyle w:val="aff2"/>
              <w:widowControl w:val="0"/>
              <w:numPr>
                <w:ilvl w:val="0"/>
                <w:numId w:val="63"/>
              </w:numPr>
              <w:spacing w:beforeLines="50" w:before="120" w:afterLines="50" w:after="120"/>
              <w:jc w:val="both"/>
              <w:rPr>
                <w:ins w:id="4680" w:author="Xuning Wei12232" w:date="2026-10-20T15:13:00Z"/>
                <w:rFonts w:ascii="Times New Roman" w:eastAsia="仿宋_GB2312" w:hAnsi="Times New Roman" w:cs="Times New Roman"/>
                <w:color w:val="000000" w:themeColor="text1"/>
                <w:sz w:val="18"/>
                <w:szCs w:val="18"/>
              </w:rPr>
              <w:pPrChange w:id="4681" w:author="Xuning Wei12232" w:date="2026-10-20T15:13:00Z">
                <w:pPr>
                  <w:widowControl w:val="0"/>
                  <w:spacing w:beforeLines="50" w:before="120" w:afterLines="50" w:after="120"/>
                  <w:contextualSpacing/>
                </w:pPr>
              </w:pPrChange>
            </w:pPr>
            <w:ins w:id="4682" w:author="Xuning Wei12232" w:date="2026-10-23T19:43:00Z">
              <w:r w:rsidRPr="00B32B9A">
                <w:rPr>
                  <w:rFonts w:ascii="Times New Roman" w:eastAsia="仿宋_GB2312" w:hAnsi="Times New Roman" w:cs="Times New Roman"/>
                  <w:color w:val="000000" w:themeColor="text1"/>
                  <w:sz w:val="18"/>
                  <w:szCs w:val="18"/>
                  <w:rPrChange w:id="4683"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468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4685" w:author="Johan Granander" w:date="2026-10-25T12:20:00Z">
              <w:r w:rsidR="009D7D73" w:rsidRPr="00B32B9A">
                <w:rPr>
                  <w:rFonts w:ascii="Times New Roman" w:eastAsia="仿宋_GB2312" w:hAnsi="Times New Roman" w:cs="Times New Roman"/>
                  <w:color w:val="000000" w:themeColor="text1"/>
                  <w:sz w:val="18"/>
                  <w:szCs w:val="18"/>
                  <w:lang w:eastAsia="zh-CN"/>
                </w:rPr>
                <w:t xml:space="preserve"> </w:t>
              </w:r>
            </w:ins>
            <w:ins w:id="4686" w:author="Xuning Wei12232" w:date="2026-10-23T19:43:00Z">
              <w:r w:rsidRPr="00B32B9A">
                <w:rPr>
                  <w:rFonts w:ascii="Times New Roman" w:eastAsia="仿宋_GB2312" w:hAnsi="Times New Roman" w:cs="Times New Roman"/>
                  <w:color w:val="000000" w:themeColor="text1"/>
                  <w:sz w:val="18"/>
                  <w:szCs w:val="18"/>
                  <w:lang w:eastAsia="zh-CN"/>
                  <w:rPrChange w:id="4687"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4688" w:author="Xuning Wei12232" w:date="2026-10-24T11:11:00Z">
                    <w:rPr>
                      <w:rFonts w:ascii="Times New Roman" w:eastAsia="仿宋_GB2312" w:hAnsi="Times New Roman" w:cs="Times New Roman"/>
                      <w:color w:val="FF0000"/>
                      <w:sz w:val="18"/>
                      <w:szCs w:val="18"/>
                      <w:highlight w:val="yellow"/>
                    </w:rPr>
                  </w:rPrChange>
                </w:rPr>
                <w:t>into TJ4S-1213-Sy15</w:t>
              </w:r>
            </w:ins>
            <w:del w:id="4689" w:author="Xuning Wei12232" w:date="2026-10-23T19:43:00Z">
              <w:r w:rsidRPr="00B32B9A">
                <w:rPr>
                  <w:rFonts w:ascii="Times New Roman" w:eastAsia="仿宋_GB2312" w:hAnsi="Times New Roman" w:cs="Times New Roman"/>
                  <w:color w:val="000000" w:themeColor="text1"/>
                  <w:sz w:val="18"/>
                  <w:szCs w:val="18"/>
                  <w:rPrChange w:id="4690"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4691" w:author="Xuning Wei12232" w:date="2026-10-24T11:11:00Z">
                    <w:rPr>
                      <w:lang w:eastAsia="zh-CN"/>
                    </w:rPr>
                  </w:rPrChange>
                </w:rPr>
                <w:delText xml:space="preserve"> </w:delText>
              </w:r>
            </w:del>
            <w:del w:id="4692" w:author="Xuning Wei12232" w:date="2026-10-18T19:02:00Z">
              <w:r w:rsidRPr="00B32B9A">
                <w:rPr>
                  <w:rFonts w:ascii="Times New Roman" w:eastAsia="仿宋_GB2312" w:hAnsi="Times New Roman" w:cs="Times New Roman"/>
                  <w:color w:val="000000" w:themeColor="text1"/>
                  <w:sz w:val="18"/>
                  <w:szCs w:val="18"/>
                  <w:lang w:eastAsia="zh-CN"/>
                  <w:rPrChange w:id="4693" w:author="Xuning Wei12232" w:date="2026-10-24T11:11:00Z">
                    <w:rPr>
                      <w:lang w:eastAsia="zh-CN"/>
                    </w:rPr>
                  </w:rPrChange>
                </w:rPr>
                <w:delText>10.0 V Isopropyl Acetate (8.730 kg/kg)</w:delText>
              </w:r>
            </w:del>
            <w:del w:id="4694" w:author="Xuning Wei12232" w:date="2026-10-20T20:08:00Z">
              <w:r w:rsidRPr="00B32B9A">
                <w:rPr>
                  <w:rFonts w:ascii="Times New Roman" w:eastAsia="仿宋_GB2312" w:hAnsi="Times New Roman" w:cs="Times New Roman"/>
                  <w:color w:val="000000" w:themeColor="text1"/>
                  <w:sz w:val="18"/>
                  <w:szCs w:val="18"/>
                  <w:lang w:eastAsia="zh-CN"/>
                  <w:rPrChange w:id="4695" w:author="Xuning Wei12232" w:date="2026-10-24T11:11:00Z">
                    <w:rPr>
                      <w:lang w:eastAsia="zh-CN"/>
                    </w:rPr>
                  </w:rPrChange>
                </w:rPr>
                <w:delText xml:space="preserve"> </w:delText>
              </w:r>
            </w:del>
            <w:del w:id="4696" w:author="Xuning Wei12232" w:date="2026-10-23T19:43:00Z">
              <w:r w:rsidRPr="00B32B9A">
                <w:rPr>
                  <w:rFonts w:ascii="Times New Roman" w:eastAsia="仿宋_GB2312" w:hAnsi="Times New Roman" w:cs="Times New Roman"/>
                  <w:color w:val="000000" w:themeColor="text1"/>
                  <w:sz w:val="18"/>
                  <w:szCs w:val="18"/>
                  <w:rPrChange w:id="4697"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4698" w:author="Xuning Wei12232" w:date="2026-10-24T11:11:00Z">
                  <w:rPr/>
                </w:rPrChange>
              </w:rPr>
              <w:t xml:space="preserve">. </w:t>
            </w:r>
            <w:del w:id="4699" w:author="Xuning Wei12232" w:date="2026-10-20T15:13:00Z">
              <w:r w:rsidRPr="00B32B9A">
                <w:rPr>
                  <w:rFonts w:ascii="Times New Roman" w:eastAsia="仿宋_GB2312" w:hAnsi="Times New Roman" w:cs="Times New Roman"/>
                  <w:color w:val="000000" w:themeColor="text1"/>
                  <w:sz w:val="18"/>
                  <w:szCs w:val="18"/>
                  <w:rPrChange w:id="4700" w:author="Xuning Wei12232" w:date="2026-10-24T11:11:00Z">
                    <w:rPr/>
                  </w:rPrChange>
                </w:rPr>
                <w:br/>
                <w:delText xml:space="preserve">3. </w:delText>
              </w:r>
            </w:del>
          </w:p>
          <w:p w14:paraId="3623C7FE" w14:textId="77777777" w:rsidR="00652DEA" w:rsidRPr="00B32B9A" w:rsidRDefault="00C15CB5">
            <w:pPr>
              <w:pStyle w:val="aff2"/>
              <w:widowControl w:val="0"/>
              <w:numPr>
                <w:ilvl w:val="0"/>
                <w:numId w:val="63"/>
              </w:numPr>
              <w:spacing w:beforeLines="50" w:before="120" w:afterLines="50" w:after="120"/>
              <w:jc w:val="both"/>
              <w:rPr>
                <w:rFonts w:ascii="Times New Roman" w:eastAsia="仿宋_GB2312" w:hAnsi="Times New Roman" w:cs="Times New Roman"/>
                <w:color w:val="000000" w:themeColor="text1"/>
                <w:sz w:val="18"/>
                <w:szCs w:val="18"/>
                <w:rPrChange w:id="4701" w:author="Xuning Wei12232" w:date="2026-10-24T11:11:00Z">
                  <w:rPr/>
                </w:rPrChange>
              </w:rPr>
              <w:pPrChange w:id="4702"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0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0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05" w:author="Xuning Wei12232" w:date="2026-10-24T11:11:00Z">
                  <w:rPr/>
                </w:rPrChange>
              </w:rPr>
              <w:t>. Drain until there is no obvious drip</w:t>
            </w:r>
          </w:p>
          <w:p w14:paraId="43BCE2A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0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48A9A57D"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971CD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4B2553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D0376C" w14:textId="1A2FA609" w:rsidR="00652DEA" w:rsidRPr="00B32B9A" w:rsidRDefault="00C15CB5">
            <w:pPr>
              <w:pStyle w:val="aff2"/>
              <w:widowControl w:val="0"/>
              <w:numPr>
                <w:ilvl w:val="0"/>
                <w:numId w:val="64"/>
              </w:numPr>
              <w:spacing w:beforeLines="50" w:before="120" w:afterLines="50" w:after="120"/>
              <w:jc w:val="both"/>
              <w:rPr>
                <w:ins w:id="4707" w:author="Xuning Wei12232" w:date="2026-10-20T15:13:00Z"/>
                <w:rFonts w:ascii="Times New Roman" w:eastAsia="仿宋_GB2312" w:hAnsi="Times New Roman" w:cs="Times New Roman"/>
                <w:color w:val="000000" w:themeColor="text1"/>
                <w:sz w:val="18"/>
                <w:szCs w:val="18"/>
              </w:rPr>
              <w:pPrChange w:id="4708" w:author="Xuning Wei12232" w:date="2026-10-20T15:13:00Z">
                <w:pPr>
                  <w:widowControl w:val="0"/>
                  <w:spacing w:beforeLines="50" w:before="120" w:afterLines="50" w:after="120"/>
                  <w:contextualSpacing/>
                </w:pPr>
              </w:pPrChange>
            </w:pPr>
            <w:del w:id="4709" w:author="Xuning Wei12232" w:date="2026-10-20T15:1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4710" w:author="Xuning Wei12232" w:date="2026-10-24T11:11:00Z">
                  <w:rPr/>
                </w:rPrChange>
              </w:rPr>
              <w:t xml:space="preserve">Add </w:t>
            </w:r>
            <w:commentRangeStart w:id="4711"/>
            <w:commentRangeStart w:id="4712"/>
            <w:ins w:id="4713" w:author="Xuning Wei12232" w:date="2026-10-23T19:50:00Z">
              <w:r w:rsidRPr="00B32B9A">
                <w:rPr>
                  <w:rFonts w:ascii="Times New Roman" w:eastAsia="仿宋_GB2312" w:hAnsi="Times New Roman" w:cs="Times New Roman"/>
                  <w:color w:val="000000" w:themeColor="text1"/>
                  <w:sz w:val="18"/>
                  <w:szCs w:val="18"/>
                  <w:rPrChange w:id="4714"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4715" w:author="Xuning Wei12232" w:date="2026-10-23T19:50:00Z">
              <w:r w:rsidRPr="00B32B9A">
                <w:rPr>
                  <w:rFonts w:ascii="Times New Roman" w:eastAsia="仿宋_GB2312" w:hAnsi="Times New Roman" w:cs="Times New Roman"/>
                  <w:color w:val="000000" w:themeColor="text1"/>
                  <w:sz w:val="18"/>
                  <w:szCs w:val="18"/>
                  <w:rPrChange w:id="4716"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Pr>
                <w:rFonts w:ascii="Times New Roman" w:eastAsia="仿宋_GB2312" w:hAnsi="Times New Roman" w:cs="Times New Roman"/>
                <w:color w:val="000000" w:themeColor="text1"/>
                <w:sz w:val="18"/>
                <w:szCs w:val="18"/>
              </w:rPr>
              <w:t>9.48</w:t>
            </w:r>
            <w:ins w:id="4717" w:author="Xuning Wei12232" w:date="2026-10-23T19:50:00Z">
              <w:r w:rsidRPr="00B32B9A">
                <w:rPr>
                  <w:rFonts w:ascii="Times New Roman" w:eastAsia="仿宋_GB2312" w:hAnsi="Times New Roman" w:cs="Times New Roman"/>
                  <w:color w:val="000000" w:themeColor="text1"/>
                  <w:sz w:val="18"/>
                  <w:szCs w:val="18"/>
                  <w:rPrChange w:id="4718" w:author="Xuning Wei12232" w:date="2026-10-24T11:11:00Z">
                    <w:rPr>
                      <w:rFonts w:ascii="Times New Roman" w:eastAsia="仿宋_GB2312" w:hAnsi="Times New Roman" w:cs="Times New Roman"/>
                      <w:color w:val="000000" w:themeColor="text1"/>
                      <w:sz w:val="18"/>
                      <w:szCs w:val="18"/>
                      <w:highlight w:val="yellow"/>
                    </w:rPr>
                  </w:rPrChange>
                </w:rPr>
                <w:t xml:space="preserve"> kg/kg)</w:t>
              </w:r>
            </w:ins>
            <w:commentRangeEnd w:id="4711"/>
            <w:r w:rsidR="00226194" w:rsidRPr="00B32B9A">
              <w:rPr>
                <w:rStyle w:val="affe"/>
                <w:rFonts w:ascii="Times New Roman" w:eastAsia="仿宋_GB2312" w:hAnsi="Times New Roman" w:cs="Times New Roman"/>
                <w:color w:val="000000" w:themeColor="text1"/>
                <w:sz w:val="18"/>
                <w:szCs w:val="18"/>
              </w:rPr>
              <w:commentReference w:id="4711"/>
            </w:r>
            <w:commentRangeEnd w:id="4712"/>
            <w:r w:rsidRPr="00B32B9A">
              <w:rPr>
                <w:rStyle w:val="affe"/>
                <w:rFonts w:ascii="Times New Roman" w:eastAsia="仿宋_GB2312" w:hAnsi="Times New Roman" w:cs="Times New Roman"/>
                <w:color w:val="000000" w:themeColor="text1"/>
                <w:sz w:val="18"/>
                <w:szCs w:val="18"/>
              </w:rPr>
              <w:commentReference w:id="4712"/>
            </w:r>
            <w:ins w:id="4719" w:author="Xuning Wei12232" w:date="2026-10-23T19:50:00Z">
              <w:r w:rsidRPr="00B32B9A">
                <w:rPr>
                  <w:rFonts w:ascii="Times New Roman" w:eastAsia="仿宋_GB2312" w:hAnsi="Times New Roman" w:cs="Times New Roman"/>
                  <w:color w:val="000000" w:themeColor="text1"/>
                  <w:sz w:val="18"/>
                  <w:szCs w:val="18"/>
                </w:rPr>
                <w:t xml:space="preserve"> </w:t>
              </w:r>
            </w:ins>
            <w:del w:id="4720" w:author="Xuning Wei12232" w:date="2026-10-20T08:12:00Z">
              <w:r w:rsidRPr="00B32B9A">
                <w:rPr>
                  <w:rFonts w:ascii="Times New Roman" w:eastAsia="仿宋_GB2312" w:hAnsi="Times New Roman" w:cs="Times New Roman"/>
                  <w:color w:val="000000" w:themeColor="text1"/>
                  <w:sz w:val="18"/>
                  <w:szCs w:val="18"/>
                  <w:rPrChange w:id="4721" w:author="Xuning Wei12232" w:date="2026-10-24T11:11:00Z">
                    <w:rPr/>
                  </w:rPrChange>
                </w:rPr>
                <w:delText>12.0 V DMF (11.376 kg/kg)</w:delText>
              </w:r>
            </w:del>
            <w:del w:id="4722" w:author="Xuning Wei12232" w:date="2026-10-20T15:13:00Z">
              <w:r w:rsidRPr="00B32B9A">
                <w:rPr>
                  <w:rFonts w:ascii="Times New Roman" w:eastAsia="仿宋_GB2312" w:hAnsi="Times New Roman" w:cs="Times New Roman"/>
                  <w:color w:val="000000" w:themeColor="text1"/>
                  <w:sz w:val="18"/>
                  <w:szCs w:val="18"/>
                  <w:rPrChange w:id="472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724" w:author="Xuning Wei12232" w:date="2026-10-24T11:11:00Z">
                  <w:rPr/>
                </w:rPrChange>
              </w:rPr>
              <w:t xml:space="preserve">into TJ4S-1213-Sy15. </w:t>
            </w:r>
            <w:del w:id="4725" w:author="Xuning Wei12232" w:date="2026-10-20T15:13:00Z">
              <w:r w:rsidRPr="00B32B9A">
                <w:rPr>
                  <w:rFonts w:ascii="Times New Roman" w:eastAsia="仿宋_GB2312" w:hAnsi="Times New Roman" w:cs="Times New Roman"/>
                  <w:color w:val="000000" w:themeColor="text1"/>
                  <w:sz w:val="18"/>
                  <w:szCs w:val="18"/>
                  <w:rPrChange w:id="4726" w:author="Xuning Wei12232" w:date="2026-10-24T11:11:00Z">
                    <w:rPr/>
                  </w:rPrChange>
                </w:rPr>
                <w:br/>
                <w:delText xml:space="preserve">2. </w:delText>
              </w:r>
            </w:del>
          </w:p>
          <w:p w14:paraId="40D3D56F" w14:textId="77777777" w:rsidR="00652DEA" w:rsidRPr="00B32B9A" w:rsidRDefault="00C15CB5">
            <w:pPr>
              <w:pStyle w:val="aff2"/>
              <w:widowControl w:val="0"/>
              <w:numPr>
                <w:ilvl w:val="0"/>
                <w:numId w:val="64"/>
              </w:numPr>
              <w:spacing w:beforeLines="50" w:before="120" w:afterLines="50" w:after="120"/>
              <w:jc w:val="both"/>
              <w:rPr>
                <w:rFonts w:ascii="Times New Roman" w:eastAsia="仿宋_GB2312" w:hAnsi="Times New Roman" w:cs="Times New Roman"/>
                <w:color w:val="000000" w:themeColor="text1"/>
                <w:sz w:val="18"/>
                <w:szCs w:val="18"/>
                <w:rPrChange w:id="4727" w:author="Xuning Wei12232" w:date="2026-10-24T11:11:00Z">
                  <w:rPr/>
                </w:rPrChange>
              </w:rPr>
              <w:pPrChange w:id="4728" w:author="Xuning Wei12232" w:date="2026-10-20T15: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72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73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731" w:author="Xuning Wei12232" w:date="2026-10-24T11:11:00Z">
                  <w:rPr/>
                </w:rPrChange>
              </w:rPr>
              <w:t xml:space="preserve">. Drain until there is no obvious drip </w:t>
            </w:r>
          </w:p>
          <w:p w14:paraId="62C99CE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73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4A0B4E0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1F701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01B79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Fmoc-L-Val-OH </w:t>
            </w:r>
          </w:p>
          <w:p w14:paraId="76B4411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F121E" w14:textId="77777777" w:rsidR="00652DEA" w:rsidRPr="00B32B9A" w:rsidRDefault="00C15CB5">
            <w:pPr>
              <w:pStyle w:val="aff2"/>
              <w:widowControl w:val="0"/>
              <w:numPr>
                <w:ilvl w:val="0"/>
                <w:numId w:val="65"/>
              </w:numPr>
              <w:spacing w:beforeLines="50" w:before="120" w:afterLines="50" w:after="120"/>
              <w:jc w:val="both"/>
              <w:rPr>
                <w:ins w:id="4733" w:author="Xuning Wei12232" w:date="2026-10-20T15:13:00Z"/>
                <w:rFonts w:ascii="Times New Roman" w:eastAsia="仿宋_GB2312" w:hAnsi="Times New Roman" w:cs="Times New Roman"/>
                <w:color w:val="000000" w:themeColor="text1"/>
                <w:sz w:val="18"/>
                <w:szCs w:val="18"/>
                <w:lang w:eastAsia="zh-CN"/>
                <w:rPrChange w:id="4734" w:author="Xuning Wei12232" w:date="2026-10-24T11:11:00Z">
                  <w:rPr>
                    <w:ins w:id="4735" w:author="Xuning Wei12232" w:date="2026-10-20T15:13:00Z"/>
                    <w:rFonts w:ascii="Times New Roman" w:eastAsia="等线" w:hAnsi="Times New Roman" w:cs="Times New Roman"/>
                    <w:color w:val="000000" w:themeColor="text1"/>
                    <w:sz w:val="18"/>
                    <w:szCs w:val="18"/>
                    <w:lang w:eastAsia="zh-CN"/>
                  </w:rPr>
                </w:rPrChange>
              </w:rPr>
              <w:pPrChange w:id="4736" w:author="Xuning Wei12232" w:date="2026-10-20T15:13:00Z">
                <w:pPr>
                  <w:widowControl w:val="0"/>
                  <w:spacing w:beforeLines="50" w:before="120" w:afterLines="50" w:after="120"/>
                  <w:contextualSpacing/>
                </w:pPr>
              </w:pPrChange>
            </w:pPr>
            <w:del w:id="4737" w:author="Xuning Wei12232" w:date="2026-10-20T15:13: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4738" w:author="Xuning Wei12232" w:date="2026-10-24T11:11:00Z">
                  <w:rPr/>
                </w:rPrChange>
              </w:rPr>
              <w:t xml:space="preserve">Add </w:t>
            </w:r>
            <w:ins w:id="4739" w:author="Xuning Wei12232" w:date="2026-10-20T21:15:00Z">
              <w:r w:rsidRPr="00B32B9A">
                <w:rPr>
                  <w:rFonts w:ascii="Times New Roman" w:eastAsia="等线" w:hAnsi="Times New Roman" w:cs="Times New Roman"/>
                  <w:color w:val="000000" w:themeColor="text1"/>
                  <w:sz w:val="18"/>
                  <w:szCs w:val="18"/>
                  <w:lang w:eastAsia="zh-CN"/>
                  <w:rPrChange w:id="474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741" w:author="Xuning Wei12232" w:date="2026-10-20T08:15:00Z">
              <w:r w:rsidRPr="00B32B9A">
                <w:rPr>
                  <w:rFonts w:ascii="Times New Roman" w:eastAsia="等线" w:hAnsi="Times New Roman" w:cs="Times New Roman"/>
                  <w:color w:val="000000" w:themeColor="text1"/>
                  <w:sz w:val="18"/>
                  <w:szCs w:val="18"/>
                  <w:lang w:eastAsia="zh-CN"/>
                  <w:rPrChange w:id="4742"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4743" w:author="Xuning Wei12232" w:date="2026-10-24T11:11:00Z">
                    <w:rPr/>
                  </w:rPrChange>
                </w:rPr>
                <w:delText xml:space="preserve"> </w:delText>
              </w:r>
            </w:del>
            <w:ins w:id="4744" w:author="Xuning Wei12232" w:date="2026-10-20T08:15:00Z">
              <w:r w:rsidRPr="00B32B9A">
                <w:rPr>
                  <w:rFonts w:ascii="Times New Roman" w:eastAsia="等线" w:hAnsi="Times New Roman" w:cs="Times New Roman"/>
                  <w:color w:val="000000" w:themeColor="text1"/>
                  <w:sz w:val="18"/>
                  <w:szCs w:val="18"/>
                  <w:lang w:eastAsia="zh-CN"/>
                  <w:rPrChange w:id="4745"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4746"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4747"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4748"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4749"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4750"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4751" w:author="Xuning Wei12232" w:date="2026-10-24T11:11:00Z">
                  <w:rPr/>
                </w:rPrChange>
              </w:rPr>
              <w:t xml:space="preserve">. </w:t>
            </w:r>
            <w:del w:id="4752" w:author="Xuning Wei12232" w:date="2026-10-20T15:13:00Z">
              <w:r w:rsidRPr="00B32B9A">
                <w:rPr>
                  <w:rFonts w:ascii="Times New Roman" w:eastAsia="等线" w:hAnsi="Times New Roman" w:cs="Times New Roman"/>
                  <w:color w:val="000000" w:themeColor="text1"/>
                  <w:sz w:val="18"/>
                  <w:szCs w:val="18"/>
                  <w:rPrChange w:id="4753" w:author="Xuning Wei12232" w:date="2026-10-24T11:11:00Z">
                    <w:rPr/>
                  </w:rPrChange>
                </w:rPr>
                <w:br/>
              </w:r>
            </w:del>
          </w:p>
          <w:p w14:paraId="1D4449BC" w14:textId="0059D7C3" w:rsidR="00652DEA" w:rsidRPr="00B32B9A" w:rsidRDefault="00C15CB5">
            <w:pPr>
              <w:pStyle w:val="aff2"/>
              <w:widowControl w:val="0"/>
              <w:numPr>
                <w:ilvl w:val="0"/>
                <w:numId w:val="65"/>
              </w:numPr>
              <w:spacing w:beforeLines="50" w:before="120" w:afterLines="50" w:after="120"/>
              <w:jc w:val="both"/>
              <w:rPr>
                <w:ins w:id="4754" w:author="Xuning Wei12232" w:date="2026-10-20T21:16:00Z"/>
                <w:rFonts w:ascii="Times New Roman" w:eastAsia="仿宋_GB2312" w:hAnsi="Times New Roman" w:cs="Times New Roman"/>
                <w:color w:val="000000" w:themeColor="text1"/>
                <w:sz w:val="18"/>
                <w:szCs w:val="18"/>
                <w:rPrChange w:id="4755" w:author="Xuning Wei12232" w:date="2026-10-24T11:11:00Z">
                  <w:rPr>
                    <w:ins w:id="4756" w:author="Xuning Wei12232" w:date="2026-10-20T21:16:00Z"/>
                    <w:rFonts w:ascii="Times New Roman" w:eastAsia="等线" w:hAnsi="Times New Roman" w:cs="Times New Roman"/>
                    <w:color w:val="000000" w:themeColor="text1"/>
                    <w:sz w:val="18"/>
                    <w:szCs w:val="18"/>
                  </w:rPr>
                </w:rPrChange>
              </w:rPr>
              <w:pPrChange w:id="4757" w:author="Xuning Wei12232" w:date="2026-10-20T15:13:00Z">
                <w:pPr>
                  <w:widowControl w:val="0"/>
                  <w:spacing w:beforeLines="50" w:before="120" w:afterLines="50" w:after="120"/>
                  <w:contextualSpacing/>
                </w:pPr>
              </w:pPrChange>
            </w:pPr>
            <w:ins w:id="4758" w:author="Xuning Wei12232" w:date="2026-10-20T08:50:00Z">
              <w:r w:rsidRPr="00B32B9A">
                <w:rPr>
                  <w:rFonts w:ascii="Times New Roman" w:eastAsia="等线" w:hAnsi="Times New Roman" w:cs="Times New Roman"/>
                  <w:color w:val="000000" w:themeColor="text1"/>
                  <w:sz w:val="18"/>
                  <w:szCs w:val="18"/>
                  <w:lang w:eastAsia="zh-CN"/>
                  <w:rPrChange w:id="4759"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4760" w:author="Xuning Wei12232" w:date="2026-10-24T11:11:00Z">
                    <w:rPr/>
                  </w:rPrChange>
                </w:rPr>
                <w:t xml:space="preserve"> the </w:t>
              </w:r>
            </w:ins>
            <w:ins w:id="4761" w:author="Xuning Wei12232" w:date="2026-10-24T11:09:00Z">
              <w:r w:rsidRPr="00B32B9A">
                <w:rPr>
                  <w:rFonts w:ascii="Times New Roman" w:eastAsia="仿宋_GB2312" w:hAnsi="Times New Roman" w:cs="Times New Roman"/>
                  <w:color w:val="000000" w:themeColor="text1"/>
                  <w:sz w:val="18"/>
                  <w:szCs w:val="18"/>
                  <w:rPrChange w:id="4762" w:author="Xuning Wei12232" w:date="2026-10-24T11:11:00Z">
                    <w:rPr>
                      <w:rFonts w:ascii="Times New Roman" w:eastAsia="仿宋_GB2312" w:hAnsi="Times New Roman" w:cs="Times New Roman"/>
                      <w:color w:val="FF0000"/>
                      <w:sz w:val="18"/>
                      <w:szCs w:val="18"/>
                      <w:highlight w:val="green"/>
                    </w:rPr>
                  </w:rPrChange>
                </w:rPr>
                <w:t>jacket temperature</w:t>
              </w:r>
            </w:ins>
            <w:ins w:id="4763" w:author="Xuning Wei12232" w:date="2026-10-20T08:50:00Z">
              <w:r w:rsidRPr="00B32B9A">
                <w:rPr>
                  <w:rFonts w:ascii="Times New Roman" w:eastAsia="等线" w:hAnsi="Times New Roman" w:cs="Times New Roman"/>
                  <w:bCs w:val="0"/>
                  <w:color w:val="000000" w:themeColor="text1"/>
                  <w:sz w:val="18"/>
                  <w:szCs w:val="18"/>
                  <w:rPrChange w:id="4764" w:author="Xuning Wei12232" w:date="2026-10-24T11:11:00Z">
                    <w:rPr/>
                  </w:rPrChange>
                </w:rPr>
                <w:t xml:space="preserve"> </w:t>
              </w:r>
            </w:ins>
            <w:ins w:id="4765" w:author="Xuning Wei12232" w:date="2026-10-20T21:16:00Z">
              <w:r w:rsidRPr="00B32B9A">
                <w:rPr>
                  <w:rFonts w:ascii="Times New Roman" w:eastAsia="等线" w:hAnsi="Times New Roman" w:cs="Times New Roman" w:hint="eastAsia"/>
                  <w:bCs w:val="0"/>
                  <w:color w:val="000000" w:themeColor="text1"/>
                  <w:sz w:val="18"/>
                  <w:szCs w:val="18"/>
                  <w:lang w:eastAsia="zh-CN"/>
                </w:rPr>
                <w:t>t</w:t>
              </w:r>
              <w:r w:rsidRPr="00B32B9A">
                <w:rPr>
                  <w:rFonts w:ascii="Times New Roman" w:eastAsia="等线" w:hAnsi="Times New Roman" w:cs="Times New Roman"/>
                  <w:bCs w:val="0"/>
                  <w:color w:val="000000" w:themeColor="text1"/>
                  <w:sz w:val="18"/>
                  <w:szCs w:val="18"/>
                  <w:lang w:eastAsia="zh-CN"/>
                </w:rPr>
                <w:t xml:space="preserve">o </w:t>
              </w:r>
            </w:ins>
            <w:r w:rsidR="00895007">
              <w:rPr>
                <w:rFonts w:ascii="Times New Roman" w:eastAsia="等线" w:hAnsi="Times New Roman" w:cs="Times New Roman"/>
                <w:bCs w:val="0"/>
                <w:color w:val="000000" w:themeColor="text1"/>
                <w:sz w:val="18"/>
                <w:szCs w:val="18"/>
                <w:lang w:eastAsia="zh-CN"/>
              </w:rPr>
              <w:t>20 ± 5 °C</w:t>
            </w:r>
            <w:ins w:id="4766" w:author="Xuning Wei12232" w:date="2026-10-20T21:16:00Z">
              <w:r w:rsidRPr="00B32B9A">
                <w:rPr>
                  <w:rFonts w:ascii="Times New Roman" w:eastAsia="等线" w:hAnsi="Times New Roman" w:cs="Times New Roman"/>
                  <w:bCs w:val="0"/>
                  <w:color w:val="000000" w:themeColor="text1"/>
                  <w:sz w:val="18"/>
                  <w:szCs w:val="18"/>
                  <w:lang w:eastAsia="zh-CN"/>
                </w:rPr>
                <w:t xml:space="preserve"> (</w:t>
              </w:r>
            </w:ins>
            <w:ins w:id="4767"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4768" w:author="Xuning Wei12232" w:date="2026-10-20T21:16: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769" w:author="Xuning Wei12232" w:date="2026-10-20T08:50:00Z">
              <w:r w:rsidRPr="00B32B9A">
                <w:rPr>
                  <w:rFonts w:ascii="Times New Roman" w:eastAsia="等线" w:hAnsi="Times New Roman" w:cs="Times New Roman"/>
                  <w:color w:val="000000" w:themeColor="text1"/>
                  <w:sz w:val="18"/>
                  <w:szCs w:val="18"/>
                </w:rPr>
                <w:delText>2</w:delText>
              </w:r>
            </w:del>
            <w:del w:id="4770" w:author="Xuning Wei12232" w:date="2026-10-20T15:13:00Z">
              <w:r w:rsidRPr="00B32B9A">
                <w:rPr>
                  <w:rFonts w:ascii="Times New Roman" w:eastAsia="等线" w:hAnsi="Times New Roman" w:cs="Times New Roman"/>
                  <w:color w:val="000000" w:themeColor="text1"/>
                  <w:sz w:val="18"/>
                  <w:szCs w:val="18"/>
                </w:rPr>
                <w:delText xml:space="preserve">. </w:delText>
              </w:r>
            </w:del>
          </w:p>
          <w:p w14:paraId="6BA7E20E" w14:textId="35E85CDE" w:rsidR="00652DEA" w:rsidRPr="00B32B9A" w:rsidRDefault="00C15CB5">
            <w:pPr>
              <w:pStyle w:val="aff2"/>
              <w:widowControl w:val="0"/>
              <w:numPr>
                <w:ilvl w:val="0"/>
                <w:numId w:val="65"/>
              </w:numPr>
              <w:spacing w:beforeLines="50" w:before="120" w:afterLines="50" w:after="120"/>
              <w:jc w:val="both"/>
              <w:rPr>
                <w:ins w:id="4771" w:author="Xuning Wei12232" w:date="2026-10-20T15:13:00Z"/>
                <w:rFonts w:ascii="Times New Roman" w:eastAsia="仿宋_GB2312" w:hAnsi="Times New Roman" w:cs="Times New Roman"/>
                <w:color w:val="000000" w:themeColor="text1"/>
                <w:sz w:val="18"/>
                <w:szCs w:val="18"/>
                <w:lang w:eastAsia="zh-CN"/>
                <w:rPrChange w:id="4772" w:author="Xuning Wei12232" w:date="2026-10-24T11:11:00Z">
                  <w:rPr>
                    <w:ins w:id="4773" w:author="Xuning Wei12232" w:date="2026-10-20T15:13:00Z"/>
                    <w:rFonts w:ascii="Times New Roman" w:eastAsia="等线" w:hAnsi="Times New Roman" w:cs="Times New Roman"/>
                    <w:color w:val="000000" w:themeColor="text1"/>
                    <w:sz w:val="18"/>
                    <w:szCs w:val="18"/>
                    <w:lang w:eastAsia="zh-CN"/>
                  </w:rPr>
                </w:rPrChange>
              </w:rPr>
              <w:pPrChange w:id="4774"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val="sv-SE"/>
              </w:rPr>
              <w:t>Add</w:t>
            </w:r>
            <w:del w:id="4775" w:author="Xuning Wei12232" w:date="2026-10-20T08:44:00Z">
              <w:r w:rsidRPr="00B32B9A">
                <w:rPr>
                  <w:rFonts w:ascii="Times New Roman" w:eastAsia="等线" w:hAnsi="Times New Roman" w:cs="Times New Roman"/>
                  <w:color w:val="000000" w:themeColor="text1"/>
                  <w:sz w:val="18"/>
                  <w:szCs w:val="18"/>
                  <w:lang w:val="sv-SE"/>
                </w:rPr>
                <w:delText xml:space="preserve"> 2.0 eq.</w:delText>
              </w:r>
              <w:r w:rsidRPr="00B32B9A">
                <w:rPr>
                  <w:rFonts w:ascii="Times New Roman" w:eastAsia="等线" w:hAnsi="Times New Roman" w:cs="Times New Roman"/>
                  <w:color w:val="000000" w:themeColor="text1"/>
                  <w:sz w:val="18"/>
                  <w:szCs w:val="18"/>
                  <w:lang w:val="sv-SE" w:eastAsia="zh-CN"/>
                </w:rPr>
                <w:delText xml:space="preserve"> </w:delText>
              </w:r>
            </w:del>
            <w:ins w:id="4776" w:author="Xuning Wei12232" w:date="2026-10-20T08:44:00Z">
              <w:r w:rsidRPr="00B32B9A">
                <w:rPr>
                  <w:rFonts w:ascii="Times New Roman" w:eastAsia="等线" w:hAnsi="Times New Roman" w:cs="Times New Roman"/>
                  <w:color w:val="000000" w:themeColor="text1"/>
                  <w:sz w:val="18"/>
                  <w:szCs w:val="18"/>
                  <w:lang w:val="sv-SE" w:eastAsia="zh-CN"/>
                </w:rPr>
                <w:t xml:space="preserve"> </w:t>
              </w:r>
            </w:ins>
            <w:r w:rsidRPr="00B32B9A">
              <w:rPr>
                <w:rFonts w:ascii="Times New Roman" w:eastAsia="仿宋_GB2312" w:hAnsi="Times New Roman" w:cs="Times New Roman"/>
                <w:color w:val="000000" w:themeColor="text1"/>
                <w:sz w:val="18"/>
                <w:szCs w:val="18"/>
                <w:lang w:val="sv-SE" w:eastAsia="zh-CN"/>
              </w:rPr>
              <w:t>Fmoc-L-Val-OH</w:t>
            </w:r>
            <w:ins w:id="4777" w:author="Xuning Wei12232" w:date="2026-10-20T08:44:00Z">
              <w:r w:rsidRPr="00B32B9A">
                <w:rPr>
                  <w:rFonts w:ascii="Times New Roman" w:eastAsia="仿宋_GB2312" w:hAnsi="Times New Roman" w:cs="Times New Roman"/>
                  <w:color w:val="000000" w:themeColor="text1"/>
                  <w:sz w:val="18"/>
                  <w:szCs w:val="18"/>
                  <w:lang w:val="sv-SE" w:eastAsia="zh-CN"/>
                </w:rPr>
                <w:t xml:space="preserve"> (</w:t>
              </w:r>
              <w:r w:rsidRPr="00B32B9A">
                <w:rPr>
                  <w:rFonts w:ascii="Times New Roman" w:eastAsia="等线" w:hAnsi="Times New Roman" w:cs="Times New Roman"/>
                  <w:color w:val="000000" w:themeColor="text1"/>
                  <w:sz w:val="18"/>
                  <w:szCs w:val="18"/>
                  <w:lang w:val="sv-SE"/>
                </w:rPr>
                <w:t>2.0</w:t>
              </w:r>
            </w:ins>
            <w:ins w:id="4778" w:author="Xuning Wei12232" w:date="2026-10-22T13:17:00Z">
              <w:r w:rsidRPr="00B32B9A">
                <w:rPr>
                  <w:rFonts w:ascii="Times New Roman" w:eastAsia="等线" w:hAnsi="Times New Roman" w:cs="Times New Roman"/>
                  <w:color w:val="000000" w:themeColor="text1"/>
                  <w:sz w:val="18"/>
                  <w:szCs w:val="18"/>
                  <w:lang w:val="sv-SE"/>
                  <w:rPrChange w:id="4779" w:author="Xuning Wei12232" w:date="2026-10-24T11:11:00Z">
                    <w:rPr>
                      <w:rFonts w:ascii="Times New Roman" w:eastAsia="等线" w:hAnsi="Times New Roman" w:cs="Times New Roman"/>
                      <w:color w:val="000000" w:themeColor="text1"/>
                      <w:sz w:val="18"/>
                      <w:szCs w:val="18"/>
                      <w:highlight w:val="lightGray"/>
                    </w:rPr>
                  </w:rPrChange>
                </w:rPr>
                <w:t>0</w:t>
              </w:r>
            </w:ins>
            <w:ins w:id="4780" w:author="Xuning Wei12232" w:date="2026-10-20T08:44:00Z">
              <w:r w:rsidRPr="00B32B9A">
                <w:rPr>
                  <w:rFonts w:ascii="Times New Roman" w:eastAsia="等线" w:hAnsi="Times New Roman" w:cs="Times New Roman"/>
                  <w:color w:val="000000" w:themeColor="text1"/>
                  <w:sz w:val="18"/>
                  <w:szCs w:val="18"/>
                  <w:lang w:val="sv-SE"/>
                </w:rPr>
                <w:t xml:space="preserve"> eq</w:t>
              </w:r>
              <w:r w:rsidRPr="00B32B9A">
                <w:rPr>
                  <w:rFonts w:ascii="Times New Roman" w:eastAsia="仿宋_GB2312" w:hAnsi="Times New Roman" w:cs="Times New Roman"/>
                  <w:color w:val="000000" w:themeColor="text1"/>
                  <w:sz w:val="18"/>
                  <w:szCs w:val="18"/>
                  <w:lang w:val="sv-SE" w:eastAsia="zh-CN"/>
                </w:rPr>
                <w:t>)</w:t>
              </w:r>
            </w:ins>
            <w:r w:rsidRPr="00B32B9A">
              <w:rPr>
                <w:rFonts w:ascii="Times New Roman" w:eastAsia="等线" w:hAnsi="Times New Roman" w:cs="Times New Roman"/>
                <w:color w:val="000000" w:themeColor="text1"/>
                <w:sz w:val="18"/>
                <w:szCs w:val="18"/>
                <w:lang w:val="sv-SE" w:eastAsia="zh-CN"/>
              </w:rPr>
              <w:t>.</w:t>
            </w:r>
            <w:r w:rsidRPr="00B32B9A">
              <w:rPr>
                <w:rFonts w:ascii="Times New Roman" w:eastAsia="等线" w:hAnsi="Times New Roman" w:cs="Times New Roman"/>
                <w:color w:val="000000" w:themeColor="text1"/>
                <w:sz w:val="18"/>
                <w:szCs w:val="18"/>
                <w:lang w:val="sv-SE"/>
              </w:rPr>
              <w:t xml:space="preserve"> </w:t>
            </w:r>
            <w:del w:id="4781" w:author="Xuning Wei12232" w:date="2026-10-18T22:31:00Z">
              <w:r w:rsidRPr="00B32B9A">
                <w:rPr>
                  <w:rFonts w:ascii="Times New Roman" w:eastAsia="等线" w:hAnsi="Times New Roman" w:cs="Times New Roman"/>
                  <w:color w:val="000000" w:themeColor="text1"/>
                  <w:sz w:val="18"/>
                  <w:szCs w:val="18"/>
                  <w:lang w:val="sv-SE"/>
                </w:rPr>
                <w:delText>Stir at least 15minutes.</w:delText>
              </w:r>
            </w:del>
            <w:ins w:id="4782"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4783" w:author="Xuning Wei12232" w:date="2026-10-20T22:21:00Z">
              <w:r w:rsidRPr="00B32B9A">
                <w:rPr>
                  <w:rFonts w:ascii="Times New Roman" w:eastAsia="等线" w:hAnsi="Times New Roman" w:cs="Times New Roman"/>
                  <w:color w:val="000000" w:themeColor="text1"/>
                  <w:sz w:val="18"/>
                  <w:szCs w:val="18"/>
                </w:rPr>
                <w:t xml:space="preserve"> (</w:t>
              </w:r>
            </w:ins>
            <w:ins w:id="4784"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4785" w:author="Xuning Wei12232" w:date="2026-10-20T22:21:00Z">
              <w:r w:rsidRPr="00B32B9A">
                <w:rPr>
                  <w:rFonts w:ascii="Times New Roman" w:eastAsia="等线" w:hAnsi="Times New Roman" w:cs="Times New Roman"/>
                  <w:color w:val="000000" w:themeColor="text1"/>
                  <w:sz w:val="18"/>
                  <w:szCs w:val="18"/>
                </w:rPr>
                <w:t>).</w:t>
              </w:r>
            </w:ins>
            <w:ins w:id="4786"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4787"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4788" w:author="Xuning Wei12232" w:date="2026-10-20T15:13:00Z">
              <w:r w:rsidRPr="00B32B9A">
                <w:rPr>
                  <w:rFonts w:ascii="Times New Roman" w:eastAsia="等线" w:hAnsi="Times New Roman" w:cs="Times New Roman"/>
                  <w:color w:val="000000" w:themeColor="text1"/>
                  <w:sz w:val="18"/>
                  <w:szCs w:val="18"/>
                  <w:lang w:eastAsia="zh-CN"/>
                </w:rPr>
                <w:br/>
                <w:delText xml:space="preserve">4. </w:delText>
              </w:r>
            </w:del>
          </w:p>
          <w:p w14:paraId="245106EF" w14:textId="77777777" w:rsidR="00652DEA" w:rsidRPr="00B32B9A" w:rsidRDefault="00C15CB5">
            <w:pPr>
              <w:pStyle w:val="aff2"/>
              <w:widowControl w:val="0"/>
              <w:numPr>
                <w:ilvl w:val="0"/>
                <w:numId w:val="65"/>
              </w:numPr>
              <w:spacing w:beforeLines="50" w:before="120" w:afterLines="50" w:after="120"/>
              <w:jc w:val="both"/>
              <w:rPr>
                <w:ins w:id="4789" w:author="Xuning Wei12232" w:date="2026-10-20T15:13:00Z"/>
                <w:rFonts w:ascii="Times New Roman" w:eastAsia="仿宋_GB2312" w:hAnsi="Times New Roman" w:cs="Times New Roman"/>
                <w:color w:val="000000" w:themeColor="text1"/>
                <w:sz w:val="18"/>
                <w:szCs w:val="18"/>
                <w:rPrChange w:id="4790" w:author="Xuning Wei12232" w:date="2026-10-24T11:11:00Z">
                  <w:rPr>
                    <w:ins w:id="4791" w:author="Xuning Wei12232" w:date="2026-10-20T15:13:00Z"/>
                    <w:rFonts w:ascii="Times New Roman" w:eastAsia="等线" w:hAnsi="Times New Roman" w:cs="Times New Roman"/>
                    <w:color w:val="000000" w:themeColor="text1"/>
                    <w:sz w:val="18"/>
                    <w:szCs w:val="18"/>
                  </w:rPr>
                </w:rPrChange>
              </w:rPr>
              <w:pPrChange w:id="4792" w:author="Xuning Wei12232" w:date="2026-10-20T15:1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793"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4794" w:author="Xuning Wei12232" w:date="2026-10-22T10:28:00Z">
              <w:r w:rsidRPr="00B32B9A">
                <w:rPr>
                  <w:rFonts w:ascii="Times New Roman" w:eastAsia="等线" w:hAnsi="Times New Roman" w:cs="Times New Roman"/>
                  <w:color w:val="000000" w:themeColor="text1"/>
                  <w:sz w:val="18"/>
                  <w:szCs w:val="18"/>
                </w:rPr>
                <w:t>0</w:t>
              </w:r>
            </w:ins>
            <w:ins w:id="4795"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4796" w:author="Xuning Wei12232" w:date="2026-10-24T11:11:00Z">
                    <w:rPr>
                      <w:rFonts w:ascii="Times New Roman" w:eastAsia="等线" w:hAnsi="Times New Roman" w:cs="Times New Roman"/>
                      <w:color w:val="000000" w:themeColor="text1"/>
                      <w:sz w:val="18"/>
                      <w:szCs w:val="18"/>
                      <w:highlight w:val="cyan"/>
                    </w:rPr>
                  </w:rPrChange>
                </w:rPr>
                <w:t>DMF (2.0 V, 1.9</w:t>
              </w:r>
            </w:ins>
            <w:ins w:id="4797" w:author="Xuning Wei12232" w:date="2026-10-23T16:07:00Z">
              <w:r w:rsidRPr="00B32B9A">
                <w:rPr>
                  <w:rFonts w:ascii="Times New Roman" w:eastAsia="等线" w:hAnsi="Times New Roman" w:cs="Times New Roman"/>
                  <w:color w:val="000000" w:themeColor="text1"/>
                  <w:sz w:val="18"/>
                  <w:szCs w:val="18"/>
                  <w:rPrChange w:id="4798" w:author="Xuning Wei12232" w:date="2026-10-24T11:11:00Z">
                    <w:rPr>
                      <w:rFonts w:ascii="Times New Roman" w:eastAsia="等线" w:hAnsi="Times New Roman" w:cs="Times New Roman"/>
                      <w:color w:val="000000" w:themeColor="text1"/>
                      <w:sz w:val="18"/>
                      <w:szCs w:val="18"/>
                      <w:highlight w:val="cyan"/>
                    </w:rPr>
                  </w:rPrChange>
                </w:rPr>
                <w:t>0</w:t>
              </w:r>
            </w:ins>
            <w:ins w:id="4799" w:author="Xuning Wei12232" w:date="2026-10-20T21:20:00Z">
              <w:r w:rsidRPr="00B32B9A">
                <w:rPr>
                  <w:rFonts w:ascii="Times New Roman" w:eastAsia="等线" w:hAnsi="Times New Roman" w:cs="Times New Roman"/>
                  <w:color w:val="000000" w:themeColor="text1"/>
                  <w:sz w:val="18"/>
                  <w:szCs w:val="18"/>
                  <w:rPrChange w:id="4800"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4801"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4802"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480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804"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4805" w:author="Xuning Wei12232" w:date="2026-10-20T08:13:00Z">
              <w:r w:rsidRPr="00B32B9A">
                <w:rPr>
                  <w:rFonts w:ascii="Times New Roman" w:eastAsia="等线" w:hAnsi="Times New Roman" w:cs="Times New Roman"/>
                  <w:color w:val="000000" w:themeColor="text1"/>
                  <w:sz w:val="18"/>
                  <w:szCs w:val="18"/>
                </w:rPr>
                <w:delText>2.0 V DMF (1.896 kg/kg)</w:delText>
              </w:r>
            </w:del>
            <w:del w:id="4806" w:author="Xuning Wei12232" w:date="2026-10-20T21:20: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4807" w:author="Xuning Wei12232" w:date="2026-10-20T15:13:00Z">
              <w:r w:rsidRPr="00B32B9A">
                <w:rPr>
                  <w:rFonts w:ascii="Times New Roman" w:eastAsia="等线" w:hAnsi="Times New Roman" w:cs="Times New Roman"/>
                  <w:color w:val="000000" w:themeColor="text1"/>
                  <w:sz w:val="18"/>
                  <w:szCs w:val="18"/>
                </w:rPr>
                <w:br/>
                <w:delText xml:space="preserve">5. </w:delText>
              </w:r>
            </w:del>
          </w:p>
          <w:p w14:paraId="291338AE" w14:textId="3D326D02" w:rsidR="00652DEA" w:rsidRPr="00B32B9A" w:rsidRDefault="00C15CB5">
            <w:pPr>
              <w:pStyle w:val="aff2"/>
              <w:widowControl w:val="0"/>
              <w:numPr>
                <w:ilvl w:val="0"/>
                <w:numId w:val="65"/>
              </w:numPr>
              <w:spacing w:beforeLines="50" w:before="120" w:afterLines="50" w:after="120"/>
              <w:jc w:val="both"/>
              <w:rPr>
                <w:ins w:id="4808" w:author="Xuning Wei12232" w:date="2026-10-20T15:14:00Z"/>
                <w:rFonts w:ascii="Times New Roman" w:eastAsia="仿宋_GB2312" w:hAnsi="Times New Roman" w:cs="Times New Roman"/>
                <w:color w:val="000000" w:themeColor="text1"/>
                <w:sz w:val="18"/>
                <w:szCs w:val="18"/>
                <w:rPrChange w:id="4809" w:author="Xuning Wei12232" w:date="2026-10-24T11:11:00Z">
                  <w:rPr>
                    <w:ins w:id="4810" w:author="Xuning Wei12232" w:date="2026-10-20T15:14:00Z"/>
                    <w:rFonts w:ascii="Times New Roman" w:eastAsia="等线" w:hAnsi="Times New Roman" w:cs="Times New Roman"/>
                    <w:color w:val="000000" w:themeColor="text1"/>
                    <w:sz w:val="18"/>
                    <w:szCs w:val="18"/>
                  </w:rPr>
                </w:rPrChange>
              </w:rPr>
              <w:pPrChange w:id="4811"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4812" w:author="Xuning Wei12232" w:date="2026-10-20T21:22:00Z">
              <w:r w:rsidRPr="00B32B9A">
                <w:rPr>
                  <w:rFonts w:ascii="Times New Roman" w:eastAsia="等线" w:hAnsi="Times New Roman" w:cs="Times New Roman"/>
                  <w:color w:val="000000" w:themeColor="text1"/>
                  <w:sz w:val="18"/>
                  <w:szCs w:val="18"/>
                  <w:rPrChange w:id="4813" w:author="Xuning Wei12232" w:date="2026-10-24T11:11:00Z">
                    <w:rPr>
                      <w:rFonts w:ascii="Times New Roman" w:eastAsia="等线" w:hAnsi="Times New Roman" w:cs="Times New Roman"/>
                      <w:color w:val="FF0000"/>
                      <w:sz w:val="18"/>
                      <w:szCs w:val="18"/>
                      <w:highlight w:val="lightGray"/>
                    </w:rPr>
                  </w:rPrChange>
                </w:rPr>
                <w:t>DIC (2.2</w:t>
              </w:r>
            </w:ins>
            <w:ins w:id="4814" w:author="Xuning Wei12232" w:date="2026-10-22T10:28:00Z">
              <w:r w:rsidRPr="00B32B9A">
                <w:rPr>
                  <w:rFonts w:ascii="Times New Roman" w:eastAsia="等线" w:hAnsi="Times New Roman" w:cs="Times New Roman"/>
                  <w:color w:val="000000" w:themeColor="text1"/>
                  <w:sz w:val="18"/>
                  <w:szCs w:val="18"/>
                  <w:rPrChange w:id="4815" w:author="Xuning Wei12232" w:date="2026-10-24T11:11:00Z">
                    <w:rPr>
                      <w:rFonts w:ascii="Times New Roman" w:eastAsia="等线" w:hAnsi="Times New Roman" w:cs="Times New Roman"/>
                      <w:color w:val="FF0000"/>
                      <w:sz w:val="18"/>
                      <w:szCs w:val="18"/>
                      <w:highlight w:val="lightGray"/>
                    </w:rPr>
                  </w:rPrChange>
                </w:rPr>
                <w:t>0</w:t>
              </w:r>
            </w:ins>
            <w:ins w:id="4816" w:author="Xuning Wei12232" w:date="2026-10-20T21:22:00Z">
              <w:r w:rsidRPr="00B32B9A">
                <w:rPr>
                  <w:rFonts w:ascii="Times New Roman" w:eastAsia="等线" w:hAnsi="Times New Roman" w:cs="Times New Roman"/>
                  <w:color w:val="000000" w:themeColor="text1"/>
                  <w:sz w:val="18"/>
                  <w:szCs w:val="18"/>
                  <w:rPrChange w:id="4817"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4818"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819"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820"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4821"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482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482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4824"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4825" w:author="Xuning Wei12232" w:date="2026-10-20T08:14:00Z">
              <w:r w:rsidRPr="00B32B9A">
                <w:rPr>
                  <w:rFonts w:ascii="Times New Roman" w:eastAsia="等线" w:hAnsi="Times New Roman" w:cs="Times New Roman"/>
                  <w:color w:val="000000" w:themeColor="text1"/>
                  <w:sz w:val="18"/>
                  <w:szCs w:val="18"/>
                </w:rPr>
                <w:delText>2.2 eq. DIC</w:delText>
              </w:r>
            </w:del>
            <w:del w:id="4826"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482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4828"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4829" w:author="Xuning Wei12232" w:date="2026-10-20T15:13:00Z">
              <w:r w:rsidRPr="00B32B9A">
                <w:rPr>
                  <w:rFonts w:ascii="Times New Roman" w:eastAsia="等线" w:hAnsi="Times New Roman" w:cs="Times New Roman"/>
                  <w:color w:val="000000" w:themeColor="text1"/>
                  <w:sz w:val="18"/>
                  <w:szCs w:val="18"/>
                </w:rPr>
                <w:br/>
                <w:delText>6.</w:delText>
              </w:r>
            </w:del>
            <w:del w:id="4830" w:author="Xuning Wei12232" w:date="2026-10-20T15:14:00Z">
              <w:r w:rsidRPr="00B32B9A">
                <w:rPr>
                  <w:rFonts w:ascii="Times New Roman" w:eastAsia="等线" w:hAnsi="Times New Roman" w:cs="Times New Roman"/>
                  <w:color w:val="000000" w:themeColor="text1"/>
                  <w:sz w:val="18"/>
                  <w:szCs w:val="18"/>
                </w:rPr>
                <w:delText xml:space="preserve"> </w:delText>
              </w:r>
            </w:del>
          </w:p>
          <w:p w14:paraId="3C863E74" w14:textId="358EB6AD" w:rsidR="00652DEA" w:rsidRPr="00B32B9A" w:rsidRDefault="00C15CB5">
            <w:pPr>
              <w:pStyle w:val="aff2"/>
              <w:widowControl w:val="0"/>
              <w:numPr>
                <w:ilvl w:val="0"/>
                <w:numId w:val="65"/>
              </w:numPr>
              <w:spacing w:beforeLines="50" w:before="120" w:afterLines="50" w:after="120"/>
              <w:jc w:val="both"/>
              <w:rPr>
                <w:ins w:id="4831" w:author="Xuning Wei12232" w:date="2026-10-20T15:14:00Z"/>
                <w:rFonts w:ascii="Times New Roman" w:eastAsia="仿宋_GB2312" w:hAnsi="Times New Roman" w:cs="Times New Roman"/>
                <w:color w:val="000000" w:themeColor="text1"/>
                <w:sz w:val="18"/>
                <w:szCs w:val="18"/>
                <w:rPrChange w:id="4832" w:author="Xuning Wei12232" w:date="2026-10-24T11:11:00Z">
                  <w:rPr>
                    <w:ins w:id="4833" w:author="Xuning Wei12232" w:date="2026-10-20T15:14:00Z"/>
                    <w:rFonts w:ascii="Times New Roman" w:eastAsia="等线" w:hAnsi="Times New Roman" w:cs="Times New Roman"/>
                    <w:color w:val="000000" w:themeColor="text1"/>
                    <w:sz w:val="18"/>
                    <w:szCs w:val="18"/>
                  </w:rPr>
                </w:rPrChange>
              </w:rPr>
              <w:pPrChange w:id="4834" w:author="Xuning Wei12232" w:date="2026-10-20T15:1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4835"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4836" w:author="Xuning Wei12232" w:date="2026-10-20T08:47:00Z">
              <w:r w:rsidRPr="36F45B6D">
                <w:rPr>
                  <w:rFonts w:ascii="Times New Roman" w:eastAsia="等线" w:hAnsi="Times New Roman" w:cs="Times New Roman"/>
                  <w:color w:val="000000" w:themeColor="text1"/>
                  <w:sz w:val="18"/>
                  <w:szCs w:val="18"/>
                </w:rPr>
                <w:t xml:space="preserve"> </w:t>
              </w:r>
            </w:ins>
            <w:ins w:id="4837" w:author="Xuning Wei12232" w:date="2026-10-20T21:24:00Z">
              <w:r w:rsidRPr="36F45B6D">
                <w:rPr>
                  <w:rFonts w:ascii="Times New Roman" w:eastAsia="等线" w:hAnsi="Times New Roman" w:cs="Times New Roman"/>
                  <w:color w:val="000000" w:themeColor="text1"/>
                  <w:sz w:val="18"/>
                  <w:szCs w:val="18"/>
                  <w:rPrChange w:id="4838"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4839"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4840" w:author="Xuning Wei12232" w:date="2026-10-24T11:11:00Z">
                    <w:rPr>
                      <w:rFonts w:ascii="Times New Roman" w:eastAsia="等线" w:hAnsi="Times New Roman" w:cs="Times New Roman"/>
                      <w:color w:val="FF0000"/>
                      <w:sz w:val="18"/>
                      <w:szCs w:val="18"/>
                      <w:highlight w:val="cyan"/>
                    </w:rPr>
                  </w:rPrChange>
                </w:rPr>
                <w:t>0.9</w:t>
              </w:r>
            </w:ins>
            <w:r w:rsidR="6E077EAC" w:rsidRPr="36F45B6D">
              <w:rPr>
                <w:rFonts w:ascii="Times New Roman" w:eastAsia="等线" w:hAnsi="Times New Roman" w:cs="Times New Roman"/>
                <w:color w:val="000000" w:themeColor="text1"/>
                <w:sz w:val="18"/>
                <w:szCs w:val="18"/>
              </w:rPr>
              <w:t>4</w:t>
            </w:r>
            <w:ins w:id="4841" w:author="Xuning Wei12232" w:date="2026-10-20T21:24:00Z">
              <w:r w:rsidRPr="36F45B6D">
                <w:rPr>
                  <w:rFonts w:ascii="Times New Roman" w:eastAsia="等线" w:hAnsi="Times New Roman" w:cs="Times New Roman"/>
                  <w:color w:val="000000" w:themeColor="text1"/>
                  <w:sz w:val="18"/>
                  <w:szCs w:val="18"/>
                  <w:rPrChange w:id="4842" w:author="Xuning Wei12232" w:date="2026-10-24T11:11:00Z">
                    <w:rPr>
                      <w:rFonts w:ascii="Times New Roman" w:eastAsia="等线" w:hAnsi="Times New Roman" w:cs="Times New Roman"/>
                      <w:color w:val="FF0000"/>
                      <w:sz w:val="18"/>
                      <w:szCs w:val="18"/>
                      <w:highlight w:val="cyan"/>
                    </w:rPr>
                  </w:rPrChange>
                </w:rPr>
                <w:t xml:space="preserve"> kg/kg)</w:t>
              </w:r>
            </w:ins>
            <w:ins w:id="4843"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4844" w:author="Xuning Wei12232" w:date="2026-10-20T15:14:00Z">
              <w:r w:rsidRPr="36F45B6D" w:rsidDel="00C15CB5">
                <w:rPr>
                  <w:rFonts w:ascii="Times New Roman" w:eastAsia="等线" w:hAnsi="Times New Roman" w:cs="Times New Roman"/>
                  <w:color w:val="000000" w:themeColor="text1"/>
                  <w:sz w:val="18"/>
                  <w:szCs w:val="18"/>
                </w:rPr>
                <w:delText xml:space="preserve">7. </w:delText>
              </w:r>
            </w:del>
          </w:p>
          <w:p w14:paraId="52CD7406" w14:textId="77777777" w:rsidR="00652DEA" w:rsidRPr="00B32B9A" w:rsidRDefault="00C15CB5">
            <w:pPr>
              <w:pStyle w:val="aff2"/>
              <w:widowControl w:val="0"/>
              <w:numPr>
                <w:ilvl w:val="0"/>
                <w:numId w:val="65"/>
              </w:numPr>
              <w:spacing w:beforeLines="50" w:before="120" w:afterLines="50" w:after="120"/>
              <w:jc w:val="both"/>
              <w:rPr>
                <w:rFonts w:ascii="Times New Roman" w:eastAsia="仿宋_GB2312" w:hAnsi="Times New Roman" w:cs="Times New Roman"/>
                <w:color w:val="000000" w:themeColor="text1"/>
                <w:sz w:val="18"/>
                <w:szCs w:val="18"/>
              </w:rPr>
              <w:pPrChange w:id="4845"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79048B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3EFCA4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CBD84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DBCFA32" w14:textId="6BFD8A0B" w:rsidR="00652DEA" w:rsidRPr="00B32B9A" w:rsidRDefault="00C15CB5">
            <w:pPr>
              <w:pStyle w:val="aff2"/>
              <w:widowControl w:val="0"/>
              <w:numPr>
                <w:ilvl w:val="0"/>
                <w:numId w:val="66"/>
              </w:numPr>
              <w:spacing w:beforeLines="50" w:before="120" w:afterLines="50" w:after="120"/>
              <w:jc w:val="both"/>
              <w:rPr>
                <w:ins w:id="4846" w:author="Xuning Wei12232" w:date="2026-10-20T15:14:00Z"/>
                <w:rFonts w:ascii="Times New Roman" w:eastAsia="等线" w:hAnsi="Times New Roman" w:cs="Times New Roman"/>
                <w:color w:val="000000" w:themeColor="text1"/>
                <w:sz w:val="18"/>
                <w:szCs w:val="18"/>
              </w:rPr>
              <w:pPrChange w:id="4847" w:author="Xuning Wei12232" w:date="2026-10-20T15:14:00Z">
                <w:pPr>
                  <w:widowControl w:val="0"/>
                  <w:spacing w:beforeLines="50" w:before="120" w:afterLines="50" w:after="120"/>
                  <w:contextualSpacing/>
                </w:pPr>
              </w:pPrChange>
            </w:pPr>
            <w:del w:id="4848" w:author="Xuning Wei12232" w:date="2026-10-20T15:14:00Z">
              <w:r w:rsidRPr="00B32B9A">
                <w:rPr>
                  <w:rFonts w:ascii="Times New Roman" w:eastAsia="等线" w:hAnsi="Times New Roman" w:cs="Times New Roman"/>
                  <w:color w:val="000000" w:themeColor="text1"/>
                  <w:sz w:val="18"/>
                  <w:szCs w:val="18"/>
                </w:rPr>
                <w:delText xml:space="preserve">1. </w:delText>
              </w:r>
            </w:del>
            <w:ins w:id="4849"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4F28D1" w:rsidRPr="004F28D1">
              <w:rPr>
                <w:rFonts w:ascii="Times New Roman" w:eastAsia="等线" w:hAnsi="Times New Roman" w:cs="Times New Roman"/>
                <w:bCs w:val="0"/>
                <w:color w:val="0000FF"/>
                <w:sz w:val="18"/>
                <w:szCs w:val="18"/>
              </w:rPr>
              <w:t xml:space="preserve">21 </w:t>
            </w:r>
            <w:r w:rsidR="004F28D1">
              <w:rPr>
                <w:rFonts w:ascii="Times New Roman" w:eastAsia="等线" w:hAnsi="Times New Roman" w:cs="Times New Roman"/>
                <w:bCs w:val="0"/>
                <w:color w:val="0000FF"/>
                <w:sz w:val="18"/>
                <w:szCs w:val="18"/>
              </w:rPr>
              <w:t>–</w:t>
            </w:r>
            <w:r w:rsidR="004F28D1" w:rsidRPr="004F28D1">
              <w:rPr>
                <w:rFonts w:ascii="Times New Roman" w:eastAsia="等线" w:hAnsi="Times New Roman" w:cs="Times New Roman"/>
                <w:bCs w:val="0"/>
                <w:color w:val="0000FF"/>
                <w:sz w:val="18"/>
                <w:szCs w:val="18"/>
              </w:rPr>
              <w:t xml:space="preserve"> 26</w:t>
            </w:r>
            <w:r w:rsidR="004F28D1">
              <w:rPr>
                <w:rFonts w:ascii="Times New Roman" w:eastAsia="等线" w:hAnsi="Times New Roman" w:cs="Times New Roman"/>
                <w:bCs w:val="0"/>
                <w:color w:val="0000FF"/>
                <w:sz w:val="18"/>
                <w:szCs w:val="18"/>
              </w:rPr>
              <w:t xml:space="preserve"> </w:t>
            </w:r>
            <w:r w:rsidR="00393CE8">
              <w:rPr>
                <w:rFonts w:ascii="Times New Roman" w:eastAsia="等线" w:hAnsi="Times New Roman" w:cs="Times New Roman"/>
                <w:bCs w:val="0"/>
                <w:color w:val="000000" w:themeColor="text1"/>
                <w:sz w:val="18"/>
                <w:szCs w:val="18"/>
              </w:rPr>
              <w:t>°C</w:t>
            </w:r>
            <w:ins w:id="4850"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851"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w:t>
              </w:r>
              <w:proofErr w:type="gramStart"/>
              <w:r w:rsidRPr="00B32B9A">
                <w:rPr>
                  <w:rFonts w:ascii="Times New Roman" w:eastAsia="等线" w:hAnsi="Times New Roman" w:cs="Times New Roman"/>
                  <w:bCs w:val="0"/>
                  <w:color w:val="000000" w:themeColor="text1"/>
                  <w:sz w:val="18"/>
                  <w:szCs w:val="18"/>
                </w:rPr>
                <w:t xml:space="preserve">at </w:t>
              </w:r>
            </w:ins>
            <w:r w:rsidR="00393CE8">
              <w:rPr>
                <w:rFonts w:ascii="Times New Roman" w:eastAsia="等线" w:hAnsi="Times New Roman" w:cs="Times New Roman"/>
                <w:bCs w:val="0"/>
                <w:color w:val="000000" w:themeColor="text1"/>
                <w:sz w:val="18"/>
                <w:szCs w:val="18"/>
              </w:rPr>
              <w:t xml:space="preserve"> </w:t>
            </w:r>
            <w:r w:rsidR="004F28D1" w:rsidRPr="004F28D1">
              <w:rPr>
                <w:rFonts w:ascii="Times New Roman" w:eastAsia="等线" w:hAnsi="Times New Roman" w:cs="Times New Roman"/>
                <w:bCs w:val="0"/>
                <w:color w:val="0000FF"/>
                <w:sz w:val="18"/>
                <w:szCs w:val="18"/>
              </w:rPr>
              <w:t>21</w:t>
            </w:r>
            <w:proofErr w:type="gramEnd"/>
            <w:r w:rsidR="004F28D1" w:rsidRPr="004F28D1">
              <w:rPr>
                <w:rFonts w:ascii="Times New Roman" w:eastAsia="等线" w:hAnsi="Times New Roman" w:cs="Times New Roman"/>
                <w:bCs w:val="0"/>
                <w:color w:val="0000FF"/>
                <w:sz w:val="18"/>
                <w:szCs w:val="18"/>
              </w:rPr>
              <w:t xml:space="preserve"> - 26</w:t>
            </w:r>
            <w:r w:rsidR="00393CE8">
              <w:rPr>
                <w:rFonts w:ascii="Times New Roman" w:eastAsia="等线" w:hAnsi="Times New Roman" w:cs="Times New Roman"/>
                <w:bCs w:val="0"/>
                <w:color w:val="000000" w:themeColor="text1"/>
                <w:sz w:val="18"/>
                <w:szCs w:val="18"/>
              </w:rPr>
              <w:t xml:space="preserve"> °C</w:t>
            </w:r>
            <w:ins w:id="4852"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4853" w:author="Xuning Wei12232" w:date="2026-10-20T21:34:00Z">
              <w:r w:rsidRPr="00B32B9A">
                <w:rPr>
                  <w:rFonts w:ascii="Times New Roman" w:eastAsia="等线" w:hAnsi="Times New Roman" w:cs="Times New Roman"/>
                  <w:bCs w:val="0"/>
                  <w:color w:val="000000" w:themeColor="text1"/>
                  <w:sz w:val="18"/>
                  <w:szCs w:val="18"/>
                </w:rPr>
                <w:t>)</w:t>
              </w:r>
            </w:ins>
            <w:ins w:id="4854" w:author="Xuning Wei12232" w:date="2026-10-20T08:41:00Z">
              <w:r w:rsidRPr="00B32B9A">
                <w:rPr>
                  <w:rFonts w:ascii="Times New Roman" w:eastAsia="等线" w:hAnsi="Times New Roman" w:cs="Times New Roman"/>
                  <w:color w:val="000000" w:themeColor="text1"/>
                  <w:sz w:val="18"/>
                  <w:szCs w:val="18"/>
                  <w:rPrChange w:id="4855" w:author="Xuning Wei12232" w:date="2026-10-24T11:11:00Z">
                    <w:rPr>
                      <w:color w:val="FF0000"/>
                    </w:rPr>
                  </w:rPrChange>
                </w:rPr>
                <w:t>.</w:t>
              </w:r>
            </w:ins>
            <w:del w:id="4856" w:author="Xuning Wei12232" w:date="2026-10-20T08:41:00Z">
              <w:r w:rsidRPr="00B32B9A">
                <w:rPr>
                  <w:rFonts w:ascii="Times New Roman" w:eastAsia="等线" w:hAnsi="Times New Roman" w:cs="Times New Roman"/>
                  <w:color w:val="000000" w:themeColor="text1"/>
                  <w:sz w:val="18"/>
                  <w:szCs w:val="18"/>
                  <w:rPrChange w:id="4857"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4858"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4859" w:author="Xuning Wei12232" w:date="2026-10-24T11:11:00Z">
                    <w:rPr/>
                  </w:rPrChange>
                </w:rPr>
                <w:delText xml:space="preserve">. </w:delText>
              </w:r>
            </w:del>
            <w:del w:id="4860" w:author="Xuning Wei12232" w:date="2026-10-20T15:14:00Z">
              <w:r w:rsidRPr="00B32B9A">
                <w:rPr>
                  <w:rFonts w:ascii="Times New Roman" w:eastAsia="等线" w:hAnsi="Times New Roman" w:cs="Times New Roman"/>
                  <w:color w:val="000000" w:themeColor="text1"/>
                  <w:sz w:val="18"/>
                  <w:szCs w:val="18"/>
                  <w:rPrChange w:id="4861" w:author="Xuning Wei12232" w:date="2026-10-24T11:11:00Z">
                    <w:rPr/>
                  </w:rPrChange>
                </w:rPr>
                <w:br/>
                <w:delText xml:space="preserve">2. </w:delText>
              </w:r>
            </w:del>
          </w:p>
          <w:p w14:paraId="030216C4" w14:textId="77777777" w:rsidR="00652DEA" w:rsidRPr="00B32B9A" w:rsidRDefault="00C15CB5">
            <w:pPr>
              <w:pStyle w:val="aff2"/>
              <w:widowControl w:val="0"/>
              <w:numPr>
                <w:ilvl w:val="0"/>
                <w:numId w:val="66"/>
              </w:numPr>
              <w:spacing w:beforeLines="50" w:before="120" w:afterLines="50" w:after="120"/>
              <w:jc w:val="both"/>
              <w:rPr>
                <w:ins w:id="4862" w:author="Xuning Wei12232" w:date="2026-10-20T15:14:00Z"/>
                <w:rFonts w:ascii="Times New Roman" w:eastAsia="等线" w:hAnsi="Times New Roman" w:cs="Times New Roman"/>
                <w:color w:val="000000" w:themeColor="text1"/>
                <w:sz w:val="18"/>
                <w:szCs w:val="18"/>
              </w:rPr>
              <w:pPrChange w:id="4863"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86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486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4866"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4867" w:author="Xuning Wei12232" w:date="2026-10-20T21:30:00Z">
              <w:r w:rsidRPr="00B32B9A">
                <w:rPr>
                  <w:rFonts w:ascii="Times New Roman" w:eastAsia="等线" w:hAnsi="Times New Roman" w:cs="Times New Roman"/>
                  <w:color w:val="000000" w:themeColor="text1"/>
                  <w:sz w:val="18"/>
                  <w:szCs w:val="18"/>
                  <w:rPrChange w:id="4868" w:author="Xuning Wei12232" w:date="2026-10-24T11:11:00Z">
                    <w:rPr/>
                  </w:rPrChange>
                </w:rPr>
                <w:delText xml:space="preserve"> </w:delText>
              </w:r>
            </w:del>
            <w:ins w:id="4869"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4870" w:author="Xuning Wei12232" w:date="2026-10-24T11:11:00Z">
                    <w:rPr>
                      <w:rFonts w:ascii="Times New Roman" w:eastAsia="等线" w:hAnsi="Times New Roman" w:cs="Times New Roman"/>
                      <w:color w:val="000000" w:themeColor="text1"/>
                      <w:sz w:val="18"/>
                      <w:szCs w:val="18"/>
                      <w:highlight w:val="lightGray"/>
                    </w:rPr>
                  </w:rPrChange>
                </w:rPr>
                <w:t>(4</w:t>
              </w:r>
            </w:ins>
            <w:ins w:id="4871" w:author="Xuning Wei12232" w:date="2026-10-20T21:30:00Z">
              <w:r w:rsidRPr="00B32B9A">
                <w:rPr>
                  <w:rFonts w:ascii="Times New Roman" w:eastAsia="等线" w:hAnsi="Times New Roman" w:cs="Times New Roman"/>
                  <w:color w:val="000000" w:themeColor="text1"/>
                  <w:sz w:val="18"/>
                  <w:szCs w:val="18"/>
                  <w:rPrChange w:id="4872" w:author="Xuning Wei12232" w:date="2026-10-24T11:11:00Z">
                    <w:rPr>
                      <w:rFonts w:ascii="Times New Roman" w:eastAsia="等线" w:hAnsi="Times New Roman" w:cs="Times New Roman"/>
                      <w:color w:val="000000" w:themeColor="text1"/>
                      <w:sz w:val="18"/>
                      <w:szCs w:val="18"/>
                      <w:highlight w:val="lightGray"/>
                    </w:rPr>
                  </w:rPrChange>
                </w:rPr>
                <w:t>.5</w:t>
              </w:r>
            </w:ins>
            <w:ins w:id="4873" w:author="Xuning Wei12232" w:date="2026-10-20T21:29:00Z">
              <w:r w:rsidRPr="00B32B9A">
                <w:rPr>
                  <w:rFonts w:ascii="Times New Roman" w:eastAsia="等线" w:hAnsi="Times New Roman" w:cs="Times New Roman"/>
                  <w:color w:val="000000" w:themeColor="text1"/>
                  <w:sz w:val="18"/>
                  <w:szCs w:val="18"/>
                  <w:rPrChange w:id="4874"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4875" w:author="Xuning Wei12232" w:date="2026-10-21T09:19:00Z">
              <w:r w:rsidRPr="00B32B9A">
                <w:rPr>
                  <w:rFonts w:ascii="Times New Roman" w:eastAsia="仿宋_GB2312" w:hAnsi="Times New Roman" w:cs="Times New Roman"/>
                  <w:color w:val="000000" w:themeColor="text1"/>
                  <w:sz w:val="18"/>
                  <w:szCs w:val="18"/>
                </w:rPr>
                <w:t>≤</w:t>
              </w:r>
            </w:ins>
            <w:ins w:id="4876" w:author="Xuning Wei12232" w:date="2026-10-20T21:30:00Z">
              <w:r w:rsidRPr="00B32B9A">
                <w:rPr>
                  <w:rFonts w:ascii="Times New Roman" w:eastAsia="仿宋_GB2312" w:hAnsi="Times New Roman" w:cs="Times New Roman"/>
                  <w:color w:val="000000" w:themeColor="text1"/>
                  <w:sz w:val="18"/>
                  <w:szCs w:val="18"/>
                  <w:rPrChange w:id="487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4878" w:author="Xuning Wei12232" w:date="2026-10-20T21:29:00Z">
              <w:r w:rsidRPr="00B32B9A">
                <w:rPr>
                  <w:rFonts w:ascii="Times New Roman" w:eastAsia="等线" w:hAnsi="Times New Roman" w:cs="Times New Roman"/>
                  <w:color w:val="000000" w:themeColor="text1"/>
                  <w:sz w:val="18"/>
                  <w:szCs w:val="18"/>
                  <w:rPrChange w:id="4879"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880" w:author="Xuning Wei12232" w:date="2026-10-21T09:19:00Z">
              <w:r w:rsidRPr="00B32B9A">
                <w:rPr>
                  <w:rFonts w:ascii="Times New Roman" w:eastAsia="仿宋_GB2312" w:hAnsi="Times New Roman" w:cs="Times New Roman"/>
                  <w:color w:val="000000" w:themeColor="text1"/>
                  <w:sz w:val="18"/>
                  <w:szCs w:val="18"/>
                </w:rPr>
                <w:t>≤</w:t>
              </w:r>
            </w:ins>
            <w:ins w:id="4881" w:author="Xuning Wei12232" w:date="2026-10-20T21:30:00Z">
              <w:r w:rsidRPr="00B32B9A">
                <w:rPr>
                  <w:rFonts w:ascii="Times New Roman" w:eastAsia="仿宋_GB2312" w:hAnsi="Times New Roman" w:cs="Times New Roman"/>
                  <w:color w:val="000000" w:themeColor="text1"/>
                  <w:sz w:val="18"/>
                  <w:szCs w:val="18"/>
                  <w:rPrChange w:id="4882"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4883" w:author="Xuning Wei12232" w:date="2026-10-24T11:11:00Z">
                    <w:rPr>
                      <w:rFonts w:ascii="Times New Roman" w:eastAsia="等线" w:hAnsi="Times New Roman" w:cs="Times New Roman"/>
                      <w:color w:val="000000" w:themeColor="text1"/>
                      <w:sz w:val="18"/>
                      <w:szCs w:val="18"/>
                      <w:highlight w:val="lightGray"/>
                    </w:rPr>
                  </w:rPrChange>
                </w:rPr>
                <w:t>9.5</w:t>
              </w:r>
            </w:ins>
            <w:ins w:id="4884" w:author="Xuning Wei12232" w:date="2026-10-20T21:29:00Z">
              <w:r w:rsidRPr="00B32B9A">
                <w:rPr>
                  <w:rFonts w:ascii="Times New Roman" w:eastAsia="等线" w:hAnsi="Times New Roman" w:cs="Times New Roman"/>
                  <w:color w:val="000000" w:themeColor="text1"/>
                  <w:sz w:val="18"/>
                  <w:szCs w:val="18"/>
                  <w:rPrChange w:id="4885"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4886" w:author="Xuning Wei12232" w:date="2026-10-20T21:29:00Z">
              <w:r w:rsidRPr="00B32B9A">
                <w:rPr>
                  <w:rFonts w:ascii="Times New Roman" w:eastAsia="等线" w:hAnsi="Times New Roman" w:cs="Times New Roman"/>
                  <w:color w:val="000000" w:themeColor="text1"/>
                  <w:sz w:val="18"/>
                  <w:szCs w:val="18"/>
                  <w:rPrChange w:id="4887" w:author="Xuning Wei12232" w:date="2026-10-24T11:11:00Z">
                    <w:rPr/>
                  </w:rPrChange>
                </w:rPr>
                <w:delText xml:space="preserve">(4 h </w:delText>
              </w:r>
            </w:del>
            <w:del w:id="4888" w:author="Xuning Wei12232" w:date="2026-10-20T13:10:00Z">
              <w:r w:rsidRPr="00B32B9A">
                <w:rPr>
                  <w:rFonts w:ascii="Times New Roman" w:eastAsia="等线" w:hAnsi="Times New Roman" w:cs="Times New Roman" w:hint="eastAsia"/>
                  <w:color w:val="000000" w:themeColor="text1"/>
                  <w:sz w:val="18"/>
                  <w:szCs w:val="18"/>
                  <w:rPrChange w:id="488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890" w:author="Xuning Wei12232" w:date="2026-10-24T11:11:00Z">
                    <w:rPr/>
                  </w:rPrChange>
                </w:rPr>
                <w:delText xml:space="preserve"> </w:delText>
              </w:r>
            </w:del>
            <w:del w:id="4891" w:author="Xuning Wei12232" w:date="2026-10-20T21:29:00Z">
              <w:r w:rsidRPr="00B32B9A">
                <w:rPr>
                  <w:rFonts w:ascii="Times New Roman" w:eastAsia="等线" w:hAnsi="Times New Roman" w:cs="Times New Roman"/>
                  <w:color w:val="000000" w:themeColor="text1"/>
                  <w:sz w:val="18"/>
                  <w:szCs w:val="18"/>
                  <w:rPrChange w:id="4892" w:author="Xuning Wei12232" w:date="2026-10-24T11:11:00Z">
                    <w:rPr/>
                  </w:rPrChange>
                </w:rPr>
                <w:delText xml:space="preserve">Coupling time </w:delText>
              </w:r>
            </w:del>
            <w:del w:id="4893" w:author="Xuning Wei12232" w:date="2026-10-20T13:10:00Z">
              <w:r w:rsidRPr="00B32B9A">
                <w:rPr>
                  <w:rFonts w:ascii="Times New Roman" w:eastAsia="等线" w:hAnsi="Times New Roman" w:cs="Times New Roman" w:hint="eastAsia"/>
                  <w:color w:val="000000" w:themeColor="text1"/>
                  <w:sz w:val="18"/>
                  <w:szCs w:val="18"/>
                  <w:rPrChange w:id="489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4895" w:author="Xuning Wei12232" w:date="2026-10-24T11:11:00Z">
                    <w:rPr/>
                  </w:rPrChange>
                </w:rPr>
                <w:delText xml:space="preserve"> </w:delText>
              </w:r>
            </w:del>
            <w:del w:id="4896" w:author="Xuning Wei12232" w:date="2026-10-20T21:29:00Z">
              <w:r w:rsidRPr="00B32B9A">
                <w:rPr>
                  <w:rFonts w:ascii="Times New Roman" w:eastAsia="等线" w:hAnsi="Times New Roman" w:cs="Times New Roman"/>
                  <w:color w:val="000000" w:themeColor="text1"/>
                  <w:sz w:val="18"/>
                  <w:szCs w:val="18"/>
                  <w:rPrChange w:id="4897"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4898" w:author="Xuning Wei12232" w:date="2026-10-24T11:11:00Z">
                  <w:rPr/>
                </w:rPrChange>
              </w:rPr>
              <w:t xml:space="preserve">. </w:t>
            </w:r>
            <w:del w:id="4899" w:author="Xuning Wei12232" w:date="2026-10-20T15:14:00Z">
              <w:r w:rsidRPr="00B32B9A">
                <w:rPr>
                  <w:rFonts w:ascii="Times New Roman" w:eastAsia="等线" w:hAnsi="Times New Roman" w:cs="Times New Roman"/>
                  <w:color w:val="000000" w:themeColor="text1"/>
                  <w:sz w:val="18"/>
                  <w:szCs w:val="18"/>
                  <w:rPrChange w:id="4900" w:author="Xuning Wei12232" w:date="2026-10-24T11:11:00Z">
                    <w:rPr/>
                  </w:rPrChange>
                </w:rPr>
                <w:br/>
                <w:delText xml:space="preserve">3. </w:delText>
              </w:r>
            </w:del>
          </w:p>
          <w:p w14:paraId="4B397752" w14:textId="77777777" w:rsidR="00652DEA" w:rsidRPr="00B32B9A" w:rsidRDefault="00C15CB5">
            <w:pPr>
              <w:pStyle w:val="aff2"/>
              <w:widowControl w:val="0"/>
              <w:numPr>
                <w:ilvl w:val="0"/>
                <w:numId w:val="66"/>
              </w:numPr>
              <w:spacing w:beforeLines="50" w:before="120" w:afterLines="50" w:after="120"/>
              <w:jc w:val="both"/>
              <w:rPr>
                <w:rFonts w:ascii="Times New Roman" w:eastAsia="等线" w:hAnsi="Times New Roman" w:cs="Times New Roman"/>
                <w:color w:val="000000" w:themeColor="text1"/>
                <w:sz w:val="18"/>
                <w:szCs w:val="18"/>
                <w:rPrChange w:id="4901" w:author="Xuning Wei12232" w:date="2026-10-24T11:11:00Z">
                  <w:rPr/>
                </w:rPrChange>
              </w:rPr>
              <w:pPrChange w:id="4902" w:author="Xuning Wei12232" w:date="2026-10-20T15:1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4903" w:author="Xuning Wei12232" w:date="2026-10-24T11:11:00Z">
                  <w:rPr/>
                </w:rPrChange>
              </w:rPr>
              <w:t xml:space="preserve">Stop stirring and turn off the nitrogen. Drain until there is no reaction mixture drip. </w:t>
            </w:r>
          </w:p>
          <w:p w14:paraId="53941849"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90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CF2328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F96A72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A63CE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2F94B8" w14:textId="77777777" w:rsidR="00652DEA" w:rsidRPr="00B32B9A" w:rsidRDefault="00C15CB5">
            <w:pPr>
              <w:pStyle w:val="aff2"/>
              <w:widowControl w:val="0"/>
              <w:numPr>
                <w:ilvl w:val="0"/>
                <w:numId w:val="67"/>
              </w:numPr>
              <w:spacing w:beforeLines="50" w:before="120" w:afterLines="50" w:after="120"/>
              <w:jc w:val="both"/>
              <w:rPr>
                <w:ins w:id="4905" w:author="Xuning Wei12232" w:date="2026-10-20T15:14:00Z"/>
                <w:rFonts w:ascii="Times New Roman" w:eastAsia="仿宋_GB2312" w:hAnsi="Times New Roman" w:cs="Times New Roman"/>
                <w:color w:val="000000" w:themeColor="text1"/>
                <w:sz w:val="18"/>
                <w:szCs w:val="18"/>
              </w:rPr>
              <w:pPrChange w:id="4906" w:author="Xuning Wei12232" w:date="2026-10-20T15:14:00Z">
                <w:pPr>
                  <w:widowControl w:val="0"/>
                  <w:spacing w:beforeLines="50" w:before="120" w:afterLines="50" w:after="120"/>
                  <w:contextualSpacing/>
                </w:pPr>
              </w:pPrChange>
            </w:pPr>
            <w:del w:id="4907" w:author="Xuning Wei12232" w:date="2026-10-20T15:14:00Z">
              <w:r w:rsidRPr="00B32B9A">
                <w:rPr>
                  <w:rFonts w:ascii="Times New Roman" w:eastAsia="仿宋_GB2312" w:hAnsi="Times New Roman" w:cs="Times New Roman"/>
                  <w:color w:val="000000" w:themeColor="text1"/>
                  <w:sz w:val="18"/>
                  <w:szCs w:val="18"/>
                  <w:rPrChange w:id="490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90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910" w:author="Xuning Wei12232" w:date="2026-10-24T11:11:00Z">
                  <w:rPr>
                    <w:lang w:eastAsia="zh-CN"/>
                  </w:rPr>
                </w:rPrChange>
              </w:rPr>
              <w:t xml:space="preserve"> </w:t>
            </w:r>
            <w:ins w:id="4911" w:author="Xuning Wei12232" w:date="2026-10-23T19:53:00Z">
              <w:r w:rsidRPr="00B32B9A">
                <w:rPr>
                  <w:rFonts w:ascii="Times New Roman" w:eastAsia="仿宋_GB2312" w:hAnsi="Times New Roman" w:cs="Times New Roman"/>
                  <w:color w:val="000000" w:themeColor="text1"/>
                  <w:sz w:val="18"/>
                  <w:szCs w:val="18"/>
                  <w:rPrChange w:id="491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4913"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914" w:author="Xuning Wei12232" w:date="2026-10-20T19:20:00Z">
              <w:r w:rsidRPr="00B32B9A">
                <w:rPr>
                  <w:rFonts w:ascii="Times New Roman" w:eastAsia="仿宋_GB2312" w:hAnsi="Times New Roman" w:cs="Times New Roman"/>
                  <w:color w:val="000000" w:themeColor="text1"/>
                  <w:sz w:val="18"/>
                  <w:szCs w:val="18"/>
                </w:rPr>
                <w:t xml:space="preserve"> </w:t>
              </w:r>
            </w:ins>
            <w:del w:id="4915" w:author="Xuning Wei12232" w:date="2026-10-20T08:14:00Z">
              <w:r w:rsidRPr="00B32B9A">
                <w:rPr>
                  <w:rFonts w:ascii="Times New Roman" w:eastAsia="仿宋_GB2312" w:hAnsi="Times New Roman" w:cs="Times New Roman"/>
                  <w:color w:val="000000" w:themeColor="text1"/>
                  <w:sz w:val="18"/>
                  <w:szCs w:val="18"/>
                  <w:lang w:eastAsia="zh-CN"/>
                  <w:rPrChange w:id="4916" w:author="Xuning Wei12232" w:date="2026-10-24T11:11:00Z">
                    <w:rPr>
                      <w:lang w:eastAsia="zh-CN"/>
                    </w:rPr>
                  </w:rPrChange>
                </w:rPr>
                <w:delText>8.0 V DMF (7.584 kg/kg)</w:delText>
              </w:r>
            </w:del>
            <w:del w:id="4917" w:author="Xuning Wei12232" w:date="2026-10-20T19:20:00Z">
              <w:r w:rsidRPr="00B32B9A">
                <w:rPr>
                  <w:rFonts w:ascii="Times New Roman" w:eastAsia="仿宋_GB2312" w:hAnsi="Times New Roman" w:cs="Times New Roman"/>
                  <w:color w:val="000000" w:themeColor="text1"/>
                  <w:sz w:val="18"/>
                  <w:szCs w:val="18"/>
                  <w:rPrChange w:id="491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4919"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4920"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4921"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4922" w:author="Xuning Wei12232" w:date="2026-10-24T11:11:00Z">
                  <w:rPr>
                    <w:color w:val="0000FF"/>
                  </w:rPr>
                </w:rPrChange>
              </w:rPr>
              <w:t xml:space="preserve"> cleaning pipeline.</w:t>
            </w:r>
            <w:del w:id="4923" w:author="Xuning Wei12232" w:date="2026-10-20T15:14:00Z">
              <w:r w:rsidRPr="00B32B9A">
                <w:rPr>
                  <w:rFonts w:ascii="Times New Roman" w:eastAsia="仿宋_GB2312" w:hAnsi="Times New Roman" w:cs="Times New Roman"/>
                  <w:color w:val="000000" w:themeColor="text1"/>
                  <w:sz w:val="18"/>
                  <w:szCs w:val="18"/>
                  <w:rPrChange w:id="4924"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4925" w:author="Xuning Wei12232" w:date="2026-10-24T11:11:00Z">
                    <w:rPr/>
                  </w:rPrChange>
                </w:rPr>
                <w:br/>
                <w:delText xml:space="preserve">2. </w:delText>
              </w:r>
            </w:del>
          </w:p>
          <w:p w14:paraId="5684E616" w14:textId="77777777" w:rsidR="00652DEA" w:rsidRPr="00B32B9A" w:rsidRDefault="00C15CB5">
            <w:pPr>
              <w:pStyle w:val="aff2"/>
              <w:widowControl w:val="0"/>
              <w:numPr>
                <w:ilvl w:val="0"/>
                <w:numId w:val="67"/>
              </w:numPr>
              <w:spacing w:beforeLines="50" w:before="120" w:afterLines="50" w:after="120"/>
              <w:jc w:val="both"/>
              <w:rPr>
                <w:ins w:id="4926" w:author="Xuning Wei12232" w:date="2026-10-20T15:14:00Z"/>
                <w:rFonts w:ascii="Times New Roman" w:eastAsia="仿宋_GB2312" w:hAnsi="Times New Roman" w:cs="Times New Roman"/>
                <w:color w:val="000000" w:themeColor="text1"/>
                <w:sz w:val="18"/>
                <w:szCs w:val="18"/>
              </w:rPr>
              <w:pPrChange w:id="4927"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28" w:author="Xuning Wei12232" w:date="2026-10-24T11:11:00Z">
                  <w:rPr/>
                </w:rPrChange>
              </w:rPr>
              <w:t>After the liquid is filtered out of the synthesis reactor. Transfer the mixture in activation tank (TJ4S-1213-Sy15-R01) to synthesis reactor (TJ4S-1213-Sy15).</w:t>
            </w:r>
            <w:del w:id="4929" w:author="Xuning Wei12232" w:date="2026-10-20T15:14:00Z">
              <w:r w:rsidRPr="00B32B9A">
                <w:rPr>
                  <w:rFonts w:ascii="Times New Roman" w:eastAsia="仿宋_GB2312" w:hAnsi="Times New Roman" w:cs="Times New Roman"/>
                  <w:color w:val="000000" w:themeColor="text1"/>
                  <w:sz w:val="18"/>
                  <w:szCs w:val="18"/>
                  <w:rPrChange w:id="4930" w:author="Xuning Wei12232" w:date="2026-10-24T11:11:00Z">
                    <w:rPr/>
                  </w:rPrChange>
                </w:rPr>
                <w:br/>
                <w:delText xml:space="preserve">3. </w:delText>
              </w:r>
            </w:del>
          </w:p>
          <w:p w14:paraId="1D482E12" w14:textId="77777777" w:rsidR="00652DEA" w:rsidRPr="00B32B9A" w:rsidRDefault="00C15CB5">
            <w:pPr>
              <w:pStyle w:val="aff2"/>
              <w:widowControl w:val="0"/>
              <w:numPr>
                <w:ilvl w:val="0"/>
                <w:numId w:val="67"/>
              </w:numPr>
              <w:spacing w:beforeLines="50" w:before="120" w:afterLines="50" w:after="120"/>
              <w:jc w:val="both"/>
              <w:rPr>
                <w:rFonts w:ascii="Times New Roman" w:eastAsia="仿宋_GB2312" w:hAnsi="Times New Roman" w:cs="Times New Roman"/>
                <w:color w:val="000000" w:themeColor="text1"/>
                <w:sz w:val="18"/>
                <w:szCs w:val="18"/>
                <w:rPrChange w:id="4931" w:author="Xuning Wei12232" w:date="2026-10-24T11:11:00Z">
                  <w:rPr/>
                </w:rPrChange>
              </w:rPr>
              <w:pPrChange w:id="4932" w:author="Xuning Wei12232" w:date="2026-10-20T15:1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33"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493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4935" w:author="Xuning Wei12232" w:date="2026-10-24T11:11:00Z">
                  <w:rPr/>
                </w:rPrChange>
              </w:rPr>
              <w:t>. Drain until there is no obvious drip</w:t>
            </w:r>
          </w:p>
          <w:p w14:paraId="2AE21B8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493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754A45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B95CD1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1038E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A7157C3" w14:textId="77777777" w:rsidR="00652DEA" w:rsidRPr="00B32B9A" w:rsidRDefault="00C15CB5">
            <w:pPr>
              <w:pStyle w:val="aff2"/>
              <w:widowControl w:val="0"/>
              <w:numPr>
                <w:ilvl w:val="0"/>
                <w:numId w:val="68"/>
              </w:numPr>
              <w:spacing w:beforeLines="50" w:before="120" w:afterLines="50" w:after="120"/>
              <w:jc w:val="both"/>
              <w:rPr>
                <w:ins w:id="4937" w:author="Xuning Wei12232" w:date="2026-10-20T15:15:00Z"/>
                <w:rFonts w:ascii="Times New Roman" w:eastAsia="仿宋_GB2312" w:hAnsi="Times New Roman" w:cs="Times New Roman"/>
                <w:color w:val="000000" w:themeColor="text1"/>
                <w:sz w:val="18"/>
                <w:szCs w:val="18"/>
              </w:rPr>
              <w:pPrChange w:id="4938" w:author="Xuning Wei12232" w:date="2026-10-20T15:15:00Z">
                <w:pPr>
                  <w:widowControl w:val="0"/>
                  <w:spacing w:beforeLines="50" w:before="120" w:afterLines="50" w:after="120"/>
                  <w:contextualSpacing/>
                </w:pPr>
              </w:pPrChange>
            </w:pPr>
            <w:del w:id="4939" w:author="Xuning Wei12232" w:date="2026-10-20T15:14:00Z">
              <w:r w:rsidRPr="00B32B9A">
                <w:rPr>
                  <w:rFonts w:ascii="Times New Roman" w:eastAsia="仿宋_GB2312" w:hAnsi="Times New Roman" w:cs="Times New Roman"/>
                  <w:color w:val="000000" w:themeColor="text1"/>
                  <w:sz w:val="18"/>
                  <w:szCs w:val="18"/>
                  <w:rPrChange w:id="4940"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941"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4942" w:author="Xuning Wei12232" w:date="2026-10-24T11:11:00Z">
                  <w:rPr>
                    <w:lang w:eastAsia="zh-CN"/>
                  </w:rPr>
                </w:rPrChange>
              </w:rPr>
              <w:t xml:space="preserve"> </w:t>
            </w:r>
            <w:del w:id="4943" w:author="Xuning Wei12232" w:date="2026-10-20T08:14:00Z">
              <w:r w:rsidRPr="00B32B9A">
                <w:rPr>
                  <w:rFonts w:ascii="Times New Roman" w:eastAsia="仿宋_GB2312" w:hAnsi="Times New Roman" w:cs="Times New Roman"/>
                  <w:bCs w:val="0"/>
                  <w:color w:val="000000" w:themeColor="text1"/>
                  <w:sz w:val="18"/>
                  <w:szCs w:val="18"/>
                  <w:lang w:eastAsia="zh-CN"/>
                  <w:rPrChange w:id="4944" w:author="Xuning Wei12232" w:date="2026-10-24T11:11:00Z">
                    <w:rPr>
                      <w:lang w:eastAsia="zh-CN"/>
                    </w:rPr>
                  </w:rPrChange>
                </w:rPr>
                <w:delText>8.0 V 20 % piperidine in DMF (7.448 kg/kg)</w:delText>
              </w:r>
            </w:del>
            <w:ins w:id="4945" w:author="Xuning Wei12232" w:date="2026-10-20T08:14:00Z">
              <w:r w:rsidRPr="00B32B9A">
                <w:rPr>
                  <w:rFonts w:ascii="Times New Roman" w:eastAsia="仿宋_GB2312" w:hAnsi="Times New Roman" w:cs="Times New Roman"/>
                  <w:bCs w:val="0"/>
                  <w:color w:val="000000" w:themeColor="text1"/>
                  <w:sz w:val="18"/>
                  <w:szCs w:val="18"/>
                  <w:lang w:eastAsia="zh-CN"/>
                  <w:rPrChange w:id="4946" w:author="Xuning Wei12232" w:date="2026-10-24T11:11:00Z">
                    <w:rPr>
                      <w:lang w:eastAsia="zh-CN"/>
                    </w:rPr>
                  </w:rPrChange>
                </w:rPr>
                <w:t xml:space="preserve">20 % piperidine in </w:t>
              </w:r>
            </w:ins>
            <w:ins w:id="4947" w:author="Xuning Wei12232" w:date="2026-10-20T20:00:00Z">
              <w:r w:rsidRPr="00B32B9A">
                <w:rPr>
                  <w:rFonts w:ascii="Times New Roman" w:eastAsia="仿宋_GB2312" w:hAnsi="Times New Roman" w:cs="Times New Roman"/>
                  <w:bCs w:val="0"/>
                  <w:color w:val="000000" w:themeColor="text1"/>
                  <w:sz w:val="18"/>
                  <w:szCs w:val="18"/>
                  <w:lang w:eastAsia="zh-CN"/>
                  <w:rPrChange w:id="4948"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4949"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4950" w:author="Xuning Wei12232" w:date="2026-10-24T11:11:00Z">
                  <w:rPr/>
                </w:rPrChange>
              </w:rPr>
              <w:t>into</w:t>
            </w:r>
            <w:r w:rsidRPr="00B32B9A">
              <w:rPr>
                <w:rFonts w:ascii="Times New Roman" w:eastAsia="仿宋_GB2312" w:hAnsi="Times New Roman" w:cs="Times New Roman"/>
                <w:b/>
                <w:color w:val="000000" w:themeColor="text1"/>
                <w:sz w:val="18"/>
                <w:szCs w:val="18"/>
                <w:rPrChange w:id="4951"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4952" w:author="Xuning Wei12232" w:date="2026-10-24T11:11:00Z">
                  <w:rPr/>
                </w:rPrChange>
              </w:rPr>
              <w:t xml:space="preserve">TJ4S-1213-Sy15. </w:t>
            </w:r>
            <w:del w:id="4953" w:author="Xuning Wei12232" w:date="2026-10-20T15:15:00Z">
              <w:r w:rsidRPr="00B32B9A">
                <w:rPr>
                  <w:rFonts w:ascii="Times New Roman" w:eastAsia="仿宋_GB2312" w:hAnsi="Times New Roman" w:cs="Times New Roman"/>
                  <w:color w:val="000000" w:themeColor="text1"/>
                  <w:sz w:val="18"/>
                  <w:szCs w:val="18"/>
                  <w:rPrChange w:id="4954" w:author="Xuning Wei12232" w:date="2026-10-24T11:11:00Z">
                    <w:rPr/>
                  </w:rPrChange>
                </w:rPr>
                <w:br/>
                <w:delText xml:space="preserve">2. </w:delText>
              </w:r>
            </w:del>
          </w:p>
          <w:p w14:paraId="673FB84C" w14:textId="77777777" w:rsidR="00652DEA" w:rsidRPr="00B32B9A" w:rsidRDefault="00C15CB5">
            <w:pPr>
              <w:pStyle w:val="aff2"/>
              <w:widowControl w:val="0"/>
              <w:numPr>
                <w:ilvl w:val="0"/>
                <w:numId w:val="68"/>
              </w:numPr>
              <w:spacing w:beforeLines="50" w:before="120" w:afterLines="50" w:after="120"/>
              <w:jc w:val="both"/>
              <w:rPr>
                <w:ins w:id="4955" w:author="Xuning Wei12232" w:date="2026-10-20T15:15:00Z"/>
                <w:rFonts w:ascii="Times New Roman" w:eastAsia="仿宋_GB2312" w:hAnsi="Times New Roman" w:cs="Times New Roman"/>
                <w:color w:val="000000" w:themeColor="text1"/>
                <w:sz w:val="18"/>
                <w:szCs w:val="18"/>
              </w:rPr>
              <w:pPrChange w:id="4956" w:author="Xuning Wei12232" w:date="2026-10-20T15:1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495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495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4959" w:author="Xuning Wei12232" w:date="2026-10-24T11:11:00Z">
                  <w:rPr/>
                </w:rPrChange>
              </w:rPr>
              <w:t>.</w:t>
            </w:r>
            <w:del w:id="4960" w:author="Xuning Wei12232" w:date="2026-10-20T15:15:00Z">
              <w:r w:rsidRPr="00B32B9A">
                <w:rPr>
                  <w:rFonts w:ascii="Times New Roman" w:eastAsia="仿宋_GB2312" w:hAnsi="Times New Roman" w:cs="Times New Roman"/>
                  <w:color w:val="000000" w:themeColor="text1"/>
                  <w:sz w:val="18"/>
                  <w:szCs w:val="18"/>
                  <w:rPrChange w:id="4961" w:author="Xuning Wei12232" w:date="2026-10-24T11:11:00Z">
                    <w:rPr/>
                  </w:rPrChange>
                </w:rPr>
                <w:br/>
                <w:delText xml:space="preserve">3. </w:delText>
              </w:r>
            </w:del>
          </w:p>
          <w:p w14:paraId="670AD0BE" w14:textId="777D1B54" w:rsidR="00652DEA" w:rsidRPr="00B32B9A" w:rsidRDefault="00C15CB5">
            <w:pPr>
              <w:pStyle w:val="aff2"/>
              <w:widowControl w:val="0"/>
              <w:numPr>
                <w:ilvl w:val="0"/>
                <w:numId w:val="68"/>
              </w:numPr>
              <w:spacing w:beforeLines="50" w:before="120" w:afterLines="50" w:after="120"/>
              <w:jc w:val="both"/>
              <w:rPr>
                <w:rFonts w:ascii="Times New Roman" w:eastAsia="仿宋_GB2312" w:hAnsi="Times New Roman" w:cs="Times New Roman"/>
                <w:color w:val="000000" w:themeColor="text1"/>
                <w:sz w:val="18"/>
                <w:szCs w:val="18"/>
                <w:rPrChange w:id="4962" w:author="Xuning Wei12232" w:date="2026-10-24T11:11:00Z">
                  <w:rPr/>
                </w:rPrChange>
              </w:rPr>
              <w:pPrChange w:id="4963" w:author="Xuning Wei12232" w:date="2026-10-22T10:2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4964"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4965"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4966"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967" w:author="Xuning Wei12232" w:date="2026-10-20T20:03:00Z">
              <w:r w:rsidRPr="00B32B9A">
                <w:rPr>
                  <w:rFonts w:ascii="Times New Roman" w:eastAsia="仿宋_GB2312" w:hAnsi="Times New Roman" w:cs="Times New Roman"/>
                  <w:color w:val="000000" w:themeColor="text1"/>
                  <w:sz w:val="18"/>
                  <w:szCs w:val="18"/>
                </w:rPr>
                <w:t>)</w:t>
              </w:r>
            </w:ins>
            <w:ins w:id="4968" w:author="Xuning Wei12232" w:date="2026-10-22T10:26:00Z">
              <w:r w:rsidRPr="00B32B9A">
                <w:rPr>
                  <w:rFonts w:ascii="Times New Roman" w:eastAsia="仿宋_GB2312" w:hAnsi="Times New Roman" w:cs="Times New Roman"/>
                  <w:color w:val="000000" w:themeColor="text1"/>
                  <w:sz w:val="18"/>
                  <w:szCs w:val="18"/>
                </w:rPr>
                <w:t xml:space="preserve">, </w:t>
              </w:r>
            </w:ins>
            <w:del w:id="4969" w:author="Xuning Wei12232" w:date="2026-10-20T14:33:00Z">
              <w:r w:rsidRPr="00B32B9A">
                <w:rPr>
                  <w:rFonts w:ascii="Times New Roman" w:eastAsia="仿宋_GB2312" w:hAnsi="Times New Roman" w:cs="Times New Roman"/>
                  <w:color w:val="000000" w:themeColor="text1"/>
                  <w:sz w:val="18"/>
                  <w:szCs w:val="18"/>
                  <w:rPrChange w:id="4970" w:author="Xuning Wei12232" w:date="2026-10-24T11:11:00Z">
                    <w:rPr/>
                  </w:rPrChange>
                </w:rPr>
                <w:delText>25 ± 5 °C</w:delText>
              </w:r>
            </w:del>
            <w:del w:id="4971" w:author="Xuning Wei12232" w:date="2026-10-20T20:03:00Z">
              <w:r w:rsidRPr="00B32B9A">
                <w:rPr>
                  <w:rFonts w:ascii="Times New Roman" w:eastAsia="仿宋_GB2312" w:hAnsi="Times New Roman" w:cs="Times New Roman"/>
                  <w:color w:val="000000" w:themeColor="text1"/>
                  <w:sz w:val="18"/>
                  <w:szCs w:val="18"/>
                  <w:rPrChange w:id="4972"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4973"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4974" w:author="Xuning Wei12232" w:date="2026-10-22T10:26:00Z">
              <w:r w:rsidRPr="00B32B9A">
                <w:rPr>
                  <w:rFonts w:ascii="Times New Roman" w:eastAsia="仿宋_GB2312" w:hAnsi="Times New Roman" w:cs="Times New Roman"/>
                  <w:color w:val="000000" w:themeColor="text1"/>
                  <w:sz w:val="18"/>
                  <w:szCs w:val="18"/>
                  <w:rPrChange w:id="4975"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4976"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497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4978" w:author="Xuning Wei12232" w:date="2026-10-20T20:03:00Z">
              <w:r w:rsidRPr="00B32B9A">
                <w:rPr>
                  <w:rFonts w:ascii="Times New Roman" w:eastAsia="仿宋_GB2312" w:hAnsi="Times New Roman" w:cs="Times New Roman"/>
                  <w:color w:val="000000" w:themeColor="text1"/>
                  <w:sz w:val="18"/>
                  <w:szCs w:val="18"/>
                </w:rPr>
                <w:t>).</w:t>
              </w:r>
            </w:ins>
            <w:del w:id="4979" w:author="Xuning Wei12232" w:date="2026-10-20T14:33:00Z">
              <w:r w:rsidRPr="00B32B9A">
                <w:rPr>
                  <w:rFonts w:ascii="Times New Roman" w:eastAsia="仿宋_GB2312" w:hAnsi="Times New Roman" w:cs="Times New Roman"/>
                  <w:color w:val="000000" w:themeColor="text1"/>
                  <w:sz w:val="18"/>
                  <w:szCs w:val="18"/>
                  <w:rPrChange w:id="4980" w:author="Xuning Wei12232" w:date="2026-10-24T11:11:00Z">
                    <w:rPr/>
                  </w:rPrChange>
                </w:rPr>
                <w:delText>25 ± 5 °C</w:delText>
              </w:r>
            </w:del>
            <w:del w:id="4981" w:author="Xuning Wei12232" w:date="2026-10-20T20:03:00Z">
              <w:r w:rsidRPr="00B32B9A">
                <w:rPr>
                  <w:rFonts w:ascii="Times New Roman" w:eastAsia="仿宋_GB2312" w:hAnsi="Times New Roman" w:cs="Times New Roman"/>
                  <w:color w:val="000000" w:themeColor="text1"/>
                  <w:sz w:val="18"/>
                  <w:szCs w:val="18"/>
                  <w:rPrChange w:id="4982" w:author="Xuning Wei12232" w:date="2026-10-24T11:11:00Z">
                    <w:rPr/>
                  </w:rPrChange>
                </w:rPr>
                <w:delText xml:space="preserve"> (target: 25 °C).</w:delText>
              </w:r>
            </w:del>
            <w:del w:id="4983" w:author="Xuning Wei12232" w:date="2026-10-20T15:15:00Z">
              <w:r w:rsidRPr="00B32B9A">
                <w:rPr>
                  <w:rFonts w:ascii="Times New Roman" w:eastAsia="仿宋_GB2312" w:hAnsi="Times New Roman" w:cs="Times New Roman"/>
                  <w:color w:val="000000" w:themeColor="text1"/>
                  <w:sz w:val="18"/>
                  <w:szCs w:val="18"/>
                  <w:rPrChange w:id="4984" w:author="Xuning Wei12232" w:date="2026-10-24T11:11:00Z">
                    <w:rPr/>
                  </w:rPrChange>
                </w:rPr>
                <w:br/>
                <w:delText xml:space="preserve">4. </w:delText>
              </w:r>
            </w:del>
            <w:r w:rsidRPr="00B32B9A">
              <w:rPr>
                <w:rFonts w:ascii="Times New Roman" w:eastAsia="仿宋_GB2312" w:hAnsi="Times New Roman" w:cs="Times New Roman"/>
                <w:color w:val="000000" w:themeColor="text1"/>
                <w:sz w:val="18"/>
                <w:szCs w:val="18"/>
                <w:rPrChange w:id="4985" w:author="Xuning Wei12232" w:date="2026-10-24T11:11:00Z">
                  <w:rPr/>
                </w:rPrChange>
              </w:rPr>
              <w:t xml:space="preserve">Stop stirring, turn off the nitrogen. Drain until there is no obvious drip. </w:t>
            </w:r>
          </w:p>
        </w:tc>
      </w:tr>
      <w:tr w:rsidR="00652DEA" w:rsidRPr="00B32B9A" w14:paraId="17F3AC8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20BBB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EF24D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A49D13" w14:textId="499EB2B6" w:rsidR="00652DEA" w:rsidRPr="00B32B9A" w:rsidRDefault="00C15CB5">
            <w:pPr>
              <w:pStyle w:val="aff2"/>
              <w:widowControl w:val="0"/>
              <w:numPr>
                <w:ilvl w:val="0"/>
                <w:numId w:val="69"/>
              </w:numPr>
              <w:spacing w:beforeLines="50" w:before="120" w:afterLines="50" w:after="120"/>
              <w:jc w:val="both"/>
              <w:rPr>
                <w:ins w:id="4986" w:author="Xuning Wei12232" w:date="2026-10-20T15:15:00Z"/>
                <w:rFonts w:ascii="Times New Roman" w:eastAsia="仿宋_GB2312" w:hAnsi="Times New Roman" w:cs="Times New Roman"/>
                <w:color w:val="000000" w:themeColor="text1"/>
                <w:sz w:val="18"/>
                <w:szCs w:val="18"/>
              </w:rPr>
              <w:pPrChange w:id="4987" w:author="Xuning Wei12232" w:date="2026-10-20T15:15:00Z">
                <w:pPr>
                  <w:widowControl w:val="0"/>
                  <w:spacing w:beforeLines="50" w:before="120" w:afterLines="50" w:after="120"/>
                  <w:contextualSpacing/>
                </w:pPr>
              </w:pPrChange>
            </w:pPr>
            <w:del w:id="4988" w:author="Xuning Wei12232" w:date="2026-10-20T15:15:00Z">
              <w:r w:rsidRPr="00B32B9A">
                <w:rPr>
                  <w:rFonts w:ascii="Times New Roman" w:eastAsia="仿宋_GB2312" w:hAnsi="Times New Roman" w:cs="Times New Roman"/>
                  <w:color w:val="000000" w:themeColor="text1"/>
                  <w:sz w:val="18"/>
                  <w:szCs w:val="18"/>
                  <w:rPrChange w:id="498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4990"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4991"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4992" w:author="Xuning Wei12232" w:date="2026-10-24T11:11:00Z">
                  <w:rPr/>
                </w:rPrChange>
              </w:rPr>
              <w:t>5 °C (</w:t>
            </w:r>
            <w:del w:id="4993" w:author="Xuning Wei12232" w:date="2026-10-24T10:48:00Z">
              <w:r w:rsidRPr="00B32B9A">
                <w:rPr>
                  <w:rFonts w:ascii="Times New Roman" w:eastAsia="仿宋_GB2312" w:hAnsi="Times New Roman" w:cs="Times New Roman"/>
                  <w:color w:val="000000" w:themeColor="text1"/>
                  <w:sz w:val="18"/>
                  <w:szCs w:val="18"/>
                  <w:rPrChange w:id="4994" w:author="Xuning Wei12232" w:date="2026-10-24T11:11:00Z">
                    <w:rPr/>
                  </w:rPrChange>
                </w:rPr>
                <w:delText>target: 20 °C</w:delText>
              </w:r>
            </w:del>
            <w:ins w:id="4995"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4996" w:author="Xuning Wei12232" w:date="2026-10-24T11:11:00Z">
                  <w:rPr/>
                </w:rPrChange>
              </w:rPr>
              <w:t>).</w:t>
            </w:r>
            <w:del w:id="4997" w:author="Xuning Wei12232" w:date="2026-10-20T15:15:00Z">
              <w:r w:rsidRPr="00B32B9A">
                <w:rPr>
                  <w:rFonts w:ascii="Times New Roman" w:eastAsia="仿宋_GB2312" w:hAnsi="Times New Roman" w:cs="Times New Roman"/>
                  <w:color w:val="000000" w:themeColor="text1"/>
                  <w:sz w:val="18"/>
                  <w:szCs w:val="18"/>
                  <w:rPrChange w:id="4998" w:author="Xuning Wei12232" w:date="2026-10-24T11:11:00Z">
                    <w:rPr/>
                  </w:rPrChange>
                </w:rPr>
                <w:br/>
                <w:delText xml:space="preserve">2. </w:delText>
              </w:r>
            </w:del>
          </w:p>
          <w:p w14:paraId="4264A44F" w14:textId="0C33AC9A" w:rsidR="00652DEA" w:rsidRPr="00B32B9A" w:rsidRDefault="00C15CB5">
            <w:pPr>
              <w:pStyle w:val="aff2"/>
              <w:widowControl w:val="0"/>
              <w:numPr>
                <w:ilvl w:val="0"/>
                <w:numId w:val="69"/>
              </w:numPr>
              <w:spacing w:beforeLines="50" w:before="120" w:afterLines="50" w:after="120"/>
              <w:jc w:val="both"/>
              <w:rPr>
                <w:ins w:id="4999" w:author="Xuning Wei12232" w:date="2026-10-20T15:15:00Z"/>
                <w:rFonts w:ascii="Times New Roman" w:eastAsia="仿宋_GB2312" w:hAnsi="Times New Roman" w:cs="Times New Roman"/>
                <w:color w:val="000000" w:themeColor="text1"/>
                <w:sz w:val="18"/>
                <w:szCs w:val="18"/>
              </w:rPr>
              <w:pPrChange w:id="5000" w:author="Xuning Wei12232" w:date="2026-10-20T15:15:00Z">
                <w:pPr>
                  <w:widowControl w:val="0"/>
                  <w:spacing w:beforeLines="50" w:before="120" w:afterLines="50" w:after="120"/>
                  <w:contextualSpacing/>
                </w:pPr>
              </w:pPrChange>
            </w:pPr>
            <w:ins w:id="5001" w:author="Xuning Wei12232" w:date="2026-10-23T19:43:00Z">
              <w:r w:rsidRPr="00B32B9A">
                <w:rPr>
                  <w:rFonts w:ascii="Times New Roman" w:eastAsia="仿宋_GB2312" w:hAnsi="Times New Roman" w:cs="Times New Roman"/>
                  <w:color w:val="000000" w:themeColor="text1"/>
                  <w:sz w:val="18"/>
                  <w:szCs w:val="18"/>
                  <w:rPrChange w:id="5002"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00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004" w:author="Johan Granander" w:date="2026-10-25T12:24:00Z">
              <w:r w:rsidR="004E595A" w:rsidRPr="00B32B9A">
                <w:rPr>
                  <w:rFonts w:ascii="Times New Roman" w:eastAsia="仿宋_GB2312" w:hAnsi="Times New Roman" w:cs="Times New Roman"/>
                  <w:color w:val="000000" w:themeColor="text1"/>
                  <w:sz w:val="18"/>
                  <w:szCs w:val="18"/>
                  <w:lang w:eastAsia="zh-CN"/>
                </w:rPr>
                <w:t xml:space="preserve"> </w:t>
              </w:r>
            </w:ins>
            <w:ins w:id="5005" w:author="Xuning Wei12232" w:date="2026-10-23T19:43:00Z">
              <w:r w:rsidRPr="00B32B9A">
                <w:rPr>
                  <w:rFonts w:ascii="Times New Roman" w:eastAsia="仿宋_GB2312" w:hAnsi="Times New Roman" w:cs="Times New Roman"/>
                  <w:color w:val="000000" w:themeColor="text1"/>
                  <w:sz w:val="18"/>
                  <w:szCs w:val="18"/>
                  <w:lang w:eastAsia="zh-CN"/>
                  <w:rPrChange w:id="5006"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007" w:author="Xuning Wei12232" w:date="2026-10-24T11:11:00Z">
                    <w:rPr>
                      <w:rFonts w:ascii="Times New Roman" w:eastAsia="仿宋_GB2312" w:hAnsi="Times New Roman" w:cs="Times New Roman"/>
                      <w:color w:val="FF0000"/>
                      <w:sz w:val="18"/>
                      <w:szCs w:val="18"/>
                      <w:highlight w:val="yellow"/>
                    </w:rPr>
                  </w:rPrChange>
                </w:rPr>
                <w:t>into TJ4S-1213-Sy15</w:t>
              </w:r>
            </w:ins>
            <w:del w:id="5008" w:author="Xuning Wei12232" w:date="2026-10-23T19:43:00Z">
              <w:r w:rsidRPr="00B32B9A">
                <w:rPr>
                  <w:rFonts w:ascii="Times New Roman" w:eastAsia="仿宋_GB2312" w:hAnsi="Times New Roman" w:cs="Times New Roman"/>
                  <w:color w:val="000000" w:themeColor="text1"/>
                  <w:sz w:val="18"/>
                  <w:szCs w:val="18"/>
                  <w:rPrChange w:id="5009"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010" w:author="Xuning Wei12232" w:date="2026-10-24T11:11:00Z">
                    <w:rPr>
                      <w:lang w:eastAsia="zh-CN"/>
                    </w:rPr>
                  </w:rPrChange>
                </w:rPr>
                <w:delText xml:space="preserve"> </w:delText>
              </w:r>
            </w:del>
            <w:del w:id="5011" w:author="Xuning Wei12232" w:date="2026-10-18T19:02:00Z">
              <w:r w:rsidRPr="00B32B9A">
                <w:rPr>
                  <w:rFonts w:ascii="Times New Roman" w:eastAsia="仿宋_GB2312" w:hAnsi="Times New Roman" w:cs="Times New Roman"/>
                  <w:color w:val="000000" w:themeColor="text1"/>
                  <w:sz w:val="18"/>
                  <w:szCs w:val="18"/>
                  <w:lang w:eastAsia="zh-CN"/>
                  <w:rPrChange w:id="5012" w:author="Xuning Wei12232" w:date="2026-10-24T11:11:00Z">
                    <w:rPr>
                      <w:lang w:eastAsia="zh-CN"/>
                    </w:rPr>
                  </w:rPrChange>
                </w:rPr>
                <w:delText>10.0 V Isopropyl Acetate (8.730 kg/kg)</w:delText>
              </w:r>
            </w:del>
            <w:del w:id="5013" w:author="Xuning Wei12232" w:date="2026-10-20T20:08:00Z">
              <w:r w:rsidRPr="00B32B9A">
                <w:rPr>
                  <w:rFonts w:ascii="Times New Roman" w:eastAsia="仿宋_GB2312" w:hAnsi="Times New Roman" w:cs="Times New Roman"/>
                  <w:color w:val="000000" w:themeColor="text1"/>
                  <w:sz w:val="18"/>
                  <w:szCs w:val="18"/>
                  <w:lang w:eastAsia="zh-CN"/>
                  <w:rPrChange w:id="5014" w:author="Xuning Wei12232" w:date="2026-10-24T11:11:00Z">
                    <w:rPr>
                      <w:lang w:eastAsia="zh-CN"/>
                    </w:rPr>
                  </w:rPrChange>
                </w:rPr>
                <w:delText xml:space="preserve"> </w:delText>
              </w:r>
            </w:del>
            <w:del w:id="5015" w:author="Xuning Wei12232" w:date="2026-10-23T19:43:00Z">
              <w:r w:rsidRPr="00B32B9A">
                <w:rPr>
                  <w:rFonts w:ascii="Times New Roman" w:eastAsia="仿宋_GB2312" w:hAnsi="Times New Roman" w:cs="Times New Roman"/>
                  <w:color w:val="000000" w:themeColor="text1"/>
                  <w:sz w:val="18"/>
                  <w:szCs w:val="18"/>
                  <w:rPrChange w:id="5016"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017" w:author="Xuning Wei12232" w:date="2026-10-24T11:11:00Z">
                  <w:rPr/>
                </w:rPrChange>
              </w:rPr>
              <w:t xml:space="preserve">. </w:t>
            </w:r>
            <w:del w:id="5018" w:author="Xuning Wei12232" w:date="2026-10-20T15:15:00Z">
              <w:r w:rsidRPr="00B32B9A">
                <w:rPr>
                  <w:rFonts w:ascii="Times New Roman" w:eastAsia="仿宋_GB2312" w:hAnsi="Times New Roman" w:cs="Times New Roman"/>
                  <w:color w:val="000000" w:themeColor="text1"/>
                  <w:sz w:val="18"/>
                  <w:szCs w:val="18"/>
                  <w:rPrChange w:id="5019" w:author="Xuning Wei12232" w:date="2026-10-24T11:11:00Z">
                    <w:rPr/>
                  </w:rPrChange>
                </w:rPr>
                <w:br/>
                <w:delText>3.</w:delText>
              </w:r>
            </w:del>
          </w:p>
          <w:p w14:paraId="5462A3E6" w14:textId="77777777" w:rsidR="00652DEA" w:rsidRPr="00B32B9A" w:rsidRDefault="00C15CB5">
            <w:pPr>
              <w:pStyle w:val="aff2"/>
              <w:widowControl w:val="0"/>
              <w:numPr>
                <w:ilvl w:val="0"/>
                <w:numId w:val="69"/>
              </w:numPr>
              <w:spacing w:beforeLines="50" w:before="120" w:afterLines="50" w:after="120"/>
              <w:jc w:val="both"/>
              <w:rPr>
                <w:rFonts w:ascii="Times New Roman" w:eastAsia="仿宋_GB2312" w:hAnsi="Times New Roman" w:cs="Times New Roman"/>
                <w:color w:val="000000" w:themeColor="text1"/>
                <w:sz w:val="18"/>
                <w:szCs w:val="18"/>
                <w:rPrChange w:id="5020" w:author="Xuning Wei12232" w:date="2026-10-24T11:11:00Z">
                  <w:rPr/>
                </w:rPrChange>
              </w:rPr>
              <w:pPrChange w:id="5021" w:author="Xuning Wei12232" w:date="2026-10-20T15:15:00Z">
                <w:pPr>
                  <w:widowControl w:val="0"/>
                  <w:spacing w:beforeLines="50" w:before="120" w:afterLines="50" w:after="120"/>
                  <w:contextualSpacing/>
                </w:pPr>
              </w:pPrChange>
            </w:pPr>
            <w:del w:id="5022" w:author="Xuning Wei12232" w:date="2026-10-20T15:15:00Z">
              <w:r w:rsidRPr="00B32B9A">
                <w:rPr>
                  <w:rFonts w:ascii="Times New Roman" w:eastAsia="仿宋_GB2312" w:hAnsi="Times New Roman" w:cs="Times New Roman"/>
                  <w:color w:val="000000" w:themeColor="text1"/>
                  <w:sz w:val="18"/>
                  <w:szCs w:val="18"/>
                  <w:rPrChange w:id="502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24" w:author="Xuning Wei12232" w:date="2026-10-24T11:11:00Z">
                  <w:rPr/>
                </w:rPrChange>
              </w:rPr>
              <w:t>Bubble with nitrogen, after stirring, turn off the nitrogen. Drain until there is no obvious drip</w:t>
            </w:r>
          </w:p>
          <w:p w14:paraId="0BDADBC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2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lastRenderedPageBreak/>
              <w:t>Perform this operation 4 times.</w:t>
            </w:r>
          </w:p>
        </w:tc>
      </w:tr>
      <w:tr w:rsidR="00652DEA" w:rsidRPr="00B32B9A" w14:paraId="4788A7D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B595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3A99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2655A2" w14:textId="2AB7CEB6" w:rsidR="00652DEA" w:rsidRPr="00B32B9A" w:rsidRDefault="00C15CB5">
            <w:pPr>
              <w:pStyle w:val="aff2"/>
              <w:widowControl w:val="0"/>
              <w:numPr>
                <w:ilvl w:val="0"/>
                <w:numId w:val="70"/>
              </w:numPr>
              <w:spacing w:beforeLines="50" w:before="120" w:afterLines="50" w:after="120"/>
              <w:jc w:val="both"/>
              <w:rPr>
                <w:ins w:id="5026" w:author="Xuning Wei12232" w:date="2026-10-20T15:16:00Z"/>
                <w:rFonts w:ascii="Times New Roman" w:eastAsia="仿宋_GB2312" w:hAnsi="Times New Roman" w:cs="Times New Roman"/>
                <w:color w:val="000000" w:themeColor="text1"/>
                <w:sz w:val="18"/>
                <w:szCs w:val="18"/>
              </w:rPr>
              <w:pPrChange w:id="5027" w:author="Xuning Wei12232" w:date="2026-10-20T15:16:00Z">
                <w:pPr>
                  <w:widowControl w:val="0"/>
                  <w:spacing w:beforeLines="50" w:before="120" w:afterLines="50" w:after="120"/>
                  <w:contextualSpacing/>
                </w:pPr>
              </w:pPrChange>
            </w:pPr>
            <w:del w:id="5028" w:author="Xuning Wei12232" w:date="2026-10-20T15:16:00Z">
              <w:r w:rsidRPr="00B32B9A">
                <w:rPr>
                  <w:rFonts w:ascii="Times New Roman" w:eastAsia="仿宋_GB2312" w:hAnsi="Times New Roman" w:cs="Times New Roman"/>
                  <w:color w:val="000000" w:themeColor="text1"/>
                  <w:sz w:val="18"/>
                  <w:szCs w:val="18"/>
                  <w:rPrChange w:id="502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030" w:author="Xuning Wei12232" w:date="2026-10-24T11:11:00Z">
                  <w:rPr/>
                </w:rPrChange>
              </w:rPr>
              <w:t xml:space="preserve">Add </w:t>
            </w:r>
            <w:ins w:id="5031" w:author="Xuning Wei12232" w:date="2026-10-23T19:50:00Z">
              <w:r w:rsidRPr="00B32B9A">
                <w:rPr>
                  <w:rFonts w:ascii="Times New Roman" w:eastAsia="仿宋_GB2312" w:hAnsi="Times New Roman" w:cs="Times New Roman"/>
                  <w:color w:val="000000" w:themeColor="text1"/>
                  <w:sz w:val="18"/>
                  <w:szCs w:val="18"/>
                  <w:rPrChange w:id="5032"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ins w:id="5033" w:author="Xuning Wei12232" w:date="2026-10-23T19:50:00Z">
              <w:r w:rsidRPr="00B32B9A">
                <w:rPr>
                  <w:rFonts w:ascii="Times New Roman" w:eastAsia="仿宋_GB2312" w:hAnsi="Times New Roman" w:cs="Times New Roman"/>
                  <w:color w:val="000000" w:themeColor="text1"/>
                  <w:sz w:val="18"/>
                  <w:szCs w:val="18"/>
                  <w:rPrChange w:id="5034"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035" w:author="Xuning Wei12232" w:date="2026-10-20T08:12:00Z">
              <w:r w:rsidRPr="00B32B9A">
                <w:rPr>
                  <w:rFonts w:ascii="Times New Roman" w:eastAsia="仿宋_GB2312" w:hAnsi="Times New Roman" w:cs="Times New Roman"/>
                  <w:color w:val="000000" w:themeColor="text1"/>
                  <w:sz w:val="18"/>
                  <w:szCs w:val="18"/>
                  <w:rPrChange w:id="5036" w:author="Xuning Wei12232" w:date="2026-10-24T11:11:00Z">
                    <w:rPr/>
                  </w:rPrChange>
                </w:rPr>
                <w:delText>12.0 V DMF (11.376 kg/kg)</w:delText>
              </w:r>
            </w:del>
            <w:del w:id="5037" w:author="Xuning Wei12232" w:date="2026-10-23T19:50:00Z">
              <w:r w:rsidRPr="00B32B9A">
                <w:rPr>
                  <w:rFonts w:ascii="Times New Roman" w:eastAsia="仿宋_GB2312" w:hAnsi="Times New Roman" w:cs="Times New Roman"/>
                  <w:color w:val="000000" w:themeColor="text1"/>
                  <w:sz w:val="18"/>
                  <w:szCs w:val="18"/>
                  <w:rPrChange w:id="503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039" w:author="Xuning Wei12232" w:date="2026-10-24T11:11:00Z">
                  <w:rPr/>
                </w:rPrChange>
              </w:rPr>
              <w:t>into TJ4S-1213-Sy15.</w:t>
            </w:r>
            <w:del w:id="5040" w:author="Xuning Wei12232" w:date="2026-10-20T15:16:00Z">
              <w:r w:rsidRPr="00B32B9A">
                <w:rPr>
                  <w:rFonts w:ascii="Times New Roman" w:eastAsia="仿宋_GB2312" w:hAnsi="Times New Roman" w:cs="Times New Roman"/>
                  <w:color w:val="000000" w:themeColor="text1"/>
                  <w:sz w:val="18"/>
                  <w:szCs w:val="18"/>
                  <w:rPrChange w:id="504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042" w:author="Xuning Wei12232" w:date="2026-10-24T11:11:00Z">
                    <w:rPr/>
                  </w:rPrChange>
                </w:rPr>
                <w:br/>
                <w:delText xml:space="preserve">2. </w:delText>
              </w:r>
            </w:del>
          </w:p>
          <w:p w14:paraId="2525F738" w14:textId="77777777" w:rsidR="00652DEA" w:rsidRPr="00B32B9A" w:rsidRDefault="00C15CB5">
            <w:pPr>
              <w:pStyle w:val="aff2"/>
              <w:widowControl w:val="0"/>
              <w:numPr>
                <w:ilvl w:val="0"/>
                <w:numId w:val="70"/>
              </w:numPr>
              <w:spacing w:beforeLines="50" w:before="120" w:afterLines="50" w:after="120"/>
              <w:jc w:val="both"/>
              <w:rPr>
                <w:rFonts w:ascii="Times New Roman" w:eastAsia="仿宋_GB2312" w:hAnsi="Times New Roman" w:cs="Times New Roman"/>
                <w:color w:val="000000" w:themeColor="text1"/>
                <w:sz w:val="18"/>
                <w:szCs w:val="18"/>
                <w:rPrChange w:id="5043" w:author="Xuning Wei12232" w:date="2026-10-24T11:11:00Z">
                  <w:rPr/>
                </w:rPrChange>
              </w:rPr>
              <w:pPrChange w:id="5044" w:author="Xuning Wei12232" w:date="2026-10-20T15:1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04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04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047" w:author="Xuning Wei12232" w:date="2026-10-24T11:11:00Z">
                  <w:rPr/>
                </w:rPrChange>
              </w:rPr>
              <w:t xml:space="preserve">. Drain until there is no obvious drip. </w:t>
            </w:r>
          </w:p>
          <w:p w14:paraId="33EE32C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04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3B0CC49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D9C8D3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561BA2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Fmoc-L-Leu-OH </w:t>
            </w:r>
          </w:p>
          <w:p w14:paraId="4FBE909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F5742A" w14:textId="77777777" w:rsidR="00652DEA" w:rsidRPr="00B32B9A" w:rsidRDefault="00C15CB5">
            <w:pPr>
              <w:pStyle w:val="aff2"/>
              <w:widowControl w:val="0"/>
              <w:numPr>
                <w:ilvl w:val="0"/>
                <w:numId w:val="71"/>
              </w:numPr>
              <w:spacing w:beforeLines="50" w:before="120" w:afterLines="50" w:after="120"/>
              <w:jc w:val="both"/>
              <w:rPr>
                <w:ins w:id="5049" w:author="Xuning Wei12232" w:date="2026-10-20T15:17:00Z"/>
                <w:rFonts w:ascii="Times New Roman" w:eastAsia="等线" w:hAnsi="Times New Roman" w:cs="Times New Roman"/>
                <w:color w:val="000000" w:themeColor="text1"/>
                <w:sz w:val="18"/>
                <w:szCs w:val="18"/>
              </w:rPr>
              <w:pPrChange w:id="5050" w:author="Xuning Wei12232" w:date="2026-10-20T15:17:00Z">
                <w:pPr>
                  <w:widowControl w:val="0"/>
                  <w:spacing w:beforeLines="50" w:before="120" w:afterLines="50" w:after="120"/>
                  <w:contextualSpacing/>
                </w:pPr>
              </w:pPrChange>
            </w:pPr>
            <w:del w:id="5051" w:author="Xuning Wei12232" w:date="2026-10-20T15:16:00Z">
              <w:r w:rsidRPr="00B32B9A">
                <w:rPr>
                  <w:rFonts w:ascii="Times New Roman" w:eastAsia="等线" w:hAnsi="Times New Roman" w:cs="Times New Roman"/>
                  <w:color w:val="000000" w:themeColor="text1"/>
                  <w:sz w:val="18"/>
                  <w:szCs w:val="18"/>
                  <w:rPrChange w:id="5052" w:author="Xuning Wei12232" w:date="2026-10-24T11:11:00Z">
                    <w:rPr/>
                  </w:rPrChange>
                </w:rPr>
                <w:delText xml:space="preserve">1. </w:delText>
              </w:r>
            </w:del>
            <w:r w:rsidRPr="00B32B9A">
              <w:rPr>
                <w:rFonts w:ascii="Times New Roman" w:eastAsia="等线" w:hAnsi="Times New Roman" w:cs="Times New Roman"/>
                <w:color w:val="000000" w:themeColor="text1"/>
                <w:sz w:val="18"/>
                <w:szCs w:val="18"/>
                <w:rPrChange w:id="5053" w:author="Xuning Wei12232" w:date="2026-10-24T11:11:00Z">
                  <w:rPr/>
                </w:rPrChange>
              </w:rPr>
              <w:t>Add</w:t>
            </w:r>
            <w:ins w:id="5054" w:author="Xuning Wei12232" w:date="2026-10-20T21:15:00Z">
              <w:r w:rsidRPr="00B32B9A">
                <w:rPr>
                  <w:rFonts w:ascii="Times New Roman" w:eastAsia="等线" w:hAnsi="Times New Roman" w:cs="Times New Roman"/>
                  <w:color w:val="000000" w:themeColor="text1"/>
                  <w:sz w:val="18"/>
                  <w:szCs w:val="18"/>
                  <w:lang w:eastAsia="zh-CN"/>
                  <w:rPrChange w:id="5055"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056" w:author="Xuning Wei12232" w:date="2026-10-20T21:15:00Z">
              <w:r w:rsidRPr="00B32B9A">
                <w:rPr>
                  <w:rFonts w:ascii="Times New Roman" w:eastAsia="等线" w:hAnsi="Times New Roman" w:cs="Times New Roman"/>
                  <w:color w:val="000000" w:themeColor="text1"/>
                  <w:sz w:val="18"/>
                  <w:szCs w:val="18"/>
                  <w:rPrChange w:id="5057" w:author="Xuning Wei12232" w:date="2026-10-24T11:11:00Z">
                    <w:rPr/>
                  </w:rPrChange>
                </w:rPr>
                <w:delText xml:space="preserve"> </w:delText>
              </w:r>
            </w:del>
            <w:del w:id="5058" w:author="Xuning Wei12232" w:date="2026-10-20T08:15:00Z">
              <w:r w:rsidRPr="00B32B9A">
                <w:rPr>
                  <w:rFonts w:ascii="Times New Roman" w:eastAsia="等线" w:hAnsi="Times New Roman" w:cs="Times New Roman"/>
                  <w:color w:val="000000" w:themeColor="text1"/>
                  <w:sz w:val="18"/>
                  <w:szCs w:val="18"/>
                  <w:lang w:eastAsia="zh-CN"/>
                  <w:rPrChange w:id="5059"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060" w:author="Xuning Wei12232" w:date="2026-10-24T11:11:00Z">
                    <w:rPr/>
                  </w:rPrChange>
                </w:rPr>
                <w:delText xml:space="preserve"> </w:delText>
              </w:r>
            </w:del>
            <w:ins w:id="5061" w:author="Xuning Wei12232" w:date="2026-10-20T08:15:00Z">
              <w:r w:rsidRPr="00B32B9A">
                <w:rPr>
                  <w:rFonts w:ascii="Times New Roman" w:eastAsia="等线" w:hAnsi="Times New Roman" w:cs="Times New Roman"/>
                  <w:color w:val="000000" w:themeColor="text1"/>
                  <w:sz w:val="18"/>
                  <w:szCs w:val="18"/>
                  <w:lang w:eastAsia="zh-CN"/>
                  <w:rPrChange w:id="5062"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063"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064"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065"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066"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067"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068" w:author="Xuning Wei12232" w:date="2026-10-24T11:11:00Z">
                  <w:rPr/>
                </w:rPrChange>
              </w:rPr>
              <w:t xml:space="preserve">. </w:t>
            </w:r>
          </w:p>
          <w:p w14:paraId="6B6EB160" w14:textId="7B7E7C47" w:rsidR="00652DEA" w:rsidRPr="00B32B9A" w:rsidRDefault="00C15CB5">
            <w:pPr>
              <w:pStyle w:val="aff2"/>
              <w:widowControl w:val="0"/>
              <w:numPr>
                <w:ilvl w:val="0"/>
                <w:numId w:val="71"/>
              </w:numPr>
              <w:spacing w:beforeLines="50" w:before="120" w:afterLines="50" w:after="120"/>
              <w:jc w:val="both"/>
              <w:rPr>
                <w:ins w:id="5069" w:author="Xuning Wei12232" w:date="2026-10-20T21:17:00Z"/>
                <w:rFonts w:ascii="Times New Roman" w:eastAsia="仿宋_GB2312" w:hAnsi="Times New Roman" w:cs="Times New Roman"/>
                <w:color w:val="000000" w:themeColor="text1"/>
                <w:sz w:val="18"/>
                <w:szCs w:val="18"/>
                <w:rPrChange w:id="5070" w:author="Xuning Wei12232" w:date="2026-10-24T11:11:00Z">
                  <w:rPr>
                    <w:ins w:id="5071" w:author="Xuning Wei12232" w:date="2026-10-20T21:17:00Z"/>
                    <w:rFonts w:ascii="Times New Roman" w:eastAsia="等线" w:hAnsi="Times New Roman" w:cs="Times New Roman"/>
                    <w:color w:val="000000" w:themeColor="text1"/>
                    <w:sz w:val="18"/>
                    <w:szCs w:val="18"/>
                  </w:rPr>
                </w:rPrChange>
              </w:rPr>
              <w:pPrChange w:id="5072" w:author="Xuning Wei12232" w:date="2026-10-20T15:17:00Z">
                <w:pPr>
                  <w:widowControl w:val="0"/>
                  <w:spacing w:beforeLines="50" w:before="120" w:afterLines="50" w:after="120"/>
                  <w:contextualSpacing/>
                </w:pPr>
              </w:pPrChange>
            </w:pPr>
            <w:del w:id="5073" w:author="Xuning Wei12232" w:date="2026-10-20T15:17:00Z">
              <w:r w:rsidRPr="00B32B9A">
                <w:rPr>
                  <w:rFonts w:ascii="Times New Roman" w:eastAsia="等线" w:hAnsi="Times New Roman" w:cs="Times New Roman"/>
                  <w:color w:val="000000" w:themeColor="text1"/>
                  <w:sz w:val="18"/>
                  <w:szCs w:val="18"/>
                  <w:rPrChange w:id="5074" w:author="Xuning Wei12232" w:date="2026-10-24T11:11:00Z">
                    <w:rPr/>
                  </w:rPrChange>
                </w:rPr>
                <w:br/>
              </w:r>
            </w:del>
            <w:ins w:id="5075" w:author="Xuning Wei12232" w:date="2026-10-20T08:50:00Z">
              <w:r w:rsidRPr="00B32B9A">
                <w:rPr>
                  <w:rFonts w:ascii="Times New Roman" w:eastAsia="等线" w:hAnsi="Times New Roman" w:cs="Times New Roman"/>
                  <w:color w:val="000000" w:themeColor="text1"/>
                  <w:sz w:val="18"/>
                  <w:szCs w:val="18"/>
                  <w:lang w:eastAsia="zh-CN"/>
                  <w:rPrChange w:id="5076"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5077" w:author="Xuning Wei12232" w:date="2026-10-24T11:11:00Z">
                    <w:rPr/>
                  </w:rPrChange>
                </w:rPr>
                <w:t xml:space="preserve"> the</w:t>
              </w:r>
            </w:ins>
            <w:ins w:id="5078" w:author="Xuning Wei12232" w:date="2026-10-24T11:09:00Z">
              <w:r w:rsidRPr="00B32B9A">
                <w:rPr>
                  <w:rFonts w:ascii="Times New Roman" w:eastAsia="仿宋_GB2312" w:hAnsi="Times New Roman" w:cs="Times New Roman"/>
                  <w:color w:val="000000" w:themeColor="text1"/>
                  <w:sz w:val="18"/>
                  <w:szCs w:val="18"/>
                  <w:rPrChange w:id="5079"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080" w:author="Xuning Wei12232" w:date="2026-10-20T08:50:00Z">
              <w:r w:rsidRPr="00B32B9A">
                <w:rPr>
                  <w:rFonts w:ascii="Times New Roman" w:eastAsia="等线" w:hAnsi="Times New Roman" w:cs="Times New Roman"/>
                  <w:bCs w:val="0"/>
                  <w:color w:val="000000" w:themeColor="text1"/>
                  <w:sz w:val="18"/>
                  <w:szCs w:val="18"/>
                  <w:rPrChange w:id="5081" w:author="Xuning Wei12232" w:date="2026-10-24T11:11:00Z">
                    <w:rPr/>
                  </w:rPrChange>
                </w:rPr>
                <w:t xml:space="preserve"> to</w:t>
              </w:r>
            </w:ins>
            <w:ins w:id="5082" w:author="Xuning Wei12232" w:date="2026-10-20T21:1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083"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084"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085"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086" w:author="Xuning Wei12232" w:date="2026-10-20T08:50:00Z">
              <w:r w:rsidRPr="00B32B9A">
                <w:rPr>
                  <w:rFonts w:ascii="Times New Roman" w:eastAsia="等线" w:hAnsi="Times New Roman" w:cs="Times New Roman"/>
                  <w:color w:val="000000" w:themeColor="text1"/>
                  <w:sz w:val="18"/>
                  <w:szCs w:val="18"/>
                </w:rPr>
                <w:delText>2</w:delText>
              </w:r>
            </w:del>
            <w:del w:id="5087" w:author="Xuning Wei12232" w:date="2026-10-20T15:17:00Z">
              <w:r w:rsidRPr="00B32B9A">
                <w:rPr>
                  <w:rFonts w:ascii="Times New Roman" w:eastAsia="等线" w:hAnsi="Times New Roman" w:cs="Times New Roman"/>
                  <w:color w:val="000000" w:themeColor="text1"/>
                  <w:sz w:val="18"/>
                  <w:szCs w:val="18"/>
                </w:rPr>
                <w:delText xml:space="preserve">. </w:delText>
              </w:r>
            </w:del>
          </w:p>
          <w:p w14:paraId="1035199F" w14:textId="4F49ED3B" w:rsidR="00652DEA" w:rsidRPr="00B32B9A" w:rsidRDefault="00C15CB5">
            <w:pPr>
              <w:pStyle w:val="aff2"/>
              <w:widowControl w:val="0"/>
              <w:numPr>
                <w:ilvl w:val="0"/>
                <w:numId w:val="71"/>
              </w:numPr>
              <w:spacing w:beforeLines="50" w:before="120" w:afterLines="50" w:after="120"/>
              <w:jc w:val="both"/>
              <w:rPr>
                <w:ins w:id="5088" w:author="Xuning Wei12232" w:date="2026-10-20T15:17:00Z"/>
                <w:rFonts w:ascii="Times New Roman" w:eastAsia="仿宋_GB2312" w:hAnsi="Times New Roman" w:cs="Times New Roman"/>
                <w:color w:val="000000" w:themeColor="text1"/>
                <w:sz w:val="18"/>
                <w:szCs w:val="18"/>
                <w:lang w:eastAsia="zh-CN"/>
                <w:rPrChange w:id="5089" w:author="Xuning Wei12232" w:date="2026-10-24T11:11:00Z">
                  <w:rPr>
                    <w:ins w:id="5090" w:author="Xuning Wei12232" w:date="2026-10-20T15:17:00Z"/>
                    <w:rFonts w:ascii="Times New Roman" w:eastAsia="等线" w:hAnsi="Times New Roman" w:cs="Times New Roman"/>
                    <w:color w:val="000000" w:themeColor="text1"/>
                    <w:sz w:val="18"/>
                    <w:szCs w:val="18"/>
                    <w:lang w:eastAsia="zh-CN"/>
                  </w:rPr>
                </w:rPrChange>
              </w:rPr>
              <w:pPrChange w:id="5091"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del w:id="5092"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ins w:id="5093" w:author="Xuning Wei12232" w:date="2026-10-20T08:16:00Z">
              <w:r w:rsidRPr="00B32B9A">
                <w:rPr>
                  <w:rFonts w:ascii="Times New Roman" w:eastAsia="等线" w:hAnsi="Times New Roman" w:cs="Times New Roman"/>
                  <w:color w:val="000000" w:themeColor="text1"/>
                  <w:sz w:val="18"/>
                  <w:szCs w:val="18"/>
                </w:rPr>
                <w:t>Fmoc-L-Leu-OH (2.0</w:t>
              </w:r>
            </w:ins>
            <w:ins w:id="5094" w:author="Xuning Wei12232" w:date="2026-10-22T13:17:00Z">
              <w:r w:rsidRPr="00B32B9A">
                <w:rPr>
                  <w:rFonts w:ascii="Times New Roman" w:eastAsia="等线" w:hAnsi="Times New Roman" w:cs="Times New Roman"/>
                  <w:color w:val="000000" w:themeColor="text1"/>
                  <w:sz w:val="18"/>
                  <w:szCs w:val="18"/>
                  <w:rPrChange w:id="5095" w:author="Xuning Wei12232" w:date="2026-10-24T11:11:00Z">
                    <w:rPr>
                      <w:rFonts w:ascii="Times New Roman" w:eastAsia="等线" w:hAnsi="Times New Roman" w:cs="Times New Roman"/>
                      <w:color w:val="000000" w:themeColor="text1"/>
                      <w:sz w:val="18"/>
                      <w:szCs w:val="18"/>
                      <w:highlight w:val="lightGray"/>
                    </w:rPr>
                  </w:rPrChange>
                </w:rPr>
                <w:t>0</w:t>
              </w:r>
            </w:ins>
            <w:ins w:id="5096" w:author="Xuning Wei12232" w:date="2026-10-20T08:16: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5097" w:author="Xuning Wei12232" w:date="2026-10-18T22:31:00Z">
              <w:r w:rsidRPr="00B32B9A">
                <w:rPr>
                  <w:rFonts w:ascii="Times New Roman" w:eastAsia="等线" w:hAnsi="Times New Roman" w:cs="Times New Roman"/>
                  <w:color w:val="000000" w:themeColor="text1"/>
                  <w:sz w:val="18"/>
                  <w:szCs w:val="18"/>
                </w:rPr>
                <w:delText>Stir at least 15minutes.</w:delText>
              </w:r>
            </w:del>
            <w:ins w:id="5098"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099" w:author="Xuning Wei12232" w:date="2026-10-20T22:21:00Z">
              <w:r w:rsidRPr="00B32B9A">
                <w:rPr>
                  <w:rFonts w:ascii="Times New Roman" w:eastAsia="等线" w:hAnsi="Times New Roman" w:cs="Times New Roman"/>
                  <w:color w:val="000000" w:themeColor="text1"/>
                  <w:sz w:val="18"/>
                  <w:szCs w:val="18"/>
                </w:rPr>
                <w:t xml:space="preserve"> (</w:t>
              </w:r>
            </w:ins>
            <w:ins w:id="510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101" w:author="Xuning Wei12232" w:date="2026-10-20T22:21:00Z">
              <w:r w:rsidRPr="00B32B9A">
                <w:rPr>
                  <w:rFonts w:ascii="Times New Roman" w:eastAsia="等线" w:hAnsi="Times New Roman" w:cs="Times New Roman"/>
                  <w:color w:val="000000" w:themeColor="text1"/>
                  <w:sz w:val="18"/>
                  <w:szCs w:val="18"/>
                </w:rPr>
                <w:t>).</w:t>
              </w:r>
            </w:ins>
            <w:ins w:id="5102"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5103" w:author="Xuning Wei12232" w:date="2026-10-20T08:50: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5104" w:author="Xuning Wei12232" w:date="2026-10-20T15:17:00Z">
              <w:r w:rsidRPr="00B32B9A">
                <w:rPr>
                  <w:rFonts w:ascii="Times New Roman" w:eastAsia="等线" w:hAnsi="Times New Roman" w:cs="Times New Roman"/>
                  <w:color w:val="000000" w:themeColor="text1"/>
                  <w:sz w:val="18"/>
                  <w:szCs w:val="18"/>
                  <w:lang w:eastAsia="zh-CN"/>
                </w:rPr>
                <w:br/>
                <w:delText xml:space="preserve">4. </w:delText>
              </w:r>
            </w:del>
          </w:p>
          <w:p w14:paraId="392B6746" w14:textId="77777777" w:rsidR="00652DEA" w:rsidRPr="00B32B9A" w:rsidRDefault="00C15CB5">
            <w:pPr>
              <w:pStyle w:val="aff2"/>
              <w:widowControl w:val="0"/>
              <w:numPr>
                <w:ilvl w:val="0"/>
                <w:numId w:val="71"/>
              </w:numPr>
              <w:spacing w:beforeLines="50" w:before="120" w:afterLines="50" w:after="120"/>
              <w:jc w:val="both"/>
              <w:rPr>
                <w:ins w:id="5105" w:author="Xuning Wei12232" w:date="2026-10-20T15:17:00Z"/>
                <w:rFonts w:ascii="Times New Roman" w:eastAsia="仿宋_GB2312" w:hAnsi="Times New Roman" w:cs="Times New Roman"/>
                <w:color w:val="000000" w:themeColor="text1"/>
                <w:sz w:val="18"/>
                <w:szCs w:val="18"/>
                <w:rPrChange w:id="5106" w:author="Xuning Wei12232" w:date="2026-10-24T11:11:00Z">
                  <w:rPr>
                    <w:ins w:id="5107" w:author="Xuning Wei12232" w:date="2026-10-20T15:17:00Z"/>
                    <w:rFonts w:ascii="Times New Roman" w:eastAsia="等线" w:hAnsi="Times New Roman" w:cs="Times New Roman"/>
                    <w:color w:val="000000" w:themeColor="text1"/>
                    <w:sz w:val="18"/>
                    <w:szCs w:val="18"/>
                  </w:rPr>
                </w:rPrChange>
              </w:rPr>
              <w:pPrChange w:id="5108"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109"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5110" w:author="Xuning Wei12232" w:date="2026-10-22T10:28:00Z">
              <w:r w:rsidRPr="00B32B9A">
                <w:rPr>
                  <w:rFonts w:ascii="Times New Roman" w:eastAsia="等线" w:hAnsi="Times New Roman" w:cs="Times New Roman"/>
                  <w:color w:val="000000" w:themeColor="text1"/>
                  <w:sz w:val="18"/>
                  <w:szCs w:val="18"/>
                </w:rPr>
                <w:t>0</w:t>
              </w:r>
            </w:ins>
            <w:ins w:id="5111"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112" w:author="Xuning Wei12232" w:date="2026-10-24T11:11:00Z">
                    <w:rPr>
                      <w:rFonts w:ascii="Times New Roman" w:eastAsia="等线" w:hAnsi="Times New Roman" w:cs="Times New Roman"/>
                      <w:color w:val="000000" w:themeColor="text1"/>
                      <w:sz w:val="18"/>
                      <w:szCs w:val="18"/>
                      <w:highlight w:val="cyan"/>
                    </w:rPr>
                  </w:rPrChange>
                </w:rPr>
                <w:t>DMF (2.0 V, 1.9</w:t>
              </w:r>
            </w:ins>
            <w:ins w:id="5113" w:author="Xuning Wei12232" w:date="2026-10-23T16:07:00Z">
              <w:r w:rsidRPr="00B32B9A">
                <w:rPr>
                  <w:rFonts w:ascii="Times New Roman" w:eastAsia="等线" w:hAnsi="Times New Roman" w:cs="Times New Roman"/>
                  <w:color w:val="000000" w:themeColor="text1"/>
                  <w:sz w:val="18"/>
                  <w:szCs w:val="18"/>
                  <w:rPrChange w:id="5114" w:author="Xuning Wei12232" w:date="2026-10-24T11:11:00Z">
                    <w:rPr>
                      <w:rFonts w:ascii="Times New Roman" w:eastAsia="等线" w:hAnsi="Times New Roman" w:cs="Times New Roman"/>
                      <w:color w:val="000000" w:themeColor="text1"/>
                      <w:sz w:val="18"/>
                      <w:szCs w:val="18"/>
                      <w:highlight w:val="cyan"/>
                    </w:rPr>
                  </w:rPrChange>
                </w:rPr>
                <w:t>0</w:t>
              </w:r>
            </w:ins>
            <w:ins w:id="5115" w:author="Xuning Wei12232" w:date="2026-10-20T21:20:00Z">
              <w:r w:rsidRPr="00B32B9A">
                <w:rPr>
                  <w:rFonts w:ascii="Times New Roman" w:eastAsia="等线" w:hAnsi="Times New Roman" w:cs="Times New Roman"/>
                  <w:color w:val="000000" w:themeColor="text1"/>
                  <w:sz w:val="18"/>
                  <w:szCs w:val="18"/>
                  <w:rPrChange w:id="5116"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117"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5118" w:author="Xuning Wei12232" w:date="2026-10-20T21:20: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511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120"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121"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 xml:space="preserve">.  </w:t>
            </w:r>
            <w:del w:id="5122" w:author="Xuning Wei12232" w:date="2026-10-20T15:17:00Z">
              <w:r w:rsidRPr="00B32B9A">
                <w:rPr>
                  <w:rFonts w:ascii="Times New Roman" w:eastAsia="等线" w:hAnsi="Times New Roman" w:cs="Times New Roman"/>
                  <w:color w:val="000000" w:themeColor="text1"/>
                  <w:sz w:val="18"/>
                  <w:szCs w:val="18"/>
                </w:rPr>
                <w:br/>
                <w:delText xml:space="preserve">5. </w:delText>
              </w:r>
            </w:del>
          </w:p>
          <w:p w14:paraId="6D4F8F85" w14:textId="449AEE5C" w:rsidR="00652DEA" w:rsidRPr="00B32B9A" w:rsidRDefault="00C15CB5">
            <w:pPr>
              <w:pStyle w:val="aff2"/>
              <w:widowControl w:val="0"/>
              <w:numPr>
                <w:ilvl w:val="0"/>
                <w:numId w:val="71"/>
              </w:numPr>
              <w:spacing w:beforeLines="50" w:before="120" w:afterLines="50" w:after="120"/>
              <w:jc w:val="both"/>
              <w:rPr>
                <w:ins w:id="5123" w:author="Xuning Wei12232" w:date="2026-10-20T15:17:00Z"/>
                <w:rFonts w:ascii="Times New Roman" w:eastAsia="仿宋_GB2312" w:hAnsi="Times New Roman" w:cs="Times New Roman"/>
                <w:color w:val="000000" w:themeColor="text1"/>
                <w:sz w:val="18"/>
                <w:szCs w:val="18"/>
                <w:rPrChange w:id="5124" w:author="Xuning Wei12232" w:date="2026-10-24T11:11:00Z">
                  <w:rPr>
                    <w:ins w:id="5125" w:author="Xuning Wei12232" w:date="2026-10-20T15:17:00Z"/>
                    <w:rFonts w:ascii="Times New Roman" w:eastAsia="等线" w:hAnsi="Times New Roman" w:cs="Times New Roman"/>
                    <w:color w:val="000000" w:themeColor="text1"/>
                    <w:sz w:val="18"/>
                    <w:szCs w:val="18"/>
                  </w:rPr>
                </w:rPrChange>
              </w:rPr>
              <w:pPrChange w:id="5126"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127" w:author="Xuning Wei12232" w:date="2026-10-20T21:22:00Z">
              <w:r w:rsidRPr="00B32B9A">
                <w:rPr>
                  <w:rFonts w:ascii="Times New Roman" w:eastAsia="等线" w:hAnsi="Times New Roman" w:cs="Times New Roman"/>
                  <w:color w:val="000000" w:themeColor="text1"/>
                  <w:sz w:val="18"/>
                  <w:szCs w:val="18"/>
                  <w:rPrChange w:id="5128" w:author="Xuning Wei12232" w:date="2026-10-24T11:11:00Z">
                    <w:rPr>
                      <w:rFonts w:ascii="Times New Roman" w:eastAsia="等线" w:hAnsi="Times New Roman" w:cs="Times New Roman"/>
                      <w:color w:val="FF0000"/>
                      <w:sz w:val="18"/>
                      <w:szCs w:val="18"/>
                      <w:highlight w:val="lightGray"/>
                    </w:rPr>
                  </w:rPrChange>
                </w:rPr>
                <w:t>DIC (2.2</w:t>
              </w:r>
            </w:ins>
            <w:ins w:id="5129" w:author="Xuning Wei12232" w:date="2026-10-22T10:28:00Z">
              <w:r w:rsidRPr="00B32B9A">
                <w:rPr>
                  <w:rFonts w:ascii="Times New Roman" w:eastAsia="等线" w:hAnsi="Times New Roman" w:cs="Times New Roman"/>
                  <w:color w:val="000000" w:themeColor="text1"/>
                  <w:sz w:val="18"/>
                  <w:szCs w:val="18"/>
                  <w:rPrChange w:id="5130" w:author="Xuning Wei12232" w:date="2026-10-24T11:11:00Z">
                    <w:rPr>
                      <w:rFonts w:ascii="Times New Roman" w:eastAsia="等线" w:hAnsi="Times New Roman" w:cs="Times New Roman"/>
                      <w:color w:val="FF0000"/>
                      <w:sz w:val="18"/>
                      <w:szCs w:val="18"/>
                      <w:highlight w:val="lightGray"/>
                    </w:rPr>
                  </w:rPrChange>
                </w:rPr>
                <w:t>0</w:t>
              </w:r>
            </w:ins>
            <w:ins w:id="5131" w:author="Xuning Wei12232" w:date="2026-10-20T21:22:00Z">
              <w:r w:rsidRPr="00B32B9A">
                <w:rPr>
                  <w:rFonts w:ascii="Times New Roman" w:eastAsia="等线" w:hAnsi="Times New Roman" w:cs="Times New Roman"/>
                  <w:color w:val="000000" w:themeColor="text1"/>
                  <w:sz w:val="18"/>
                  <w:szCs w:val="18"/>
                  <w:rPrChange w:id="5132"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133"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13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135"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136"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137"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13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139"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140" w:author="Xuning Wei12232" w:date="2026-10-20T08:14:00Z">
              <w:r w:rsidRPr="00B32B9A">
                <w:rPr>
                  <w:rFonts w:ascii="Times New Roman" w:eastAsia="等线" w:hAnsi="Times New Roman" w:cs="Times New Roman"/>
                  <w:color w:val="000000" w:themeColor="text1"/>
                  <w:sz w:val="18"/>
                  <w:szCs w:val="18"/>
                </w:rPr>
                <w:delText>2.2 eq. DIC</w:delText>
              </w:r>
            </w:del>
            <w:del w:id="5141" w:author="Xuning Wei12232" w:date="2026-10-20T08:16:00Z">
              <w:r w:rsidRPr="00B32B9A">
                <w:rPr>
                  <w:rFonts w:ascii="Times New Roman" w:eastAsia="等线" w:hAnsi="Times New Roman" w:cs="Times New Roman"/>
                  <w:color w:val="000000" w:themeColor="text1"/>
                  <w:sz w:val="18"/>
                  <w:szCs w:val="18"/>
                </w:rPr>
                <w:delText xml:space="preserve"> </w:delText>
              </w:r>
            </w:del>
            <w:del w:id="5142" w:author="Xuning Wei12232" w:date="2026-10-20T21:22:00Z">
              <w:r w:rsidRPr="00B32B9A">
                <w:rPr>
                  <w:rFonts w:ascii="Times New Roman" w:eastAsia="等线" w:hAnsi="Times New Roman" w:cs="Times New Roman"/>
                  <w:color w:val="000000" w:themeColor="text1"/>
                  <w:sz w:val="18"/>
                  <w:szCs w:val="18"/>
                </w:rPr>
                <w:delText xml:space="preserve">into TJ4S-1213-Sy15-R01. Activate for 20±5 min (target: 20 min) at </w:delText>
              </w:r>
            </w:del>
            <w:del w:id="5143"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144"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5145" w:author="Xuning Wei12232" w:date="2026-10-20T15:17: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2AB3D87A" w14:textId="6C17AABF" w:rsidR="00652DEA" w:rsidRPr="00B32B9A" w:rsidRDefault="00C15CB5">
            <w:pPr>
              <w:pStyle w:val="aff2"/>
              <w:widowControl w:val="0"/>
              <w:numPr>
                <w:ilvl w:val="0"/>
                <w:numId w:val="71"/>
              </w:numPr>
              <w:spacing w:beforeLines="50" w:before="120" w:afterLines="50" w:after="120"/>
              <w:jc w:val="both"/>
              <w:rPr>
                <w:ins w:id="5146" w:author="Xuning Wei12232" w:date="2026-10-20T15:17:00Z"/>
                <w:rFonts w:ascii="Times New Roman" w:eastAsia="仿宋_GB2312" w:hAnsi="Times New Roman" w:cs="Times New Roman"/>
                <w:color w:val="000000" w:themeColor="text1"/>
                <w:sz w:val="18"/>
                <w:szCs w:val="18"/>
                <w:rPrChange w:id="5147" w:author="Xuning Wei12232" w:date="2026-10-24T11:11:00Z">
                  <w:rPr>
                    <w:ins w:id="5148" w:author="Xuning Wei12232" w:date="2026-10-20T15:17:00Z"/>
                    <w:rFonts w:ascii="Times New Roman" w:eastAsia="等线" w:hAnsi="Times New Roman" w:cs="Times New Roman"/>
                    <w:color w:val="000000" w:themeColor="text1"/>
                    <w:sz w:val="18"/>
                    <w:szCs w:val="18"/>
                  </w:rPr>
                </w:rPrChange>
              </w:rPr>
              <w:pPrChange w:id="5149" w:author="Xuning Wei12232" w:date="2026-10-20T15:17: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150"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5151" w:author="Xuning Wei12232" w:date="2026-10-20T08:47:00Z">
              <w:r w:rsidRPr="36F45B6D">
                <w:rPr>
                  <w:rFonts w:ascii="Times New Roman" w:eastAsia="等线" w:hAnsi="Times New Roman" w:cs="Times New Roman"/>
                  <w:color w:val="000000" w:themeColor="text1"/>
                  <w:sz w:val="18"/>
                  <w:szCs w:val="18"/>
                </w:rPr>
                <w:t xml:space="preserve"> </w:t>
              </w:r>
            </w:ins>
            <w:ins w:id="5152" w:author="Xuning Wei12232" w:date="2026-10-20T21:24:00Z">
              <w:r w:rsidRPr="36F45B6D">
                <w:rPr>
                  <w:rFonts w:ascii="Times New Roman" w:eastAsia="等线" w:hAnsi="Times New Roman" w:cs="Times New Roman"/>
                  <w:color w:val="000000" w:themeColor="text1"/>
                  <w:sz w:val="18"/>
                  <w:szCs w:val="18"/>
                  <w:rPrChange w:id="5153"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154"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155" w:author="Xuning Wei12232" w:date="2026-10-24T11:11:00Z">
                    <w:rPr>
                      <w:rFonts w:ascii="Times New Roman" w:eastAsia="等线" w:hAnsi="Times New Roman" w:cs="Times New Roman"/>
                      <w:color w:val="FF0000"/>
                      <w:sz w:val="18"/>
                      <w:szCs w:val="18"/>
                      <w:highlight w:val="cyan"/>
                    </w:rPr>
                  </w:rPrChange>
                </w:rPr>
                <w:t>0.9</w:t>
              </w:r>
            </w:ins>
            <w:r w:rsidR="1985506F" w:rsidRPr="36F45B6D">
              <w:rPr>
                <w:rFonts w:ascii="Times New Roman" w:eastAsia="等线" w:hAnsi="Times New Roman" w:cs="Times New Roman"/>
                <w:color w:val="000000" w:themeColor="text1"/>
                <w:sz w:val="18"/>
                <w:szCs w:val="18"/>
              </w:rPr>
              <w:t>4</w:t>
            </w:r>
            <w:ins w:id="5156" w:author="Xuning Wei12232" w:date="2026-10-20T21:24:00Z">
              <w:r w:rsidRPr="36F45B6D">
                <w:rPr>
                  <w:rFonts w:ascii="Times New Roman" w:eastAsia="等线" w:hAnsi="Times New Roman" w:cs="Times New Roman"/>
                  <w:color w:val="000000" w:themeColor="text1"/>
                  <w:sz w:val="18"/>
                  <w:szCs w:val="18"/>
                  <w:rPrChange w:id="5157" w:author="Xuning Wei12232" w:date="2026-10-24T11:11:00Z">
                    <w:rPr>
                      <w:rFonts w:ascii="Times New Roman" w:eastAsia="等线" w:hAnsi="Times New Roman" w:cs="Times New Roman"/>
                      <w:color w:val="FF0000"/>
                      <w:sz w:val="18"/>
                      <w:szCs w:val="18"/>
                      <w:highlight w:val="cyan"/>
                    </w:rPr>
                  </w:rPrChange>
                </w:rPr>
                <w:t xml:space="preserve"> kg/kg)</w:t>
              </w:r>
            </w:ins>
            <w:ins w:id="5158"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5159" w:author="Xuning Wei12232" w:date="2026-10-20T15:17:00Z">
              <w:r w:rsidRPr="36F45B6D" w:rsidDel="00C15CB5">
                <w:rPr>
                  <w:rFonts w:ascii="Times New Roman" w:eastAsia="等线" w:hAnsi="Times New Roman" w:cs="Times New Roman"/>
                  <w:color w:val="000000" w:themeColor="text1"/>
                  <w:sz w:val="18"/>
                  <w:szCs w:val="18"/>
                </w:rPr>
                <w:delText xml:space="preserve">7. </w:delText>
              </w:r>
            </w:del>
          </w:p>
          <w:p w14:paraId="13A9D211" w14:textId="77777777" w:rsidR="00652DEA" w:rsidRPr="00B32B9A" w:rsidRDefault="00C15CB5">
            <w:pPr>
              <w:pStyle w:val="aff2"/>
              <w:widowControl w:val="0"/>
              <w:numPr>
                <w:ilvl w:val="0"/>
                <w:numId w:val="71"/>
              </w:numPr>
              <w:spacing w:beforeLines="50" w:before="120" w:afterLines="50" w:after="120"/>
              <w:jc w:val="both"/>
              <w:rPr>
                <w:rFonts w:ascii="Times New Roman" w:eastAsia="仿宋_GB2312" w:hAnsi="Times New Roman" w:cs="Times New Roman"/>
                <w:color w:val="000000" w:themeColor="text1"/>
                <w:sz w:val="18"/>
                <w:szCs w:val="18"/>
              </w:rPr>
              <w:pPrChange w:id="5160"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B124CF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5E05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BA2D0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8F55F3" w14:textId="58B2DC66" w:rsidR="00652DEA" w:rsidRPr="00B32B9A" w:rsidRDefault="00C15CB5">
            <w:pPr>
              <w:pStyle w:val="aff2"/>
              <w:widowControl w:val="0"/>
              <w:numPr>
                <w:ilvl w:val="0"/>
                <w:numId w:val="72"/>
              </w:numPr>
              <w:spacing w:beforeLines="50" w:before="120" w:afterLines="50" w:after="120"/>
              <w:jc w:val="both"/>
              <w:rPr>
                <w:ins w:id="5161" w:author="Xuning Wei12232" w:date="2026-10-20T15:17:00Z"/>
                <w:rFonts w:ascii="Times New Roman" w:eastAsia="等线" w:hAnsi="Times New Roman" w:cs="Times New Roman"/>
                <w:color w:val="000000" w:themeColor="text1"/>
                <w:sz w:val="18"/>
                <w:szCs w:val="18"/>
              </w:rPr>
              <w:pPrChange w:id="5162" w:author="Xuning Wei12232" w:date="2026-10-20T15:17:00Z">
                <w:pPr>
                  <w:widowControl w:val="0"/>
                  <w:spacing w:beforeLines="50" w:before="120" w:afterLines="50" w:after="120"/>
                  <w:contextualSpacing/>
                </w:pPr>
              </w:pPrChange>
            </w:pPr>
            <w:del w:id="5163" w:author="Xuning Wei12232" w:date="2026-10-20T15:17:00Z">
              <w:r w:rsidRPr="00B32B9A">
                <w:rPr>
                  <w:rFonts w:ascii="Times New Roman" w:eastAsia="等线" w:hAnsi="Times New Roman" w:cs="Times New Roman"/>
                  <w:color w:val="000000" w:themeColor="text1"/>
                  <w:sz w:val="18"/>
                  <w:szCs w:val="18"/>
                </w:rPr>
                <w:delText xml:space="preserve">1. </w:delText>
              </w:r>
            </w:del>
            <w:ins w:id="5164" w:author="Xuning Wei12232" w:date="2026-10-20T08:40:00Z">
              <w:r w:rsidRPr="00B32B9A">
                <w:rPr>
                  <w:rFonts w:ascii="Times New Roman" w:eastAsia="等线" w:hAnsi="Times New Roman" w:cs="Times New Roman"/>
                  <w:color w:val="000000" w:themeColor="text1"/>
                  <w:sz w:val="18"/>
                  <w:szCs w:val="18"/>
                  <w:rPrChange w:id="5165" w:author="Xuning Wei12232" w:date="2026-10-24T11:11:00Z">
                    <w:rPr>
                      <w:color w:val="FF0000"/>
                    </w:rPr>
                  </w:rPrChange>
                </w:rPr>
                <w:t xml:space="preserve">Heat the mixture to </w:t>
              </w:r>
            </w:ins>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5166" w:author="Xuning Wei12232" w:date="2026-10-20T21:33: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167" w:author="Xuning Wei12232" w:date="2026-10-20T21:33:00Z">
              <w:r w:rsidRPr="00B32B9A">
                <w:rPr>
                  <w:rFonts w:ascii="Times New Roman" w:eastAsia="等线" w:hAnsi="Times New Roman" w:cs="Times New Roman"/>
                  <w:bCs w:val="0"/>
                  <w:color w:val="000000" w:themeColor="text1"/>
                  <w:sz w:val="18"/>
                  <w:szCs w:val="18"/>
                </w:rPr>
                <w:t>)</w:t>
              </w:r>
            </w:ins>
            <w:ins w:id="5168" w:author="Xuning Wei12232" w:date="2026-10-20T08:40:00Z">
              <w:r w:rsidRPr="00B32B9A">
                <w:rPr>
                  <w:rFonts w:ascii="Times New Roman" w:eastAsia="等线" w:hAnsi="Times New Roman" w:cs="Times New Roman"/>
                  <w:color w:val="000000" w:themeColor="text1"/>
                  <w:sz w:val="18"/>
                  <w:szCs w:val="18"/>
                  <w:rPrChange w:id="5169"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170" w:author="Xuning Wei12232" w:date="2026-10-24T11:11:00Z">
                    <w:rPr>
                      <w:color w:val="FF0000"/>
                    </w:rPr>
                  </w:rPrChange>
                </w:rPr>
                <w:t xml:space="preserve">react at </w:t>
              </w:r>
            </w:ins>
            <w:r w:rsidR="004F28D1"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5171" w:author="Xuning Wei12232" w:date="2026-10-20T08:40:00Z">
              <w:r w:rsidRPr="00B32B9A">
                <w:rPr>
                  <w:rFonts w:ascii="Times New Roman" w:eastAsia="等线" w:hAnsi="Times New Roman" w:cs="Times New Roman"/>
                  <w:bCs w:val="0"/>
                  <w:color w:val="000000" w:themeColor="text1"/>
                  <w:sz w:val="18"/>
                  <w:szCs w:val="18"/>
                  <w:rPrChange w:id="5172" w:author="Xuning Wei12232" w:date="2026-10-24T11:11:00Z">
                    <w:rPr>
                      <w:color w:val="FF0000"/>
                    </w:rPr>
                  </w:rPrChange>
                </w:rPr>
                <w:t xml:space="preserve"> (target: </w:t>
              </w:r>
            </w:ins>
            <w:r w:rsidR="00B1139B">
              <w:rPr>
                <w:rFonts w:ascii="Times New Roman" w:eastAsia="等线" w:hAnsi="Times New Roman" w:cs="Times New Roman"/>
                <w:bCs w:val="0"/>
                <w:color w:val="000000" w:themeColor="text1"/>
                <w:sz w:val="18"/>
                <w:szCs w:val="18"/>
              </w:rPr>
              <w:t>25 °C</w:t>
            </w:r>
            <w:ins w:id="5173" w:author="Xuning Wei12232" w:date="2026-10-20T08:40:00Z">
              <w:r w:rsidRPr="00B32B9A">
                <w:rPr>
                  <w:rFonts w:ascii="Times New Roman" w:eastAsia="等线" w:hAnsi="Times New Roman" w:cs="Times New Roman"/>
                  <w:bCs w:val="0"/>
                  <w:color w:val="000000" w:themeColor="text1"/>
                  <w:sz w:val="18"/>
                  <w:szCs w:val="18"/>
                  <w:rPrChange w:id="5174"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175" w:author="Xuning Wei12232" w:date="2026-10-24T11:11:00Z">
                    <w:rPr>
                      <w:color w:val="FF0000"/>
                    </w:rPr>
                  </w:rPrChange>
                </w:rPr>
                <w:t>.</w:t>
              </w:r>
            </w:ins>
            <w:del w:id="5176" w:author="Xuning Wei12232" w:date="2026-10-20T08:40:00Z">
              <w:r w:rsidRPr="00B32B9A">
                <w:rPr>
                  <w:rFonts w:ascii="Times New Roman" w:eastAsia="等线" w:hAnsi="Times New Roman" w:cs="Times New Roman"/>
                  <w:color w:val="000000" w:themeColor="text1"/>
                  <w:sz w:val="18"/>
                  <w:szCs w:val="18"/>
                  <w:rPrChange w:id="5177"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5178"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179" w:author="Xuning Wei12232" w:date="2026-10-24T11:11:00Z">
                    <w:rPr/>
                  </w:rPrChange>
                </w:rPr>
                <w:delText xml:space="preserve">. </w:delText>
              </w:r>
            </w:del>
            <w:del w:id="5180" w:author="Xuning Wei12232" w:date="2026-10-20T15:17:00Z">
              <w:r w:rsidRPr="00B32B9A">
                <w:rPr>
                  <w:rFonts w:ascii="Times New Roman" w:eastAsia="等线" w:hAnsi="Times New Roman" w:cs="Times New Roman"/>
                  <w:color w:val="000000" w:themeColor="text1"/>
                  <w:sz w:val="18"/>
                  <w:szCs w:val="18"/>
                  <w:rPrChange w:id="5181" w:author="Xuning Wei12232" w:date="2026-10-24T11:11:00Z">
                    <w:rPr/>
                  </w:rPrChange>
                </w:rPr>
                <w:br/>
                <w:delText xml:space="preserve">2. </w:delText>
              </w:r>
            </w:del>
          </w:p>
          <w:p w14:paraId="475C3AFB" w14:textId="77777777" w:rsidR="00652DEA" w:rsidRPr="00B32B9A" w:rsidRDefault="00C15CB5">
            <w:pPr>
              <w:pStyle w:val="aff2"/>
              <w:widowControl w:val="0"/>
              <w:numPr>
                <w:ilvl w:val="0"/>
                <w:numId w:val="72"/>
              </w:numPr>
              <w:spacing w:beforeLines="50" w:before="120" w:afterLines="50" w:after="120"/>
              <w:jc w:val="both"/>
              <w:rPr>
                <w:ins w:id="5182" w:author="Xuning Wei12232" w:date="2026-10-20T15:17:00Z"/>
                <w:rFonts w:ascii="Times New Roman" w:eastAsia="等线" w:hAnsi="Times New Roman" w:cs="Times New Roman"/>
                <w:color w:val="000000" w:themeColor="text1"/>
                <w:sz w:val="18"/>
                <w:szCs w:val="18"/>
              </w:rPr>
              <w:pPrChange w:id="5183"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184"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5185"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5186"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5187" w:author="Xuning Wei12232" w:date="2026-10-20T21:29:00Z">
              <w:r w:rsidRPr="00B32B9A">
                <w:rPr>
                  <w:rFonts w:ascii="Times New Roman" w:eastAsia="等线" w:hAnsi="Times New Roman" w:cs="Times New Roman"/>
                  <w:color w:val="000000" w:themeColor="text1"/>
                  <w:sz w:val="18"/>
                  <w:szCs w:val="18"/>
                  <w:rPrChange w:id="5188" w:author="Xuning Wei12232" w:date="2026-10-24T11:11:00Z">
                    <w:rPr/>
                  </w:rPrChange>
                </w:rPr>
                <w:delText xml:space="preserve"> </w:delText>
              </w:r>
            </w:del>
            <w:ins w:id="5189" w:author="Xuning Wei12232" w:date="2026-10-20T21:29: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5190" w:author="Xuning Wei12232" w:date="2026-10-24T11:11:00Z">
                    <w:rPr>
                      <w:rFonts w:ascii="Times New Roman" w:eastAsia="等线" w:hAnsi="Times New Roman" w:cs="Times New Roman"/>
                      <w:color w:val="000000" w:themeColor="text1"/>
                      <w:sz w:val="18"/>
                      <w:szCs w:val="18"/>
                      <w:highlight w:val="lightGray"/>
                    </w:rPr>
                  </w:rPrChange>
                </w:rPr>
                <w:t>(4</w:t>
              </w:r>
            </w:ins>
            <w:ins w:id="5191" w:author="Xuning Wei12232" w:date="2026-10-22T08:07:00Z">
              <w:r w:rsidRPr="00B32B9A">
                <w:rPr>
                  <w:rFonts w:ascii="Times New Roman" w:eastAsia="等线" w:hAnsi="Times New Roman" w:cs="Times New Roman"/>
                  <w:color w:val="000000" w:themeColor="text1"/>
                  <w:sz w:val="18"/>
                  <w:szCs w:val="18"/>
                  <w:rPrChange w:id="5192" w:author="Xuning Wei12232" w:date="2026-10-24T11:11:00Z">
                    <w:rPr>
                      <w:rFonts w:ascii="Times New Roman" w:eastAsia="等线" w:hAnsi="Times New Roman" w:cs="Times New Roman"/>
                      <w:color w:val="000000" w:themeColor="text1"/>
                      <w:sz w:val="18"/>
                      <w:szCs w:val="18"/>
                      <w:highlight w:val="lightGray"/>
                    </w:rPr>
                  </w:rPrChange>
                </w:rPr>
                <w:t>.5</w:t>
              </w:r>
            </w:ins>
            <w:ins w:id="5193" w:author="Xuning Wei12232" w:date="2026-10-20T21:29:00Z">
              <w:r w:rsidRPr="00B32B9A">
                <w:rPr>
                  <w:rFonts w:ascii="Times New Roman" w:eastAsia="等线" w:hAnsi="Times New Roman" w:cs="Times New Roman"/>
                  <w:color w:val="000000" w:themeColor="text1"/>
                  <w:sz w:val="18"/>
                  <w:szCs w:val="18"/>
                  <w:rPrChange w:id="5194"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195" w:author="Xuning Wei12232" w:date="2026-10-21T09:19:00Z">
              <w:r w:rsidRPr="00B32B9A">
                <w:rPr>
                  <w:rFonts w:ascii="Times New Roman" w:eastAsia="仿宋_GB2312" w:hAnsi="Times New Roman" w:cs="Times New Roman"/>
                  <w:color w:val="000000" w:themeColor="text1"/>
                  <w:sz w:val="18"/>
                  <w:szCs w:val="18"/>
                </w:rPr>
                <w:t>≤</w:t>
              </w:r>
            </w:ins>
            <w:ins w:id="5196" w:author="Xuning Wei12232" w:date="2026-10-20T21:29:00Z">
              <w:r w:rsidRPr="00B32B9A">
                <w:rPr>
                  <w:rFonts w:ascii="Times New Roman" w:eastAsia="仿宋_GB2312" w:hAnsi="Times New Roman" w:cs="Times New Roman"/>
                  <w:color w:val="000000" w:themeColor="text1"/>
                  <w:sz w:val="18"/>
                  <w:szCs w:val="18"/>
                  <w:rPrChange w:id="519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sidRPr="00B32B9A">
                <w:rPr>
                  <w:rFonts w:ascii="Times New Roman" w:eastAsia="等线" w:hAnsi="Times New Roman" w:cs="Times New Roman"/>
                  <w:color w:val="000000" w:themeColor="text1"/>
                  <w:sz w:val="18"/>
                  <w:szCs w:val="18"/>
                  <w:rPrChange w:id="5198"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199" w:author="Xuning Wei12232" w:date="2026-10-21T09:19:00Z">
              <w:r w:rsidRPr="00B32B9A">
                <w:rPr>
                  <w:rFonts w:ascii="Times New Roman" w:eastAsia="仿宋_GB2312" w:hAnsi="Times New Roman" w:cs="Times New Roman"/>
                  <w:color w:val="000000" w:themeColor="text1"/>
                  <w:sz w:val="18"/>
                  <w:szCs w:val="18"/>
                </w:rPr>
                <w:t>≤</w:t>
              </w:r>
            </w:ins>
            <w:ins w:id="5200" w:author="Xuning Wei12232" w:date="2026-10-20T21:29:00Z">
              <w:r w:rsidRPr="00B32B9A">
                <w:rPr>
                  <w:rFonts w:ascii="Times New Roman" w:eastAsia="仿宋_GB2312" w:hAnsi="Times New Roman" w:cs="Times New Roman"/>
                  <w:color w:val="000000" w:themeColor="text1"/>
                  <w:sz w:val="18"/>
                  <w:szCs w:val="18"/>
                  <w:rPrChange w:id="5201"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202" w:author="Xuning Wei12232" w:date="2026-10-22T08:07:00Z">
              <w:r w:rsidRPr="00B32B9A">
                <w:rPr>
                  <w:rFonts w:ascii="Times New Roman" w:eastAsia="等线" w:hAnsi="Times New Roman" w:cs="Times New Roman"/>
                  <w:color w:val="000000" w:themeColor="text1"/>
                  <w:sz w:val="18"/>
                  <w:szCs w:val="18"/>
                  <w:rPrChange w:id="5203" w:author="Xuning Wei12232" w:date="2026-10-24T11:11:00Z">
                    <w:rPr>
                      <w:rFonts w:ascii="Times New Roman" w:eastAsia="等线" w:hAnsi="Times New Roman" w:cs="Times New Roman"/>
                      <w:color w:val="000000" w:themeColor="text1"/>
                      <w:sz w:val="18"/>
                      <w:szCs w:val="18"/>
                      <w:highlight w:val="lightGray"/>
                    </w:rPr>
                  </w:rPrChange>
                </w:rPr>
                <w:t>9.5</w:t>
              </w:r>
            </w:ins>
            <w:ins w:id="5204" w:author="Xuning Wei12232" w:date="2026-10-20T21:29:00Z">
              <w:r w:rsidRPr="00B32B9A">
                <w:rPr>
                  <w:rFonts w:ascii="Times New Roman" w:eastAsia="等线" w:hAnsi="Times New Roman" w:cs="Times New Roman"/>
                  <w:color w:val="000000" w:themeColor="text1"/>
                  <w:sz w:val="18"/>
                  <w:szCs w:val="18"/>
                  <w:rPrChange w:id="5205"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206" w:author="Xuning Wei12232" w:date="2026-10-20T21:29:00Z">
              <w:r w:rsidRPr="00B32B9A">
                <w:rPr>
                  <w:rFonts w:ascii="Times New Roman" w:eastAsia="等线" w:hAnsi="Times New Roman" w:cs="Times New Roman"/>
                  <w:color w:val="000000" w:themeColor="text1"/>
                  <w:sz w:val="18"/>
                  <w:szCs w:val="18"/>
                  <w:rPrChange w:id="5207" w:author="Xuning Wei12232" w:date="2026-10-24T11:11:00Z">
                    <w:rPr/>
                  </w:rPrChange>
                </w:rPr>
                <w:delText xml:space="preserve">(4 h </w:delText>
              </w:r>
            </w:del>
            <w:del w:id="5208" w:author="Xuning Wei12232" w:date="2026-10-20T13:10:00Z">
              <w:r w:rsidRPr="00B32B9A">
                <w:rPr>
                  <w:rFonts w:ascii="Times New Roman" w:eastAsia="等线" w:hAnsi="Times New Roman" w:cs="Times New Roman" w:hint="eastAsia"/>
                  <w:color w:val="000000" w:themeColor="text1"/>
                  <w:sz w:val="18"/>
                  <w:szCs w:val="18"/>
                  <w:rPrChange w:id="520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210" w:author="Xuning Wei12232" w:date="2026-10-24T11:11:00Z">
                    <w:rPr/>
                  </w:rPrChange>
                </w:rPr>
                <w:delText xml:space="preserve"> </w:delText>
              </w:r>
            </w:del>
            <w:del w:id="5211" w:author="Xuning Wei12232" w:date="2026-10-20T21:29:00Z">
              <w:r w:rsidRPr="00B32B9A">
                <w:rPr>
                  <w:rFonts w:ascii="Times New Roman" w:eastAsia="等线" w:hAnsi="Times New Roman" w:cs="Times New Roman"/>
                  <w:color w:val="000000" w:themeColor="text1"/>
                  <w:sz w:val="18"/>
                  <w:szCs w:val="18"/>
                  <w:rPrChange w:id="5212" w:author="Xuning Wei12232" w:date="2026-10-24T11:11:00Z">
                    <w:rPr/>
                  </w:rPrChange>
                </w:rPr>
                <w:delText xml:space="preserve">Coupling time </w:delText>
              </w:r>
            </w:del>
            <w:del w:id="5213" w:author="Xuning Wei12232" w:date="2026-10-20T13:10:00Z">
              <w:r w:rsidRPr="00B32B9A">
                <w:rPr>
                  <w:rFonts w:ascii="Times New Roman" w:eastAsia="等线" w:hAnsi="Times New Roman" w:cs="Times New Roman" w:hint="eastAsia"/>
                  <w:color w:val="000000" w:themeColor="text1"/>
                  <w:sz w:val="18"/>
                  <w:szCs w:val="18"/>
                  <w:rPrChange w:id="521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215" w:author="Xuning Wei12232" w:date="2026-10-24T11:11:00Z">
                    <w:rPr/>
                  </w:rPrChange>
                </w:rPr>
                <w:delText xml:space="preserve"> </w:delText>
              </w:r>
            </w:del>
            <w:del w:id="5216" w:author="Xuning Wei12232" w:date="2026-10-20T21:29:00Z">
              <w:r w:rsidRPr="00B32B9A">
                <w:rPr>
                  <w:rFonts w:ascii="Times New Roman" w:eastAsia="等线" w:hAnsi="Times New Roman" w:cs="Times New Roman"/>
                  <w:color w:val="000000" w:themeColor="text1"/>
                  <w:sz w:val="18"/>
                  <w:szCs w:val="18"/>
                  <w:rPrChange w:id="5217"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5218" w:author="Xuning Wei12232" w:date="2026-10-24T11:11:00Z">
                  <w:rPr/>
                </w:rPrChange>
              </w:rPr>
              <w:t xml:space="preserve"> </w:t>
            </w:r>
            <w:del w:id="5219" w:author="Xuning Wei12232" w:date="2026-10-20T15:17:00Z">
              <w:r w:rsidRPr="00B32B9A">
                <w:rPr>
                  <w:rFonts w:ascii="Times New Roman" w:eastAsia="等线" w:hAnsi="Times New Roman" w:cs="Times New Roman"/>
                  <w:color w:val="000000" w:themeColor="text1"/>
                  <w:sz w:val="18"/>
                  <w:szCs w:val="18"/>
                  <w:rPrChange w:id="5220" w:author="Xuning Wei12232" w:date="2026-10-24T11:11:00Z">
                    <w:rPr/>
                  </w:rPrChange>
                </w:rPr>
                <w:br/>
                <w:delText xml:space="preserve">3. </w:delText>
              </w:r>
            </w:del>
          </w:p>
          <w:p w14:paraId="5425B1A0" w14:textId="77777777" w:rsidR="00652DEA" w:rsidRPr="00B32B9A" w:rsidRDefault="00C15CB5">
            <w:pPr>
              <w:pStyle w:val="aff2"/>
              <w:widowControl w:val="0"/>
              <w:numPr>
                <w:ilvl w:val="0"/>
                <w:numId w:val="72"/>
              </w:numPr>
              <w:spacing w:beforeLines="50" w:before="120" w:afterLines="50" w:after="120"/>
              <w:jc w:val="both"/>
              <w:rPr>
                <w:rFonts w:ascii="Times New Roman" w:eastAsia="等线" w:hAnsi="Times New Roman" w:cs="Times New Roman"/>
                <w:color w:val="000000" w:themeColor="text1"/>
                <w:sz w:val="18"/>
                <w:szCs w:val="18"/>
                <w:rPrChange w:id="5221" w:author="Xuning Wei12232" w:date="2026-10-24T11:11:00Z">
                  <w:rPr/>
                </w:rPrChange>
              </w:rPr>
              <w:pPrChange w:id="5222" w:author="Xuning Wei12232" w:date="2026-10-20T15:1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223" w:author="Xuning Wei12232" w:date="2026-10-24T11:11:00Z">
                  <w:rPr/>
                </w:rPrChange>
              </w:rPr>
              <w:t xml:space="preserve">Stop stirring and turn off the nitrogen. Drain until there is no reaction mixture drip. </w:t>
            </w:r>
          </w:p>
          <w:p w14:paraId="794DBAB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22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254E70D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C17F8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691BB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0CF37" w14:textId="77777777" w:rsidR="00652DEA" w:rsidRPr="00B32B9A" w:rsidRDefault="00C15CB5">
            <w:pPr>
              <w:pStyle w:val="aff2"/>
              <w:widowControl w:val="0"/>
              <w:numPr>
                <w:ilvl w:val="0"/>
                <w:numId w:val="73"/>
              </w:numPr>
              <w:spacing w:beforeLines="50" w:before="120" w:afterLines="50" w:after="120"/>
              <w:jc w:val="both"/>
              <w:rPr>
                <w:ins w:id="5225" w:author="Xuning Wei12232" w:date="2026-10-20T15:17:00Z"/>
                <w:rFonts w:ascii="Times New Roman" w:eastAsia="仿宋_GB2312" w:hAnsi="Times New Roman" w:cs="Times New Roman"/>
                <w:color w:val="000000" w:themeColor="text1"/>
                <w:sz w:val="18"/>
                <w:szCs w:val="18"/>
              </w:rPr>
              <w:pPrChange w:id="5226" w:author="Xuning Wei12232" w:date="2026-10-20T15:17:00Z">
                <w:pPr>
                  <w:widowControl w:val="0"/>
                  <w:spacing w:beforeLines="50" w:before="120" w:afterLines="50" w:after="120"/>
                  <w:contextualSpacing/>
                </w:pPr>
              </w:pPrChange>
            </w:pPr>
            <w:del w:id="5227" w:author="Xuning Wei12232" w:date="2026-10-20T15:17:00Z">
              <w:r w:rsidRPr="00B32B9A">
                <w:rPr>
                  <w:rFonts w:ascii="Times New Roman" w:eastAsia="仿宋_GB2312" w:hAnsi="Times New Roman" w:cs="Times New Roman"/>
                  <w:color w:val="000000" w:themeColor="text1"/>
                  <w:sz w:val="18"/>
                  <w:szCs w:val="18"/>
                  <w:rPrChange w:id="522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229"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230" w:author="Xuning Wei12232" w:date="2026-10-24T11:11:00Z">
                  <w:rPr>
                    <w:lang w:eastAsia="zh-CN"/>
                  </w:rPr>
                </w:rPrChange>
              </w:rPr>
              <w:t xml:space="preserve"> </w:t>
            </w:r>
            <w:ins w:id="5231" w:author="Xuning Wei12232" w:date="2026-10-23T19:53:00Z">
              <w:r w:rsidRPr="00B32B9A">
                <w:rPr>
                  <w:rFonts w:ascii="Times New Roman" w:eastAsia="仿宋_GB2312" w:hAnsi="Times New Roman" w:cs="Times New Roman"/>
                  <w:color w:val="000000" w:themeColor="text1"/>
                  <w:sz w:val="18"/>
                  <w:szCs w:val="18"/>
                  <w:rPrChange w:id="5232"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23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234" w:author="Xuning Wei12232" w:date="2026-10-20T08:14:00Z">
              <w:r w:rsidRPr="00B32B9A">
                <w:rPr>
                  <w:rFonts w:ascii="Times New Roman" w:eastAsia="仿宋_GB2312" w:hAnsi="Times New Roman" w:cs="Times New Roman"/>
                  <w:color w:val="000000" w:themeColor="text1"/>
                  <w:sz w:val="18"/>
                  <w:szCs w:val="18"/>
                  <w:lang w:eastAsia="zh-CN"/>
                  <w:rPrChange w:id="5235"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236"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237"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238"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239" w:author="Xuning Wei12232" w:date="2026-10-24T11:11:00Z">
                  <w:rPr>
                    <w:color w:val="0000FF"/>
                  </w:rPr>
                </w:rPrChange>
              </w:rPr>
              <w:t xml:space="preserve"> cleaning pipeline.</w:t>
            </w:r>
            <w:del w:id="5240" w:author="Xuning Wei12232" w:date="2026-10-20T15:17:00Z">
              <w:r w:rsidRPr="00B32B9A">
                <w:rPr>
                  <w:rFonts w:ascii="Times New Roman" w:eastAsia="仿宋_GB2312" w:hAnsi="Times New Roman" w:cs="Times New Roman"/>
                  <w:color w:val="000000" w:themeColor="text1"/>
                  <w:sz w:val="18"/>
                  <w:szCs w:val="18"/>
                  <w:rPrChange w:id="524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242" w:author="Xuning Wei12232" w:date="2026-10-24T11:11:00Z">
                    <w:rPr/>
                  </w:rPrChange>
                </w:rPr>
                <w:br/>
                <w:delText xml:space="preserve">2. </w:delText>
              </w:r>
            </w:del>
          </w:p>
          <w:p w14:paraId="0234DD8C" w14:textId="77777777" w:rsidR="00652DEA" w:rsidRPr="00B32B9A" w:rsidRDefault="00C15CB5">
            <w:pPr>
              <w:pStyle w:val="aff2"/>
              <w:widowControl w:val="0"/>
              <w:numPr>
                <w:ilvl w:val="0"/>
                <w:numId w:val="73"/>
              </w:numPr>
              <w:spacing w:beforeLines="50" w:before="120" w:afterLines="50" w:after="120"/>
              <w:jc w:val="both"/>
              <w:rPr>
                <w:ins w:id="5243" w:author="Xuning Wei12232" w:date="2026-10-20T15:17:00Z"/>
                <w:rFonts w:ascii="Times New Roman" w:eastAsia="仿宋_GB2312" w:hAnsi="Times New Roman" w:cs="Times New Roman"/>
                <w:color w:val="000000" w:themeColor="text1"/>
                <w:sz w:val="18"/>
                <w:szCs w:val="18"/>
              </w:rPr>
              <w:pPrChange w:id="5244" w:author="Xuning Wei12232" w:date="2026-10-20T15:17: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45" w:author="Xuning Wei12232" w:date="2026-10-24T11:11:00Z">
                  <w:rPr/>
                </w:rPrChange>
              </w:rPr>
              <w:t>After the liquid is filtered out of the synthesis reactor. Transfer the mixture in activation tank (TJ4S-1213-Sy15-R01) to synthesis reactor (TJ4S-1213-Sy15).</w:t>
            </w:r>
            <w:del w:id="5246" w:author="Xuning Wei12232" w:date="2026-10-20T15:17:00Z">
              <w:r w:rsidRPr="00B32B9A">
                <w:rPr>
                  <w:rFonts w:ascii="Times New Roman" w:eastAsia="仿宋_GB2312" w:hAnsi="Times New Roman" w:cs="Times New Roman"/>
                  <w:color w:val="000000" w:themeColor="text1"/>
                  <w:sz w:val="18"/>
                  <w:szCs w:val="18"/>
                  <w:rPrChange w:id="5247" w:author="Xuning Wei12232" w:date="2026-10-24T11:11:00Z">
                    <w:rPr/>
                  </w:rPrChange>
                </w:rPr>
                <w:br/>
                <w:delText>3</w:delText>
              </w:r>
            </w:del>
          </w:p>
          <w:p w14:paraId="71973474" w14:textId="77777777" w:rsidR="00652DEA" w:rsidRPr="00B32B9A" w:rsidRDefault="00C15CB5">
            <w:pPr>
              <w:pStyle w:val="aff2"/>
              <w:widowControl w:val="0"/>
              <w:numPr>
                <w:ilvl w:val="0"/>
                <w:numId w:val="73"/>
              </w:numPr>
              <w:spacing w:beforeLines="50" w:before="120" w:afterLines="50" w:after="120"/>
              <w:jc w:val="both"/>
              <w:rPr>
                <w:rFonts w:ascii="Times New Roman" w:eastAsia="仿宋_GB2312" w:hAnsi="Times New Roman" w:cs="Times New Roman"/>
                <w:color w:val="000000" w:themeColor="text1"/>
                <w:sz w:val="18"/>
                <w:szCs w:val="18"/>
                <w:rPrChange w:id="5248" w:author="Xuning Wei12232" w:date="2026-10-24T11:11:00Z">
                  <w:rPr/>
                </w:rPrChange>
              </w:rPr>
              <w:pPrChange w:id="5249" w:author="Xuning Wei12232" w:date="2026-10-20T15:17:00Z">
                <w:pPr>
                  <w:widowControl w:val="0"/>
                  <w:spacing w:beforeLines="50" w:before="120" w:afterLines="50" w:after="120"/>
                  <w:contextualSpacing/>
                </w:pPr>
              </w:pPrChange>
            </w:pPr>
            <w:del w:id="5250" w:author="Xuning Wei12232" w:date="2026-10-20T15:18:00Z">
              <w:r w:rsidRPr="00B32B9A">
                <w:rPr>
                  <w:rFonts w:ascii="Times New Roman" w:eastAsia="仿宋_GB2312" w:hAnsi="Times New Roman" w:cs="Times New Roman"/>
                  <w:color w:val="000000" w:themeColor="text1"/>
                  <w:sz w:val="18"/>
                  <w:szCs w:val="18"/>
                  <w:rPrChange w:id="5251"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252"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253"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254" w:author="Xuning Wei12232" w:date="2026-10-24T11:11:00Z">
                  <w:rPr/>
                </w:rPrChange>
              </w:rPr>
              <w:t>. Drain until there is no obvious drip</w:t>
            </w:r>
          </w:p>
          <w:p w14:paraId="610B60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255"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44544C22"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A4F722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50D48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D4DCB6" w14:textId="77777777" w:rsidR="00652DEA" w:rsidRPr="00B32B9A" w:rsidRDefault="00C15CB5">
            <w:pPr>
              <w:pStyle w:val="aff2"/>
              <w:widowControl w:val="0"/>
              <w:numPr>
                <w:ilvl w:val="0"/>
                <w:numId w:val="74"/>
              </w:numPr>
              <w:spacing w:beforeLines="50" w:before="120" w:afterLines="50" w:after="120"/>
              <w:jc w:val="both"/>
              <w:rPr>
                <w:ins w:id="5256" w:author="Xuning Wei12232" w:date="2026-10-20T15:18:00Z"/>
                <w:rFonts w:ascii="Times New Roman" w:eastAsia="仿宋_GB2312" w:hAnsi="Times New Roman" w:cs="Times New Roman"/>
                <w:color w:val="000000" w:themeColor="text1"/>
                <w:sz w:val="18"/>
                <w:szCs w:val="18"/>
              </w:rPr>
              <w:pPrChange w:id="5257" w:author="Xuning Wei12232" w:date="2026-10-20T15:18:00Z">
                <w:pPr>
                  <w:widowControl w:val="0"/>
                  <w:spacing w:beforeLines="50" w:before="120" w:afterLines="50" w:after="120"/>
                  <w:contextualSpacing/>
                </w:pPr>
              </w:pPrChange>
            </w:pPr>
            <w:del w:id="5258" w:author="Xuning Wei12232" w:date="2026-10-20T15:18:00Z">
              <w:r w:rsidRPr="00B32B9A">
                <w:rPr>
                  <w:rFonts w:ascii="Times New Roman" w:eastAsia="仿宋_GB2312" w:hAnsi="Times New Roman" w:cs="Times New Roman"/>
                  <w:color w:val="000000" w:themeColor="text1"/>
                  <w:sz w:val="18"/>
                  <w:szCs w:val="18"/>
                  <w:rPrChange w:id="5259"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260"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261" w:author="Xuning Wei12232" w:date="2026-10-24T11:11:00Z">
                  <w:rPr>
                    <w:lang w:eastAsia="zh-CN"/>
                  </w:rPr>
                </w:rPrChange>
              </w:rPr>
              <w:t xml:space="preserve"> </w:t>
            </w:r>
            <w:del w:id="5262" w:author="Xuning Wei12232" w:date="2026-10-20T08:14:00Z">
              <w:r w:rsidRPr="00B32B9A">
                <w:rPr>
                  <w:rFonts w:ascii="Times New Roman" w:eastAsia="仿宋_GB2312" w:hAnsi="Times New Roman" w:cs="Times New Roman"/>
                  <w:bCs w:val="0"/>
                  <w:color w:val="000000" w:themeColor="text1"/>
                  <w:sz w:val="18"/>
                  <w:szCs w:val="18"/>
                  <w:lang w:eastAsia="zh-CN"/>
                  <w:rPrChange w:id="5263" w:author="Xuning Wei12232" w:date="2026-10-24T11:11:00Z">
                    <w:rPr>
                      <w:lang w:eastAsia="zh-CN"/>
                    </w:rPr>
                  </w:rPrChange>
                </w:rPr>
                <w:delText>8.0 V 20 % piperidine in DMF (7.448 kg/kg)</w:delText>
              </w:r>
            </w:del>
            <w:ins w:id="5264" w:author="Xuning Wei12232" w:date="2026-10-20T08:14:00Z">
              <w:r w:rsidRPr="00B32B9A">
                <w:rPr>
                  <w:rFonts w:ascii="Times New Roman" w:eastAsia="仿宋_GB2312" w:hAnsi="Times New Roman" w:cs="Times New Roman"/>
                  <w:bCs w:val="0"/>
                  <w:color w:val="000000" w:themeColor="text1"/>
                  <w:sz w:val="18"/>
                  <w:szCs w:val="18"/>
                  <w:lang w:eastAsia="zh-CN"/>
                  <w:rPrChange w:id="5265" w:author="Xuning Wei12232" w:date="2026-10-24T11:11:00Z">
                    <w:rPr>
                      <w:lang w:eastAsia="zh-CN"/>
                    </w:rPr>
                  </w:rPrChange>
                </w:rPr>
                <w:t>20 % piperidine in</w:t>
              </w:r>
            </w:ins>
            <w:ins w:id="5266" w:author="Xuning Wei12232" w:date="2026-10-20T20:00:00Z">
              <w:r w:rsidRPr="00B32B9A">
                <w:rPr>
                  <w:rFonts w:ascii="Times New Roman" w:eastAsia="仿宋_GB2312" w:hAnsi="Times New Roman" w:cs="Times New Roman"/>
                  <w:bCs w:val="0"/>
                  <w:color w:val="000000" w:themeColor="text1"/>
                  <w:sz w:val="18"/>
                  <w:szCs w:val="18"/>
                  <w:lang w:eastAsia="zh-CN"/>
                  <w:rPrChange w:id="526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268"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269" w:author="Xuning Wei12232" w:date="2026-10-24T11:11:00Z">
                  <w:rPr/>
                </w:rPrChange>
              </w:rPr>
              <w:t>into</w:t>
            </w:r>
            <w:r w:rsidRPr="00B32B9A">
              <w:rPr>
                <w:rFonts w:ascii="Times New Roman" w:eastAsia="仿宋_GB2312" w:hAnsi="Times New Roman" w:cs="Times New Roman"/>
                <w:b/>
                <w:color w:val="000000" w:themeColor="text1"/>
                <w:sz w:val="18"/>
                <w:szCs w:val="18"/>
                <w:rPrChange w:id="5270"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271" w:author="Xuning Wei12232" w:date="2026-10-24T11:11:00Z">
                  <w:rPr/>
                </w:rPrChange>
              </w:rPr>
              <w:t>TJ4S-1213-Sy15.</w:t>
            </w:r>
            <w:del w:id="5272" w:author="Xuning Wei12232" w:date="2026-10-20T15:18:00Z">
              <w:r w:rsidRPr="00B32B9A">
                <w:rPr>
                  <w:rFonts w:ascii="Times New Roman" w:eastAsia="仿宋_GB2312" w:hAnsi="Times New Roman" w:cs="Times New Roman"/>
                  <w:color w:val="000000" w:themeColor="text1"/>
                  <w:sz w:val="18"/>
                  <w:szCs w:val="18"/>
                  <w:rPrChange w:id="527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274" w:author="Xuning Wei12232" w:date="2026-10-24T11:11:00Z">
                    <w:rPr/>
                  </w:rPrChange>
                </w:rPr>
                <w:br/>
                <w:delText xml:space="preserve">2. </w:delText>
              </w:r>
            </w:del>
          </w:p>
          <w:p w14:paraId="785C30D4" w14:textId="77777777" w:rsidR="00652DEA" w:rsidRPr="00B32B9A" w:rsidRDefault="00C15CB5">
            <w:pPr>
              <w:pStyle w:val="aff2"/>
              <w:widowControl w:val="0"/>
              <w:numPr>
                <w:ilvl w:val="0"/>
                <w:numId w:val="74"/>
              </w:numPr>
              <w:spacing w:beforeLines="50" w:before="120" w:afterLines="50" w:after="120"/>
              <w:jc w:val="both"/>
              <w:rPr>
                <w:ins w:id="5275" w:author="Xuning Wei12232" w:date="2026-10-20T15:18:00Z"/>
                <w:rFonts w:ascii="Times New Roman" w:eastAsia="仿宋_GB2312" w:hAnsi="Times New Roman" w:cs="Times New Roman"/>
                <w:color w:val="000000" w:themeColor="text1"/>
                <w:sz w:val="18"/>
                <w:szCs w:val="18"/>
              </w:rPr>
              <w:pPrChange w:id="5276"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77"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278"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279" w:author="Xuning Wei12232" w:date="2026-10-24T11:11:00Z">
                  <w:rPr/>
                </w:rPrChange>
              </w:rPr>
              <w:t>.</w:t>
            </w:r>
            <w:del w:id="5280" w:author="Xuning Wei12232" w:date="2026-10-20T15:18:00Z">
              <w:r w:rsidRPr="00B32B9A">
                <w:rPr>
                  <w:rFonts w:ascii="Times New Roman" w:eastAsia="仿宋_GB2312" w:hAnsi="Times New Roman" w:cs="Times New Roman"/>
                  <w:color w:val="000000" w:themeColor="text1"/>
                  <w:sz w:val="18"/>
                  <w:szCs w:val="18"/>
                  <w:rPrChange w:id="5281" w:author="Xuning Wei12232" w:date="2026-10-24T11:11:00Z">
                    <w:rPr/>
                  </w:rPrChange>
                </w:rPr>
                <w:br/>
                <w:delText>3.</w:delText>
              </w:r>
            </w:del>
          </w:p>
          <w:p w14:paraId="0D2F2897" w14:textId="798435A3" w:rsidR="00652DEA" w:rsidRPr="00B32B9A" w:rsidRDefault="00C15CB5">
            <w:pPr>
              <w:pStyle w:val="aff2"/>
              <w:widowControl w:val="0"/>
              <w:numPr>
                <w:ilvl w:val="0"/>
                <w:numId w:val="74"/>
              </w:numPr>
              <w:spacing w:beforeLines="50" w:before="120" w:afterLines="50" w:after="120"/>
              <w:jc w:val="both"/>
              <w:rPr>
                <w:ins w:id="5282" w:author="Xuning Wei12232" w:date="2026-10-20T15:18:00Z"/>
                <w:rFonts w:ascii="Times New Roman" w:eastAsia="仿宋_GB2312" w:hAnsi="Times New Roman" w:cs="Times New Roman"/>
                <w:color w:val="000000" w:themeColor="text1"/>
                <w:sz w:val="18"/>
                <w:szCs w:val="18"/>
              </w:rPr>
              <w:pPrChange w:id="5283"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284"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285"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286"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287"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288" w:author="Xuning Wei12232" w:date="2026-10-20T20:03:00Z">
              <w:r w:rsidRPr="00B32B9A">
                <w:rPr>
                  <w:rFonts w:ascii="Times New Roman" w:eastAsia="仿宋_GB2312" w:hAnsi="Times New Roman" w:cs="Times New Roman"/>
                  <w:color w:val="000000" w:themeColor="text1"/>
                  <w:sz w:val="18"/>
                  <w:szCs w:val="18"/>
                </w:rPr>
                <w:t>)</w:t>
              </w:r>
            </w:ins>
            <w:ins w:id="5289" w:author="Xuning Wei12232" w:date="2026-10-22T09:53:00Z">
              <w:r w:rsidRPr="00B32B9A">
                <w:rPr>
                  <w:rFonts w:ascii="Times New Roman" w:eastAsia="仿宋_GB2312" w:hAnsi="Times New Roman" w:cs="Times New Roman"/>
                  <w:color w:val="000000" w:themeColor="text1"/>
                  <w:sz w:val="18"/>
                  <w:szCs w:val="18"/>
                </w:rPr>
                <w:t>,</w:t>
              </w:r>
            </w:ins>
            <w:del w:id="5290" w:author="Xuning Wei12232" w:date="2026-10-20T14:33:00Z">
              <w:r w:rsidRPr="00B32B9A">
                <w:rPr>
                  <w:rFonts w:ascii="Times New Roman" w:eastAsia="仿宋_GB2312" w:hAnsi="Times New Roman" w:cs="Times New Roman"/>
                  <w:color w:val="000000" w:themeColor="text1"/>
                  <w:sz w:val="18"/>
                  <w:szCs w:val="18"/>
                  <w:rPrChange w:id="5291" w:author="Xuning Wei12232" w:date="2026-10-24T11:11:00Z">
                    <w:rPr/>
                  </w:rPrChange>
                </w:rPr>
                <w:delText>25 ± 5 °C</w:delText>
              </w:r>
            </w:del>
            <w:del w:id="5292" w:author="Xuning Wei12232" w:date="2026-10-20T20:03:00Z">
              <w:r w:rsidRPr="00B32B9A">
                <w:rPr>
                  <w:rFonts w:ascii="Times New Roman" w:eastAsia="仿宋_GB2312" w:hAnsi="Times New Roman" w:cs="Times New Roman"/>
                  <w:color w:val="000000" w:themeColor="text1"/>
                  <w:sz w:val="18"/>
                  <w:szCs w:val="18"/>
                  <w:rPrChange w:id="5293"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294" w:author="Xuning Wei12232" w:date="2026-10-24T11:11:00Z">
                  <w:rPr/>
                </w:rPrChange>
              </w:rPr>
              <w:t xml:space="preserve"> </w:t>
            </w:r>
            <w:del w:id="5295" w:author="Xuning Wei12232" w:date="2026-10-22T09:52:00Z">
              <w:r w:rsidRPr="00B32B9A">
                <w:rPr>
                  <w:rFonts w:ascii="Times New Roman" w:eastAsia="仿宋_GB2312" w:hAnsi="Times New Roman" w:cs="Times New Roman"/>
                  <w:color w:val="000000" w:themeColor="text1"/>
                  <w:sz w:val="18"/>
                  <w:szCs w:val="18"/>
                  <w:rPrChange w:id="5296" w:author="Xuning Wei12232" w:date="2026-10-24T11:11:00Z">
                    <w:rPr/>
                  </w:rPrChange>
                </w:rPr>
                <w:delText>a</w:delText>
              </w:r>
            </w:del>
            <w:del w:id="5297" w:author="Xuning Wei12232" w:date="2026-10-22T09:53:00Z">
              <w:r w:rsidRPr="00B32B9A">
                <w:rPr>
                  <w:rFonts w:ascii="Times New Roman" w:eastAsia="仿宋_GB2312" w:hAnsi="Times New Roman" w:cs="Times New Roman"/>
                  <w:color w:val="000000" w:themeColor="text1"/>
                  <w:sz w:val="18"/>
                  <w:szCs w:val="18"/>
                  <w:rPrChange w:id="5298" w:author="Xuning Wei12232" w:date="2026-10-24T11:11:00Z">
                    <w:rPr/>
                  </w:rPrChange>
                </w:rPr>
                <w:delText>nd</w:delText>
              </w:r>
            </w:del>
            <w:r w:rsidRPr="00B32B9A">
              <w:rPr>
                <w:rFonts w:ascii="Times New Roman" w:eastAsia="仿宋_GB2312" w:hAnsi="Times New Roman" w:cs="Times New Roman"/>
                <w:color w:val="000000" w:themeColor="text1"/>
                <w:sz w:val="18"/>
                <w:szCs w:val="18"/>
                <w:rPrChange w:id="5299" w:author="Xuning Wei12232" w:date="2026-10-24T11:11:00Z">
                  <w:rPr/>
                </w:rPrChange>
              </w:rPr>
              <w:t xml:space="preserve"> </w:t>
            </w:r>
            <w:r w:rsidR="00B32B9A" w:rsidRPr="00B32B9A">
              <w:rPr>
                <w:rFonts w:ascii="Times New Roman" w:eastAsia="仿宋_GB2312" w:hAnsi="Times New Roman" w:cs="Times New Roman"/>
                <w:color w:val="000000" w:themeColor="text1"/>
                <w:sz w:val="18"/>
                <w:szCs w:val="18"/>
              </w:rPr>
              <w:t>stir for 110 -130 min</w:t>
            </w:r>
            <w:del w:id="5300" w:author="Xuning Wei12232" w:date="2026-10-22T10:26:00Z">
              <w:r w:rsidRPr="00B32B9A">
                <w:rPr>
                  <w:rFonts w:ascii="Times New Roman" w:eastAsia="仿宋_GB2312" w:hAnsi="Times New Roman" w:cs="Times New Roman"/>
                  <w:color w:val="000000" w:themeColor="text1"/>
                  <w:sz w:val="18"/>
                  <w:szCs w:val="18"/>
                  <w:rPrChange w:id="5301"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302" w:author="Xuning Wei12232" w:date="2026-10-24T11:11:00Z">
                  <w:rPr/>
                </w:rPrChange>
              </w:rPr>
              <w:t xml:space="preserve"> (target: 2 h) at </w:t>
            </w:r>
            <w:r w:rsidR="00B1139B">
              <w:rPr>
                <w:rFonts w:ascii="Times New Roman" w:eastAsia="仿宋_GB2312" w:hAnsi="Times New Roman" w:cs="Times New Roman"/>
                <w:color w:val="000000" w:themeColor="text1"/>
                <w:sz w:val="18"/>
                <w:szCs w:val="18"/>
              </w:rPr>
              <w:t>25 ± 5 °C</w:t>
            </w:r>
            <w:ins w:id="530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304" w:author="Xuning Wei12232" w:date="2026-10-20T20:03:00Z">
              <w:r w:rsidRPr="00B32B9A">
                <w:rPr>
                  <w:rFonts w:ascii="Times New Roman" w:eastAsia="仿宋_GB2312" w:hAnsi="Times New Roman" w:cs="Times New Roman"/>
                  <w:color w:val="000000" w:themeColor="text1"/>
                  <w:sz w:val="18"/>
                  <w:szCs w:val="18"/>
                </w:rPr>
                <w:t>).</w:t>
              </w:r>
            </w:ins>
            <w:del w:id="5305" w:author="Xuning Wei12232" w:date="2026-10-20T14:33:00Z">
              <w:r w:rsidRPr="00B32B9A">
                <w:rPr>
                  <w:rFonts w:ascii="Times New Roman" w:eastAsia="仿宋_GB2312" w:hAnsi="Times New Roman" w:cs="Times New Roman"/>
                  <w:color w:val="000000" w:themeColor="text1"/>
                  <w:sz w:val="18"/>
                  <w:szCs w:val="18"/>
                  <w:rPrChange w:id="5306" w:author="Xuning Wei12232" w:date="2026-10-24T11:11:00Z">
                    <w:rPr/>
                  </w:rPrChange>
                </w:rPr>
                <w:delText>25 ± 5 °C</w:delText>
              </w:r>
            </w:del>
            <w:del w:id="5307" w:author="Xuning Wei12232" w:date="2026-10-20T20:03:00Z">
              <w:r w:rsidRPr="00B32B9A">
                <w:rPr>
                  <w:rFonts w:ascii="Times New Roman" w:eastAsia="仿宋_GB2312" w:hAnsi="Times New Roman" w:cs="Times New Roman"/>
                  <w:color w:val="000000" w:themeColor="text1"/>
                  <w:sz w:val="18"/>
                  <w:szCs w:val="18"/>
                  <w:rPrChange w:id="5308" w:author="Xuning Wei12232" w:date="2026-10-24T11:11:00Z">
                    <w:rPr/>
                  </w:rPrChange>
                </w:rPr>
                <w:delText xml:space="preserve"> (target: 25 °C)</w:delText>
              </w:r>
            </w:del>
            <w:del w:id="5309" w:author="Xuning Wei12232" w:date="2026-10-22T09:53:00Z">
              <w:r w:rsidRPr="00B32B9A">
                <w:rPr>
                  <w:rFonts w:ascii="Times New Roman" w:eastAsia="仿宋_GB2312" w:hAnsi="Times New Roman" w:cs="Times New Roman"/>
                  <w:color w:val="000000" w:themeColor="text1"/>
                  <w:sz w:val="18"/>
                  <w:szCs w:val="18"/>
                  <w:rPrChange w:id="5310" w:author="Xuning Wei12232" w:date="2026-10-24T11:11:00Z">
                    <w:rPr/>
                  </w:rPrChange>
                </w:rPr>
                <w:delText>.</w:delText>
              </w:r>
            </w:del>
            <w:del w:id="5311" w:author="Xuning Wei12232" w:date="2026-10-20T15:18:00Z">
              <w:r w:rsidRPr="00B32B9A">
                <w:rPr>
                  <w:rFonts w:ascii="Times New Roman" w:eastAsia="仿宋_GB2312" w:hAnsi="Times New Roman" w:cs="Times New Roman"/>
                  <w:color w:val="000000" w:themeColor="text1"/>
                  <w:sz w:val="18"/>
                  <w:szCs w:val="18"/>
                  <w:rPrChange w:id="5312" w:author="Xuning Wei12232" w:date="2026-10-24T11:11:00Z">
                    <w:rPr/>
                  </w:rPrChange>
                </w:rPr>
                <w:br/>
                <w:delText xml:space="preserve">4. </w:delText>
              </w:r>
            </w:del>
          </w:p>
          <w:p w14:paraId="1F336684" w14:textId="77777777" w:rsidR="00652DEA" w:rsidRPr="00B32B9A" w:rsidRDefault="00C15CB5">
            <w:pPr>
              <w:pStyle w:val="aff2"/>
              <w:widowControl w:val="0"/>
              <w:numPr>
                <w:ilvl w:val="0"/>
                <w:numId w:val="74"/>
              </w:numPr>
              <w:spacing w:beforeLines="50" w:before="120" w:afterLines="50" w:after="120"/>
              <w:jc w:val="both"/>
              <w:rPr>
                <w:rFonts w:ascii="Times New Roman" w:eastAsia="仿宋_GB2312" w:hAnsi="Times New Roman" w:cs="Times New Roman"/>
                <w:color w:val="000000" w:themeColor="text1"/>
                <w:sz w:val="18"/>
                <w:szCs w:val="18"/>
                <w:rPrChange w:id="5313" w:author="Xuning Wei12232" w:date="2026-10-24T11:11:00Z">
                  <w:rPr/>
                </w:rPrChange>
              </w:rPr>
              <w:pPrChange w:id="5314"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15" w:author="Xuning Wei12232" w:date="2026-10-24T11:11:00Z">
                  <w:rPr/>
                </w:rPrChange>
              </w:rPr>
              <w:t xml:space="preserve">Stop stirring, turn off the nitrogen. Drain until there is no obvious drip. </w:t>
            </w:r>
          </w:p>
        </w:tc>
      </w:tr>
      <w:tr w:rsidR="00652DEA" w:rsidRPr="00B32B9A" w14:paraId="117FEAFC"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E48A43"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7FC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F7A4C05" w14:textId="63C6E0F2" w:rsidR="00652DEA" w:rsidRPr="00B32B9A" w:rsidRDefault="00C15CB5">
            <w:pPr>
              <w:pStyle w:val="aff2"/>
              <w:widowControl w:val="0"/>
              <w:numPr>
                <w:ilvl w:val="0"/>
                <w:numId w:val="75"/>
              </w:numPr>
              <w:spacing w:beforeLines="50" w:before="120" w:afterLines="50" w:after="120"/>
              <w:jc w:val="both"/>
              <w:rPr>
                <w:ins w:id="5316" w:author="Xuning Wei12232" w:date="2026-10-20T15:18:00Z"/>
                <w:rFonts w:ascii="Times New Roman" w:eastAsia="仿宋_GB2312" w:hAnsi="Times New Roman" w:cs="Times New Roman"/>
                <w:color w:val="000000" w:themeColor="text1"/>
                <w:sz w:val="18"/>
                <w:szCs w:val="18"/>
              </w:rPr>
              <w:pPrChange w:id="5317" w:author="Xuning Wei12232" w:date="2026-10-20T15:18:00Z">
                <w:pPr>
                  <w:widowControl w:val="0"/>
                  <w:spacing w:beforeLines="50" w:before="120" w:afterLines="50" w:after="120"/>
                  <w:contextualSpacing/>
                </w:pPr>
              </w:pPrChange>
            </w:pPr>
            <w:del w:id="5318" w:author="Xuning Wei12232" w:date="2026-10-20T15:1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319"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320"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321" w:author="Xuning Wei12232" w:date="2026-10-24T11:11:00Z">
                  <w:rPr/>
                </w:rPrChange>
              </w:rPr>
              <w:t>5 °C (</w:t>
            </w:r>
            <w:del w:id="5322" w:author="Xuning Wei12232" w:date="2026-10-24T10:48:00Z">
              <w:r w:rsidRPr="00B32B9A">
                <w:rPr>
                  <w:rFonts w:ascii="Times New Roman" w:eastAsia="仿宋_GB2312" w:hAnsi="Times New Roman" w:cs="Times New Roman"/>
                  <w:color w:val="000000" w:themeColor="text1"/>
                  <w:sz w:val="18"/>
                  <w:szCs w:val="18"/>
                  <w:rPrChange w:id="5323" w:author="Xuning Wei12232" w:date="2026-10-24T11:11:00Z">
                    <w:rPr/>
                  </w:rPrChange>
                </w:rPr>
                <w:delText>target: 20 °C</w:delText>
              </w:r>
            </w:del>
            <w:ins w:id="5324"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325" w:author="Xuning Wei12232" w:date="2026-10-24T11:11:00Z">
                  <w:rPr/>
                </w:rPrChange>
              </w:rPr>
              <w:t>).</w:t>
            </w:r>
            <w:del w:id="5326" w:author="Xuning Wei12232" w:date="2026-10-20T15:18:00Z">
              <w:r w:rsidRPr="00B32B9A">
                <w:rPr>
                  <w:rFonts w:ascii="Times New Roman" w:eastAsia="仿宋_GB2312" w:hAnsi="Times New Roman" w:cs="Times New Roman"/>
                  <w:color w:val="000000" w:themeColor="text1"/>
                  <w:sz w:val="18"/>
                  <w:szCs w:val="18"/>
                  <w:rPrChange w:id="5327" w:author="Xuning Wei12232" w:date="2026-10-24T11:11:00Z">
                    <w:rPr/>
                  </w:rPrChange>
                </w:rPr>
                <w:br/>
                <w:delText xml:space="preserve">2. </w:delText>
              </w:r>
            </w:del>
          </w:p>
          <w:p w14:paraId="080B773D" w14:textId="12AD6B16" w:rsidR="00652DEA" w:rsidRPr="00B32B9A" w:rsidRDefault="00C15CB5">
            <w:pPr>
              <w:pStyle w:val="aff2"/>
              <w:widowControl w:val="0"/>
              <w:numPr>
                <w:ilvl w:val="0"/>
                <w:numId w:val="75"/>
              </w:numPr>
              <w:spacing w:beforeLines="50" w:before="120" w:afterLines="50" w:after="120"/>
              <w:jc w:val="both"/>
              <w:rPr>
                <w:ins w:id="5328" w:author="Xuning Wei12232" w:date="2026-10-20T15:18:00Z"/>
                <w:rFonts w:ascii="Times New Roman" w:eastAsia="仿宋_GB2312" w:hAnsi="Times New Roman" w:cs="Times New Roman"/>
                <w:color w:val="000000" w:themeColor="text1"/>
                <w:sz w:val="18"/>
                <w:szCs w:val="18"/>
              </w:rPr>
              <w:pPrChange w:id="5329" w:author="Xuning Wei12232" w:date="2026-10-20T15:18:00Z">
                <w:pPr>
                  <w:widowControl w:val="0"/>
                  <w:spacing w:beforeLines="50" w:before="120" w:afterLines="50" w:after="120"/>
                  <w:contextualSpacing/>
                </w:pPr>
              </w:pPrChange>
            </w:pPr>
            <w:ins w:id="5330" w:author="Xuning Wei12232" w:date="2026-10-23T19:44:00Z">
              <w:r w:rsidRPr="00B32B9A">
                <w:rPr>
                  <w:rFonts w:ascii="Times New Roman" w:eastAsia="仿宋_GB2312" w:hAnsi="Times New Roman" w:cs="Times New Roman"/>
                  <w:color w:val="000000" w:themeColor="text1"/>
                  <w:sz w:val="18"/>
                  <w:szCs w:val="18"/>
                  <w:rPrChange w:id="5331"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332"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333" w:author="Johan Granander" w:date="2026-10-25T12:26:00Z">
              <w:r w:rsidR="00BE46BF" w:rsidRPr="00B32B9A">
                <w:rPr>
                  <w:rFonts w:ascii="Times New Roman" w:eastAsia="仿宋_GB2312" w:hAnsi="Times New Roman" w:cs="Times New Roman"/>
                  <w:color w:val="000000" w:themeColor="text1"/>
                  <w:sz w:val="18"/>
                  <w:szCs w:val="18"/>
                  <w:lang w:eastAsia="zh-CN"/>
                </w:rPr>
                <w:t xml:space="preserve"> </w:t>
              </w:r>
            </w:ins>
            <w:ins w:id="5334" w:author="Xuning Wei12232" w:date="2026-10-23T19:44:00Z">
              <w:r w:rsidRPr="00B32B9A">
                <w:rPr>
                  <w:rFonts w:ascii="Times New Roman" w:eastAsia="仿宋_GB2312" w:hAnsi="Times New Roman" w:cs="Times New Roman"/>
                  <w:color w:val="000000" w:themeColor="text1"/>
                  <w:sz w:val="18"/>
                  <w:szCs w:val="18"/>
                  <w:lang w:eastAsia="zh-CN"/>
                  <w:rPrChange w:id="5335"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336" w:author="Xuning Wei12232" w:date="2026-10-24T11:11:00Z">
                    <w:rPr>
                      <w:rFonts w:ascii="Times New Roman" w:eastAsia="仿宋_GB2312" w:hAnsi="Times New Roman" w:cs="Times New Roman"/>
                      <w:color w:val="FF0000"/>
                      <w:sz w:val="18"/>
                      <w:szCs w:val="18"/>
                      <w:highlight w:val="yellow"/>
                    </w:rPr>
                  </w:rPrChange>
                </w:rPr>
                <w:t>into TJ4S-1213-Sy15</w:t>
              </w:r>
            </w:ins>
            <w:del w:id="5337" w:author="Xuning Wei12232" w:date="2026-10-23T19:44:00Z">
              <w:r w:rsidRPr="00B32B9A">
                <w:rPr>
                  <w:rFonts w:ascii="Times New Roman" w:eastAsia="仿宋_GB2312" w:hAnsi="Times New Roman" w:cs="Times New Roman"/>
                  <w:color w:val="000000" w:themeColor="text1"/>
                  <w:sz w:val="18"/>
                  <w:szCs w:val="18"/>
                  <w:rPrChange w:id="5338"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339" w:author="Xuning Wei12232" w:date="2026-10-24T11:11:00Z">
                    <w:rPr>
                      <w:lang w:eastAsia="zh-CN"/>
                    </w:rPr>
                  </w:rPrChange>
                </w:rPr>
                <w:delText xml:space="preserve"> </w:delText>
              </w:r>
            </w:del>
            <w:del w:id="5340" w:author="Xuning Wei12232" w:date="2026-10-18T19:02:00Z">
              <w:r w:rsidRPr="00B32B9A">
                <w:rPr>
                  <w:rFonts w:ascii="Times New Roman" w:eastAsia="仿宋_GB2312" w:hAnsi="Times New Roman" w:cs="Times New Roman"/>
                  <w:color w:val="000000" w:themeColor="text1"/>
                  <w:sz w:val="18"/>
                  <w:szCs w:val="18"/>
                  <w:lang w:eastAsia="zh-CN"/>
                </w:rPr>
                <w:delText>10.0 V Isopropyl Acetate (8.730 kg/kg)</w:delText>
              </w:r>
            </w:del>
            <w:del w:id="5341" w:author="Xuning Wei12232" w:date="2026-10-18T23:09:00Z">
              <w:r w:rsidRPr="00B32B9A">
                <w:rPr>
                  <w:rFonts w:ascii="Times New Roman" w:eastAsia="仿宋_GB2312" w:hAnsi="Times New Roman" w:cs="Times New Roman"/>
                  <w:color w:val="000000" w:themeColor="text1"/>
                  <w:sz w:val="18"/>
                  <w:szCs w:val="18"/>
                  <w:lang w:eastAsia="zh-CN"/>
                  <w:rPrChange w:id="5342" w:author="Xuning Wei12232" w:date="2026-10-24T11:11:00Z">
                    <w:rPr>
                      <w:lang w:eastAsia="zh-CN"/>
                    </w:rPr>
                  </w:rPrChange>
                </w:rPr>
                <w:delText xml:space="preserve"> </w:delText>
              </w:r>
            </w:del>
            <w:del w:id="5343" w:author="Xuning Wei12232" w:date="2026-10-23T19:44:00Z">
              <w:r w:rsidRPr="00B32B9A">
                <w:rPr>
                  <w:rFonts w:ascii="Times New Roman" w:eastAsia="仿宋_GB2312" w:hAnsi="Times New Roman" w:cs="Times New Roman"/>
                  <w:color w:val="000000" w:themeColor="text1"/>
                  <w:sz w:val="18"/>
                  <w:szCs w:val="18"/>
                  <w:rPrChange w:id="534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345" w:author="Xuning Wei12232" w:date="2026-10-24T11:11:00Z">
                  <w:rPr/>
                </w:rPrChange>
              </w:rPr>
              <w:t>.</w:t>
            </w:r>
            <w:del w:id="5346" w:author="Xuning Wei12232" w:date="2026-10-20T15:18:00Z">
              <w:r w:rsidRPr="00B32B9A">
                <w:rPr>
                  <w:rFonts w:ascii="Times New Roman" w:eastAsia="仿宋_GB2312" w:hAnsi="Times New Roman" w:cs="Times New Roman"/>
                  <w:color w:val="000000" w:themeColor="text1"/>
                  <w:sz w:val="18"/>
                  <w:szCs w:val="18"/>
                  <w:rPrChange w:id="534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348" w:author="Xuning Wei12232" w:date="2026-10-24T11:11:00Z">
                    <w:rPr/>
                  </w:rPrChange>
                </w:rPr>
                <w:br/>
                <w:delText xml:space="preserve">3. </w:delText>
              </w:r>
            </w:del>
          </w:p>
          <w:p w14:paraId="33EFC9E4" w14:textId="77777777" w:rsidR="00652DEA" w:rsidRPr="00B32B9A" w:rsidRDefault="00C15CB5">
            <w:pPr>
              <w:pStyle w:val="aff2"/>
              <w:widowControl w:val="0"/>
              <w:numPr>
                <w:ilvl w:val="0"/>
                <w:numId w:val="75"/>
              </w:numPr>
              <w:spacing w:beforeLines="50" w:before="120" w:afterLines="50" w:after="120"/>
              <w:jc w:val="both"/>
              <w:rPr>
                <w:rFonts w:ascii="Times New Roman" w:eastAsia="仿宋_GB2312" w:hAnsi="Times New Roman" w:cs="Times New Roman"/>
                <w:color w:val="000000" w:themeColor="text1"/>
                <w:sz w:val="18"/>
                <w:szCs w:val="18"/>
                <w:rPrChange w:id="5349" w:author="Xuning Wei12232" w:date="2026-10-24T11:11:00Z">
                  <w:rPr/>
                </w:rPrChange>
              </w:rPr>
              <w:pPrChange w:id="5350" w:author="Xuning Wei12232" w:date="2026-10-20T15:1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5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35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353" w:author="Xuning Wei12232" w:date="2026-10-24T11:11:00Z">
                  <w:rPr/>
                </w:rPrChange>
              </w:rPr>
              <w:t xml:space="preserve">. Drain until there is no obvious drip </w:t>
            </w:r>
          </w:p>
          <w:p w14:paraId="4CF1EB30"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5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1788DD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F40DEB"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CE00B9"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BBBA87" w14:textId="5ADCDFA9" w:rsidR="00652DEA" w:rsidRPr="00B32B9A" w:rsidRDefault="00C15CB5">
            <w:pPr>
              <w:pStyle w:val="aff2"/>
              <w:widowControl w:val="0"/>
              <w:numPr>
                <w:ilvl w:val="0"/>
                <w:numId w:val="76"/>
              </w:numPr>
              <w:spacing w:beforeLines="50" w:before="120" w:afterLines="50" w:after="120"/>
              <w:jc w:val="both"/>
              <w:rPr>
                <w:ins w:id="5355" w:author="Xuning Wei12232" w:date="2026-10-20T15:19:00Z"/>
                <w:rFonts w:ascii="Times New Roman" w:eastAsia="仿宋_GB2312" w:hAnsi="Times New Roman" w:cs="Times New Roman"/>
                <w:color w:val="000000" w:themeColor="text1"/>
                <w:sz w:val="18"/>
                <w:szCs w:val="18"/>
              </w:rPr>
              <w:pPrChange w:id="5356" w:author="Xuning Wei12232" w:date="2026-10-20T15:19:00Z">
                <w:pPr>
                  <w:widowControl w:val="0"/>
                  <w:spacing w:beforeLines="50" w:before="120" w:afterLines="50" w:after="120"/>
                  <w:contextualSpacing/>
                </w:pPr>
              </w:pPrChange>
            </w:pPr>
            <w:del w:id="5357" w:author="Xuning Wei12232" w:date="2026-10-20T15:18:00Z">
              <w:r w:rsidRPr="00B32B9A">
                <w:rPr>
                  <w:rFonts w:ascii="Times New Roman" w:eastAsia="仿宋_GB2312" w:hAnsi="Times New Roman" w:cs="Times New Roman"/>
                  <w:color w:val="000000" w:themeColor="text1"/>
                  <w:sz w:val="18"/>
                  <w:szCs w:val="18"/>
                  <w:rPrChange w:id="5358"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359" w:author="Xuning Wei12232" w:date="2026-10-24T11:11:00Z">
                  <w:rPr/>
                </w:rPrChange>
              </w:rPr>
              <w:t xml:space="preserve">Add </w:t>
            </w:r>
            <w:ins w:id="5360" w:author="Xuning Wei12232" w:date="2026-10-23T19:50:00Z">
              <w:r w:rsidRPr="00B32B9A">
                <w:rPr>
                  <w:rFonts w:ascii="Times New Roman" w:eastAsia="仿宋_GB2312" w:hAnsi="Times New Roman" w:cs="Times New Roman"/>
                  <w:color w:val="000000" w:themeColor="text1"/>
                  <w:sz w:val="18"/>
                  <w:szCs w:val="18"/>
                  <w:rPrChange w:id="5361"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362"/>
            <w:commentRangeStart w:id="5363"/>
            <w:commentRangeEnd w:id="5362"/>
            <w:r w:rsidR="00BE46BF" w:rsidRPr="00B32B9A">
              <w:rPr>
                <w:rStyle w:val="affe"/>
                <w:rFonts w:ascii="Times New Roman" w:eastAsia="仿宋_GB2312" w:hAnsi="Times New Roman" w:cs="Times New Roman"/>
                <w:color w:val="000000" w:themeColor="text1"/>
                <w:sz w:val="18"/>
                <w:szCs w:val="18"/>
                <w:rPrChange w:id="536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362"/>
            </w:r>
            <w:commentRangeEnd w:id="5363"/>
            <w:r w:rsidRPr="00B32B9A">
              <w:rPr>
                <w:rStyle w:val="affe"/>
                <w:rFonts w:ascii="Times New Roman" w:eastAsia="仿宋_GB2312" w:hAnsi="Times New Roman" w:cs="Times New Roman"/>
                <w:color w:val="000000" w:themeColor="text1"/>
                <w:sz w:val="18"/>
                <w:szCs w:val="18"/>
                <w:rPrChange w:id="5365"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363"/>
            </w:r>
            <w:ins w:id="5366" w:author="Xuning Wei12232" w:date="2026-10-23T19:50:00Z">
              <w:r w:rsidRPr="00B32B9A">
                <w:rPr>
                  <w:rFonts w:ascii="Times New Roman" w:eastAsia="仿宋_GB2312" w:hAnsi="Times New Roman" w:cs="Times New Roman"/>
                  <w:color w:val="000000" w:themeColor="text1"/>
                  <w:sz w:val="18"/>
                  <w:szCs w:val="18"/>
                  <w:rPrChange w:id="5367" w:author="Xuning Wei12232" w:date="2026-10-24T11:11:00Z">
                    <w:rPr>
                      <w:rFonts w:ascii="Times New Roman" w:eastAsia="仿宋_GB2312" w:hAnsi="Times New Roman" w:cs="Times New Roman"/>
                      <w:color w:val="000000" w:themeColor="text1"/>
                      <w:sz w:val="18"/>
                      <w:szCs w:val="18"/>
                      <w:highlight w:val="yellow"/>
                    </w:rPr>
                  </w:rPrChange>
                </w:rPr>
                <w:t>, 11.38 kg/kg)</w:t>
              </w:r>
            </w:ins>
            <w:del w:id="5368" w:author="Xuning Wei12232" w:date="2026-10-20T08:12:00Z">
              <w:r w:rsidRPr="00B32B9A">
                <w:rPr>
                  <w:rFonts w:ascii="Times New Roman" w:eastAsia="仿宋_GB2312" w:hAnsi="Times New Roman" w:cs="Times New Roman"/>
                  <w:color w:val="000000" w:themeColor="text1"/>
                  <w:sz w:val="18"/>
                  <w:szCs w:val="18"/>
                  <w:rPrChange w:id="5369" w:author="Xuning Wei12232" w:date="2026-10-24T11:11:00Z">
                    <w:rPr/>
                  </w:rPrChange>
                </w:rPr>
                <w:delText>12.0 V DMF (11.376 kg/kg)</w:delText>
              </w:r>
            </w:del>
            <w:ins w:id="5370" w:author="Xuning Wei12232" w:date="2026-10-20T20:13:00Z">
              <w:r w:rsidRPr="00B32B9A">
                <w:rPr>
                  <w:rFonts w:ascii="Times New Roman" w:eastAsia="仿宋_GB2312" w:hAnsi="Times New Roman" w:cs="Times New Roman"/>
                  <w:color w:val="000000" w:themeColor="text1"/>
                  <w:sz w:val="18"/>
                  <w:szCs w:val="18"/>
                  <w:rPrChange w:id="5371" w:author="Xuning Wei12232" w:date="2026-10-24T11:11:00Z">
                    <w:rPr>
                      <w:rFonts w:ascii="Times New Roman" w:eastAsia="仿宋_GB2312" w:hAnsi="Times New Roman" w:cs="Times New Roman"/>
                      <w:sz w:val="18"/>
                      <w:szCs w:val="18"/>
                      <w:highlight w:val="lightGray"/>
                    </w:rPr>
                  </w:rPrChange>
                </w:rPr>
                <w:t xml:space="preserve"> </w:t>
              </w:r>
            </w:ins>
            <w:del w:id="5372" w:author="Xuning Wei12232" w:date="2026-10-20T08:16:00Z">
              <w:r w:rsidRPr="00B32B9A">
                <w:rPr>
                  <w:rFonts w:ascii="Times New Roman" w:eastAsia="仿宋_GB2312" w:hAnsi="Times New Roman" w:cs="Times New Roman"/>
                  <w:color w:val="000000" w:themeColor="text1"/>
                  <w:sz w:val="18"/>
                  <w:szCs w:val="18"/>
                  <w:rPrChange w:id="5373"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374" w:author="Xuning Wei12232" w:date="2026-10-24T11:11:00Z">
                  <w:rPr/>
                </w:rPrChange>
              </w:rPr>
              <w:t xml:space="preserve">into TJ4S-1213-Sy15. </w:t>
            </w:r>
            <w:del w:id="5375" w:author="Xuning Wei12232" w:date="2026-10-20T15:19:00Z">
              <w:r w:rsidRPr="00B32B9A">
                <w:rPr>
                  <w:rFonts w:ascii="Times New Roman" w:eastAsia="仿宋_GB2312" w:hAnsi="Times New Roman" w:cs="Times New Roman"/>
                  <w:color w:val="000000" w:themeColor="text1"/>
                  <w:sz w:val="18"/>
                  <w:szCs w:val="18"/>
                  <w:rPrChange w:id="5376" w:author="Xuning Wei12232" w:date="2026-10-24T11:11:00Z">
                    <w:rPr/>
                  </w:rPrChange>
                </w:rPr>
                <w:br/>
                <w:delText xml:space="preserve">2. </w:delText>
              </w:r>
            </w:del>
          </w:p>
          <w:p w14:paraId="487EB0A3" w14:textId="77777777" w:rsidR="00652DEA" w:rsidRPr="00B32B9A" w:rsidRDefault="00C15CB5">
            <w:pPr>
              <w:pStyle w:val="aff2"/>
              <w:widowControl w:val="0"/>
              <w:numPr>
                <w:ilvl w:val="0"/>
                <w:numId w:val="76"/>
              </w:numPr>
              <w:spacing w:beforeLines="50" w:before="120" w:afterLines="50" w:after="120"/>
              <w:jc w:val="both"/>
              <w:rPr>
                <w:rFonts w:ascii="Times New Roman" w:eastAsia="仿宋_GB2312" w:hAnsi="Times New Roman" w:cs="Times New Roman"/>
                <w:color w:val="000000" w:themeColor="text1"/>
                <w:sz w:val="18"/>
                <w:szCs w:val="18"/>
                <w:rPrChange w:id="5377" w:author="Xuning Wei12232" w:date="2026-10-24T11:11:00Z">
                  <w:rPr/>
                </w:rPrChange>
              </w:rPr>
              <w:pPrChange w:id="5378" w:author="Xuning Wei12232" w:date="2026-10-20T15:1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379"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5380"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381" w:author="Xuning Wei12232" w:date="2026-10-24T11:11:00Z">
                  <w:rPr/>
                </w:rPrChange>
              </w:rPr>
              <w:t xml:space="preserve">. Stirring and turn off the nitrogen. Drain until there is no obvious drip. </w:t>
            </w:r>
          </w:p>
          <w:p w14:paraId="482034B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38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1C256DB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A5229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0B8589" w14:textId="77777777" w:rsidR="00652DEA" w:rsidRPr="003F396C"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3F396C">
              <w:rPr>
                <w:rFonts w:ascii="Times New Roman" w:eastAsia="仿宋_GB2312" w:hAnsi="Times New Roman" w:cs="Times New Roman"/>
                <w:color w:val="000000" w:themeColor="text1"/>
                <w:sz w:val="18"/>
                <w:szCs w:val="18"/>
                <w:lang w:eastAsia="zh-CN"/>
              </w:rPr>
              <w:t>Fmoc-L-α-Me-Phe-OH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6BD3A9" w14:textId="68427F46" w:rsidR="00652DEA" w:rsidRPr="003F396C" w:rsidRDefault="00C15CB5">
            <w:pPr>
              <w:pStyle w:val="aff2"/>
              <w:widowControl w:val="0"/>
              <w:numPr>
                <w:ilvl w:val="0"/>
                <w:numId w:val="77"/>
              </w:numPr>
              <w:spacing w:beforeLines="50" w:before="120" w:afterLines="50" w:after="120"/>
              <w:jc w:val="both"/>
              <w:rPr>
                <w:ins w:id="5383" w:author="Xuning Wei12232" w:date="2026-10-20T15:19:00Z"/>
                <w:rFonts w:ascii="Times New Roman" w:eastAsia="等线" w:hAnsi="Times New Roman" w:cs="Times New Roman"/>
                <w:color w:val="000000" w:themeColor="text1"/>
                <w:sz w:val="18"/>
                <w:szCs w:val="18"/>
                <w:lang w:eastAsia="zh-CN"/>
              </w:rPr>
              <w:pPrChange w:id="5384" w:author="Xuning Wei12232" w:date="2026-10-20T15:19:00Z">
                <w:pPr>
                  <w:widowControl w:val="0"/>
                  <w:spacing w:beforeLines="50" w:before="120" w:afterLines="50" w:after="120"/>
                  <w:contextualSpacing/>
                </w:pPr>
              </w:pPrChange>
            </w:pPr>
            <w:del w:id="5385" w:author="Xuning Wei12232" w:date="2026-10-20T15:19:00Z">
              <w:r w:rsidRPr="003F396C">
                <w:rPr>
                  <w:rFonts w:ascii="Times New Roman" w:eastAsia="等线" w:hAnsi="Times New Roman" w:cs="Times New Roman"/>
                  <w:color w:val="000000" w:themeColor="text1"/>
                  <w:sz w:val="18"/>
                  <w:szCs w:val="18"/>
                  <w:rPrChange w:id="5386" w:author="Xuning Wei12232" w:date="2026-10-24T11:11:00Z">
                    <w:rPr/>
                  </w:rPrChange>
                </w:rPr>
                <w:delText xml:space="preserve">1. </w:delText>
              </w:r>
            </w:del>
            <w:r w:rsidRPr="003F396C">
              <w:rPr>
                <w:rFonts w:ascii="Times New Roman" w:eastAsia="等线" w:hAnsi="Times New Roman" w:cs="Times New Roman"/>
                <w:color w:val="000000" w:themeColor="text1"/>
                <w:sz w:val="18"/>
                <w:szCs w:val="18"/>
                <w:rPrChange w:id="5387" w:author="Xuning Wei12232" w:date="2026-10-24T11:11:00Z">
                  <w:rPr/>
                </w:rPrChange>
              </w:rPr>
              <w:t xml:space="preserve">Add </w:t>
            </w:r>
            <w:ins w:id="5388" w:author="Xuning Wei12232" w:date="2026-10-20T20:36:00Z">
              <w:r w:rsidRPr="003F396C">
                <w:rPr>
                  <w:rFonts w:ascii="Times New Roman" w:eastAsia="等线" w:hAnsi="Times New Roman" w:cs="Times New Roman"/>
                  <w:color w:val="000000" w:themeColor="text1"/>
                  <w:sz w:val="18"/>
                  <w:szCs w:val="18"/>
                  <w:lang w:eastAsia="zh-CN"/>
                  <w:rPrChange w:id="5389" w:author="Xuning Wei12232" w:date="2026-10-24T11:11:00Z">
                    <w:rPr>
                      <w:rFonts w:ascii="Times New Roman" w:eastAsia="等线" w:hAnsi="Times New Roman" w:cs="Times New Roman"/>
                      <w:color w:val="000000" w:themeColor="text1"/>
                      <w:sz w:val="18"/>
                      <w:szCs w:val="18"/>
                      <w:highlight w:val="cyan"/>
                      <w:lang w:eastAsia="zh-CN"/>
                    </w:rPr>
                  </w:rPrChange>
                </w:rPr>
                <w:t>DMF</w:t>
              </w:r>
              <w:r w:rsidR="00344262" w:rsidRPr="00344262">
                <w:rPr>
                  <w:rFonts w:ascii="Times New Roman" w:eastAsia="等线" w:hAnsi="Times New Roman" w:cs="Times New Roman"/>
                  <w:color w:val="000000" w:themeColor="text1"/>
                  <w:sz w:val="18"/>
                  <w:szCs w:val="18"/>
                  <w:lang w:eastAsia="zh-CN"/>
                  <w:rPrChange w:id="5390" w:author="Xuning Wei12232" w:date="2026-10-24T11:11:00Z">
                    <w:rPr>
                      <w:rFonts w:ascii="Times New Roman" w:eastAsia="等线" w:hAnsi="Times New Roman" w:cs="Times New Roman"/>
                      <w:color w:val="000000" w:themeColor="text1"/>
                      <w:sz w:val="18"/>
                      <w:szCs w:val="18"/>
                      <w:highlight w:val="cyan"/>
                      <w:lang w:eastAsia="zh-CN"/>
                    </w:rPr>
                  </w:rPrChange>
                </w:rPr>
                <w:t xml:space="preserve"> </w:t>
              </w:r>
              <w:commentRangeStart w:id="5391"/>
              <w:commentRangeStart w:id="5392"/>
              <w:r w:rsidR="00344262" w:rsidRPr="00344262">
                <w:rPr>
                  <w:rFonts w:ascii="Times New Roman" w:eastAsia="等线" w:hAnsi="Times New Roman" w:cs="Times New Roman"/>
                  <w:color w:val="000000" w:themeColor="text1"/>
                  <w:sz w:val="18"/>
                  <w:szCs w:val="18"/>
                  <w:lang w:eastAsia="zh-CN"/>
                  <w:rPrChange w:id="5393" w:author="Xuning Wei12232" w:date="2026-10-24T11:11:00Z">
                    <w:rPr>
                      <w:rFonts w:ascii="Times New Roman" w:eastAsia="等线" w:hAnsi="Times New Roman" w:cs="Times New Roman"/>
                      <w:color w:val="000000" w:themeColor="text1"/>
                      <w:sz w:val="18"/>
                      <w:szCs w:val="18"/>
                      <w:highlight w:val="cyan"/>
                      <w:lang w:eastAsia="zh-CN"/>
                    </w:rPr>
                  </w:rPrChange>
                </w:rPr>
                <w:t>(4</w:t>
              </w:r>
            </w:ins>
            <w:r w:rsidR="00344262" w:rsidRPr="00344262">
              <w:rPr>
                <w:rFonts w:ascii="Times New Roman" w:eastAsia="等线" w:hAnsi="Times New Roman" w:cs="Times New Roman"/>
                <w:color w:val="000000" w:themeColor="text1"/>
                <w:sz w:val="18"/>
                <w:szCs w:val="18"/>
                <w:lang w:eastAsia="zh-CN"/>
              </w:rPr>
              <w:t>.0</w:t>
            </w:r>
            <w:ins w:id="5394" w:author="Xuning Wei12232" w:date="2026-10-20T20:36:00Z">
              <w:r w:rsidR="00344262" w:rsidRPr="00344262">
                <w:rPr>
                  <w:rFonts w:ascii="Times New Roman" w:eastAsia="等线" w:hAnsi="Times New Roman" w:cs="Times New Roman"/>
                  <w:color w:val="000000" w:themeColor="text1"/>
                  <w:sz w:val="18"/>
                  <w:szCs w:val="18"/>
                  <w:lang w:eastAsia="zh-CN"/>
                  <w:rPrChange w:id="5395" w:author="Xuning Wei12232" w:date="2026-10-24T11:11:00Z">
                    <w:rPr>
                      <w:rFonts w:ascii="Times New Roman" w:eastAsia="等线" w:hAnsi="Times New Roman" w:cs="Times New Roman"/>
                      <w:color w:val="000000" w:themeColor="text1"/>
                      <w:sz w:val="18"/>
                      <w:szCs w:val="18"/>
                      <w:highlight w:val="cyan"/>
                      <w:lang w:eastAsia="zh-CN"/>
                    </w:rPr>
                  </w:rPrChange>
                </w:rPr>
                <w:t xml:space="preserve"> V</w:t>
              </w:r>
            </w:ins>
            <w:commentRangeEnd w:id="5391"/>
            <w:r w:rsidR="00344262" w:rsidRPr="00344262">
              <w:rPr>
                <w:rStyle w:val="affe"/>
                <w:rFonts w:ascii="Times New Roman" w:eastAsia="等线" w:hAnsi="Times New Roman" w:cs="Times New Roman"/>
                <w:color w:val="000000" w:themeColor="text1"/>
                <w:sz w:val="18"/>
                <w:szCs w:val="18"/>
                <w:lang w:eastAsia="zh-CN"/>
                <w:rPrChange w:id="5396" w:author="Xuning Wei12232" w:date="2026-10-24T11:11:00Z">
                  <w:rPr>
                    <w:rStyle w:val="affe"/>
                    <w:rFonts w:ascii="Times New Roman" w:eastAsia="等线" w:hAnsi="Times New Roman" w:cs="Times New Roman"/>
                    <w:color w:val="000000" w:themeColor="text1"/>
                    <w:sz w:val="18"/>
                    <w:szCs w:val="18"/>
                    <w:highlight w:val="cyan"/>
                    <w:lang w:eastAsia="zh-CN"/>
                  </w:rPr>
                </w:rPrChange>
              </w:rPr>
              <w:commentReference w:id="5391"/>
            </w:r>
            <w:commentRangeEnd w:id="5392"/>
            <w:r w:rsidR="00C33615">
              <w:rPr>
                <w:rStyle w:val="affe"/>
              </w:rPr>
              <w:commentReference w:id="5392"/>
            </w:r>
            <w:r w:rsidR="00344262">
              <w:rPr>
                <w:rFonts w:ascii="Times New Roman" w:eastAsia="等线" w:hAnsi="Times New Roman" w:cs="Times New Roman"/>
                <w:color w:val="000000" w:themeColor="text1"/>
                <w:sz w:val="18"/>
                <w:szCs w:val="18"/>
                <w:lang w:eastAsia="zh-CN"/>
              </w:rPr>
              <w:t>,</w:t>
            </w:r>
            <w:ins w:id="5397" w:author="Xuning Wei12232" w:date="2026-10-20T20:36:00Z">
              <w:r w:rsidRPr="003F396C">
                <w:rPr>
                  <w:rFonts w:ascii="Times New Roman" w:eastAsia="等线" w:hAnsi="Times New Roman" w:cs="Times New Roman"/>
                  <w:color w:val="000000" w:themeColor="text1"/>
                  <w:sz w:val="18"/>
                  <w:szCs w:val="18"/>
                  <w:lang w:eastAsia="zh-CN"/>
                  <w:rPrChange w:id="5398" w:author="Xuning Wei12232" w:date="2026-10-24T11:11:00Z">
                    <w:rPr>
                      <w:rFonts w:ascii="Times New Roman" w:eastAsia="等线" w:hAnsi="Times New Roman" w:cs="Times New Roman"/>
                      <w:color w:val="000000" w:themeColor="text1"/>
                      <w:sz w:val="18"/>
                      <w:szCs w:val="18"/>
                      <w:highlight w:val="cyan"/>
                      <w:lang w:eastAsia="zh-CN"/>
                    </w:rPr>
                  </w:rPrChange>
                </w:rPr>
                <w:t xml:space="preserve"> 3.79 kg/kg)</w:t>
              </w:r>
              <w:r w:rsidRPr="003F396C">
                <w:rPr>
                  <w:rFonts w:ascii="Times New Roman" w:eastAsia="等线" w:hAnsi="Times New Roman" w:cs="Times New Roman"/>
                  <w:color w:val="000000" w:themeColor="text1"/>
                  <w:sz w:val="18"/>
                  <w:szCs w:val="18"/>
                  <w:lang w:eastAsia="zh-CN"/>
                </w:rPr>
                <w:t xml:space="preserve"> </w:t>
              </w:r>
            </w:ins>
            <w:del w:id="5399" w:author="Xuning Wei12232" w:date="2026-10-20T08:16:00Z">
              <w:r w:rsidRPr="003F396C">
                <w:rPr>
                  <w:rFonts w:ascii="Times New Roman" w:eastAsia="等线" w:hAnsi="Times New Roman" w:cs="Times New Roman"/>
                  <w:color w:val="000000" w:themeColor="text1"/>
                  <w:sz w:val="18"/>
                  <w:szCs w:val="18"/>
                  <w:lang w:eastAsia="zh-CN"/>
                  <w:rPrChange w:id="5400" w:author="Xuning Wei12232" w:date="2026-10-24T11:11:00Z">
                    <w:rPr>
                      <w:lang w:eastAsia="zh-CN"/>
                    </w:rPr>
                  </w:rPrChange>
                </w:rPr>
                <w:delText>4.0 V DMF (3.792 kg/kg)</w:delText>
              </w:r>
            </w:del>
            <w:del w:id="5401" w:author="Xuning Wei12232" w:date="2026-10-20T20:37:00Z">
              <w:r w:rsidRPr="003F396C">
                <w:rPr>
                  <w:rFonts w:ascii="Times New Roman" w:eastAsia="等线" w:hAnsi="Times New Roman" w:cs="Times New Roman"/>
                  <w:color w:val="000000" w:themeColor="text1"/>
                  <w:sz w:val="18"/>
                  <w:szCs w:val="18"/>
                  <w:rPrChange w:id="5402" w:author="Xuning Wei12232" w:date="2026-10-24T11:11:00Z">
                    <w:rPr/>
                  </w:rPrChange>
                </w:rPr>
                <w:delText xml:space="preserve"> </w:delText>
              </w:r>
            </w:del>
            <w:r w:rsidRPr="003F396C">
              <w:rPr>
                <w:rFonts w:ascii="Times New Roman" w:eastAsia="等线" w:hAnsi="Times New Roman" w:cs="Times New Roman"/>
                <w:color w:val="000000" w:themeColor="text1"/>
                <w:sz w:val="18"/>
                <w:szCs w:val="18"/>
                <w:rPrChange w:id="5403" w:author="Xuning Wei12232" w:date="2026-10-24T11:11:00Z">
                  <w:rPr/>
                </w:rPrChange>
              </w:rPr>
              <w:t xml:space="preserve">into </w:t>
            </w:r>
            <w:r w:rsidRPr="003F396C">
              <w:rPr>
                <w:rFonts w:ascii="Times New Roman" w:eastAsia="仿宋_GB2312" w:hAnsi="Times New Roman" w:cs="Times New Roman"/>
                <w:color w:val="000000" w:themeColor="text1"/>
                <w:sz w:val="18"/>
                <w:szCs w:val="18"/>
                <w:rPrChange w:id="5404" w:author="Xuning Wei12232" w:date="2026-10-24T11:11:00Z">
                  <w:rPr>
                    <w:rFonts w:eastAsia="仿宋_GB2312"/>
                  </w:rPr>
                </w:rPrChange>
              </w:rPr>
              <w:t>TJ4S-1213-Sy15</w:t>
            </w:r>
            <w:r w:rsidRPr="003F396C">
              <w:rPr>
                <w:rFonts w:ascii="Times New Roman" w:eastAsia="仿宋_GB2312" w:hAnsi="Times New Roman" w:cs="Times New Roman"/>
                <w:color w:val="000000" w:themeColor="text1"/>
                <w:sz w:val="18"/>
                <w:szCs w:val="18"/>
                <w:lang w:eastAsia="zh-CN"/>
                <w:rPrChange w:id="5405" w:author="Xuning Wei12232" w:date="2026-10-24T11:11:00Z">
                  <w:rPr>
                    <w:rFonts w:eastAsia="仿宋_GB2312"/>
                    <w:lang w:eastAsia="zh-CN"/>
                  </w:rPr>
                </w:rPrChange>
              </w:rPr>
              <w:t>-R01</w:t>
            </w:r>
            <w:r w:rsidRPr="003F396C">
              <w:rPr>
                <w:rFonts w:ascii="Times New Roman" w:eastAsia="等线" w:hAnsi="Times New Roman" w:cs="Times New Roman"/>
                <w:color w:val="000000" w:themeColor="text1"/>
                <w:sz w:val="18"/>
                <w:szCs w:val="18"/>
                <w:rPrChange w:id="5406" w:author="Xuning Wei12232" w:date="2026-10-24T11:11:00Z">
                  <w:rPr/>
                </w:rPrChange>
              </w:rPr>
              <w:t xml:space="preserve">. Start the </w:t>
            </w:r>
            <w:r w:rsidRPr="003F396C">
              <w:rPr>
                <w:rFonts w:ascii="Times New Roman" w:eastAsia="等线" w:hAnsi="Times New Roman" w:cs="Times New Roman"/>
                <w:color w:val="000000" w:themeColor="text1"/>
                <w:sz w:val="18"/>
                <w:szCs w:val="18"/>
                <w:rPrChange w:id="5407" w:author="Xuning Wei12232" w:date="2026-10-24T11:11:00Z">
                  <w:rPr>
                    <w:color w:val="0000FF"/>
                  </w:rPr>
                </w:rPrChange>
              </w:rPr>
              <w:t>agitator</w:t>
            </w:r>
            <w:r w:rsidRPr="003F396C">
              <w:rPr>
                <w:rFonts w:ascii="Times New Roman" w:eastAsia="等线" w:hAnsi="Times New Roman" w:cs="Times New Roman"/>
                <w:color w:val="000000" w:themeColor="text1"/>
                <w:sz w:val="18"/>
                <w:szCs w:val="18"/>
                <w:rPrChange w:id="5408" w:author="Xuning Wei12232" w:date="2026-10-24T11:11:00Z">
                  <w:rPr/>
                </w:rPrChange>
              </w:rPr>
              <w:t xml:space="preserve">. </w:t>
            </w:r>
            <w:del w:id="5409" w:author="Xuning Wei12232" w:date="2026-10-20T15:19:00Z">
              <w:r w:rsidRPr="003F396C">
                <w:rPr>
                  <w:rFonts w:ascii="Times New Roman" w:eastAsia="等线" w:hAnsi="Times New Roman" w:cs="Times New Roman"/>
                  <w:color w:val="000000" w:themeColor="text1"/>
                  <w:sz w:val="18"/>
                  <w:szCs w:val="18"/>
                  <w:rPrChange w:id="5410" w:author="Xuning Wei12232" w:date="2026-10-24T11:11:00Z">
                    <w:rPr/>
                  </w:rPrChange>
                </w:rPr>
                <w:br/>
              </w:r>
            </w:del>
            <w:del w:id="5411" w:author="Xuning Wei12232" w:date="2026-10-20T08:26:00Z">
              <w:r w:rsidRPr="003F396C">
                <w:rPr>
                  <w:rFonts w:ascii="Times New Roman" w:eastAsia="等线" w:hAnsi="Times New Roman" w:cs="Times New Roman"/>
                  <w:color w:val="000000" w:themeColor="text1"/>
                  <w:sz w:val="18"/>
                  <w:szCs w:val="18"/>
                  <w:rPrChange w:id="5412" w:author="Xuning Wei12232" w:date="2026-10-24T11:11:00Z">
                    <w:rPr/>
                  </w:rPrChange>
                </w:rPr>
                <w:delText xml:space="preserve">2. Add 1.75 eq. </w:delText>
              </w:r>
              <w:r w:rsidRPr="003F396C">
                <w:rPr>
                  <w:rFonts w:ascii="Times New Roman" w:eastAsia="等线" w:hAnsi="Times New Roman" w:cs="Times New Roman"/>
                  <w:color w:val="000000" w:themeColor="text1"/>
                  <w:sz w:val="18"/>
                  <w:szCs w:val="18"/>
                  <w:lang w:eastAsia="zh-CN"/>
                  <w:rPrChange w:id="5413" w:author="Xuning Wei12232" w:date="2026-10-24T11:11:00Z">
                    <w:rPr>
                      <w:lang w:eastAsia="zh-CN"/>
                    </w:rPr>
                  </w:rPrChange>
                </w:rPr>
                <w:delText>Fmoc-L-α-Me-Phe-OH</w:delText>
              </w:r>
              <w:r w:rsidRPr="003F396C">
                <w:rPr>
                  <w:rFonts w:ascii="Times New Roman" w:eastAsia="等线" w:hAnsi="Times New Roman" w:cs="Times New Roman"/>
                  <w:color w:val="000000" w:themeColor="text1"/>
                  <w:sz w:val="18"/>
                  <w:szCs w:val="18"/>
                  <w:rPrChange w:id="5414" w:author="Xuning Wei12232" w:date="2026-10-24T11:11:00Z">
                    <w:rPr/>
                  </w:rPrChange>
                </w:rPr>
                <w:delText xml:space="preserve">. </w:delText>
              </w:r>
            </w:del>
            <w:del w:id="5415" w:author="Xuning Wei12232" w:date="2026-10-18T22:31:00Z">
              <w:r w:rsidRPr="003F396C">
                <w:rPr>
                  <w:rFonts w:ascii="Times New Roman" w:eastAsia="等线" w:hAnsi="Times New Roman" w:cs="Times New Roman"/>
                  <w:color w:val="000000" w:themeColor="text1"/>
                  <w:sz w:val="18"/>
                  <w:szCs w:val="18"/>
                  <w:rPrChange w:id="5416" w:author="Xuning Wei12232" w:date="2026-10-24T11:11:00Z">
                    <w:rPr>
                      <w:color w:val="0000FF"/>
                    </w:rPr>
                  </w:rPrChange>
                </w:rPr>
                <w:delText>Stir at least 15minutes.</w:delText>
              </w:r>
            </w:del>
            <w:del w:id="5417" w:author="Xuning Wei12232" w:date="2026-10-20T08:26:00Z">
              <w:r w:rsidRPr="003F396C">
                <w:rPr>
                  <w:rFonts w:ascii="Times New Roman" w:eastAsia="等线" w:hAnsi="Times New Roman" w:cs="Times New Roman"/>
                  <w:color w:val="000000" w:themeColor="text1"/>
                  <w:sz w:val="18"/>
                  <w:szCs w:val="18"/>
                  <w:lang w:eastAsia="zh-CN"/>
                  <w:rPrChange w:id="5418" w:author="Xuning Wei12232" w:date="2026-10-24T11:11:00Z">
                    <w:rPr>
                      <w:lang w:eastAsia="zh-CN"/>
                    </w:rPr>
                  </w:rPrChange>
                </w:rPr>
                <w:delText xml:space="preserve"> </w:delText>
              </w:r>
              <w:r w:rsidRPr="003F396C">
                <w:rPr>
                  <w:rFonts w:ascii="Times New Roman" w:eastAsia="等线" w:hAnsi="Times New Roman" w:cs="Times New Roman"/>
                  <w:color w:val="000000" w:themeColor="text1"/>
                  <w:sz w:val="18"/>
                  <w:szCs w:val="18"/>
                  <w:lang w:eastAsia="zh-CN"/>
                  <w:rPrChange w:id="5419" w:author="Xuning Wei12232" w:date="2026-10-24T11:11:00Z">
                    <w:rPr>
                      <w:lang w:eastAsia="zh-CN"/>
                    </w:rPr>
                  </w:rPrChange>
                </w:rPr>
                <w:br/>
                <w:delText>3</w:delText>
              </w:r>
            </w:del>
            <w:del w:id="5420" w:author="Xuning Wei12232" w:date="2026-10-20T15:19:00Z">
              <w:r w:rsidRPr="003F396C">
                <w:rPr>
                  <w:rFonts w:ascii="Times New Roman" w:eastAsia="等线" w:hAnsi="Times New Roman" w:cs="Times New Roman"/>
                  <w:color w:val="000000" w:themeColor="text1"/>
                  <w:sz w:val="18"/>
                  <w:szCs w:val="18"/>
                  <w:lang w:eastAsia="zh-CN"/>
                  <w:rPrChange w:id="5421" w:author="Xuning Wei12232" w:date="2026-10-24T11:11:00Z">
                    <w:rPr>
                      <w:lang w:eastAsia="zh-CN"/>
                    </w:rPr>
                  </w:rPrChange>
                </w:rPr>
                <w:delText xml:space="preserve">. </w:delText>
              </w:r>
            </w:del>
          </w:p>
          <w:p w14:paraId="273E5B1C" w14:textId="38C9D717" w:rsidR="00652DEA" w:rsidRPr="003F396C" w:rsidRDefault="00C15CB5">
            <w:pPr>
              <w:pStyle w:val="aff2"/>
              <w:widowControl w:val="0"/>
              <w:numPr>
                <w:ilvl w:val="0"/>
                <w:numId w:val="77"/>
              </w:numPr>
              <w:spacing w:beforeLines="50" w:before="120" w:afterLines="50" w:after="120"/>
              <w:jc w:val="both"/>
              <w:rPr>
                <w:ins w:id="5422" w:author="Xuning Wei12232" w:date="2026-10-20T15:19:00Z"/>
                <w:rFonts w:ascii="Times New Roman" w:eastAsia="仿宋_GB2312" w:hAnsi="Times New Roman" w:cs="Times New Roman"/>
                <w:color w:val="000000" w:themeColor="text1"/>
                <w:sz w:val="18"/>
                <w:szCs w:val="18"/>
                <w:rPrChange w:id="5423" w:author="Xuning Wei12232" w:date="2026-10-24T11:11:00Z">
                  <w:rPr>
                    <w:ins w:id="5424" w:author="Xuning Wei12232" w:date="2026-10-20T15:19:00Z"/>
                    <w:rFonts w:ascii="Times New Roman" w:eastAsia="等线" w:hAnsi="Times New Roman" w:cs="Times New Roman"/>
                    <w:color w:val="000000" w:themeColor="text1"/>
                    <w:sz w:val="18"/>
                    <w:szCs w:val="18"/>
                  </w:rPr>
                </w:rPrChange>
              </w:rPr>
              <w:pPrChange w:id="5425"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lang w:eastAsia="zh-CN"/>
                <w:rPrChange w:id="5426" w:author="Xuning Wei12232" w:date="2026-10-24T11:11:00Z">
                  <w:rPr>
                    <w:lang w:eastAsia="zh-CN"/>
                  </w:rPr>
                </w:rPrChange>
              </w:rPr>
              <w:t>Adjust</w:t>
            </w:r>
            <w:r w:rsidRPr="003F396C">
              <w:rPr>
                <w:rFonts w:ascii="Times New Roman" w:eastAsia="等线" w:hAnsi="Times New Roman" w:cs="Times New Roman"/>
                <w:bCs w:val="0"/>
                <w:color w:val="000000" w:themeColor="text1"/>
                <w:sz w:val="18"/>
                <w:szCs w:val="18"/>
                <w:rPrChange w:id="5427" w:author="Xuning Wei12232" w:date="2026-10-24T11:11:00Z">
                  <w:rPr/>
                </w:rPrChange>
              </w:rPr>
              <w:t xml:space="preserve"> t</w:t>
            </w:r>
            <w:r w:rsidRPr="003F396C">
              <w:rPr>
                <w:rFonts w:ascii="Times New Roman" w:eastAsia="等线" w:hAnsi="Times New Roman" w:cs="Times New Roman"/>
                <w:bCs w:val="0"/>
                <w:color w:val="000000" w:themeColor="text1"/>
                <w:sz w:val="18"/>
                <w:szCs w:val="18"/>
              </w:rPr>
              <w:t xml:space="preserve">he </w:t>
            </w:r>
            <w:ins w:id="5428" w:author="Xuning Wei12232" w:date="2026-10-24T11:09:00Z">
              <w:r w:rsidRPr="003F396C">
                <w:rPr>
                  <w:rFonts w:ascii="Times New Roman" w:eastAsia="仿宋_GB2312" w:hAnsi="Times New Roman" w:cs="Times New Roman"/>
                  <w:color w:val="000000" w:themeColor="text1"/>
                  <w:sz w:val="18"/>
                  <w:szCs w:val="18"/>
                  <w:rPrChange w:id="5429" w:author="Xuning Wei12232" w:date="2026-10-24T11:11:00Z">
                    <w:rPr>
                      <w:rFonts w:ascii="Times New Roman" w:eastAsia="仿宋_GB2312" w:hAnsi="Times New Roman" w:cs="Times New Roman"/>
                      <w:color w:val="FF0000"/>
                      <w:sz w:val="18"/>
                      <w:szCs w:val="18"/>
                      <w:highlight w:val="green"/>
                    </w:rPr>
                  </w:rPrChange>
                </w:rPr>
                <w:t>jacket temperature</w:t>
              </w:r>
            </w:ins>
            <w:del w:id="5430" w:author="Xuning Wei12232" w:date="2026-10-24T11:09:00Z">
              <w:r w:rsidRPr="003F396C">
                <w:rPr>
                  <w:rFonts w:ascii="Times New Roman" w:eastAsia="等线" w:hAnsi="Times New Roman" w:cs="Times New Roman"/>
                  <w:bCs w:val="0"/>
                  <w:color w:val="000000" w:themeColor="text1"/>
                  <w:sz w:val="18"/>
                  <w:szCs w:val="18"/>
                </w:rPr>
                <w:delText>mixture</w:delText>
              </w:r>
            </w:del>
            <w:r w:rsidRPr="003F396C">
              <w:rPr>
                <w:rFonts w:ascii="Times New Roman" w:eastAsia="等线" w:hAnsi="Times New Roman" w:cs="Times New Roman"/>
                <w:bCs w:val="0"/>
                <w:color w:val="000000" w:themeColor="text1"/>
                <w:sz w:val="18"/>
                <w:szCs w:val="18"/>
              </w:rPr>
              <w:t xml:space="preserve"> to </w:t>
            </w:r>
            <w:del w:id="5431" w:author="Xuning Wei12232" w:date="2026-10-20T14:33:00Z">
              <w:r w:rsidRPr="003F396C">
                <w:rPr>
                  <w:rFonts w:ascii="Times New Roman" w:eastAsia="等线" w:hAnsi="Times New Roman" w:cs="Times New Roman"/>
                  <w:bCs w:val="0"/>
                  <w:color w:val="000000" w:themeColor="text1"/>
                  <w:sz w:val="18"/>
                  <w:szCs w:val="18"/>
                  <w:lang w:eastAsia="zh-CN"/>
                </w:rPr>
                <w:delText>20 ± 5 °C</w:delText>
              </w:r>
            </w:del>
            <w:r w:rsidR="00895007" w:rsidRPr="003F396C">
              <w:rPr>
                <w:rFonts w:ascii="Times New Roman" w:eastAsia="等线" w:hAnsi="Times New Roman" w:cs="Times New Roman"/>
                <w:bCs w:val="0"/>
                <w:color w:val="000000" w:themeColor="text1"/>
                <w:sz w:val="18"/>
                <w:szCs w:val="18"/>
                <w:lang w:eastAsia="zh-CN"/>
              </w:rPr>
              <w:t>20 ± 5 °C</w:t>
            </w:r>
            <w:r w:rsidRPr="003F396C">
              <w:rPr>
                <w:rFonts w:ascii="Times New Roman" w:eastAsia="等线" w:hAnsi="Times New Roman" w:cs="Times New Roman"/>
                <w:bCs w:val="0"/>
                <w:color w:val="000000" w:themeColor="text1"/>
                <w:sz w:val="18"/>
                <w:szCs w:val="18"/>
                <w:lang w:eastAsia="zh-CN"/>
              </w:rPr>
              <w:t xml:space="preserve"> (</w:t>
            </w:r>
            <w:del w:id="5432" w:author="Xuning Wei12232" w:date="2026-10-24T10:48:00Z">
              <w:r w:rsidRPr="003F396C">
                <w:rPr>
                  <w:rFonts w:ascii="Times New Roman" w:eastAsia="等线" w:hAnsi="Times New Roman" w:cs="Times New Roman"/>
                  <w:bCs w:val="0"/>
                  <w:color w:val="000000" w:themeColor="text1"/>
                  <w:sz w:val="18"/>
                  <w:szCs w:val="18"/>
                  <w:lang w:eastAsia="zh-CN"/>
                </w:rPr>
                <w:delText>target: 20 °C</w:delText>
              </w:r>
            </w:del>
            <w:ins w:id="5433" w:author="Xuning Wei12232" w:date="2026-10-24T10:48:00Z">
              <w:r w:rsidRPr="003F396C">
                <w:rPr>
                  <w:rFonts w:ascii="Times New Roman" w:eastAsia="等线" w:hAnsi="Times New Roman" w:cs="Times New Roman"/>
                  <w:bCs w:val="0"/>
                  <w:color w:val="000000" w:themeColor="text1"/>
                  <w:sz w:val="18"/>
                  <w:szCs w:val="18"/>
                  <w:lang w:eastAsia="zh-CN"/>
                </w:rPr>
                <w:t xml:space="preserve">target: </w:t>
              </w:r>
            </w:ins>
            <w:r w:rsidR="00895007" w:rsidRPr="003F396C">
              <w:rPr>
                <w:rFonts w:ascii="Times New Roman" w:eastAsia="等线" w:hAnsi="Times New Roman" w:cs="Times New Roman"/>
                <w:bCs w:val="0"/>
                <w:color w:val="000000" w:themeColor="text1"/>
                <w:sz w:val="18"/>
                <w:szCs w:val="18"/>
                <w:lang w:eastAsia="zh-CN"/>
              </w:rPr>
              <w:t>20 °C</w:t>
            </w:r>
            <w:r w:rsidRPr="003F396C">
              <w:rPr>
                <w:rFonts w:ascii="Times New Roman" w:eastAsia="等线" w:hAnsi="Times New Roman" w:cs="Times New Roman"/>
                <w:bCs w:val="0"/>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434" w:author="Xuning Wei12232" w:date="2026-10-24T11:09:00Z">
              <w:r w:rsidRPr="003F396C">
                <w:rPr>
                  <w:rFonts w:ascii="Times New Roman" w:eastAsia="等线" w:hAnsi="Times New Roman" w:cs="Times New Roman"/>
                  <w:color w:val="000000" w:themeColor="text1"/>
                  <w:sz w:val="18"/>
                  <w:szCs w:val="18"/>
                </w:rPr>
                <w:delText xml:space="preserve">Maintain for next operation at </w:delText>
              </w:r>
            </w:del>
            <w:del w:id="5435" w:author="Xuning Wei12232" w:date="2026-10-20T14:33:00Z">
              <w:r w:rsidRPr="003F396C">
                <w:rPr>
                  <w:rFonts w:ascii="Times New Roman" w:eastAsia="等线" w:hAnsi="Times New Roman" w:cs="Times New Roman"/>
                  <w:color w:val="000000" w:themeColor="text1"/>
                  <w:sz w:val="18"/>
                  <w:szCs w:val="18"/>
                  <w:lang w:eastAsia="zh-CN"/>
                </w:rPr>
                <w:delText>20 ± 5 °C</w:delText>
              </w:r>
            </w:del>
            <w:del w:id="5436" w:author="Xuning Wei12232" w:date="2026-10-24T11:09:00Z">
              <w:r w:rsidRPr="003F396C">
                <w:rPr>
                  <w:rFonts w:ascii="Times New Roman" w:eastAsia="等线" w:hAnsi="Times New Roman" w:cs="Times New Roman"/>
                  <w:color w:val="000000" w:themeColor="text1"/>
                  <w:sz w:val="18"/>
                  <w:szCs w:val="18"/>
                  <w:lang w:eastAsia="zh-CN"/>
                </w:rPr>
                <w:delText xml:space="preserve"> (</w:delText>
              </w:r>
            </w:del>
            <w:del w:id="5437" w:author="Xuning Wei12232" w:date="2026-10-24T10:48:00Z">
              <w:r w:rsidRPr="003F396C">
                <w:rPr>
                  <w:rFonts w:ascii="Times New Roman" w:eastAsia="等线" w:hAnsi="Times New Roman" w:cs="Times New Roman"/>
                  <w:color w:val="000000" w:themeColor="text1"/>
                  <w:sz w:val="18"/>
                  <w:szCs w:val="18"/>
                  <w:lang w:eastAsia="zh-CN"/>
                </w:rPr>
                <w:delText>target: 20 °C</w:delText>
              </w:r>
            </w:del>
            <w:del w:id="5438" w:author="Xuning Wei12232" w:date="2026-10-24T11:09:00Z">
              <w:r w:rsidRPr="003F396C">
                <w:rPr>
                  <w:rFonts w:ascii="Times New Roman" w:eastAsia="等线" w:hAnsi="Times New Roman" w:cs="Times New Roman"/>
                  <w:color w:val="000000" w:themeColor="text1"/>
                  <w:sz w:val="18"/>
                  <w:szCs w:val="18"/>
                  <w:lang w:eastAsia="zh-CN"/>
                </w:rPr>
                <w:delText>)</w:delText>
              </w:r>
              <w:r w:rsidRPr="003F396C">
                <w:rPr>
                  <w:rFonts w:ascii="Times New Roman" w:eastAsia="等线" w:hAnsi="Times New Roman" w:cs="Times New Roman"/>
                  <w:color w:val="000000" w:themeColor="text1"/>
                  <w:sz w:val="18"/>
                  <w:szCs w:val="18"/>
                </w:rPr>
                <w:delText>.</w:delText>
              </w:r>
              <w:r w:rsidRPr="003F396C">
                <w:rPr>
                  <w:rFonts w:ascii="Times New Roman" w:eastAsia="等线" w:hAnsi="Times New Roman" w:cs="Times New Roman"/>
                  <w:color w:val="000000" w:themeColor="text1"/>
                  <w:sz w:val="18"/>
                  <w:szCs w:val="18"/>
                  <w:lang w:eastAsia="zh-CN"/>
                </w:rPr>
                <w:delText xml:space="preserve"> </w:delText>
              </w:r>
            </w:del>
          </w:p>
          <w:p w14:paraId="23308A07" w14:textId="5EB35861" w:rsidR="00652DEA" w:rsidRPr="003F396C" w:rsidRDefault="00C15CB5">
            <w:pPr>
              <w:pStyle w:val="aff2"/>
              <w:widowControl w:val="0"/>
              <w:numPr>
                <w:ilvl w:val="0"/>
                <w:numId w:val="77"/>
              </w:numPr>
              <w:spacing w:beforeLines="50" w:before="120" w:afterLines="50" w:after="120"/>
              <w:jc w:val="both"/>
              <w:rPr>
                <w:ins w:id="5439" w:author="Xuning Wei12232" w:date="2026-10-20T15:19:00Z"/>
                <w:rFonts w:ascii="Times New Roman" w:eastAsia="等线" w:hAnsi="Times New Roman" w:cs="Times New Roman"/>
                <w:color w:val="000000" w:themeColor="text1"/>
                <w:sz w:val="18"/>
                <w:szCs w:val="18"/>
                <w:lang w:eastAsia="zh-CN"/>
              </w:rPr>
              <w:pPrChange w:id="5440" w:author="Xuning Wei12232" w:date="2026-10-20T15:19:00Z">
                <w:pPr>
                  <w:widowControl w:val="0"/>
                  <w:spacing w:beforeLines="50" w:before="120" w:afterLines="50" w:after="120"/>
                  <w:contextualSpacing/>
                </w:pPr>
              </w:pPrChange>
            </w:pPr>
            <w:ins w:id="5441" w:author="Xuning Wei12232" w:date="2026-10-20T08:26:00Z">
              <w:r w:rsidRPr="003F396C">
                <w:rPr>
                  <w:rFonts w:ascii="Times New Roman" w:eastAsia="等线" w:hAnsi="Times New Roman" w:cs="Times New Roman"/>
                  <w:color w:val="000000" w:themeColor="text1"/>
                  <w:sz w:val="18"/>
                  <w:szCs w:val="18"/>
                </w:rPr>
                <w:t xml:space="preserve"> Add </w:t>
              </w:r>
              <w:r w:rsidRPr="003F396C">
                <w:rPr>
                  <w:rFonts w:ascii="Times New Roman" w:eastAsia="等线" w:hAnsi="Times New Roman" w:cs="Times New Roman"/>
                  <w:color w:val="000000" w:themeColor="text1"/>
                  <w:sz w:val="18"/>
                  <w:szCs w:val="18"/>
                  <w:lang w:eastAsia="zh-CN"/>
                </w:rPr>
                <w:t>Fmoc-L-α-Me-Phe-OH</w:t>
              </w:r>
            </w:ins>
            <w:ins w:id="5442" w:author="Xuning Wei12232" w:date="2026-10-20T20:37:00Z">
              <w:r w:rsidRPr="003F396C">
                <w:rPr>
                  <w:rFonts w:ascii="Times New Roman" w:eastAsia="等线" w:hAnsi="Times New Roman" w:cs="Times New Roman"/>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1.75 eq</w:t>
              </w:r>
              <w:r w:rsidRPr="003F396C">
                <w:rPr>
                  <w:rFonts w:ascii="Times New Roman" w:eastAsia="等线" w:hAnsi="Times New Roman" w:cs="Times New Roman"/>
                  <w:color w:val="000000" w:themeColor="text1"/>
                  <w:sz w:val="18"/>
                  <w:szCs w:val="18"/>
                  <w:lang w:eastAsia="zh-CN"/>
                </w:rPr>
                <w:t>)</w:t>
              </w:r>
            </w:ins>
            <w:ins w:id="5443" w:author="Xuning Wei12232" w:date="2026-10-20T08:26:00Z">
              <w:r w:rsidRPr="003F396C">
                <w:rPr>
                  <w:rFonts w:ascii="Times New Roman" w:eastAsia="等线" w:hAnsi="Times New Roman" w:cs="Times New Roman"/>
                  <w:color w:val="000000" w:themeColor="text1"/>
                  <w:sz w:val="18"/>
                  <w:szCs w:val="18"/>
                </w:rPr>
                <w:t xml:space="preserve">. </w:t>
              </w:r>
            </w:ins>
            <w:ins w:id="5444" w:author="Xuning Wei12232" w:date="2026-10-20T22:22:00Z">
              <w:r w:rsidRPr="003F396C">
                <w:rPr>
                  <w:rFonts w:ascii="Times New Roman" w:eastAsia="等线" w:hAnsi="Times New Roman" w:cs="Times New Roman"/>
                  <w:color w:val="000000" w:themeColor="text1"/>
                  <w:sz w:val="18"/>
                  <w:szCs w:val="18"/>
                </w:rPr>
                <w:t>Stir at least 15</w:t>
              </w:r>
            </w:ins>
            <w:ins w:id="5445" w:author="Johan Granander" w:date="2026-10-25T12:28:00Z">
              <w:r w:rsidR="009944AE" w:rsidRPr="003F396C">
                <w:rPr>
                  <w:rFonts w:ascii="Times New Roman" w:eastAsia="等线" w:hAnsi="Times New Roman" w:cs="Times New Roman"/>
                  <w:color w:val="000000" w:themeColor="text1"/>
                  <w:sz w:val="18"/>
                  <w:szCs w:val="18"/>
                </w:rPr>
                <w:t xml:space="preserve"> </w:t>
              </w:r>
            </w:ins>
            <w:ins w:id="5446" w:author="Xuning Wei12232" w:date="2026-10-20T22:22:00Z">
              <w:r w:rsidRPr="003F396C">
                <w:rPr>
                  <w:rFonts w:ascii="Times New Roman" w:eastAsia="等线" w:hAnsi="Times New Roman" w:cs="Times New Roman"/>
                  <w:color w:val="000000" w:themeColor="text1"/>
                  <w:sz w:val="18"/>
                  <w:szCs w:val="18"/>
                </w:rPr>
                <w:t xml:space="preserve">minutes at </w:t>
              </w:r>
            </w:ins>
            <w:r w:rsidR="00895007" w:rsidRPr="003F396C">
              <w:rPr>
                <w:rFonts w:ascii="Times New Roman" w:eastAsia="等线" w:hAnsi="Times New Roman" w:cs="Times New Roman"/>
                <w:color w:val="000000" w:themeColor="text1"/>
                <w:sz w:val="18"/>
                <w:szCs w:val="18"/>
              </w:rPr>
              <w:t>20 ± 5 °C</w:t>
            </w:r>
            <w:ins w:id="5447" w:author="Xuning Wei12232" w:date="2026-10-20T22:22:00Z">
              <w:r w:rsidRPr="003F396C">
                <w:rPr>
                  <w:rFonts w:ascii="Times New Roman" w:eastAsia="等线" w:hAnsi="Times New Roman" w:cs="Times New Roman"/>
                  <w:color w:val="000000" w:themeColor="text1"/>
                  <w:sz w:val="18"/>
                  <w:szCs w:val="18"/>
                </w:rPr>
                <w:t xml:space="preserve"> (</w:t>
              </w:r>
            </w:ins>
            <w:ins w:id="5448" w:author="Xuning Wei12232" w:date="2026-10-24T10:48:00Z">
              <w:r w:rsidRPr="003F396C">
                <w:rPr>
                  <w:rFonts w:ascii="Times New Roman" w:eastAsia="等线" w:hAnsi="Times New Roman" w:cs="Times New Roman"/>
                  <w:color w:val="000000" w:themeColor="text1"/>
                  <w:sz w:val="18"/>
                  <w:szCs w:val="18"/>
                </w:rPr>
                <w:t xml:space="preserve">target: </w:t>
              </w:r>
            </w:ins>
            <w:r w:rsidR="00895007" w:rsidRPr="003F396C">
              <w:rPr>
                <w:rFonts w:ascii="Times New Roman" w:eastAsia="等线" w:hAnsi="Times New Roman" w:cs="Times New Roman"/>
                <w:color w:val="000000" w:themeColor="text1"/>
                <w:sz w:val="18"/>
                <w:szCs w:val="18"/>
              </w:rPr>
              <w:t>20 °C</w:t>
            </w:r>
            <w:ins w:id="5449" w:author="Xuning Wei12232" w:date="2026-10-20T22:22:00Z">
              <w:r w:rsidRPr="003F396C">
                <w:rPr>
                  <w:rFonts w:ascii="Times New Roman" w:eastAsia="等线" w:hAnsi="Times New Roman" w:cs="Times New Roman"/>
                  <w:color w:val="000000" w:themeColor="text1"/>
                  <w:sz w:val="18"/>
                  <w:szCs w:val="18"/>
                </w:rPr>
                <w:t>).</w:t>
              </w:r>
            </w:ins>
            <w:ins w:id="5450" w:author="Xuning Wei12232" w:date="2026-10-20T08:26:00Z">
              <w:r w:rsidRPr="003F396C">
                <w:rPr>
                  <w:rFonts w:ascii="Times New Roman" w:eastAsia="等线" w:hAnsi="Times New Roman" w:cs="Times New Roman"/>
                  <w:color w:val="000000" w:themeColor="text1"/>
                  <w:sz w:val="18"/>
                  <w:szCs w:val="18"/>
                </w:rPr>
                <w:t xml:space="preserve"> Confirm no visible solids and later use.</w:t>
              </w:r>
            </w:ins>
            <w:del w:id="5451" w:author="Xuning Wei12232" w:date="2026-10-20T15:19:00Z">
              <w:r w:rsidRPr="003F396C">
                <w:rPr>
                  <w:rFonts w:ascii="Times New Roman" w:eastAsia="等线" w:hAnsi="Times New Roman" w:cs="Times New Roman"/>
                  <w:color w:val="000000" w:themeColor="text1"/>
                  <w:sz w:val="18"/>
                  <w:szCs w:val="18"/>
                  <w:lang w:eastAsia="zh-CN"/>
                </w:rPr>
                <w:br/>
                <w:delText xml:space="preserve">4. </w:delText>
              </w:r>
            </w:del>
          </w:p>
          <w:p w14:paraId="1EF94384" w14:textId="6F2F436D" w:rsidR="00652DEA" w:rsidRPr="003F396C" w:rsidRDefault="00C15CB5">
            <w:pPr>
              <w:pStyle w:val="aff2"/>
              <w:widowControl w:val="0"/>
              <w:numPr>
                <w:ilvl w:val="0"/>
                <w:numId w:val="77"/>
              </w:numPr>
              <w:spacing w:beforeLines="50" w:before="120" w:afterLines="50" w:after="120"/>
              <w:jc w:val="both"/>
              <w:rPr>
                <w:ins w:id="5452" w:author="Xuning Wei12232" w:date="2026-10-20T15:19:00Z"/>
                <w:rFonts w:ascii="Times New Roman" w:eastAsia="仿宋_GB2312" w:hAnsi="Times New Roman" w:cs="Times New Roman"/>
                <w:color w:val="000000" w:themeColor="text1"/>
                <w:sz w:val="18"/>
                <w:szCs w:val="18"/>
                <w:rPrChange w:id="5453" w:author="Xuning Wei12232" w:date="2026-10-24T11:11:00Z">
                  <w:rPr>
                    <w:ins w:id="5454" w:author="Xuning Wei12232" w:date="2026-10-20T15:19:00Z"/>
                    <w:rFonts w:ascii="Times New Roman" w:eastAsia="等线" w:hAnsi="Times New Roman" w:cs="Times New Roman"/>
                    <w:color w:val="000000" w:themeColor="text1"/>
                    <w:sz w:val="18"/>
                    <w:szCs w:val="18"/>
                  </w:rPr>
                </w:rPrChange>
              </w:rPr>
              <w:pPrChange w:id="5455"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Add </w:t>
            </w:r>
            <w:del w:id="5456" w:author="Xuning Wei12232" w:date="2026-10-20T08:17:00Z">
              <w:r w:rsidRPr="003F396C">
                <w:rPr>
                  <w:rFonts w:ascii="Times New Roman" w:eastAsia="等线" w:hAnsi="Times New Roman" w:cs="Times New Roman"/>
                  <w:color w:val="000000" w:themeColor="text1"/>
                  <w:sz w:val="18"/>
                  <w:szCs w:val="18"/>
                </w:rPr>
                <w:delText xml:space="preserve">1.80 eq. OxymaPure into </w:delText>
              </w:r>
            </w:del>
            <w:ins w:id="5457" w:author="Xuning Wei12232" w:date="2026-10-20T08:17:00Z">
              <w:r w:rsidRPr="003F396C">
                <w:rPr>
                  <w:rFonts w:ascii="Times New Roman" w:eastAsia="等线" w:hAnsi="Times New Roman" w:cs="Times New Roman"/>
                  <w:color w:val="000000" w:themeColor="text1"/>
                  <w:sz w:val="18"/>
                  <w:szCs w:val="18"/>
                </w:rPr>
                <w:t xml:space="preserve">OxymaPure (1.80 eq) into </w:t>
              </w:r>
            </w:ins>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at </w:t>
            </w:r>
            <w:del w:id="5458"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459"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460" w:author="Xuning Wei12232" w:date="2026-10-24T10:48:00Z">
              <w:r w:rsidRPr="003F396C">
                <w:rPr>
                  <w:rFonts w:ascii="Times New Roman" w:eastAsia="等线" w:hAnsi="Times New Roman" w:cs="Times New Roman"/>
                  <w:color w:val="000000" w:themeColor="text1"/>
                  <w:sz w:val="18"/>
                  <w:szCs w:val="18"/>
                  <w:lang w:eastAsia="zh-CN"/>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rinse the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with </w:t>
            </w:r>
            <w:ins w:id="5461" w:author="Xuning Wei12232" w:date="2026-10-20T20:38:00Z">
              <w:r w:rsidRPr="003F396C">
                <w:rPr>
                  <w:rFonts w:ascii="Times New Roman" w:eastAsia="仿宋_GB2312" w:hAnsi="Times New Roman" w:cs="Times New Roman"/>
                  <w:color w:val="000000" w:themeColor="text1"/>
                  <w:sz w:val="18"/>
                  <w:szCs w:val="18"/>
                  <w:lang w:eastAsia="zh-CN"/>
                  <w:rPrChange w:id="5462"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sidRPr="003F396C">
                <w:rPr>
                  <w:rFonts w:ascii="Times New Roman" w:eastAsia="等线" w:hAnsi="Times New Roman" w:cs="Times New Roman"/>
                  <w:color w:val="000000" w:themeColor="text1"/>
                  <w:sz w:val="18"/>
                  <w:szCs w:val="18"/>
                </w:rPr>
                <w:t xml:space="preserve">. </w:t>
              </w:r>
            </w:ins>
            <w:del w:id="5463" w:author="Xuning Wei12232" w:date="2026-10-20T08:13:00Z">
              <w:r w:rsidRPr="003F396C">
                <w:rPr>
                  <w:rFonts w:ascii="Times New Roman" w:eastAsia="等线" w:hAnsi="Times New Roman" w:cs="Times New Roman"/>
                  <w:color w:val="000000" w:themeColor="text1"/>
                  <w:sz w:val="18"/>
                  <w:szCs w:val="18"/>
                </w:rPr>
                <w:delText>2.0 V DMF (1.896 kg/kg)</w:delText>
              </w:r>
            </w:del>
            <w:del w:id="5464" w:author="Xuning Wei12232" w:date="2026-10-20T20:38:00Z">
              <w:r w:rsidRPr="003F396C">
                <w:rPr>
                  <w:rFonts w:ascii="Times New Roman" w:eastAsia="等线" w:hAnsi="Times New Roman" w:cs="Times New Roman"/>
                  <w:color w:val="000000" w:themeColor="text1"/>
                  <w:sz w:val="18"/>
                  <w:szCs w:val="18"/>
                </w:rPr>
                <w:delText>.</w:delText>
              </w:r>
            </w:del>
            <w:r w:rsidRPr="003F396C">
              <w:rPr>
                <w:rFonts w:ascii="Times New Roman" w:eastAsia="等线" w:hAnsi="Times New Roman" w:cs="Times New Roman"/>
                <w:color w:val="000000" w:themeColor="text1"/>
                <w:sz w:val="18"/>
                <w:szCs w:val="18"/>
              </w:rPr>
              <w:t xml:space="preserve"> </w:t>
            </w:r>
            <w:del w:id="5465" w:author="Xuning Wei12232" w:date="2026-10-20T15:19:00Z">
              <w:r w:rsidRPr="003F396C">
                <w:rPr>
                  <w:rFonts w:ascii="Times New Roman" w:eastAsia="等线" w:hAnsi="Times New Roman" w:cs="Times New Roman"/>
                  <w:color w:val="000000" w:themeColor="text1"/>
                  <w:sz w:val="18"/>
                  <w:szCs w:val="18"/>
                </w:rPr>
                <w:br/>
                <w:delText>5.</w:delText>
              </w:r>
            </w:del>
          </w:p>
          <w:p w14:paraId="71265EF2" w14:textId="7C602DAA" w:rsidR="00652DEA" w:rsidRPr="003F396C" w:rsidRDefault="00C15CB5">
            <w:pPr>
              <w:pStyle w:val="aff2"/>
              <w:widowControl w:val="0"/>
              <w:numPr>
                <w:ilvl w:val="0"/>
                <w:numId w:val="77"/>
              </w:numPr>
              <w:spacing w:beforeLines="50" w:before="120" w:afterLines="50" w:after="120"/>
              <w:jc w:val="both"/>
              <w:rPr>
                <w:ins w:id="5466" w:author="Xuning Wei12232" w:date="2026-10-20T15:19:00Z"/>
                <w:rFonts w:ascii="Times New Roman" w:eastAsia="仿宋_GB2312" w:hAnsi="Times New Roman" w:cs="Times New Roman"/>
                <w:color w:val="000000" w:themeColor="text1"/>
                <w:sz w:val="18"/>
                <w:szCs w:val="18"/>
                <w:rPrChange w:id="5467" w:author="Xuning Wei12232" w:date="2026-10-24T11:11:00Z">
                  <w:rPr>
                    <w:ins w:id="5468" w:author="Xuning Wei12232" w:date="2026-10-20T15:19:00Z"/>
                    <w:rFonts w:ascii="Times New Roman" w:eastAsia="等线" w:hAnsi="Times New Roman" w:cs="Times New Roman"/>
                    <w:color w:val="000000" w:themeColor="text1"/>
                    <w:sz w:val="18"/>
                    <w:szCs w:val="18"/>
                  </w:rPr>
                </w:rPrChange>
              </w:rPr>
              <w:pPrChange w:id="5469"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 Add </w:t>
            </w:r>
            <w:del w:id="5470" w:author="Xuning Wei12232" w:date="2026-10-20T08:17:00Z">
              <w:r w:rsidRPr="003F396C">
                <w:rPr>
                  <w:rFonts w:ascii="Times New Roman" w:eastAsia="等线" w:hAnsi="Times New Roman" w:cs="Times New Roman"/>
                  <w:color w:val="000000" w:themeColor="text1"/>
                  <w:sz w:val="18"/>
                  <w:szCs w:val="18"/>
                </w:rPr>
                <w:delText xml:space="preserve">2.0 eq. DIC </w:delText>
              </w:r>
            </w:del>
            <w:ins w:id="5471" w:author="Xuning Wei12232" w:date="2026-10-20T08:17:00Z">
              <w:r w:rsidRPr="003F396C">
                <w:rPr>
                  <w:rFonts w:ascii="Times New Roman" w:eastAsia="等线" w:hAnsi="Times New Roman" w:cs="Times New Roman"/>
                  <w:color w:val="000000" w:themeColor="text1"/>
                  <w:sz w:val="18"/>
                  <w:szCs w:val="18"/>
                </w:rPr>
                <w:t>DIC (2.0</w:t>
              </w:r>
            </w:ins>
            <w:ins w:id="5472" w:author="Xuning Wei12232" w:date="2026-10-22T10:28:00Z">
              <w:r w:rsidRPr="003F396C">
                <w:rPr>
                  <w:rFonts w:ascii="Times New Roman" w:eastAsia="等线" w:hAnsi="Times New Roman" w:cs="Times New Roman"/>
                  <w:color w:val="000000" w:themeColor="text1"/>
                  <w:sz w:val="18"/>
                  <w:szCs w:val="18"/>
                  <w:rPrChange w:id="5473" w:author="Xuning Wei12232" w:date="2026-10-24T11:11:00Z">
                    <w:rPr>
                      <w:rFonts w:ascii="Times New Roman" w:eastAsia="等线" w:hAnsi="Times New Roman" w:cs="Times New Roman"/>
                      <w:color w:val="000000" w:themeColor="text1"/>
                      <w:sz w:val="18"/>
                      <w:szCs w:val="18"/>
                      <w:highlight w:val="lightGray"/>
                    </w:rPr>
                  </w:rPrChange>
                </w:rPr>
                <w:t>0</w:t>
              </w:r>
            </w:ins>
            <w:ins w:id="5474" w:author="Xuning Wei12232" w:date="2026-10-20T08:17:00Z">
              <w:r w:rsidRPr="003F396C">
                <w:rPr>
                  <w:rFonts w:ascii="Times New Roman" w:eastAsia="等线" w:hAnsi="Times New Roman" w:cs="Times New Roman"/>
                  <w:color w:val="000000" w:themeColor="text1"/>
                  <w:sz w:val="18"/>
                  <w:szCs w:val="18"/>
                </w:rPr>
                <w:t xml:space="preserve"> eq)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the addition rate depends on temperature control. Activate for </w:t>
            </w:r>
            <w:ins w:id="5475" w:author="Xuning Wei12232" w:date="2026-10-20T20:39:00Z">
              <w:r w:rsidRPr="003F396C">
                <w:rPr>
                  <w:rFonts w:ascii="Times New Roman" w:eastAsia="等线" w:hAnsi="Times New Roman" w:cs="Times New Roman"/>
                  <w:color w:val="000000" w:themeColor="text1"/>
                  <w:sz w:val="18"/>
                  <w:szCs w:val="18"/>
                  <w:rPrChange w:id="5476" w:author="Xuning Wei12232" w:date="2026-10-24T11:11:00Z">
                    <w:rPr>
                      <w:rFonts w:ascii="Times New Roman" w:eastAsia="等线" w:hAnsi="Times New Roman" w:cs="Times New Roman"/>
                      <w:color w:val="000000" w:themeColor="text1"/>
                      <w:sz w:val="18"/>
                      <w:szCs w:val="18"/>
                      <w:highlight w:val="lightGray"/>
                    </w:rPr>
                  </w:rPrChange>
                </w:rPr>
                <w:t xml:space="preserve">20 </w:t>
              </w:r>
              <w:r w:rsidRPr="003F396C">
                <w:rPr>
                  <w:rFonts w:ascii="Times New Roman" w:eastAsia="等线" w:hAnsi="Times New Roman" w:cs="Times New Roman" w:hint="eastAsia"/>
                  <w:color w:val="000000" w:themeColor="text1"/>
                  <w:sz w:val="18"/>
                  <w:szCs w:val="18"/>
                  <w:rPrChange w:id="5477" w:author="Xuning Wei12232" w:date="2026-10-24T11:11:00Z">
                    <w:rPr>
                      <w:rFonts w:ascii="Times New Roman" w:eastAsia="等线" w:hAnsi="Times New Roman" w:cs="Times New Roman" w:hint="eastAsia"/>
                      <w:color w:val="000000" w:themeColor="text1"/>
                      <w:sz w:val="18"/>
                      <w:szCs w:val="18"/>
                      <w:highlight w:val="lightGray"/>
                    </w:rPr>
                  </w:rPrChange>
                </w:rPr>
                <w:t>±</w:t>
              </w:r>
              <w:r w:rsidRPr="003F396C">
                <w:rPr>
                  <w:rFonts w:ascii="Times New Roman" w:eastAsia="等线" w:hAnsi="Times New Roman" w:cs="Times New Roman"/>
                  <w:color w:val="000000" w:themeColor="text1"/>
                  <w:sz w:val="18"/>
                  <w:szCs w:val="18"/>
                  <w:lang w:eastAsia="zh-CN"/>
                  <w:rPrChange w:id="5478"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sidRPr="003F396C">
                <w:rPr>
                  <w:rFonts w:ascii="Times New Roman" w:eastAsia="等线" w:hAnsi="Times New Roman" w:cs="Times New Roman"/>
                  <w:color w:val="000000" w:themeColor="text1"/>
                  <w:sz w:val="18"/>
                  <w:szCs w:val="18"/>
                  <w:rPrChange w:id="5479"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480" w:author="Xuning Wei12232" w:date="2026-10-20T20:39:00Z">
              <w:r w:rsidRPr="003F396C">
                <w:rPr>
                  <w:rFonts w:ascii="Times New Roman" w:eastAsia="等线" w:hAnsi="Times New Roman" w:cs="Times New Roman"/>
                  <w:color w:val="000000" w:themeColor="text1"/>
                  <w:sz w:val="18"/>
                  <w:szCs w:val="18"/>
                </w:rPr>
                <w:delText>20±5 min</w:delText>
              </w:r>
            </w:del>
            <w:r w:rsidRPr="003F396C">
              <w:rPr>
                <w:rFonts w:ascii="Times New Roman" w:eastAsia="等线" w:hAnsi="Times New Roman" w:cs="Times New Roman"/>
                <w:color w:val="000000" w:themeColor="text1"/>
                <w:sz w:val="18"/>
                <w:szCs w:val="18"/>
              </w:rPr>
              <w:t xml:space="preserve"> at </w:t>
            </w:r>
            <w:del w:id="5481" w:author="Xuning Wei12232" w:date="2026-10-20T14:33:00Z">
              <w:r w:rsidRPr="003F396C">
                <w:rPr>
                  <w:rFonts w:ascii="Times New Roman" w:eastAsia="等线" w:hAnsi="Times New Roman" w:cs="Times New Roman"/>
                  <w:color w:val="000000" w:themeColor="text1"/>
                  <w:sz w:val="18"/>
                  <w:szCs w:val="18"/>
                  <w:lang w:eastAsia="zh-CN"/>
                </w:rPr>
                <w:delText>20 ± 5 °C</w:delText>
              </w:r>
            </w:del>
            <w:r w:rsidR="00895007" w:rsidRPr="003F396C">
              <w:rPr>
                <w:rFonts w:ascii="Times New Roman" w:eastAsia="等线" w:hAnsi="Times New Roman" w:cs="Times New Roman"/>
                <w:color w:val="000000" w:themeColor="text1"/>
                <w:sz w:val="18"/>
                <w:szCs w:val="18"/>
                <w:lang w:eastAsia="zh-CN"/>
              </w:rPr>
              <w:t>20 ± 5 °C</w:t>
            </w:r>
            <w:r w:rsidRPr="003F396C">
              <w:rPr>
                <w:rFonts w:ascii="Times New Roman" w:eastAsia="等线" w:hAnsi="Times New Roman" w:cs="Times New Roman"/>
                <w:color w:val="000000" w:themeColor="text1"/>
                <w:sz w:val="18"/>
                <w:szCs w:val="18"/>
                <w:lang w:eastAsia="zh-CN"/>
              </w:rPr>
              <w:t xml:space="preserve"> (</w:t>
            </w:r>
            <w:del w:id="5482" w:author="Xuning Wei12232" w:date="2026-10-24T10:48:00Z">
              <w:r w:rsidRPr="003F396C">
                <w:rPr>
                  <w:rFonts w:ascii="Times New Roman" w:eastAsia="等线" w:hAnsi="Times New Roman" w:cs="Times New Roman"/>
                  <w:color w:val="000000" w:themeColor="text1"/>
                  <w:sz w:val="18"/>
                  <w:szCs w:val="18"/>
                  <w:lang w:eastAsia="zh-CN"/>
                </w:rPr>
                <w:delText>target: 20 °C</w:delText>
              </w:r>
            </w:del>
            <w:ins w:id="5483" w:author="Xuning Wei12232" w:date="2026-10-24T10:48:00Z">
              <w:r w:rsidRPr="003F396C">
                <w:rPr>
                  <w:rFonts w:ascii="Times New Roman" w:eastAsia="等线" w:hAnsi="Times New Roman" w:cs="Times New Roman"/>
                  <w:color w:val="000000" w:themeColor="text1"/>
                  <w:sz w:val="18"/>
                  <w:szCs w:val="18"/>
                  <w:lang w:eastAsia="zh-CN"/>
                  <w:rPrChange w:id="5484" w:author="Xuning Wei12232" w:date="2026-10-24T11:11:00Z">
                    <w:rPr>
                      <w:rFonts w:ascii="Times New Roman" w:eastAsia="等线" w:hAnsi="Times New Roman" w:cs="Times New Roman"/>
                      <w:color w:val="FF0000"/>
                      <w:sz w:val="18"/>
                      <w:szCs w:val="18"/>
                      <w:highlight w:val="lightGray"/>
                      <w:lang w:eastAsia="zh-CN"/>
                    </w:rPr>
                  </w:rPrChange>
                </w:rPr>
                <w:t xml:space="preserve">target: </w:t>
              </w:r>
            </w:ins>
            <w:r w:rsidR="00895007" w:rsidRPr="003F396C">
              <w:rPr>
                <w:rFonts w:ascii="Times New Roman" w:eastAsia="等线" w:hAnsi="Times New Roman" w:cs="Times New Roman"/>
                <w:color w:val="000000" w:themeColor="text1"/>
                <w:sz w:val="18"/>
                <w:szCs w:val="18"/>
                <w:lang w:eastAsia="zh-CN"/>
              </w:rPr>
              <w:t>20 °C</w:t>
            </w:r>
            <w:r w:rsidRPr="003F396C">
              <w:rPr>
                <w:rFonts w:ascii="Times New Roman" w:eastAsia="等线" w:hAnsi="Times New Roman" w:cs="Times New Roman"/>
                <w:color w:val="000000" w:themeColor="text1"/>
                <w:sz w:val="18"/>
                <w:szCs w:val="18"/>
                <w:lang w:eastAsia="zh-CN"/>
              </w:rPr>
              <w:t>)</w:t>
            </w:r>
            <w:r w:rsidRPr="003F396C">
              <w:rPr>
                <w:rFonts w:ascii="Times New Roman" w:eastAsia="等线" w:hAnsi="Times New Roman" w:cs="Times New Roman"/>
                <w:color w:val="000000" w:themeColor="text1"/>
                <w:sz w:val="18"/>
                <w:szCs w:val="18"/>
              </w:rPr>
              <w:t xml:space="preserve">. </w:t>
            </w:r>
            <w:del w:id="5485" w:author="Xuning Wei12232" w:date="2026-10-20T15:19:00Z">
              <w:r w:rsidRPr="003F396C">
                <w:rPr>
                  <w:rFonts w:ascii="Times New Roman" w:eastAsia="等线" w:hAnsi="Times New Roman" w:cs="Times New Roman"/>
                  <w:color w:val="000000" w:themeColor="text1"/>
                  <w:sz w:val="18"/>
                  <w:szCs w:val="18"/>
                </w:rPr>
                <w:br/>
                <w:delText xml:space="preserve">6. </w:delText>
              </w:r>
            </w:del>
          </w:p>
          <w:p w14:paraId="66A55563" w14:textId="754C2FDD" w:rsidR="00652DEA" w:rsidRPr="003F396C" w:rsidRDefault="00C15CB5">
            <w:pPr>
              <w:pStyle w:val="aff2"/>
              <w:widowControl w:val="0"/>
              <w:numPr>
                <w:ilvl w:val="0"/>
                <w:numId w:val="77"/>
              </w:numPr>
              <w:spacing w:beforeLines="50" w:before="120" w:afterLines="50" w:after="120"/>
              <w:jc w:val="both"/>
              <w:rPr>
                <w:ins w:id="5486" w:author="Xuning Wei12232" w:date="2026-10-20T15:19:00Z"/>
                <w:rFonts w:ascii="Times New Roman" w:eastAsia="仿宋_GB2312" w:hAnsi="Times New Roman" w:cs="Times New Roman"/>
                <w:color w:val="000000" w:themeColor="text1"/>
                <w:sz w:val="18"/>
                <w:szCs w:val="18"/>
                <w:rPrChange w:id="5487" w:author="Xuning Wei12232" w:date="2026-10-24T11:11:00Z">
                  <w:rPr>
                    <w:ins w:id="5488" w:author="Xuning Wei12232" w:date="2026-10-20T15:19:00Z"/>
                    <w:rFonts w:ascii="Times New Roman" w:eastAsia="等线" w:hAnsi="Times New Roman" w:cs="Times New Roman"/>
                    <w:color w:val="000000" w:themeColor="text1"/>
                    <w:sz w:val="18"/>
                    <w:szCs w:val="18"/>
                  </w:rPr>
                </w:rPrChange>
              </w:rPr>
              <w:pPrChange w:id="5489"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 xml:space="preserve">Transfer the mixture in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仿宋_GB2312" w:hAnsi="Times New Roman" w:cs="Times New Roman"/>
                <w:b/>
                <w:color w:val="000000" w:themeColor="text1"/>
                <w:sz w:val="18"/>
                <w:szCs w:val="18"/>
                <w:lang w:eastAsia="zh-CN"/>
              </w:rPr>
              <w:t xml:space="preserve"> </w:t>
            </w:r>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w:t>
            </w:r>
            <w:r w:rsidRPr="003F396C">
              <w:rPr>
                <w:rFonts w:ascii="Times New Roman" w:eastAsia="仿宋_GB2312" w:hAnsi="Times New Roman" w:cs="Times New Roman"/>
                <w:color w:val="000000" w:themeColor="text1"/>
                <w:sz w:val="18"/>
                <w:szCs w:val="18"/>
                <w:lang w:eastAsia="zh-CN"/>
              </w:rPr>
              <w:t>5</w:t>
            </w:r>
            <w:r w:rsidRPr="003F396C">
              <w:rPr>
                <w:rFonts w:ascii="Times New Roman" w:eastAsia="等线" w:hAnsi="Times New Roman" w:cs="Times New Roman"/>
                <w:color w:val="000000" w:themeColor="text1"/>
                <w:sz w:val="18"/>
                <w:szCs w:val="18"/>
              </w:rPr>
              <w:t>. Add</w:t>
            </w:r>
            <w:del w:id="5490" w:author="Xuning Wei12232" w:date="2026-10-20T08:47:00Z">
              <w:r w:rsidRPr="003F396C" w:rsidDel="00C15CB5">
                <w:rPr>
                  <w:rFonts w:ascii="Times New Roman" w:eastAsia="等线" w:hAnsi="Times New Roman" w:cs="Times New Roman"/>
                  <w:color w:val="000000" w:themeColor="text1"/>
                  <w:sz w:val="18"/>
                  <w:szCs w:val="18"/>
                </w:rPr>
                <w:delText xml:space="preserve"> </w:delText>
              </w:r>
              <w:r w:rsidRPr="003F396C" w:rsidDel="00C15CB5">
                <w:rPr>
                  <w:rFonts w:ascii="Times New Roman" w:eastAsia="等线" w:hAnsi="Times New Roman" w:cs="Times New Roman"/>
                  <w:color w:val="000000" w:themeColor="text1"/>
                  <w:sz w:val="18"/>
                  <w:szCs w:val="18"/>
                  <w:lang w:eastAsia="zh-CN"/>
                </w:rPr>
                <w:delText xml:space="preserve">1.0 V DMF (0.948 kg/kg) </w:delText>
              </w:r>
            </w:del>
            <w:ins w:id="5491" w:author="Xuning Wei12232" w:date="2026-10-20T08:47:00Z">
              <w:r w:rsidRPr="003F396C">
                <w:rPr>
                  <w:rFonts w:ascii="Times New Roman" w:eastAsia="等线" w:hAnsi="Times New Roman" w:cs="Times New Roman"/>
                  <w:color w:val="000000" w:themeColor="text1"/>
                  <w:sz w:val="18"/>
                  <w:szCs w:val="18"/>
                </w:rPr>
                <w:t xml:space="preserve"> DMF (1.0 V, 0.9</w:t>
              </w:r>
            </w:ins>
            <w:r w:rsidR="725D820A" w:rsidRPr="003F396C">
              <w:rPr>
                <w:rFonts w:ascii="Times New Roman" w:eastAsia="等线" w:hAnsi="Times New Roman" w:cs="Times New Roman"/>
                <w:color w:val="000000" w:themeColor="text1"/>
                <w:sz w:val="18"/>
                <w:szCs w:val="18"/>
              </w:rPr>
              <w:t>5</w:t>
            </w:r>
            <w:ins w:id="5492" w:author="Xuning Wei12232" w:date="2026-10-20T08:47:00Z">
              <w:r w:rsidRPr="003F396C">
                <w:rPr>
                  <w:rFonts w:ascii="Times New Roman" w:eastAsia="等线" w:hAnsi="Times New Roman" w:cs="Times New Roman"/>
                  <w:color w:val="000000" w:themeColor="text1"/>
                  <w:sz w:val="18"/>
                  <w:szCs w:val="18"/>
                </w:rPr>
                <w:t xml:space="preserve"> kg/kg) </w:t>
              </w:r>
            </w:ins>
            <w:r w:rsidRPr="003F396C">
              <w:rPr>
                <w:rFonts w:ascii="Times New Roman" w:eastAsia="等线" w:hAnsi="Times New Roman" w:cs="Times New Roman"/>
                <w:color w:val="000000" w:themeColor="text1"/>
                <w:sz w:val="18"/>
                <w:szCs w:val="18"/>
              </w:rPr>
              <w:t xml:space="preserve">into </w:t>
            </w:r>
            <w:r w:rsidRPr="003F396C">
              <w:rPr>
                <w:rFonts w:ascii="Times New Roman" w:eastAsia="仿宋_GB2312" w:hAnsi="Times New Roman" w:cs="Times New Roman"/>
                <w:color w:val="000000" w:themeColor="text1"/>
                <w:sz w:val="18"/>
                <w:szCs w:val="18"/>
              </w:rPr>
              <w:t>TJ4S-1213-Sy15</w:t>
            </w:r>
            <w:r w:rsidRPr="003F396C">
              <w:rPr>
                <w:rFonts w:ascii="Times New Roman" w:eastAsia="仿宋_GB2312" w:hAnsi="Times New Roman" w:cs="Times New Roman"/>
                <w:color w:val="000000" w:themeColor="text1"/>
                <w:sz w:val="18"/>
                <w:szCs w:val="18"/>
                <w:lang w:eastAsia="zh-CN"/>
              </w:rPr>
              <w:t>-R01</w:t>
            </w:r>
            <w:r w:rsidRPr="003F396C">
              <w:rPr>
                <w:rFonts w:ascii="Times New Roman" w:eastAsia="等线" w:hAnsi="Times New Roman" w:cs="Times New Roman"/>
                <w:color w:val="000000" w:themeColor="text1"/>
                <w:sz w:val="18"/>
                <w:szCs w:val="18"/>
              </w:rPr>
              <w:t xml:space="preserve"> to rinse the wall. </w:t>
            </w:r>
            <w:r w:rsidRPr="003F396C">
              <w:br/>
            </w:r>
            <w:del w:id="5493" w:author="Xuning Wei12232" w:date="2026-10-20T15:19:00Z">
              <w:r w:rsidRPr="003F396C" w:rsidDel="00C15CB5">
                <w:rPr>
                  <w:rFonts w:ascii="Times New Roman" w:eastAsia="等线" w:hAnsi="Times New Roman" w:cs="Times New Roman"/>
                  <w:color w:val="000000" w:themeColor="text1"/>
                  <w:sz w:val="18"/>
                  <w:szCs w:val="18"/>
                </w:rPr>
                <w:delText xml:space="preserve">7. </w:delText>
              </w:r>
            </w:del>
          </w:p>
          <w:p w14:paraId="22331C78" w14:textId="77777777" w:rsidR="00652DEA" w:rsidRPr="003F396C" w:rsidRDefault="00C15CB5">
            <w:pPr>
              <w:pStyle w:val="aff2"/>
              <w:widowControl w:val="0"/>
              <w:numPr>
                <w:ilvl w:val="0"/>
                <w:numId w:val="77"/>
              </w:numPr>
              <w:spacing w:beforeLines="50" w:before="120" w:afterLines="50" w:after="120"/>
              <w:jc w:val="both"/>
              <w:rPr>
                <w:rFonts w:ascii="Times New Roman" w:eastAsia="仿宋_GB2312" w:hAnsi="Times New Roman" w:cs="Times New Roman"/>
                <w:color w:val="000000" w:themeColor="text1"/>
                <w:sz w:val="18"/>
                <w:szCs w:val="18"/>
              </w:rPr>
              <w:pPrChange w:id="5494" w:author="Xuning Wei12232" w:date="2026-10-20T15:19:00Z">
                <w:pPr>
                  <w:widowControl w:val="0"/>
                  <w:spacing w:beforeLines="50" w:before="120" w:afterLines="50" w:after="120"/>
                  <w:contextualSpacing/>
                </w:pPr>
              </w:pPrChange>
            </w:pPr>
            <w:r w:rsidRPr="003F396C">
              <w:rPr>
                <w:rFonts w:ascii="Times New Roman" w:eastAsia="等线" w:hAnsi="Times New Roman" w:cs="Times New Roman"/>
                <w:color w:val="000000" w:themeColor="text1"/>
                <w:sz w:val="18"/>
                <w:szCs w:val="18"/>
              </w:rPr>
              <w:t>Bubble with nitrogen to the synthesis reactor (TJ4S-1213-Sy15) for 5 ± 2 min (target: 5min), then start the agitator. Transfer the mixture in activation tank (TJ4S-1213-Sy15-R01) into synthesis reactor (TJ4S-1213-Sy15)</w:t>
            </w:r>
          </w:p>
        </w:tc>
      </w:tr>
      <w:tr w:rsidR="00652DEA" w:rsidRPr="00B32B9A" w14:paraId="0D74CA7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7DCDA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71B08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2F40A0" w14:textId="1FBF9986" w:rsidR="00652DEA" w:rsidRPr="00B32B9A" w:rsidRDefault="00C15CB5">
            <w:pPr>
              <w:pStyle w:val="aff2"/>
              <w:widowControl w:val="0"/>
              <w:numPr>
                <w:ilvl w:val="0"/>
                <w:numId w:val="78"/>
              </w:numPr>
              <w:spacing w:beforeLines="50" w:before="120" w:afterLines="50" w:after="120"/>
              <w:jc w:val="both"/>
              <w:rPr>
                <w:ins w:id="5495" w:author="Xuning Wei12232" w:date="2026-10-20T15:28:00Z"/>
                <w:rFonts w:ascii="Times New Roman" w:eastAsia="等线" w:hAnsi="Times New Roman" w:cs="Times New Roman"/>
                <w:color w:val="000000" w:themeColor="text1"/>
                <w:sz w:val="18"/>
                <w:szCs w:val="18"/>
              </w:rPr>
              <w:pPrChange w:id="5496" w:author="Xuning Wei12232" w:date="2026-10-20T15:28:00Z">
                <w:pPr>
                  <w:widowControl w:val="0"/>
                  <w:spacing w:beforeLines="50" w:before="120" w:afterLines="50" w:after="120"/>
                  <w:contextualSpacing/>
                </w:pPr>
              </w:pPrChange>
            </w:pPr>
            <w:del w:id="5497" w:author="Xuning Wei12232" w:date="2026-10-20T15:27:00Z">
              <w:r w:rsidRPr="00B32B9A">
                <w:rPr>
                  <w:rFonts w:ascii="Times New Roman" w:eastAsia="等线" w:hAnsi="Times New Roman" w:cs="Times New Roman"/>
                  <w:color w:val="000000" w:themeColor="text1"/>
                  <w:sz w:val="18"/>
                  <w:szCs w:val="18"/>
                  <w:rPrChange w:id="5498" w:author="Xuning Wei12232" w:date="2026-10-24T11:11:00Z">
                    <w:rPr/>
                  </w:rPrChange>
                </w:rPr>
                <w:delText xml:space="preserve">1. </w:delText>
              </w:r>
            </w:del>
            <w:ins w:id="5499" w:author="Xuning Wei12232" w:date="2026-10-20T08:40:00Z">
              <w:r w:rsidRPr="00B32B9A">
                <w:rPr>
                  <w:rFonts w:ascii="Times New Roman" w:eastAsia="等线" w:hAnsi="Times New Roman" w:cs="Times New Roman"/>
                  <w:color w:val="000000" w:themeColor="text1"/>
                  <w:sz w:val="18"/>
                  <w:szCs w:val="18"/>
                  <w:rPrChange w:id="5500" w:author="Xuning Wei12232" w:date="2026-10-24T11:11:00Z">
                    <w:rPr>
                      <w:color w:val="FF0000"/>
                    </w:rPr>
                  </w:rPrChange>
                </w:rPr>
                <w:t>Heat the mixture to</w:t>
              </w:r>
            </w:ins>
            <w:ins w:id="5501" w:author="Xuning Wei12232" w:date="2026-10-20T21:33:00Z">
              <w:r w:rsidRPr="00B32B9A">
                <w:rPr>
                  <w:rFonts w:ascii="Times New Roman" w:eastAsia="等线" w:hAnsi="Times New Roman" w:cs="Times New Roman"/>
                  <w:color w:val="000000" w:themeColor="text1"/>
                  <w:sz w:val="18"/>
                  <w:szCs w:val="18"/>
                </w:rPr>
                <w:t xml:space="preserve"> </w:t>
              </w:r>
            </w:ins>
            <w:r w:rsidR="00FD70D4">
              <w:rPr>
                <w:rFonts w:ascii="Times New Roman" w:eastAsia="等线" w:hAnsi="Times New Roman" w:cs="Times New Roman"/>
                <w:color w:val="000000" w:themeColor="text1"/>
                <w:sz w:val="18"/>
                <w:szCs w:val="18"/>
              </w:rPr>
              <w:t>20 - 26</w:t>
            </w:r>
            <w:r w:rsidR="00393CE8">
              <w:rPr>
                <w:rFonts w:ascii="Times New Roman" w:eastAsia="等线" w:hAnsi="Times New Roman" w:cs="Times New Roman"/>
                <w:color w:val="000000" w:themeColor="text1"/>
                <w:sz w:val="18"/>
                <w:szCs w:val="18"/>
              </w:rPr>
              <w:t xml:space="preserve"> °C</w:t>
            </w:r>
            <w:ins w:id="5502" w:author="Xuning Wei12232" w:date="2026-10-20T20:40:00Z">
              <w:r w:rsidRPr="00B32B9A">
                <w:rPr>
                  <w:rFonts w:ascii="Times New Roman" w:eastAsia="等线" w:hAnsi="Times New Roman" w:cs="Times New Roman"/>
                  <w:color w:val="000000" w:themeColor="text1"/>
                  <w:sz w:val="18"/>
                  <w:szCs w:val="18"/>
                  <w:rPrChange w:id="5503" w:author="Xuning Wei12232" w:date="2026-10-24T11:11:00Z">
                    <w:rPr>
                      <w:rFonts w:ascii="Times New Roman" w:eastAsia="等线" w:hAnsi="Times New Roman" w:cs="Times New Roman"/>
                      <w:color w:val="FF0000"/>
                      <w:sz w:val="18"/>
                      <w:szCs w:val="18"/>
                      <w:highlight w:val="yellow"/>
                    </w:rPr>
                  </w:rPrChange>
                </w:rPr>
                <w:t xml:space="preserve"> (target: </w:t>
              </w:r>
            </w:ins>
            <w:r w:rsidR="00B1139B">
              <w:rPr>
                <w:rFonts w:ascii="Times New Roman" w:eastAsia="等线" w:hAnsi="Times New Roman" w:cs="Times New Roman"/>
                <w:color w:val="000000" w:themeColor="text1"/>
                <w:sz w:val="18"/>
                <w:szCs w:val="18"/>
              </w:rPr>
              <w:t>25 °C</w:t>
            </w:r>
            <w:ins w:id="5504" w:author="Xuning Wei12232" w:date="2026-10-20T20:40:00Z">
              <w:r w:rsidRPr="00B32B9A">
                <w:rPr>
                  <w:rFonts w:ascii="Times New Roman" w:eastAsia="等线" w:hAnsi="Times New Roman" w:cs="Times New Roman"/>
                  <w:color w:val="000000" w:themeColor="text1"/>
                  <w:sz w:val="18"/>
                  <w:szCs w:val="18"/>
                  <w:rPrChange w:id="5505" w:author="Xuning Wei12232" w:date="2026-10-24T11:11:00Z">
                    <w:rPr>
                      <w:rFonts w:ascii="Times New Roman" w:eastAsia="等线" w:hAnsi="Times New Roman" w:cs="Times New Roman"/>
                      <w:color w:val="FF0000"/>
                      <w:sz w:val="18"/>
                      <w:szCs w:val="18"/>
                      <w:highlight w:val="yellow"/>
                    </w:rPr>
                  </w:rPrChange>
                </w:rPr>
                <w:t>)</w:t>
              </w:r>
              <w:r w:rsidRPr="00B32B9A">
                <w:rPr>
                  <w:rFonts w:ascii="Times New Roman" w:eastAsia="等线" w:hAnsi="Times New Roman" w:cs="Times New Roman"/>
                  <w:color w:val="000000" w:themeColor="text1"/>
                  <w:sz w:val="18"/>
                  <w:szCs w:val="18"/>
                </w:rPr>
                <w:t>.</w:t>
              </w:r>
            </w:ins>
            <w:ins w:id="5506" w:author="Xuning Wei12232" w:date="2026-10-20T08:40:00Z">
              <w:r w:rsidRPr="00B32B9A">
                <w:rPr>
                  <w:rFonts w:ascii="Times New Roman" w:eastAsia="等线" w:hAnsi="Times New Roman" w:cs="Times New Roman"/>
                  <w:color w:val="000000" w:themeColor="text1"/>
                  <w:sz w:val="18"/>
                  <w:szCs w:val="18"/>
                  <w:rPrChange w:id="5507" w:author="Xuning Wei12232" w:date="2026-10-24T11:11:00Z">
                    <w:rPr>
                      <w:color w:val="FF0000"/>
                    </w:rPr>
                  </w:rPrChange>
                </w:rPr>
                <w:t xml:space="preserve"> The mixture is allowed to </w:t>
              </w:r>
              <w:r w:rsidRPr="00B32B9A">
                <w:rPr>
                  <w:rFonts w:ascii="Times New Roman" w:eastAsia="等线" w:hAnsi="Times New Roman" w:cs="Times New Roman"/>
                  <w:bCs w:val="0"/>
                  <w:color w:val="000000" w:themeColor="text1"/>
                  <w:sz w:val="18"/>
                  <w:szCs w:val="18"/>
                  <w:rPrChange w:id="5508" w:author="Xuning Wei12232" w:date="2026-10-24T11:11:00Z">
                    <w:rPr>
                      <w:color w:val="FF0000"/>
                    </w:rPr>
                  </w:rPrChange>
                </w:rPr>
                <w:t xml:space="preserve">react at </w:t>
              </w:r>
            </w:ins>
            <w:r w:rsidR="00FD70D4">
              <w:rPr>
                <w:rFonts w:ascii="Times New Roman" w:eastAsia="等线" w:hAnsi="Times New Roman" w:cs="Times New Roman"/>
                <w:bCs w:val="0"/>
                <w:color w:val="000000" w:themeColor="text1"/>
                <w:sz w:val="18"/>
                <w:szCs w:val="18"/>
              </w:rPr>
              <w:t xml:space="preserve">20 - </w:t>
            </w:r>
            <w:ins w:id="5509" w:author="Xuning Wei12232" w:date="2026-10-20T08:40:00Z">
              <w:r w:rsidRPr="00B32B9A">
                <w:rPr>
                  <w:rFonts w:ascii="Times New Roman" w:eastAsia="等线" w:hAnsi="Times New Roman" w:cs="Times New Roman"/>
                  <w:bCs w:val="0"/>
                  <w:color w:val="000000" w:themeColor="text1"/>
                  <w:sz w:val="18"/>
                  <w:szCs w:val="18"/>
                  <w:rPrChange w:id="5510" w:author="Xuning Wei12232" w:date="2026-10-24T11:11:00Z">
                    <w:rPr>
                      <w:color w:val="FF0000"/>
                    </w:rPr>
                  </w:rPrChange>
                </w:rPr>
                <w:t>2</w:t>
              </w:r>
            </w:ins>
            <w:r w:rsidR="00FD70D4">
              <w:rPr>
                <w:rFonts w:ascii="Times New Roman" w:eastAsia="等线" w:hAnsi="Times New Roman" w:cs="Times New Roman"/>
                <w:bCs w:val="0"/>
                <w:color w:val="000000" w:themeColor="text1"/>
                <w:sz w:val="18"/>
                <w:szCs w:val="18"/>
              </w:rPr>
              <w:t>6</w:t>
            </w:r>
            <w:ins w:id="5511" w:author="Xuning Wei12232" w:date="2026-10-20T08:40:00Z">
              <w:r w:rsidRPr="00B32B9A">
                <w:rPr>
                  <w:rFonts w:ascii="Times New Roman" w:eastAsia="等线" w:hAnsi="Times New Roman" w:cs="Times New Roman"/>
                  <w:bCs w:val="0"/>
                  <w:color w:val="000000" w:themeColor="text1"/>
                  <w:sz w:val="18"/>
                  <w:szCs w:val="18"/>
                  <w:rPrChange w:id="5512" w:author="Xuning Wei12232" w:date="2026-10-24T11:11:00Z">
                    <w:rPr>
                      <w:color w:val="FF0000"/>
                    </w:rPr>
                  </w:rPrChange>
                </w:rPr>
                <w:t xml:space="preserve"> °C (target: </w:t>
              </w:r>
            </w:ins>
            <w:r w:rsidR="00B1139B">
              <w:rPr>
                <w:rFonts w:ascii="Times New Roman" w:eastAsia="等线" w:hAnsi="Times New Roman" w:cs="Times New Roman"/>
                <w:bCs w:val="0"/>
                <w:color w:val="000000" w:themeColor="text1"/>
                <w:sz w:val="18"/>
                <w:szCs w:val="18"/>
              </w:rPr>
              <w:t>25 °C</w:t>
            </w:r>
            <w:ins w:id="5513" w:author="Xuning Wei12232" w:date="2026-10-20T08:40:00Z">
              <w:r w:rsidRPr="00B32B9A">
                <w:rPr>
                  <w:rFonts w:ascii="Times New Roman" w:eastAsia="等线" w:hAnsi="Times New Roman" w:cs="Times New Roman"/>
                  <w:bCs w:val="0"/>
                  <w:color w:val="000000" w:themeColor="text1"/>
                  <w:sz w:val="18"/>
                  <w:szCs w:val="18"/>
                  <w:rPrChange w:id="5514" w:author="Xuning Wei12232" w:date="2026-10-24T11:11:00Z">
                    <w:rPr>
                      <w:color w:val="FF0000"/>
                    </w:rPr>
                  </w:rPrChange>
                </w:rPr>
                <w:t>)</w:t>
              </w:r>
              <w:r w:rsidRPr="00B32B9A">
                <w:rPr>
                  <w:rFonts w:ascii="Times New Roman" w:eastAsia="等线" w:hAnsi="Times New Roman" w:cs="Times New Roman"/>
                  <w:color w:val="000000" w:themeColor="text1"/>
                  <w:sz w:val="18"/>
                  <w:szCs w:val="18"/>
                  <w:rPrChange w:id="5515" w:author="Xuning Wei12232" w:date="2026-10-24T11:11:00Z">
                    <w:rPr>
                      <w:color w:val="FF0000"/>
                    </w:rPr>
                  </w:rPrChange>
                </w:rPr>
                <w:t>.</w:t>
              </w:r>
            </w:ins>
            <w:del w:id="5516" w:author="Xuning Wei12232" w:date="2026-10-20T08:40:00Z">
              <w:r w:rsidRPr="00B32B9A">
                <w:rPr>
                  <w:rFonts w:ascii="Times New Roman" w:eastAsia="等线" w:hAnsi="Times New Roman" w:cs="Times New Roman"/>
                  <w:color w:val="000000" w:themeColor="text1"/>
                  <w:sz w:val="18"/>
                  <w:szCs w:val="18"/>
                  <w:rPrChange w:id="5517" w:author="Xuning Wei12232" w:date="2026-10-24T11:11:00Z">
                    <w:rPr/>
                  </w:rPrChange>
                </w:rPr>
                <w:delText>Heat the mixture to</w:delText>
              </w:r>
              <w:r w:rsidRPr="00B32B9A">
                <w:rPr>
                  <w:rFonts w:ascii="Times New Roman" w:eastAsia="等线" w:hAnsi="Times New Roman" w:cs="Times New Roman"/>
                  <w:color w:val="000000" w:themeColor="text1"/>
                  <w:sz w:val="18"/>
                  <w:szCs w:val="18"/>
                </w:rPr>
                <w:delText xml:space="preserve"> 25±5 °C.</w:delText>
              </w:r>
              <w:r w:rsidRPr="00B32B9A">
                <w:rPr>
                  <w:rFonts w:ascii="Times New Roman" w:eastAsia="等线" w:hAnsi="Times New Roman" w:cs="Times New Roman"/>
                  <w:color w:val="000000" w:themeColor="text1"/>
                  <w:sz w:val="18"/>
                  <w:szCs w:val="18"/>
                  <w:rPrChange w:id="5518" w:author="Xuning Wei12232" w:date="2026-10-24T11:11:00Z">
                    <w:rPr/>
                  </w:rPrChange>
                </w:rPr>
                <w:delText xml:space="preserve"> The mixture is allowed to </w:delText>
              </w:r>
              <w:r w:rsidRPr="00B32B9A">
                <w:rPr>
                  <w:rFonts w:ascii="Times New Roman" w:eastAsia="等线" w:hAnsi="Times New Roman" w:cs="Times New Roman"/>
                  <w:bCs w:val="0"/>
                  <w:color w:val="000000" w:themeColor="text1"/>
                  <w:sz w:val="18"/>
                  <w:szCs w:val="18"/>
                  <w:rPrChange w:id="5519"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5520" w:author="Xuning Wei12232" w:date="2026-10-24T11:11:00Z">
                    <w:rPr/>
                  </w:rPrChange>
                </w:rPr>
                <w:delText xml:space="preserve">. </w:delText>
              </w:r>
            </w:del>
            <w:del w:id="5521" w:author="Xuning Wei12232" w:date="2026-10-20T15:28:00Z">
              <w:r w:rsidRPr="00B32B9A">
                <w:rPr>
                  <w:rFonts w:ascii="Times New Roman" w:eastAsia="等线" w:hAnsi="Times New Roman" w:cs="Times New Roman"/>
                  <w:color w:val="000000" w:themeColor="text1"/>
                  <w:sz w:val="18"/>
                  <w:szCs w:val="18"/>
                  <w:rPrChange w:id="5522" w:author="Xuning Wei12232" w:date="2026-10-24T11:11:00Z">
                    <w:rPr/>
                  </w:rPrChange>
                </w:rPr>
                <w:br/>
                <w:delText xml:space="preserve">2. </w:delText>
              </w:r>
            </w:del>
          </w:p>
          <w:p w14:paraId="595675FB" w14:textId="77777777" w:rsidR="00652DEA" w:rsidRPr="00B32B9A" w:rsidRDefault="00C15CB5">
            <w:pPr>
              <w:pStyle w:val="aff2"/>
              <w:widowControl w:val="0"/>
              <w:numPr>
                <w:ilvl w:val="0"/>
                <w:numId w:val="78"/>
              </w:numPr>
              <w:spacing w:beforeLines="50" w:before="120" w:afterLines="50" w:after="120"/>
              <w:jc w:val="both"/>
              <w:rPr>
                <w:ins w:id="5523" w:author="Xuning Wei12232" w:date="2026-10-20T15:28:00Z"/>
                <w:rFonts w:ascii="Times New Roman" w:eastAsia="等线" w:hAnsi="Times New Roman" w:cs="Times New Roman"/>
                <w:color w:val="000000" w:themeColor="text1"/>
                <w:sz w:val="18"/>
                <w:szCs w:val="18"/>
              </w:rPr>
              <w:pPrChange w:id="5524" w:author="Xuning Wei12232" w:date="2026-10-20T15:28: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525" w:author="Xuning Wei12232" w:date="2026-10-24T11:11:00Z">
                  <w:rPr/>
                </w:rPrChange>
              </w:rPr>
              <w:t>After 4 h±15 min (target</w:t>
            </w:r>
            <w:r w:rsidRPr="00B32B9A">
              <w:rPr>
                <w:rFonts w:ascii="Times New Roman" w:eastAsia="等线" w:hAnsi="Times New Roman" w:cs="Times New Roman"/>
                <w:color w:val="000000" w:themeColor="text1"/>
                <w:sz w:val="18"/>
                <w:szCs w:val="18"/>
                <w:lang w:eastAsia="zh-CN"/>
                <w:rPrChange w:id="5526" w:author="Xuning Wei12232" w:date="2026-10-24T11:11:00Z">
                  <w:rPr>
                    <w:lang w:eastAsia="zh-CN"/>
                  </w:rPr>
                </w:rPrChange>
              </w:rPr>
              <w:t xml:space="preserve">: </w:t>
            </w:r>
            <w:r w:rsidRPr="00B32B9A">
              <w:rPr>
                <w:rFonts w:ascii="Times New Roman" w:eastAsia="等线" w:hAnsi="Times New Roman" w:cs="Times New Roman"/>
                <w:color w:val="000000" w:themeColor="text1"/>
                <w:sz w:val="18"/>
                <w:szCs w:val="18"/>
                <w:rPrChange w:id="5527" w:author="Xuning Wei12232" w:date="2026-10-24T11:11:00Z">
                  <w:rPr/>
                </w:rPrChange>
              </w:rPr>
              <w:t xml:space="preserve">4 h), sample the mixture every 0.5~1 h for ninhydrin test analysis until two consecutive samples test as negative (Yellow to Light pink Report Negative= Complete coupling; Blue to Purple Positive= Incomplete coupling). And the mixture should be stirred for coupling time </w:t>
            </w:r>
            <w:ins w:id="5528" w:author="Xuning Wei12232" w:date="2026-10-20T20:22:00Z">
              <w:r w:rsidRPr="00B32B9A">
                <w:rPr>
                  <w:rFonts w:ascii="Times New Roman" w:eastAsia="等线" w:hAnsi="Times New Roman" w:cs="Times New Roman"/>
                  <w:color w:val="000000" w:themeColor="text1"/>
                  <w:sz w:val="18"/>
                  <w:szCs w:val="18"/>
                  <w:rPrChange w:id="5529" w:author="Xuning Wei12232" w:date="2026-10-24T11:11:00Z">
                    <w:rPr>
                      <w:rFonts w:ascii="Times New Roman" w:eastAsia="等线" w:hAnsi="Times New Roman" w:cs="Times New Roman"/>
                      <w:sz w:val="18"/>
                      <w:szCs w:val="18"/>
                      <w:highlight w:val="lightGray"/>
                    </w:rPr>
                  </w:rPrChange>
                </w:rPr>
                <w:t xml:space="preserve">(6.5 h </w:t>
              </w:r>
            </w:ins>
            <w:ins w:id="5530" w:author="Xuning Wei12232" w:date="2026-10-21T09:19:00Z">
              <w:r w:rsidRPr="00B32B9A">
                <w:rPr>
                  <w:rFonts w:ascii="Times New Roman" w:eastAsia="仿宋_GB2312" w:hAnsi="Times New Roman" w:cs="Times New Roman" w:hint="eastAsia"/>
                  <w:color w:val="000000" w:themeColor="text1"/>
                  <w:sz w:val="18"/>
                  <w:szCs w:val="18"/>
                </w:rPr>
                <w:t>≤</w:t>
              </w:r>
            </w:ins>
            <w:ins w:id="5531" w:author="Xuning Wei12232" w:date="2026-10-22T08:06:00Z">
              <w:r w:rsidRPr="00B32B9A">
                <w:rPr>
                  <w:rFonts w:ascii="Times New Roman" w:eastAsia="仿宋_GB2312" w:hAnsi="Times New Roman" w:cs="Times New Roman"/>
                  <w:color w:val="000000" w:themeColor="text1"/>
                  <w:sz w:val="18"/>
                  <w:szCs w:val="18"/>
                </w:rPr>
                <w:t xml:space="preserve"> </w:t>
              </w:r>
            </w:ins>
            <w:ins w:id="5532" w:author="Xuning Wei12232" w:date="2026-10-20T20:22:00Z">
              <w:r w:rsidRPr="00B32B9A">
                <w:rPr>
                  <w:rFonts w:ascii="Times New Roman" w:eastAsia="等线" w:hAnsi="Times New Roman" w:cs="Times New Roman"/>
                  <w:color w:val="000000" w:themeColor="text1"/>
                  <w:sz w:val="18"/>
                  <w:szCs w:val="18"/>
                  <w:rPrChange w:id="5533" w:author="Xuning Wei12232" w:date="2026-10-24T11:11:00Z">
                    <w:rPr>
                      <w:rFonts w:ascii="Times New Roman" w:eastAsia="等线" w:hAnsi="Times New Roman" w:cs="Times New Roman"/>
                      <w:sz w:val="18"/>
                      <w:szCs w:val="18"/>
                      <w:highlight w:val="lightGray"/>
                    </w:rPr>
                  </w:rPrChange>
                </w:rPr>
                <w:t xml:space="preserve">Coupling time </w:t>
              </w:r>
            </w:ins>
            <w:ins w:id="5534" w:author="Xuning Wei12232" w:date="2026-10-21T09:19:00Z">
              <w:r w:rsidRPr="00B32B9A">
                <w:rPr>
                  <w:rFonts w:ascii="Times New Roman" w:eastAsia="仿宋_GB2312" w:hAnsi="Times New Roman" w:cs="Times New Roman" w:hint="eastAsia"/>
                  <w:color w:val="000000" w:themeColor="text1"/>
                  <w:sz w:val="18"/>
                  <w:szCs w:val="18"/>
                </w:rPr>
                <w:t>≤</w:t>
              </w:r>
            </w:ins>
            <w:ins w:id="5535" w:author="Xuning Wei12232" w:date="2026-10-20T20:22:00Z">
              <w:r w:rsidRPr="00B32B9A">
                <w:rPr>
                  <w:rFonts w:ascii="Times New Roman" w:eastAsia="等线" w:hAnsi="Times New Roman" w:cs="Times New Roman"/>
                  <w:color w:val="000000" w:themeColor="text1"/>
                  <w:sz w:val="18"/>
                  <w:szCs w:val="18"/>
                  <w:rPrChange w:id="5536" w:author="Xuning Wei12232" w:date="2026-10-24T11:11:00Z">
                    <w:rPr>
                      <w:rFonts w:ascii="Times New Roman" w:eastAsia="等线" w:hAnsi="Times New Roman" w:cs="Times New Roman"/>
                      <w:sz w:val="18"/>
                      <w:szCs w:val="18"/>
                      <w:highlight w:val="lightGray"/>
                    </w:rPr>
                  </w:rPrChange>
                </w:rPr>
                <w:t>13.5 h)</w:t>
              </w:r>
            </w:ins>
            <w:del w:id="5537" w:author="Xuning Wei12232" w:date="2026-10-20T20:22:00Z">
              <w:r w:rsidRPr="00B32B9A">
                <w:rPr>
                  <w:rFonts w:ascii="Times New Roman" w:eastAsia="等线" w:hAnsi="Times New Roman" w:cs="Times New Roman"/>
                  <w:color w:val="000000" w:themeColor="text1"/>
                  <w:sz w:val="18"/>
                  <w:szCs w:val="18"/>
                  <w:rPrChange w:id="5538" w:author="Xuning Wei12232" w:date="2026-10-24T11:11:00Z">
                    <w:rPr/>
                  </w:rPrChange>
                </w:rPr>
                <w:delText xml:space="preserve">(6 h </w:delText>
              </w:r>
            </w:del>
            <w:del w:id="5539" w:author="Xuning Wei12232" w:date="2026-10-20T13:10:00Z">
              <w:r w:rsidRPr="00B32B9A">
                <w:rPr>
                  <w:rFonts w:ascii="Times New Roman" w:eastAsia="等线" w:hAnsi="Times New Roman" w:cs="Times New Roman" w:hint="eastAsia"/>
                  <w:color w:val="000000" w:themeColor="text1"/>
                  <w:sz w:val="18"/>
                  <w:szCs w:val="18"/>
                  <w:rPrChange w:id="554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541" w:author="Xuning Wei12232" w:date="2026-10-24T11:11:00Z">
                    <w:rPr/>
                  </w:rPrChange>
                </w:rPr>
                <w:delText xml:space="preserve"> </w:delText>
              </w:r>
            </w:del>
            <w:del w:id="5542" w:author="Xuning Wei12232" w:date="2026-10-20T20:22:00Z">
              <w:r w:rsidRPr="00B32B9A">
                <w:rPr>
                  <w:rFonts w:ascii="Times New Roman" w:eastAsia="等线" w:hAnsi="Times New Roman" w:cs="Times New Roman"/>
                  <w:color w:val="000000" w:themeColor="text1"/>
                  <w:sz w:val="18"/>
                  <w:szCs w:val="18"/>
                  <w:rPrChange w:id="5543" w:author="Xuning Wei12232" w:date="2026-10-24T11:11:00Z">
                    <w:rPr/>
                  </w:rPrChange>
                </w:rPr>
                <w:delText xml:space="preserve">Coupling time </w:delText>
              </w:r>
            </w:del>
            <w:del w:id="5544" w:author="Xuning Wei12232" w:date="2026-10-20T13:10:00Z">
              <w:r w:rsidRPr="00B32B9A">
                <w:rPr>
                  <w:rFonts w:ascii="Times New Roman" w:eastAsia="等线" w:hAnsi="Times New Roman" w:cs="Times New Roman" w:hint="eastAsia"/>
                  <w:color w:val="000000" w:themeColor="text1"/>
                  <w:sz w:val="18"/>
                  <w:szCs w:val="18"/>
                  <w:rPrChange w:id="554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5546" w:author="Xuning Wei12232" w:date="2026-10-24T11:11:00Z">
                    <w:rPr/>
                  </w:rPrChange>
                </w:rPr>
                <w:delText xml:space="preserve"> </w:delText>
              </w:r>
            </w:del>
            <w:del w:id="5547" w:author="Xuning Wei12232" w:date="2026-10-20T20:22:00Z">
              <w:r w:rsidRPr="00B32B9A">
                <w:rPr>
                  <w:rFonts w:ascii="Times New Roman" w:eastAsia="等线" w:hAnsi="Times New Roman" w:cs="Times New Roman"/>
                  <w:color w:val="000000" w:themeColor="text1"/>
                  <w:sz w:val="18"/>
                  <w:szCs w:val="18"/>
                  <w:rPrChange w:id="5548" w:author="Xuning Wei12232" w:date="2026-10-24T11:11:00Z">
                    <w:rPr/>
                  </w:rPrChange>
                </w:rPr>
                <w:delText>14 h)</w:delText>
              </w:r>
            </w:del>
            <w:r w:rsidRPr="00B32B9A">
              <w:rPr>
                <w:rFonts w:ascii="Times New Roman" w:eastAsia="等线" w:hAnsi="Times New Roman" w:cs="Times New Roman"/>
                <w:color w:val="000000" w:themeColor="text1"/>
                <w:sz w:val="18"/>
                <w:szCs w:val="18"/>
                <w:rPrChange w:id="5549" w:author="Xuning Wei12232" w:date="2026-10-24T11:11:00Z">
                  <w:rPr/>
                </w:rPrChange>
              </w:rPr>
              <w:t>.</w:t>
            </w:r>
            <w:del w:id="5550" w:author="Xuning Wei12232" w:date="2026-10-20T15:28:00Z">
              <w:r w:rsidRPr="00B32B9A">
                <w:rPr>
                  <w:rFonts w:ascii="Times New Roman" w:eastAsia="等线" w:hAnsi="Times New Roman" w:cs="Times New Roman"/>
                  <w:color w:val="000000" w:themeColor="text1"/>
                  <w:sz w:val="18"/>
                  <w:szCs w:val="18"/>
                  <w:rPrChange w:id="5551"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552" w:author="Xuning Wei12232" w:date="2026-10-24T11:11:00Z">
                    <w:rPr/>
                  </w:rPrChange>
                </w:rPr>
                <w:br/>
                <w:delText>3.</w:delText>
              </w:r>
            </w:del>
          </w:p>
          <w:p w14:paraId="7CEFBBAE" w14:textId="77777777" w:rsidR="00652DEA" w:rsidRPr="00B32B9A" w:rsidRDefault="00C15CB5">
            <w:pPr>
              <w:pStyle w:val="aff2"/>
              <w:widowControl w:val="0"/>
              <w:numPr>
                <w:ilvl w:val="0"/>
                <w:numId w:val="78"/>
              </w:numPr>
              <w:spacing w:beforeLines="50" w:before="120" w:afterLines="50" w:after="120"/>
              <w:jc w:val="both"/>
              <w:rPr>
                <w:rFonts w:ascii="Times New Roman" w:eastAsia="等线" w:hAnsi="Times New Roman" w:cs="Times New Roman"/>
                <w:color w:val="000000" w:themeColor="text1"/>
                <w:sz w:val="18"/>
                <w:szCs w:val="18"/>
                <w:rPrChange w:id="5553" w:author="Xuning Wei12232" w:date="2026-10-24T11:11:00Z">
                  <w:rPr/>
                </w:rPrChange>
              </w:rPr>
              <w:pPrChange w:id="5554" w:author="Xuning Wei12232" w:date="2026-10-20T15:28:00Z">
                <w:pPr>
                  <w:widowControl w:val="0"/>
                  <w:spacing w:beforeLines="50" w:before="120" w:afterLines="50" w:after="120"/>
                  <w:contextualSpacing/>
                </w:pPr>
              </w:pPrChange>
            </w:pPr>
            <w:del w:id="5555" w:author="Xuning Wei12232" w:date="2026-10-20T15:28:00Z">
              <w:r w:rsidRPr="00B32B9A">
                <w:rPr>
                  <w:rFonts w:ascii="Times New Roman" w:eastAsia="等线" w:hAnsi="Times New Roman" w:cs="Times New Roman"/>
                  <w:color w:val="000000" w:themeColor="text1"/>
                  <w:sz w:val="18"/>
                  <w:szCs w:val="18"/>
                  <w:rPrChange w:id="5556"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5557" w:author="Xuning Wei12232" w:date="2026-10-24T11:11:00Z">
                  <w:rPr/>
                </w:rPrChange>
              </w:rPr>
              <w:t xml:space="preserve">Stop stirring and turn off the nitrogen. Drain until there is no reaction mixture drip. </w:t>
            </w:r>
          </w:p>
          <w:p w14:paraId="32417F6E"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5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3D48F95"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50EA2D7"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11A08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839029E" w14:textId="77777777" w:rsidR="00652DEA" w:rsidRPr="00B32B9A" w:rsidRDefault="00C15CB5">
            <w:pPr>
              <w:pStyle w:val="aff2"/>
              <w:widowControl w:val="0"/>
              <w:numPr>
                <w:ilvl w:val="0"/>
                <w:numId w:val="79"/>
              </w:numPr>
              <w:spacing w:beforeLines="50" w:before="120" w:afterLines="50" w:after="120"/>
              <w:jc w:val="both"/>
              <w:rPr>
                <w:ins w:id="5559" w:author="Xuning Wei12232" w:date="2026-10-20T15:28:00Z"/>
                <w:rFonts w:ascii="Times New Roman" w:eastAsia="仿宋_GB2312" w:hAnsi="Times New Roman" w:cs="Times New Roman"/>
                <w:color w:val="000000" w:themeColor="text1"/>
                <w:sz w:val="18"/>
                <w:szCs w:val="18"/>
              </w:rPr>
              <w:pPrChange w:id="5560" w:author="Xuning Wei12232" w:date="2026-10-20T15:28:00Z">
                <w:pPr>
                  <w:widowControl w:val="0"/>
                  <w:spacing w:beforeLines="50" w:before="120" w:afterLines="50" w:after="120"/>
                  <w:contextualSpacing/>
                </w:pPr>
              </w:pPrChange>
            </w:pPr>
            <w:del w:id="5561" w:author="Xuning Wei12232" w:date="2026-10-20T15:28:00Z">
              <w:r w:rsidRPr="00B32B9A">
                <w:rPr>
                  <w:rFonts w:ascii="Times New Roman" w:eastAsia="仿宋_GB2312" w:hAnsi="Times New Roman" w:cs="Times New Roman"/>
                  <w:color w:val="000000" w:themeColor="text1"/>
                  <w:sz w:val="18"/>
                  <w:szCs w:val="18"/>
                  <w:rPrChange w:id="5562"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563"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564" w:author="Xuning Wei12232" w:date="2026-10-24T11:11:00Z">
                  <w:rPr>
                    <w:lang w:eastAsia="zh-CN"/>
                  </w:rPr>
                </w:rPrChange>
              </w:rPr>
              <w:t xml:space="preserve"> </w:t>
            </w:r>
            <w:ins w:id="5565" w:author="Xuning Wei12232" w:date="2026-10-23T19:53:00Z">
              <w:r w:rsidRPr="00B32B9A">
                <w:rPr>
                  <w:rFonts w:ascii="Times New Roman" w:eastAsia="仿宋_GB2312" w:hAnsi="Times New Roman" w:cs="Times New Roman"/>
                  <w:color w:val="000000" w:themeColor="text1"/>
                  <w:sz w:val="18"/>
                  <w:szCs w:val="18"/>
                  <w:rPrChange w:id="5566"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5567"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568" w:author="Xuning Wei12232" w:date="2026-10-20T19:21:00Z">
              <w:r w:rsidRPr="00B32B9A">
                <w:rPr>
                  <w:rFonts w:ascii="Times New Roman" w:eastAsia="仿宋_GB2312" w:hAnsi="Times New Roman" w:cs="Times New Roman"/>
                  <w:color w:val="000000" w:themeColor="text1"/>
                  <w:sz w:val="18"/>
                  <w:szCs w:val="18"/>
                </w:rPr>
                <w:t xml:space="preserve"> </w:t>
              </w:r>
            </w:ins>
            <w:del w:id="5569" w:author="Xuning Wei12232" w:date="2026-10-20T08:14:00Z">
              <w:r w:rsidRPr="00B32B9A">
                <w:rPr>
                  <w:rFonts w:ascii="Times New Roman" w:eastAsia="仿宋_GB2312" w:hAnsi="Times New Roman" w:cs="Times New Roman"/>
                  <w:color w:val="000000" w:themeColor="text1"/>
                  <w:sz w:val="18"/>
                  <w:szCs w:val="18"/>
                  <w:lang w:eastAsia="zh-CN"/>
                  <w:rPrChange w:id="5570" w:author="Xuning Wei12232" w:date="2026-10-24T11:11:00Z">
                    <w:rPr>
                      <w:lang w:eastAsia="zh-CN"/>
                    </w:rPr>
                  </w:rPrChange>
                </w:rPr>
                <w:delText>8.0 V DMF (7.584 kg/kg)</w:delText>
              </w:r>
            </w:del>
            <w:del w:id="5571" w:author="Xuning Wei12232" w:date="2026-10-20T20:41:00Z">
              <w:r w:rsidRPr="00B32B9A">
                <w:rPr>
                  <w:rFonts w:ascii="Times New Roman" w:eastAsia="仿宋_GB2312" w:hAnsi="Times New Roman" w:cs="Times New Roman"/>
                  <w:color w:val="000000" w:themeColor="text1"/>
                  <w:sz w:val="18"/>
                  <w:szCs w:val="18"/>
                  <w:rPrChange w:id="557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573"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557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57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576" w:author="Xuning Wei12232" w:date="2026-10-24T11:11:00Z">
                  <w:rPr>
                    <w:color w:val="0000FF"/>
                  </w:rPr>
                </w:rPrChange>
              </w:rPr>
              <w:t xml:space="preserve"> cleaning pipeline.</w:t>
            </w:r>
            <w:r w:rsidRPr="00B32B9A">
              <w:rPr>
                <w:rFonts w:ascii="Times New Roman" w:eastAsia="仿宋_GB2312" w:hAnsi="Times New Roman" w:cs="Times New Roman"/>
                <w:color w:val="000000" w:themeColor="text1"/>
                <w:sz w:val="18"/>
                <w:szCs w:val="18"/>
                <w:rPrChange w:id="5577" w:author="Xuning Wei12232" w:date="2026-10-24T11:11:00Z">
                  <w:rPr/>
                </w:rPrChange>
              </w:rPr>
              <w:t xml:space="preserve"> </w:t>
            </w:r>
            <w:del w:id="5578" w:author="Xuning Wei12232" w:date="2026-10-20T15:28:00Z">
              <w:r w:rsidRPr="00B32B9A">
                <w:rPr>
                  <w:rFonts w:ascii="Times New Roman" w:eastAsia="仿宋_GB2312" w:hAnsi="Times New Roman" w:cs="Times New Roman"/>
                  <w:color w:val="000000" w:themeColor="text1"/>
                  <w:sz w:val="18"/>
                  <w:szCs w:val="18"/>
                  <w:rPrChange w:id="5579" w:author="Xuning Wei12232" w:date="2026-10-24T11:11:00Z">
                    <w:rPr/>
                  </w:rPrChange>
                </w:rPr>
                <w:br/>
                <w:delText xml:space="preserve">2. </w:delText>
              </w:r>
            </w:del>
          </w:p>
          <w:p w14:paraId="6E44AFE3" w14:textId="77777777" w:rsidR="00652DEA" w:rsidRPr="00B32B9A" w:rsidRDefault="00C15CB5">
            <w:pPr>
              <w:pStyle w:val="aff2"/>
              <w:widowControl w:val="0"/>
              <w:numPr>
                <w:ilvl w:val="0"/>
                <w:numId w:val="79"/>
              </w:numPr>
              <w:spacing w:beforeLines="50" w:before="120" w:afterLines="50" w:after="120"/>
              <w:jc w:val="both"/>
              <w:rPr>
                <w:ins w:id="5580" w:author="Xuning Wei12232" w:date="2026-10-20T15:28:00Z"/>
                <w:rFonts w:ascii="Times New Roman" w:eastAsia="仿宋_GB2312" w:hAnsi="Times New Roman" w:cs="Times New Roman"/>
                <w:color w:val="000000" w:themeColor="text1"/>
                <w:sz w:val="18"/>
                <w:szCs w:val="18"/>
              </w:rPr>
              <w:pPrChange w:id="5581"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82" w:author="Xuning Wei12232" w:date="2026-10-24T11:11:00Z">
                  <w:rPr/>
                </w:rPrChange>
              </w:rPr>
              <w:t>After the liquid is filtered out of the synthesis reactor. Transfer the mixture in activation tank (TJ4S-1213-Sy15-R01) to synthesis reactor (TJ4S-1213-Sy15).</w:t>
            </w:r>
            <w:del w:id="5583" w:author="Xuning Wei12232" w:date="2026-10-20T15:28:00Z">
              <w:r w:rsidRPr="00B32B9A">
                <w:rPr>
                  <w:rFonts w:ascii="Times New Roman" w:eastAsia="仿宋_GB2312" w:hAnsi="Times New Roman" w:cs="Times New Roman"/>
                  <w:color w:val="000000" w:themeColor="text1"/>
                  <w:sz w:val="18"/>
                  <w:szCs w:val="18"/>
                  <w:rPrChange w:id="5584" w:author="Xuning Wei12232" w:date="2026-10-24T11:11:00Z">
                    <w:rPr/>
                  </w:rPrChange>
                </w:rPr>
                <w:br/>
                <w:delText xml:space="preserve">3. </w:delText>
              </w:r>
            </w:del>
          </w:p>
          <w:p w14:paraId="38C08996" w14:textId="77777777" w:rsidR="00652DEA" w:rsidRPr="00B32B9A" w:rsidRDefault="00C15CB5">
            <w:pPr>
              <w:pStyle w:val="aff2"/>
              <w:widowControl w:val="0"/>
              <w:numPr>
                <w:ilvl w:val="0"/>
                <w:numId w:val="79"/>
              </w:numPr>
              <w:spacing w:beforeLines="50" w:before="120" w:afterLines="50" w:after="120"/>
              <w:jc w:val="both"/>
              <w:rPr>
                <w:rFonts w:ascii="Times New Roman" w:eastAsia="仿宋_GB2312" w:hAnsi="Times New Roman" w:cs="Times New Roman"/>
                <w:color w:val="000000" w:themeColor="text1"/>
                <w:sz w:val="18"/>
                <w:szCs w:val="18"/>
                <w:rPrChange w:id="5585" w:author="Xuning Wei12232" w:date="2026-10-24T11:11:00Z">
                  <w:rPr/>
                </w:rPrChange>
              </w:rPr>
              <w:pPrChange w:id="5586" w:author="Xuning Wei12232" w:date="2026-10-20T15:2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587"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58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589" w:author="Xuning Wei12232" w:date="2026-10-24T11:11:00Z">
                  <w:rPr/>
                </w:rPrChange>
              </w:rPr>
              <w:t>. Drain until there is no obvious drip</w:t>
            </w:r>
          </w:p>
          <w:p w14:paraId="1C1F486A"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59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247DB54"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D355C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2F0E8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0DCC06" w14:textId="77777777" w:rsidR="00652DEA" w:rsidRPr="00B32B9A" w:rsidRDefault="00C15CB5">
            <w:pPr>
              <w:pStyle w:val="aff2"/>
              <w:widowControl w:val="0"/>
              <w:numPr>
                <w:ilvl w:val="0"/>
                <w:numId w:val="80"/>
              </w:numPr>
              <w:spacing w:beforeLines="50" w:before="120" w:afterLines="50" w:after="120"/>
              <w:jc w:val="both"/>
              <w:rPr>
                <w:ins w:id="5591" w:author="Xuning Wei12232" w:date="2026-10-20T15:36:00Z"/>
                <w:rFonts w:ascii="Times New Roman" w:eastAsia="仿宋_GB2312" w:hAnsi="Times New Roman" w:cs="Times New Roman"/>
                <w:color w:val="000000" w:themeColor="text1"/>
                <w:sz w:val="18"/>
                <w:szCs w:val="18"/>
              </w:rPr>
              <w:pPrChange w:id="5592" w:author="Xuning Wei12232" w:date="2026-10-20T15:36:00Z">
                <w:pPr>
                  <w:widowControl w:val="0"/>
                  <w:spacing w:beforeLines="50" w:before="120" w:afterLines="50" w:after="120"/>
                  <w:contextualSpacing/>
                </w:pPr>
              </w:pPrChange>
            </w:pPr>
            <w:del w:id="5593" w:author="Xuning Wei12232" w:date="2026-10-20T15:36:00Z">
              <w:r w:rsidRPr="00B32B9A">
                <w:rPr>
                  <w:rFonts w:ascii="Times New Roman" w:eastAsia="仿宋_GB2312" w:hAnsi="Times New Roman" w:cs="Times New Roman"/>
                  <w:color w:val="000000" w:themeColor="text1"/>
                  <w:sz w:val="18"/>
                  <w:szCs w:val="18"/>
                  <w:rPrChange w:id="559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59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596" w:author="Xuning Wei12232" w:date="2026-10-24T11:11:00Z">
                  <w:rPr>
                    <w:lang w:eastAsia="zh-CN"/>
                  </w:rPr>
                </w:rPrChange>
              </w:rPr>
              <w:t xml:space="preserve"> </w:t>
            </w:r>
            <w:del w:id="5597" w:author="Xuning Wei12232" w:date="2026-10-20T08:14:00Z">
              <w:r w:rsidRPr="00B32B9A">
                <w:rPr>
                  <w:rFonts w:ascii="Times New Roman" w:eastAsia="仿宋_GB2312" w:hAnsi="Times New Roman" w:cs="Times New Roman"/>
                  <w:bCs w:val="0"/>
                  <w:color w:val="000000" w:themeColor="text1"/>
                  <w:sz w:val="18"/>
                  <w:szCs w:val="18"/>
                  <w:lang w:eastAsia="zh-CN"/>
                  <w:rPrChange w:id="5598" w:author="Xuning Wei12232" w:date="2026-10-24T11:11:00Z">
                    <w:rPr>
                      <w:lang w:eastAsia="zh-CN"/>
                    </w:rPr>
                  </w:rPrChange>
                </w:rPr>
                <w:delText>8.0 V 20 % piperidine in DMF (7.448 kg/kg)</w:delText>
              </w:r>
            </w:del>
            <w:ins w:id="5599" w:author="Xuning Wei12232" w:date="2026-10-20T08:14:00Z">
              <w:r w:rsidRPr="00B32B9A">
                <w:rPr>
                  <w:rFonts w:ascii="Times New Roman" w:eastAsia="仿宋_GB2312" w:hAnsi="Times New Roman" w:cs="Times New Roman"/>
                  <w:bCs w:val="0"/>
                  <w:color w:val="000000" w:themeColor="text1"/>
                  <w:sz w:val="18"/>
                  <w:szCs w:val="18"/>
                  <w:lang w:eastAsia="zh-CN"/>
                  <w:rPrChange w:id="5600" w:author="Xuning Wei12232" w:date="2026-10-24T11:11:00Z">
                    <w:rPr>
                      <w:lang w:eastAsia="zh-CN"/>
                    </w:rPr>
                  </w:rPrChange>
                </w:rPr>
                <w:t xml:space="preserve">20 % piperidine in </w:t>
              </w:r>
            </w:ins>
            <w:ins w:id="5601" w:author="Xuning Wei12232" w:date="2026-10-20T20:01:00Z">
              <w:r w:rsidRPr="00B32B9A">
                <w:rPr>
                  <w:rFonts w:ascii="Times New Roman" w:eastAsia="仿宋_GB2312" w:hAnsi="Times New Roman" w:cs="Times New Roman"/>
                  <w:bCs w:val="0"/>
                  <w:color w:val="000000" w:themeColor="text1"/>
                  <w:sz w:val="18"/>
                  <w:szCs w:val="18"/>
                  <w:lang w:eastAsia="zh-CN"/>
                  <w:rPrChange w:id="5602"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5603"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604" w:author="Xuning Wei12232" w:date="2026-10-24T11:11:00Z">
                  <w:rPr/>
                </w:rPrChange>
              </w:rPr>
              <w:t>into TJ4S-1213-Sy15</w:t>
            </w:r>
            <w:del w:id="5605" w:author="Xuning Wei12232" w:date="2026-10-20T15:36:00Z">
              <w:r w:rsidRPr="00B32B9A">
                <w:rPr>
                  <w:rFonts w:ascii="Times New Roman" w:eastAsia="仿宋_GB2312" w:hAnsi="Times New Roman" w:cs="Times New Roman"/>
                  <w:color w:val="000000" w:themeColor="text1"/>
                  <w:sz w:val="18"/>
                  <w:szCs w:val="18"/>
                  <w:rPrChange w:id="5606"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607" w:author="Xuning Wei12232" w:date="2026-10-24T11:11:00Z">
                    <w:rPr/>
                  </w:rPrChange>
                </w:rPr>
                <w:br/>
                <w:delText xml:space="preserve">2. </w:delText>
              </w:r>
            </w:del>
          </w:p>
          <w:p w14:paraId="78251A84" w14:textId="77777777" w:rsidR="00652DEA" w:rsidRPr="00B32B9A" w:rsidRDefault="00C15CB5">
            <w:pPr>
              <w:pStyle w:val="aff2"/>
              <w:widowControl w:val="0"/>
              <w:numPr>
                <w:ilvl w:val="0"/>
                <w:numId w:val="80"/>
              </w:numPr>
              <w:spacing w:beforeLines="50" w:before="120" w:afterLines="50" w:after="120"/>
              <w:jc w:val="both"/>
              <w:rPr>
                <w:ins w:id="5608" w:author="Xuning Wei12232" w:date="2026-10-20T15:39:00Z"/>
                <w:rFonts w:ascii="Times New Roman" w:eastAsia="仿宋_GB2312" w:hAnsi="Times New Roman" w:cs="Times New Roman"/>
                <w:color w:val="000000" w:themeColor="text1"/>
                <w:sz w:val="18"/>
                <w:szCs w:val="18"/>
              </w:rPr>
              <w:pPrChange w:id="5609"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1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61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612" w:author="Xuning Wei12232" w:date="2026-10-24T11:11:00Z">
                  <w:rPr/>
                </w:rPrChange>
              </w:rPr>
              <w:t>.</w:t>
            </w:r>
            <w:del w:id="5613" w:author="Xuning Wei12232" w:date="2026-10-20T15:39:00Z">
              <w:r w:rsidRPr="00B32B9A">
                <w:rPr>
                  <w:rFonts w:ascii="Times New Roman" w:eastAsia="仿宋_GB2312" w:hAnsi="Times New Roman" w:cs="Times New Roman"/>
                  <w:color w:val="000000" w:themeColor="text1"/>
                  <w:sz w:val="18"/>
                  <w:szCs w:val="18"/>
                  <w:rPrChange w:id="5614" w:author="Xuning Wei12232" w:date="2026-10-24T11:11:00Z">
                    <w:rPr/>
                  </w:rPrChange>
                </w:rPr>
                <w:br/>
                <w:delText>3.</w:delText>
              </w:r>
            </w:del>
          </w:p>
          <w:p w14:paraId="583D25F2" w14:textId="7290CD2E" w:rsidR="00652DEA" w:rsidRPr="00B32B9A" w:rsidRDefault="00C15CB5">
            <w:pPr>
              <w:pStyle w:val="aff2"/>
              <w:widowControl w:val="0"/>
              <w:numPr>
                <w:ilvl w:val="0"/>
                <w:numId w:val="80"/>
              </w:numPr>
              <w:spacing w:beforeLines="50" w:before="120" w:afterLines="50" w:after="120"/>
              <w:jc w:val="both"/>
              <w:rPr>
                <w:ins w:id="5615" w:author="Xuning Wei12232" w:date="2026-10-20T15:39:00Z"/>
                <w:rFonts w:ascii="Times New Roman" w:eastAsia="仿宋_GB2312" w:hAnsi="Times New Roman" w:cs="Times New Roman"/>
                <w:color w:val="000000" w:themeColor="text1"/>
                <w:sz w:val="18"/>
                <w:szCs w:val="18"/>
              </w:rPr>
              <w:pPrChange w:id="5616" w:author="Xuning Wei12232" w:date="2026-10-20T15:39:00Z">
                <w:pPr>
                  <w:widowControl w:val="0"/>
                  <w:spacing w:beforeLines="50" w:before="120" w:afterLines="50" w:after="120"/>
                  <w:contextualSpacing/>
                </w:pPr>
              </w:pPrChange>
            </w:pPr>
            <w:del w:id="5617" w:author="Xuning Wei12232" w:date="2026-10-20T15:39:00Z">
              <w:r w:rsidRPr="00B32B9A">
                <w:rPr>
                  <w:rFonts w:ascii="Times New Roman" w:eastAsia="仿宋_GB2312" w:hAnsi="Times New Roman" w:cs="Times New Roman"/>
                  <w:color w:val="000000" w:themeColor="text1"/>
                  <w:sz w:val="18"/>
                  <w:szCs w:val="18"/>
                  <w:rPrChange w:id="561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lang w:eastAsia="zh-CN"/>
                <w:rPrChange w:id="561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620"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62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622" w:author="Xuning Wei12232" w:date="2026-10-20T20:03:00Z">
              <w:r w:rsidRPr="00B32B9A">
                <w:rPr>
                  <w:rFonts w:ascii="Times New Roman" w:eastAsia="仿宋_GB2312" w:hAnsi="Times New Roman" w:cs="Times New Roman"/>
                  <w:color w:val="000000" w:themeColor="text1"/>
                  <w:sz w:val="18"/>
                  <w:szCs w:val="18"/>
                </w:rPr>
                <w:t>)</w:t>
              </w:r>
            </w:ins>
            <w:ins w:id="5623" w:author="Xuning Wei12232" w:date="2026-10-22T10:27:00Z">
              <w:r w:rsidRPr="00B32B9A">
                <w:rPr>
                  <w:rFonts w:ascii="Times New Roman" w:eastAsia="仿宋_GB2312" w:hAnsi="Times New Roman" w:cs="Times New Roman"/>
                  <w:color w:val="000000" w:themeColor="text1"/>
                  <w:sz w:val="18"/>
                  <w:szCs w:val="18"/>
                </w:rPr>
                <w:t>,</w:t>
              </w:r>
            </w:ins>
            <w:del w:id="5624" w:author="Xuning Wei12232" w:date="2026-10-20T14:33:00Z">
              <w:r w:rsidRPr="00B32B9A">
                <w:rPr>
                  <w:rFonts w:ascii="Times New Roman" w:eastAsia="仿宋_GB2312" w:hAnsi="Times New Roman" w:cs="Times New Roman"/>
                  <w:color w:val="000000" w:themeColor="text1"/>
                  <w:sz w:val="18"/>
                  <w:szCs w:val="18"/>
                  <w:rPrChange w:id="5625" w:author="Xuning Wei12232" w:date="2026-10-24T11:11:00Z">
                    <w:rPr/>
                  </w:rPrChange>
                </w:rPr>
                <w:delText>25 ± 5 °C</w:delText>
              </w:r>
            </w:del>
            <w:del w:id="5626" w:author="Xuning Wei12232" w:date="2026-10-20T20:03:00Z">
              <w:r w:rsidRPr="00B32B9A">
                <w:rPr>
                  <w:rFonts w:ascii="Times New Roman" w:eastAsia="仿宋_GB2312" w:hAnsi="Times New Roman" w:cs="Times New Roman"/>
                  <w:color w:val="000000" w:themeColor="text1"/>
                  <w:sz w:val="18"/>
                  <w:szCs w:val="18"/>
                  <w:rPrChange w:id="5627"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628"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629" w:author="Xuning Wei12232" w:date="2026-10-22T10:27:00Z">
              <w:r w:rsidRPr="00B32B9A">
                <w:rPr>
                  <w:rFonts w:ascii="Times New Roman" w:eastAsia="仿宋_GB2312" w:hAnsi="Times New Roman" w:cs="Times New Roman"/>
                  <w:color w:val="000000" w:themeColor="text1"/>
                  <w:sz w:val="18"/>
                  <w:szCs w:val="18"/>
                  <w:rPrChange w:id="563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631" w:author="Xuning Wei12232" w:date="2026-10-24T11:11:00Z">
                  <w:rPr/>
                </w:rPrChange>
              </w:rPr>
              <w:t xml:space="preserve"> (target: 2 h) at </w:t>
            </w:r>
            <w:del w:id="5632" w:author="Xuning Wei12232" w:date="2026-10-20T14:33:00Z">
              <w:r w:rsidRPr="00B32B9A">
                <w:rPr>
                  <w:rFonts w:ascii="Times New Roman" w:eastAsia="仿宋_GB2312" w:hAnsi="Times New Roman" w:cs="Times New Roman"/>
                  <w:color w:val="000000" w:themeColor="text1"/>
                  <w:sz w:val="18"/>
                  <w:szCs w:val="18"/>
                  <w:rPrChange w:id="563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634" w:author="Xuning Wei12232" w:date="2026-10-24T11:11:00Z">
                  <w:rPr/>
                </w:rPrChange>
              </w:rPr>
              <w:t xml:space="preserve"> (target: </w:t>
            </w:r>
            <w:del w:id="5635" w:author="Xuning Wei12232" w:date="2026-10-20T21:36:00Z">
              <w:r w:rsidRPr="00B32B9A">
                <w:rPr>
                  <w:rFonts w:ascii="Times New Roman" w:eastAsia="仿宋_GB2312" w:hAnsi="Times New Roman" w:cs="Times New Roman"/>
                  <w:color w:val="000000" w:themeColor="text1"/>
                  <w:sz w:val="18"/>
                  <w:szCs w:val="18"/>
                  <w:rPrChange w:id="563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637" w:author="Xuning Wei12232" w:date="2026-10-24T11:11:00Z">
                  <w:rPr/>
                </w:rPrChange>
              </w:rPr>
              <w:t>).</w:t>
            </w:r>
            <w:del w:id="5638" w:author="Xuning Wei12232" w:date="2026-10-20T15:39:00Z">
              <w:r w:rsidRPr="00B32B9A">
                <w:rPr>
                  <w:rFonts w:ascii="Times New Roman" w:eastAsia="仿宋_GB2312" w:hAnsi="Times New Roman" w:cs="Times New Roman"/>
                  <w:color w:val="000000" w:themeColor="text1"/>
                  <w:sz w:val="18"/>
                  <w:szCs w:val="18"/>
                  <w:rPrChange w:id="5639" w:author="Xuning Wei12232" w:date="2026-10-24T11:11:00Z">
                    <w:rPr/>
                  </w:rPrChange>
                </w:rPr>
                <w:br/>
                <w:delText xml:space="preserve">4. </w:delText>
              </w:r>
            </w:del>
          </w:p>
          <w:p w14:paraId="18C61C69" w14:textId="77777777" w:rsidR="00652DEA" w:rsidRPr="00B32B9A" w:rsidRDefault="00C15CB5">
            <w:pPr>
              <w:pStyle w:val="aff2"/>
              <w:widowControl w:val="0"/>
              <w:numPr>
                <w:ilvl w:val="0"/>
                <w:numId w:val="80"/>
              </w:numPr>
              <w:spacing w:beforeLines="50" w:before="120" w:afterLines="50" w:after="120"/>
              <w:jc w:val="both"/>
              <w:rPr>
                <w:rFonts w:ascii="Times New Roman" w:eastAsia="仿宋_GB2312" w:hAnsi="Times New Roman" w:cs="Times New Roman"/>
                <w:color w:val="000000" w:themeColor="text1"/>
                <w:sz w:val="18"/>
                <w:szCs w:val="18"/>
                <w:rPrChange w:id="5640" w:author="Xuning Wei12232" w:date="2026-10-24T11:11:00Z">
                  <w:rPr/>
                </w:rPrChange>
              </w:rPr>
              <w:pPrChange w:id="5641" w:author="Xuning Wei12232" w:date="2026-10-20T15:39: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42" w:author="Xuning Wei12232" w:date="2026-10-24T11:11:00Z">
                  <w:rPr/>
                </w:rPrChange>
              </w:rPr>
              <w:t xml:space="preserve">Stop stirring, turn off the nitrogen. Drain until there is no obvious drip. </w:t>
            </w:r>
          </w:p>
        </w:tc>
      </w:tr>
      <w:tr w:rsidR="00652DEA" w:rsidRPr="00B32B9A" w14:paraId="2F011FB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81F0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BFCE0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4284607" w14:textId="6998A450" w:rsidR="00652DEA" w:rsidRPr="00B32B9A" w:rsidRDefault="00C15CB5">
            <w:pPr>
              <w:pStyle w:val="aff2"/>
              <w:widowControl w:val="0"/>
              <w:numPr>
                <w:ilvl w:val="0"/>
                <w:numId w:val="81"/>
              </w:numPr>
              <w:spacing w:beforeLines="50" w:before="120" w:afterLines="50" w:after="120"/>
              <w:jc w:val="both"/>
              <w:rPr>
                <w:ins w:id="5643" w:author="Xuning Wei12232" w:date="2026-10-20T15:40:00Z"/>
                <w:rFonts w:ascii="Times New Roman" w:eastAsia="仿宋_GB2312" w:hAnsi="Times New Roman" w:cs="Times New Roman"/>
                <w:color w:val="000000" w:themeColor="text1"/>
                <w:sz w:val="18"/>
                <w:szCs w:val="18"/>
              </w:rPr>
              <w:pPrChange w:id="5644" w:author="Xuning Wei12232" w:date="2026-10-20T15:40:00Z">
                <w:pPr>
                  <w:widowControl w:val="0"/>
                  <w:spacing w:beforeLines="50" w:before="120" w:afterLines="50" w:after="120"/>
                  <w:contextualSpacing/>
                </w:pPr>
              </w:pPrChange>
            </w:pPr>
            <w:del w:id="5645" w:author="Xuning Wei12232" w:date="2026-10-20T15:4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64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64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648" w:author="Xuning Wei12232" w:date="2026-10-24T11:11:00Z">
                  <w:rPr/>
                </w:rPrChange>
              </w:rPr>
              <w:t>5</w:t>
            </w:r>
            <w:ins w:id="5649"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5650" w:author="Xuning Wei12232" w:date="2026-10-20T13:13:00Z">
              <w:r w:rsidRPr="00B32B9A">
                <w:rPr>
                  <w:rFonts w:ascii="Times New Roman" w:eastAsia="微软雅黑" w:hAnsi="Times New Roman" w:cs="Times New Roman" w:hint="eastAsia"/>
                  <w:color w:val="000000" w:themeColor="text1"/>
                  <w:sz w:val="18"/>
                  <w:szCs w:val="18"/>
                  <w:rPrChange w:id="5651"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652" w:author="Xuning Wei12232" w:date="2026-10-24T11:11:00Z">
                  <w:rPr/>
                </w:rPrChange>
              </w:rPr>
              <w:t xml:space="preserve"> (target: 20</w:t>
            </w:r>
            <w:ins w:id="5653"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5654" w:author="Xuning Wei12232" w:date="2026-10-20T13:13:00Z">
              <w:r w:rsidRPr="00B32B9A">
                <w:rPr>
                  <w:rFonts w:ascii="Times New Roman" w:eastAsia="微软雅黑" w:hAnsi="Times New Roman" w:cs="Times New Roman" w:hint="eastAsia"/>
                  <w:color w:val="000000" w:themeColor="text1"/>
                  <w:sz w:val="18"/>
                  <w:szCs w:val="18"/>
                  <w:rPrChange w:id="5655" w:author="Xuning Wei12232" w:date="2026-10-24T11:11:00Z">
                    <w:rPr>
                      <w:rFonts w:eastAsia="微软雅黑" w:hint="eastAsia"/>
                    </w:rPr>
                  </w:rPrChange>
                </w:rPr>
                <w:delText>℃</w:delText>
              </w:r>
            </w:del>
            <w:r w:rsidRPr="00B32B9A">
              <w:rPr>
                <w:rFonts w:ascii="Times New Roman" w:eastAsia="仿宋_GB2312" w:hAnsi="Times New Roman" w:cs="Times New Roman"/>
                <w:color w:val="000000" w:themeColor="text1"/>
                <w:sz w:val="18"/>
                <w:szCs w:val="18"/>
                <w:rPrChange w:id="5656" w:author="Xuning Wei12232" w:date="2026-10-24T11:11:00Z">
                  <w:rPr/>
                </w:rPrChange>
              </w:rPr>
              <w:t>).</w:t>
            </w:r>
            <w:del w:id="5657" w:author="Xuning Wei12232" w:date="2026-10-20T15:40:00Z">
              <w:r w:rsidRPr="00B32B9A">
                <w:rPr>
                  <w:rFonts w:ascii="Times New Roman" w:eastAsia="仿宋_GB2312" w:hAnsi="Times New Roman" w:cs="Times New Roman"/>
                  <w:color w:val="000000" w:themeColor="text1"/>
                  <w:sz w:val="18"/>
                  <w:szCs w:val="18"/>
                  <w:rPrChange w:id="5658" w:author="Xuning Wei12232" w:date="2026-10-24T11:11:00Z">
                    <w:rPr/>
                  </w:rPrChange>
                </w:rPr>
                <w:br/>
                <w:delText xml:space="preserve">2. </w:delText>
              </w:r>
            </w:del>
          </w:p>
          <w:p w14:paraId="0ECA685F" w14:textId="4246FACA" w:rsidR="00652DEA" w:rsidRPr="00B32B9A" w:rsidRDefault="00C15CB5">
            <w:pPr>
              <w:pStyle w:val="aff2"/>
              <w:widowControl w:val="0"/>
              <w:numPr>
                <w:ilvl w:val="0"/>
                <w:numId w:val="81"/>
              </w:numPr>
              <w:spacing w:beforeLines="50" w:before="120" w:afterLines="50" w:after="120"/>
              <w:jc w:val="both"/>
              <w:rPr>
                <w:ins w:id="5659" w:author="Xuning Wei12232" w:date="2026-10-20T15:40:00Z"/>
                <w:rFonts w:ascii="Times New Roman" w:eastAsia="仿宋_GB2312" w:hAnsi="Times New Roman" w:cs="Times New Roman"/>
                <w:color w:val="000000" w:themeColor="text1"/>
                <w:sz w:val="18"/>
                <w:szCs w:val="18"/>
              </w:rPr>
              <w:pPrChange w:id="5660" w:author="Xuning Wei12232" w:date="2026-10-20T15:40:00Z">
                <w:pPr>
                  <w:widowControl w:val="0"/>
                  <w:spacing w:beforeLines="50" w:before="120" w:afterLines="50" w:after="120"/>
                  <w:contextualSpacing/>
                </w:pPr>
              </w:pPrChange>
            </w:pPr>
            <w:ins w:id="5661" w:author="Xuning Wei12232" w:date="2026-10-23T19:44:00Z">
              <w:r w:rsidRPr="00B32B9A">
                <w:rPr>
                  <w:rFonts w:ascii="Times New Roman" w:eastAsia="仿宋_GB2312" w:hAnsi="Times New Roman" w:cs="Times New Roman"/>
                  <w:color w:val="000000" w:themeColor="text1"/>
                  <w:sz w:val="18"/>
                  <w:szCs w:val="18"/>
                  <w:rPrChange w:id="5662"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66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664" w:author="Johan Granander" w:date="2026-10-25T12:29:00Z">
              <w:r w:rsidR="004400ED" w:rsidRPr="00B32B9A">
                <w:rPr>
                  <w:rFonts w:ascii="Times New Roman" w:eastAsia="仿宋_GB2312" w:hAnsi="Times New Roman" w:cs="Times New Roman"/>
                  <w:color w:val="000000" w:themeColor="text1"/>
                  <w:sz w:val="18"/>
                  <w:szCs w:val="18"/>
                  <w:lang w:eastAsia="zh-CN"/>
                </w:rPr>
                <w:t xml:space="preserve"> </w:t>
              </w:r>
            </w:ins>
            <w:ins w:id="5665" w:author="Xuning Wei12232" w:date="2026-10-23T19:44:00Z">
              <w:r w:rsidRPr="00B32B9A">
                <w:rPr>
                  <w:rFonts w:ascii="Times New Roman" w:eastAsia="仿宋_GB2312" w:hAnsi="Times New Roman" w:cs="Times New Roman"/>
                  <w:color w:val="000000" w:themeColor="text1"/>
                  <w:sz w:val="18"/>
                  <w:szCs w:val="18"/>
                  <w:lang w:eastAsia="zh-CN"/>
                  <w:rPrChange w:id="5666"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667" w:author="Xuning Wei12232" w:date="2026-10-24T11:11:00Z">
                    <w:rPr>
                      <w:rFonts w:ascii="Times New Roman" w:eastAsia="仿宋_GB2312" w:hAnsi="Times New Roman" w:cs="Times New Roman"/>
                      <w:color w:val="FF0000"/>
                      <w:sz w:val="18"/>
                      <w:szCs w:val="18"/>
                      <w:highlight w:val="yellow"/>
                    </w:rPr>
                  </w:rPrChange>
                </w:rPr>
                <w:t>into TJ4S-1213-Sy15</w:t>
              </w:r>
            </w:ins>
            <w:del w:id="5668" w:author="Xuning Wei12232" w:date="2026-10-23T19:44:00Z">
              <w:r w:rsidRPr="00B32B9A">
                <w:rPr>
                  <w:rFonts w:ascii="Times New Roman" w:eastAsia="仿宋_GB2312" w:hAnsi="Times New Roman" w:cs="Times New Roman"/>
                  <w:color w:val="000000" w:themeColor="text1"/>
                  <w:sz w:val="18"/>
                  <w:szCs w:val="18"/>
                  <w:rPrChange w:id="5669"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670" w:author="Xuning Wei12232" w:date="2026-10-24T11:11:00Z">
                    <w:rPr>
                      <w:lang w:eastAsia="zh-CN"/>
                    </w:rPr>
                  </w:rPrChange>
                </w:rPr>
                <w:delText xml:space="preserve"> </w:delText>
              </w:r>
            </w:del>
            <w:del w:id="5671" w:author="Xuning Wei12232" w:date="2026-10-18T19:02:00Z">
              <w:r w:rsidRPr="00B32B9A">
                <w:rPr>
                  <w:rFonts w:ascii="Times New Roman" w:eastAsia="仿宋_GB2312" w:hAnsi="Times New Roman" w:cs="Times New Roman"/>
                  <w:color w:val="000000" w:themeColor="text1"/>
                  <w:sz w:val="18"/>
                  <w:szCs w:val="18"/>
                  <w:lang w:eastAsia="zh-CN"/>
                  <w:rPrChange w:id="5672" w:author="Xuning Wei12232" w:date="2026-10-24T11:11:00Z">
                    <w:rPr>
                      <w:lang w:eastAsia="zh-CN"/>
                    </w:rPr>
                  </w:rPrChange>
                </w:rPr>
                <w:delText>10.0 V Isopropyl Acetate (8.730 kg/kg)</w:delText>
              </w:r>
            </w:del>
            <w:del w:id="5673" w:author="Xuning Wei12232" w:date="2026-10-23T19:44:00Z">
              <w:r w:rsidRPr="00B32B9A">
                <w:rPr>
                  <w:rFonts w:ascii="Times New Roman" w:eastAsia="仿宋_GB2312" w:hAnsi="Times New Roman" w:cs="Times New Roman"/>
                  <w:color w:val="000000" w:themeColor="text1"/>
                  <w:sz w:val="18"/>
                  <w:szCs w:val="18"/>
                  <w:lang w:eastAsia="zh-CN"/>
                  <w:rPrChange w:id="5674" w:author="Xuning Wei12232" w:date="2026-10-24T11:11:00Z">
                    <w:rPr>
                      <w:lang w:eastAsia="zh-CN"/>
                    </w:rPr>
                  </w:rPrChange>
                </w:rPr>
                <w:delText xml:space="preserve"> </w:delText>
              </w:r>
              <w:r w:rsidRPr="00B32B9A">
                <w:rPr>
                  <w:rFonts w:ascii="Times New Roman" w:eastAsia="仿宋_GB2312" w:hAnsi="Times New Roman" w:cs="Times New Roman"/>
                  <w:color w:val="000000" w:themeColor="text1"/>
                  <w:sz w:val="18"/>
                  <w:szCs w:val="18"/>
                  <w:rPrChange w:id="5675"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676" w:author="Xuning Wei12232" w:date="2026-10-24T11:11:00Z">
                  <w:rPr/>
                </w:rPrChange>
              </w:rPr>
              <w:t xml:space="preserve">. </w:t>
            </w:r>
            <w:del w:id="5677" w:author="Xuning Wei12232" w:date="2026-10-20T15:40:00Z">
              <w:r w:rsidRPr="00B32B9A">
                <w:rPr>
                  <w:rFonts w:ascii="Times New Roman" w:eastAsia="仿宋_GB2312" w:hAnsi="Times New Roman" w:cs="Times New Roman"/>
                  <w:color w:val="000000" w:themeColor="text1"/>
                  <w:sz w:val="18"/>
                  <w:szCs w:val="18"/>
                  <w:rPrChange w:id="5678" w:author="Xuning Wei12232" w:date="2026-10-24T11:11:00Z">
                    <w:rPr/>
                  </w:rPrChange>
                </w:rPr>
                <w:br/>
                <w:delText xml:space="preserve">3. </w:delText>
              </w:r>
            </w:del>
          </w:p>
          <w:p w14:paraId="5E627ACE" w14:textId="77777777" w:rsidR="00652DEA" w:rsidRPr="00B32B9A" w:rsidRDefault="00C15CB5">
            <w:pPr>
              <w:pStyle w:val="aff2"/>
              <w:widowControl w:val="0"/>
              <w:numPr>
                <w:ilvl w:val="0"/>
                <w:numId w:val="81"/>
              </w:numPr>
              <w:spacing w:beforeLines="50" w:before="120" w:afterLines="50" w:after="120"/>
              <w:jc w:val="both"/>
              <w:rPr>
                <w:rFonts w:ascii="Times New Roman" w:eastAsia="仿宋_GB2312" w:hAnsi="Times New Roman" w:cs="Times New Roman"/>
                <w:color w:val="000000" w:themeColor="text1"/>
                <w:sz w:val="18"/>
                <w:szCs w:val="18"/>
                <w:rPrChange w:id="5679" w:author="Xuning Wei12232" w:date="2026-10-24T11:11:00Z">
                  <w:rPr/>
                </w:rPrChange>
              </w:rPr>
              <w:pPrChange w:id="5680" w:author="Xuning Wei12232" w:date="2026-10-20T15:4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681"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682"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683" w:author="Xuning Wei12232" w:date="2026-10-24T11:11:00Z">
                  <w:rPr/>
                </w:rPrChange>
              </w:rPr>
              <w:t xml:space="preserve">. Drain until there is no obvious drip. </w:t>
            </w:r>
          </w:p>
          <w:p w14:paraId="13D25E68"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684"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7613F0A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7AAFB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A879DDF"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BD6C45" w14:textId="6D202EEA" w:rsidR="00652DEA" w:rsidRPr="00B32B9A" w:rsidRDefault="00C15CB5">
            <w:pPr>
              <w:pStyle w:val="aff2"/>
              <w:widowControl w:val="0"/>
              <w:numPr>
                <w:ilvl w:val="0"/>
                <w:numId w:val="82"/>
              </w:numPr>
              <w:spacing w:beforeLines="50" w:before="120" w:afterLines="50" w:after="120"/>
              <w:jc w:val="both"/>
              <w:rPr>
                <w:ins w:id="5685" w:author="Xuning Wei12232" w:date="2026-10-20T15:41:00Z"/>
                <w:rFonts w:ascii="Times New Roman" w:eastAsia="仿宋_GB2312" w:hAnsi="Times New Roman" w:cs="Times New Roman"/>
                <w:color w:val="000000" w:themeColor="text1"/>
                <w:sz w:val="18"/>
                <w:szCs w:val="18"/>
              </w:rPr>
              <w:pPrChange w:id="5686" w:author="Xuning Wei12232" w:date="2026-10-20T15:41:00Z">
                <w:pPr>
                  <w:widowControl w:val="0"/>
                  <w:spacing w:beforeLines="50" w:before="120" w:afterLines="50" w:after="120"/>
                  <w:contextualSpacing/>
                </w:pPr>
              </w:pPrChange>
            </w:pPr>
            <w:del w:id="5687" w:author="Xuning Wei12232" w:date="2026-10-20T15:4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688" w:author="Xuning Wei12232" w:date="2026-10-24T11:11:00Z">
                  <w:rPr/>
                </w:rPrChange>
              </w:rPr>
              <w:t xml:space="preserve">Add </w:t>
            </w:r>
            <w:ins w:id="5689" w:author="Xuning Wei12232" w:date="2026-10-23T19:51:00Z">
              <w:r w:rsidRPr="00B32B9A">
                <w:rPr>
                  <w:rFonts w:ascii="Times New Roman" w:eastAsia="仿宋_GB2312" w:hAnsi="Times New Roman" w:cs="Times New Roman"/>
                  <w:color w:val="000000" w:themeColor="text1"/>
                  <w:sz w:val="18"/>
                  <w:szCs w:val="18"/>
                  <w:rPrChange w:id="569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5691"/>
            <w:commentRangeStart w:id="5692"/>
            <w:commentRangeEnd w:id="5691"/>
            <w:r w:rsidR="004400ED" w:rsidRPr="00B32B9A">
              <w:rPr>
                <w:rStyle w:val="affe"/>
                <w:rFonts w:ascii="Times New Roman" w:eastAsia="仿宋_GB2312" w:hAnsi="Times New Roman" w:cs="Times New Roman"/>
                <w:color w:val="000000" w:themeColor="text1"/>
                <w:sz w:val="18"/>
                <w:szCs w:val="18"/>
                <w:rPrChange w:id="569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691"/>
            </w:r>
            <w:commentRangeEnd w:id="5692"/>
            <w:r w:rsidRPr="00B32B9A">
              <w:rPr>
                <w:rStyle w:val="affe"/>
                <w:rFonts w:ascii="Times New Roman" w:eastAsia="仿宋_GB2312" w:hAnsi="Times New Roman" w:cs="Times New Roman"/>
                <w:color w:val="000000" w:themeColor="text1"/>
                <w:sz w:val="18"/>
                <w:szCs w:val="18"/>
                <w:rPrChange w:id="569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5692"/>
            </w:r>
            <w:ins w:id="5695" w:author="Xuning Wei12232" w:date="2026-10-23T19:51:00Z">
              <w:r w:rsidRPr="00B32B9A">
                <w:rPr>
                  <w:rFonts w:ascii="Times New Roman" w:eastAsia="仿宋_GB2312" w:hAnsi="Times New Roman" w:cs="Times New Roman"/>
                  <w:color w:val="000000" w:themeColor="text1"/>
                  <w:sz w:val="18"/>
                  <w:szCs w:val="18"/>
                  <w:rPrChange w:id="569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5697" w:author="Xuning Wei12232" w:date="2026-10-20T08:12:00Z">
              <w:r w:rsidRPr="00B32B9A">
                <w:rPr>
                  <w:rFonts w:ascii="Times New Roman" w:eastAsia="仿宋_GB2312" w:hAnsi="Times New Roman" w:cs="Times New Roman"/>
                  <w:color w:val="000000" w:themeColor="text1"/>
                  <w:sz w:val="18"/>
                  <w:szCs w:val="18"/>
                  <w:rPrChange w:id="5698" w:author="Xuning Wei12232" w:date="2026-10-24T11:11:00Z">
                    <w:rPr/>
                  </w:rPrChange>
                </w:rPr>
                <w:delText>12.0 V DMF (11.376 kg/kg)</w:delText>
              </w:r>
            </w:del>
            <w:del w:id="5699" w:author="Xuning Wei12232" w:date="2026-10-20T21:36:00Z">
              <w:r w:rsidRPr="00B32B9A">
                <w:rPr>
                  <w:rFonts w:ascii="Times New Roman" w:eastAsia="仿宋_GB2312" w:hAnsi="Times New Roman" w:cs="Times New Roman"/>
                  <w:color w:val="000000" w:themeColor="text1"/>
                  <w:sz w:val="18"/>
                  <w:szCs w:val="18"/>
                  <w:rPrChange w:id="570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5701" w:author="Xuning Wei12232" w:date="2026-10-24T11:11:00Z">
                  <w:rPr/>
                </w:rPrChange>
              </w:rPr>
              <w:t>into TJ4S-1213-Sy15.</w:t>
            </w:r>
            <w:del w:id="5702" w:author="Xuning Wei12232" w:date="2026-10-20T15:41:00Z">
              <w:r w:rsidRPr="00B32B9A">
                <w:rPr>
                  <w:rFonts w:ascii="Times New Roman" w:eastAsia="仿宋_GB2312" w:hAnsi="Times New Roman" w:cs="Times New Roman"/>
                  <w:color w:val="000000" w:themeColor="text1"/>
                  <w:sz w:val="18"/>
                  <w:szCs w:val="18"/>
                  <w:rPrChange w:id="5703"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5704" w:author="Xuning Wei12232" w:date="2026-10-24T11:11:00Z">
                    <w:rPr/>
                  </w:rPrChange>
                </w:rPr>
                <w:br/>
                <w:delText>2.</w:delText>
              </w:r>
            </w:del>
          </w:p>
          <w:p w14:paraId="7B73A551" w14:textId="77777777" w:rsidR="00652DEA" w:rsidRPr="00B32B9A" w:rsidRDefault="00C15CB5">
            <w:pPr>
              <w:pStyle w:val="aff2"/>
              <w:widowControl w:val="0"/>
              <w:numPr>
                <w:ilvl w:val="0"/>
                <w:numId w:val="82"/>
              </w:numPr>
              <w:spacing w:beforeLines="50" w:before="120" w:afterLines="50" w:after="120"/>
              <w:jc w:val="both"/>
              <w:rPr>
                <w:rFonts w:ascii="Times New Roman" w:eastAsia="仿宋_GB2312" w:hAnsi="Times New Roman" w:cs="Times New Roman"/>
                <w:color w:val="000000" w:themeColor="text1"/>
                <w:sz w:val="18"/>
                <w:szCs w:val="18"/>
                <w:rPrChange w:id="5705" w:author="Xuning Wei12232" w:date="2026-10-24T11:11:00Z">
                  <w:rPr/>
                </w:rPrChange>
              </w:rPr>
              <w:pPrChange w:id="5706" w:author="Xuning Wei12232" w:date="2026-10-20T15:4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707"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5708"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709" w:author="Xuning Wei12232" w:date="2026-10-24T11:11:00Z">
                  <w:rPr/>
                </w:rPrChange>
              </w:rPr>
              <w:t>. Drain until there is no obvious drip</w:t>
            </w:r>
          </w:p>
          <w:p w14:paraId="0E1215B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71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50624E78"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6EE48E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7BD27C"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Fmoc-L-Glu(OtBu)-OH·H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544F38E" w14:textId="77777777" w:rsidR="00652DEA" w:rsidRPr="00B32B9A" w:rsidRDefault="00C15CB5">
            <w:pPr>
              <w:pStyle w:val="aff2"/>
              <w:widowControl w:val="0"/>
              <w:numPr>
                <w:ilvl w:val="0"/>
                <w:numId w:val="83"/>
              </w:numPr>
              <w:spacing w:beforeLines="50" w:before="120" w:afterLines="50" w:after="120"/>
              <w:jc w:val="both"/>
              <w:rPr>
                <w:ins w:id="5711" w:author="Xuning Wei12232" w:date="2026-10-20T15:41:00Z"/>
                <w:rFonts w:ascii="Times New Roman" w:eastAsia="等线" w:hAnsi="Times New Roman" w:cs="Times New Roman"/>
                <w:color w:val="000000" w:themeColor="text1"/>
                <w:sz w:val="18"/>
                <w:szCs w:val="18"/>
              </w:rPr>
              <w:pPrChange w:id="5712" w:author="Xuning Wei12232" w:date="2026-10-20T15:41:00Z">
                <w:pPr>
                  <w:widowControl w:val="0"/>
                  <w:spacing w:beforeLines="50" w:before="120" w:afterLines="50" w:after="120"/>
                  <w:contextualSpacing/>
                </w:pPr>
              </w:pPrChange>
            </w:pPr>
            <w:del w:id="5713" w:author="Xuning Wei12232" w:date="2026-10-20T15:41: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5714" w:author="Xuning Wei12232" w:date="2026-10-24T11:11:00Z">
                  <w:rPr/>
                </w:rPrChange>
              </w:rPr>
              <w:t xml:space="preserve">Add </w:t>
            </w:r>
            <w:ins w:id="5715" w:author="Xuning Wei12232" w:date="2026-10-20T21:15:00Z">
              <w:r w:rsidRPr="00B32B9A">
                <w:rPr>
                  <w:rFonts w:ascii="Times New Roman" w:eastAsia="等线" w:hAnsi="Times New Roman" w:cs="Times New Roman"/>
                  <w:color w:val="000000" w:themeColor="text1"/>
                  <w:sz w:val="18"/>
                  <w:szCs w:val="18"/>
                  <w:lang w:eastAsia="zh-CN"/>
                  <w:rPrChange w:id="571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717" w:author="Xuning Wei12232" w:date="2026-10-20T08:15:00Z">
              <w:r w:rsidRPr="00B32B9A">
                <w:rPr>
                  <w:rFonts w:ascii="Times New Roman" w:eastAsia="等线" w:hAnsi="Times New Roman" w:cs="Times New Roman"/>
                  <w:color w:val="000000" w:themeColor="text1"/>
                  <w:sz w:val="18"/>
                  <w:szCs w:val="18"/>
                  <w:lang w:eastAsia="zh-CN"/>
                  <w:rPrChange w:id="5718"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5719" w:author="Xuning Wei12232" w:date="2026-10-24T11:11:00Z">
                    <w:rPr/>
                  </w:rPrChange>
                </w:rPr>
                <w:delText xml:space="preserve"> </w:delText>
              </w:r>
            </w:del>
            <w:ins w:id="5720" w:author="Xuning Wei12232" w:date="2026-10-20T08:15:00Z">
              <w:r w:rsidRPr="00B32B9A">
                <w:rPr>
                  <w:rFonts w:ascii="Times New Roman" w:eastAsia="等线" w:hAnsi="Times New Roman" w:cs="Times New Roman"/>
                  <w:color w:val="000000" w:themeColor="text1"/>
                  <w:sz w:val="18"/>
                  <w:szCs w:val="18"/>
                  <w:lang w:eastAsia="zh-CN"/>
                  <w:rPrChange w:id="5721"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5722"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5723"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5724"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5725"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5726"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5727" w:author="Xuning Wei12232" w:date="2026-10-24T11:11:00Z">
                  <w:rPr/>
                </w:rPrChange>
              </w:rPr>
              <w:t>.</w:t>
            </w:r>
            <w:del w:id="5728" w:author="Xuning Wei12232" w:date="2026-10-20T15:41:00Z">
              <w:r w:rsidRPr="00B32B9A">
                <w:rPr>
                  <w:rFonts w:ascii="Times New Roman" w:eastAsia="等线" w:hAnsi="Times New Roman" w:cs="Times New Roman"/>
                  <w:color w:val="000000" w:themeColor="text1"/>
                  <w:sz w:val="18"/>
                  <w:szCs w:val="18"/>
                  <w:rPrChange w:id="5729"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5730" w:author="Xuning Wei12232" w:date="2026-10-24T11:11:00Z">
                    <w:rPr/>
                  </w:rPrChange>
                </w:rPr>
                <w:br/>
              </w:r>
            </w:del>
          </w:p>
          <w:p w14:paraId="78621871" w14:textId="66D8D2E7" w:rsidR="00652DEA" w:rsidRPr="00B32B9A" w:rsidRDefault="00C15CB5">
            <w:pPr>
              <w:pStyle w:val="aff2"/>
              <w:widowControl w:val="0"/>
              <w:numPr>
                <w:ilvl w:val="0"/>
                <w:numId w:val="83"/>
              </w:numPr>
              <w:spacing w:beforeLines="50" w:before="120" w:afterLines="50" w:after="120"/>
              <w:jc w:val="both"/>
              <w:rPr>
                <w:ins w:id="5731" w:author="Xuning Wei12232" w:date="2026-10-20T21:17:00Z"/>
                <w:rFonts w:ascii="Times New Roman" w:eastAsia="仿宋_GB2312" w:hAnsi="Times New Roman" w:cs="Times New Roman"/>
                <w:color w:val="000000" w:themeColor="text1"/>
                <w:sz w:val="18"/>
                <w:szCs w:val="18"/>
                <w:lang w:eastAsia="zh-CN"/>
                <w:rPrChange w:id="5732" w:author="Xuning Wei12232" w:date="2026-10-24T11:11:00Z">
                  <w:rPr>
                    <w:ins w:id="5733" w:author="Xuning Wei12232" w:date="2026-10-20T21:17:00Z"/>
                    <w:rFonts w:ascii="Times New Roman" w:eastAsia="等线" w:hAnsi="Times New Roman" w:cs="Times New Roman"/>
                    <w:color w:val="FF0000"/>
                    <w:sz w:val="18"/>
                    <w:szCs w:val="18"/>
                    <w:lang w:eastAsia="zh-CN"/>
                  </w:rPr>
                </w:rPrChange>
              </w:rPr>
              <w:pPrChange w:id="5734" w:author="Xuning Wei12232" w:date="2026-10-20T15:41:00Z">
                <w:pPr>
                  <w:widowControl w:val="0"/>
                  <w:spacing w:beforeLines="50" w:before="120" w:afterLines="50" w:after="120"/>
                  <w:contextualSpacing/>
                </w:pPr>
              </w:pPrChange>
            </w:pPr>
            <w:ins w:id="5735" w:author="Xuning Wei12232" w:date="2026-10-20T08:49:00Z">
              <w:r w:rsidRPr="00B32B9A">
                <w:rPr>
                  <w:rFonts w:ascii="Times New Roman" w:eastAsia="等线" w:hAnsi="Times New Roman" w:cs="Times New Roman"/>
                  <w:color w:val="000000" w:themeColor="text1"/>
                  <w:sz w:val="18"/>
                  <w:szCs w:val="18"/>
                  <w:lang w:eastAsia="zh-CN"/>
                  <w:rPrChange w:id="5736"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
                  <w:bCs w:val="0"/>
                  <w:color w:val="000000" w:themeColor="text1"/>
                  <w:sz w:val="18"/>
                  <w:szCs w:val="18"/>
                </w:rPr>
                <w:t xml:space="preserve"> </w:t>
              </w:r>
              <w:r w:rsidRPr="00B32B9A">
                <w:rPr>
                  <w:rFonts w:ascii="Times New Roman" w:eastAsia="等线" w:hAnsi="Times New Roman" w:cs="Times New Roman"/>
                  <w:bCs w:val="0"/>
                  <w:color w:val="000000" w:themeColor="text1"/>
                  <w:sz w:val="18"/>
                  <w:szCs w:val="18"/>
                </w:rPr>
                <w:t xml:space="preserve">the </w:t>
              </w:r>
            </w:ins>
            <w:ins w:id="5737" w:author="Xuning Wei12232" w:date="2026-10-24T11:10:00Z">
              <w:r w:rsidRPr="00B32B9A">
                <w:rPr>
                  <w:rFonts w:ascii="Times New Roman" w:eastAsia="仿宋_GB2312" w:hAnsi="Times New Roman" w:cs="Times New Roman"/>
                  <w:color w:val="000000" w:themeColor="text1"/>
                  <w:sz w:val="18"/>
                  <w:szCs w:val="18"/>
                  <w:rPrChange w:id="5738" w:author="Xuning Wei12232" w:date="2026-10-24T11:11:00Z">
                    <w:rPr>
                      <w:rFonts w:ascii="Times New Roman" w:eastAsia="仿宋_GB2312" w:hAnsi="Times New Roman" w:cs="Times New Roman"/>
                      <w:color w:val="FF0000"/>
                      <w:sz w:val="18"/>
                      <w:szCs w:val="18"/>
                      <w:highlight w:val="green"/>
                    </w:rPr>
                  </w:rPrChange>
                </w:rPr>
                <w:t>jacket temperature</w:t>
              </w:r>
            </w:ins>
            <w:ins w:id="5739" w:author="Xuning Wei12232" w:date="2026-10-20T08:49:00Z">
              <w:r w:rsidRPr="00B32B9A">
                <w:rPr>
                  <w:rFonts w:ascii="Times New Roman" w:eastAsia="等线" w:hAnsi="Times New Roman" w:cs="Times New Roman"/>
                  <w:bCs w:val="0"/>
                  <w:color w:val="000000" w:themeColor="text1"/>
                  <w:sz w:val="18"/>
                  <w:szCs w:val="18"/>
                </w:rPr>
                <w:t xml:space="preserve"> to</w:t>
              </w:r>
            </w:ins>
            <w:ins w:id="5740" w:author="Xuning Wei12232" w:date="2026-10-20T21:37: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5741"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5742"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5743"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p>
          <w:p w14:paraId="607015C7" w14:textId="2FC56924" w:rsidR="00652DEA" w:rsidRPr="00B32B9A" w:rsidRDefault="00C15CB5">
            <w:pPr>
              <w:pStyle w:val="aff2"/>
              <w:widowControl w:val="0"/>
              <w:numPr>
                <w:ilvl w:val="0"/>
                <w:numId w:val="83"/>
              </w:numPr>
              <w:spacing w:beforeLines="50" w:before="120" w:afterLines="50" w:after="120"/>
              <w:jc w:val="both"/>
              <w:rPr>
                <w:ins w:id="5744" w:author="Xuning Wei12232" w:date="2026-10-20T15:41:00Z"/>
                <w:rFonts w:ascii="Times New Roman" w:eastAsia="仿宋_GB2312" w:hAnsi="Times New Roman" w:cs="Times New Roman"/>
                <w:color w:val="000000" w:themeColor="text1"/>
                <w:sz w:val="18"/>
                <w:szCs w:val="18"/>
                <w:lang w:eastAsia="zh-CN"/>
                <w:rPrChange w:id="5745" w:author="Xuning Wei12232" w:date="2026-10-24T11:11:00Z">
                  <w:rPr>
                    <w:ins w:id="5746" w:author="Xuning Wei12232" w:date="2026-10-20T15:41:00Z"/>
                    <w:rFonts w:ascii="Times New Roman" w:eastAsia="等线" w:hAnsi="Times New Roman" w:cs="Times New Roman"/>
                    <w:color w:val="000000" w:themeColor="text1"/>
                    <w:sz w:val="18"/>
                    <w:szCs w:val="18"/>
                    <w:lang w:eastAsia="zh-CN"/>
                  </w:rPr>
                </w:rPrChange>
              </w:rPr>
              <w:pPrChange w:id="5747" w:author="Xuning Wei12232" w:date="2026-10-20T15:41:00Z">
                <w:pPr>
                  <w:widowControl w:val="0"/>
                  <w:spacing w:beforeLines="50" w:before="120" w:afterLines="50" w:after="120"/>
                  <w:contextualSpacing/>
                </w:pPr>
              </w:pPrChange>
            </w:pPr>
            <w:del w:id="5748" w:author="Xuning Wei12232" w:date="2026-10-20T08:49:00Z">
              <w:r w:rsidRPr="00B32B9A">
                <w:rPr>
                  <w:rFonts w:ascii="Times New Roman" w:eastAsia="等线" w:hAnsi="Times New Roman" w:cs="Times New Roman"/>
                  <w:color w:val="000000" w:themeColor="text1"/>
                  <w:sz w:val="18"/>
                  <w:szCs w:val="18"/>
                </w:rPr>
                <w:delText>2</w:delText>
              </w:r>
            </w:del>
            <w:del w:id="5749" w:author="Xuning Wei12232" w:date="2026-10-20T15:41: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5750" w:author="Xuning Wei12232" w:date="2026-10-20T08:18:00Z">
              <w:r w:rsidRPr="00B32B9A">
                <w:rPr>
                  <w:rFonts w:ascii="Times New Roman" w:eastAsia="等线" w:hAnsi="Times New Roman" w:cs="Times New Roman"/>
                  <w:color w:val="000000" w:themeColor="text1"/>
                  <w:sz w:val="18"/>
                  <w:szCs w:val="18"/>
                </w:rPr>
                <w:delText xml:space="preserve">2.0 eq. </w:delText>
              </w:r>
            </w:del>
            <w:r w:rsidRPr="00B32B9A">
              <w:rPr>
                <w:rFonts w:ascii="Times New Roman" w:eastAsia="等线" w:hAnsi="Times New Roman" w:cs="Times New Roman"/>
                <w:color w:val="000000" w:themeColor="text1"/>
                <w:sz w:val="18"/>
                <w:szCs w:val="18"/>
                <w:lang w:eastAsia="zh-CN"/>
              </w:rPr>
              <w:t>Fmoc-L-Glu(OtBu)-OH·H</w:t>
            </w:r>
            <w:r w:rsidRPr="00B32B9A">
              <w:rPr>
                <w:rFonts w:ascii="Times New Roman" w:eastAsia="等线" w:hAnsi="Times New Roman" w:cs="Times New Roman"/>
                <w:color w:val="000000" w:themeColor="text1"/>
                <w:sz w:val="18"/>
                <w:szCs w:val="18"/>
                <w:vertAlign w:val="subscript"/>
                <w:lang w:eastAsia="zh-CN"/>
              </w:rPr>
              <w:t>2</w:t>
            </w:r>
            <w:r w:rsidRPr="00B32B9A">
              <w:rPr>
                <w:rFonts w:ascii="Times New Roman" w:eastAsia="等线" w:hAnsi="Times New Roman" w:cs="Times New Roman"/>
                <w:color w:val="000000" w:themeColor="text1"/>
                <w:sz w:val="18"/>
                <w:szCs w:val="18"/>
                <w:lang w:eastAsia="zh-CN"/>
              </w:rPr>
              <w:t>O</w:t>
            </w:r>
            <w:ins w:id="5751" w:author="Xuning Wei12232" w:date="2026-10-20T08:18:00Z">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5752" w:author="Xuning Wei12232" w:date="2026-10-22T13:17:00Z">
              <w:r w:rsidRPr="00B32B9A">
                <w:rPr>
                  <w:rFonts w:ascii="Times New Roman" w:eastAsia="等线" w:hAnsi="Times New Roman" w:cs="Times New Roman"/>
                  <w:color w:val="000000" w:themeColor="text1"/>
                  <w:sz w:val="18"/>
                  <w:szCs w:val="18"/>
                  <w:rPrChange w:id="5753" w:author="Xuning Wei12232" w:date="2026-10-24T11:11:00Z">
                    <w:rPr>
                      <w:rFonts w:ascii="Times New Roman" w:eastAsia="等线" w:hAnsi="Times New Roman" w:cs="Times New Roman"/>
                      <w:color w:val="000000" w:themeColor="text1"/>
                      <w:sz w:val="18"/>
                      <w:szCs w:val="18"/>
                      <w:highlight w:val="lightGray"/>
                    </w:rPr>
                  </w:rPrChange>
                </w:rPr>
                <w:t>0</w:t>
              </w:r>
            </w:ins>
            <w:ins w:id="5754" w:author="Xuning Wei12232" w:date="2026-10-20T08:18: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ins>
            <w:r w:rsidRPr="00B32B9A">
              <w:rPr>
                <w:rFonts w:ascii="Times New Roman" w:eastAsia="等线" w:hAnsi="Times New Roman" w:cs="Times New Roman"/>
                <w:color w:val="000000" w:themeColor="text1"/>
                <w:sz w:val="18"/>
                <w:szCs w:val="18"/>
              </w:rPr>
              <w:t xml:space="preserve">. </w:t>
            </w:r>
            <w:del w:id="5755" w:author="Xuning Wei12232" w:date="2026-10-18T22:31:00Z">
              <w:r w:rsidRPr="00B32B9A">
                <w:rPr>
                  <w:rFonts w:ascii="Times New Roman" w:eastAsia="等线" w:hAnsi="Times New Roman" w:cs="Times New Roman"/>
                  <w:color w:val="000000" w:themeColor="text1"/>
                  <w:sz w:val="18"/>
                  <w:szCs w:val="18"/>
                </w:rPr>
                <w:delText>Stir at least 15minutes.</w:delText>
              </w:r>
            </w:del>
            <w:ins w:id="5756" w:author="Xuning Wei12232" w:date="2026-10-20T22:21:00Z">
              <w:r w:rsidRPr="00B32B9A">
                <w:rPr>
                  <w:rFonts w:ascii="Times New Roman" w:eastAsia="等线" w:hAnsi="Times New Roman" w:cs="Times New Roman"/>
                  <w:color w:val="000000" w:themeColor="text1"/>
                  <w:sz w:val="18"/>
                  <w:szCs w:val="18"/>
                </w:rPr>
                <w:t xml:space="preserve">Stir at least 15minutes at </w:t>
              </w:r>
            </w:ins>
            <w:r w:rsidR="00895007">
              <w:rPr>
                <w:rFonts w:ascii="Times New Roman" w:eastAsia="等线" w:hAnsi="Times New Roman" w:cs="Times New Roman"/>
                <w:color w:val="000000" w:themeColor="text1"/>
                <w:sz w:val="18"/>
                <w:szCs w:val="18"/>
              </w:rPr>
              <w:t>20 ± 5 °C</w:t>
            </w:r>
            <w:ins w:id="5757" w:author="Xuning Wei12232" w:date="2026-10-20T22:21:00Z">
              <w:r w:rsidRPr="00B32B9A">
                <w:rPr>
                  <w:rFonts w:ascii="Times New Roman" w:eastAsia="等线" w:hAnsi="Times New Roman" w:cs="Times New Roman"/>
                  <w:color w:val="000000" w:themeColor="text1"/>
                  <w:sz w:val="18"/>
                  <w:szCs w:val="18"/>
                </w:rPr>
                <w:t xml:space="preserve"> (</w:t>
              </w:r>
            </w:ins>
            <w:ins w:id="5758"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5759" w:author="Xuning Wei12232" w:date="2026-10-20T22:21:00Z">
              <w:r w:rsidRPr="00B32B9A">
                <w:rPr>
                  <w:rFonts w:ascii="Times New Roman" w:eastAsia="等线" w:hAnsi="Times New Roman" w:cs="Times New Roman"/>
                  <w:color w:val="000000" w:themeColor="text1"/>
                  <w:sz w:val="18"/>
                  <w:szCs w:val="18"/>
                </w:rPr>
                <w:t>).</w:t>
              </w:r>
            </w:ins>
            <w:ins w:id="5760" w:author="Xuning Wei12232" w:date="2026-10-18T22:31:00Z">
              <w:r w:rsidRPr="00B32B9A">
                <w:rPr>
                  <w:rFonts w:ascii="Times New Roman" w:eastAsia="等线" w:hAnsi="Times New Roman" w:cs="Times New Roman"/>
                  <w:color w:val="000000" w:themeColor="text1"/>
                  <w:sz w:val="18"/>
                  <w:szCs w:val="18"/>
                </w:rPr>
                <w:t xml:space="preserve"> Confirm no visible solids and later use.</w:t>
              </w:r>
            </w:ins>
            <w:del w:id="5761" w:author="Xuning Wei12232" w:date="2026-10-20T15:41:00Z">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762" w:author="Xuning Wei12232" w:date="2026-10-20T08:49:00Z">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
                  <w:bCs w:val="0"/>
                  <w:color w:val="000000" w:themeColor="text1"/>
                  <w:sz w:val="18"/>
                  <w:szCs w:val="18"/>
                </w:rPr>
                <w:delText xml:space="preserve"> </w:delText>
              </w:r>
              <w:r w:rsidRPr="00B32B9A">
                <w:rPr>
                  <w:rFonts w:ascii="Times New Roman" w:eastAsia="等线" w:hAnsi="Times New Roman" w:cs="Times New Roman"/>
                  <w:bCs w:val="0"/>
                  <w:color w:val="000000" w:themeColor="text1"/>
                  <w:sz w:val="18"/>
                  <w:szCs w:val="18"/>
                </w:rPr>
                <w:delText xml:space="preserve">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等线" w:hAnsi="Times New Roman" w:cs="Times New Roman"/>
                  <w:color w:val="000000" w:themeColor="text1"/>
                  <w:sz w:val="18"/>
                  <w:szCs w:val="18"/>
                  <w:lang w:eastAsia="zh-CN"/>
                </w:rPr>
                <w:br/>
              </w:r>
            </w:del>
            <w:del w:id="5763" w:author="Xuning Wei12232" w:date="2026-10-20T15:41:00Z">
              <w:r w:rsidRPr="00B32B9A">
                <w:rPr>
                  <w:rFonts w:ascii="Times New Roman" w:eastAsia="等线" w:hAnsi="Times New Roman" w:cs="Times New Roman"/>
                  <w:color w:val="000000" w:themeColor="text1"/>
                  <w:sz w:val="18"/>
                  <w:szCs w:val="18"/>
                  <w:lang w:eastAsia="zh-CN"/>
                </w:rPr>
                <w:delText xml:space="preserve">4. </w:delText>
              </w:r>
            </w:del>
          </w:p>
          <w:p w14:paraId="7AE196DF" w14:textId="77777777" w:rsidR="00652DEA" w:rsidRPr="00B32B9A" w:rsidRDefault="00C15CB5">
            <w:pPr>
              <w:pStyle w:val="aff2"/>
              <w:widowControl w:val="0"/>
              <w:numPr>
                <w:ilvl w:val="0"/>
                <w:numId w:val="83"/>
              </w:numPr>
              <w:spacing w:beforeLines="50" w:before="120" w:afterLines="50" w:after="120"/>
              <w:jc w:val="both"/>
              <w:rPr>
                <w:ins w:id="5764" w:author="Xuning Wei12232" w:date="2026-10-20T15:41:00Z"/>
                <w:rFonts w:ascii="Times New Roman" w:eastAsia="仿宋_GB2312" w:hAnsi="Times New Roman" w:cs="Times New Roman"/>
                <w:color w:val="000000" w:themeColor="text1"/>
                <w:sz w:val="18"/>
                <w:szCs w:val="18"/>
                <w:rPrChange w:id="5765" w:author="Xuning Wei12232" w:date="2026-10-24T11:11:00Z">
                  <w:rPr>
                    <w:ins w:id="5766" w:author="Xuning Wei12232" w:date="2026-10-20T15:41:00Z"/>
                    <w:rFonts w:ascii="Times New Roman" w:eastAsia="等线" w:hAnsi="Times New Roman" w:cs="Times New Roman"/>
                    <w:color w:val="000000" w:themeColor="text1"/>
                    <w:sz w:val="18"/>
                    <w:szCs w:val="18"/>
                  </w:rPr>
                </w:rPrChange>
              </w:rPr>
              <w:pPrChange w:id="5767" w:author="Xuning Wei12232" w:date="2026-10-20T15:41: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5768" w:author="Xuning Wei12232" w:date="2026-10-20T21:20: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5769" w:author="Xuning Wei12232" w:date="2026-10-22T10:29:00Z">
              <w:r w:rsidRPr="00B32B9A">
                <w:rPr>
                  <w:rFonts w:ascii="Times New Roman" w:eastAsia="等线" w:hAnsi="Times New Roman" w:cs="Times New Roman"/>
                  <w:color w:val="000000" w:themeColor="text1"/>
                  <w:sz w:val="18"/>
                  <w:szCs w:val="18"/>
                </w:rPr>
                <w:t>0</w:t>
              </w:r>
            </w:ins>
            <w:ins w:id="5770" w:author="Xuning Wei12232" w:date="2026-10-20T21:20: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5771" w:author="Xuning Wei12232" w:date="2026-10-24T11:11:00Z">
                    <w:rPr>
                      <w:rFonts w:ascii="Times New Roman" w:eastAsia="等线" w:hAnsi="Times New Roman" w:cs="Times New Roman"/>
                      <w:color w:val="000000" w:themeColor="text1"/>
                      <w:sz w:val="18"/>
                      <w:szCs w:val="18"/>
                      <w:highlight w:val="cyan"/>
                    </w:rPr>
                  </w:rPrChange>
                </w:rPr>
                <w:t>DMF (2.0 V, 1.9</w:t>
              </w:r>
            </w:ins>
            <w:ins w:id="5772" w:author="Xuning Wei12232" w:date="2026-10-23T15:02:00Z">
              <w:r w:rsidRPr="00B32B9A">
                <w:rPr>
                  <w:rFonts w:ascii="Times New Roman" w:eastAsia="等线" w:hAnsi="Times New Roman" w:cs="Times New Roman"/>
                  <w:color w:val="000000" w:themeColor="text1"/>
                  <w:sz w:val="18"/>
                  <w:szCs w:val="18"/>
                  <w:rPrChange w:id="5773" w:author="Xuning Wei12232" w:date="2026-10-24T11:11:00Z">
                    <w:rPr>
                      <w:rFonts w:ascii="Times New Roman" w:eastAsia="等线" w:hAnsi="Times New Roman" w:cs="Times New Roman"/>
                      <w:color w:val="000000" w:themeColor="text1"/>
                      <w:sz w:val="18"/>
                      <w:szCs w:val="18"/>
                      <w:highlight w:val="cyan"/>
                    </w:rPr>
                  </w:rPrChange>
                </w:rPr>
                <w:t>0</w:t>
              </w:r>
            </w:ins>
            <w:ins w:id="5774" w:author="Xuning Wei12232" w:date="2026-10-20T21:20:00Z">
              <w:r w:rsidRPr="00B32B9A">
                <w:rPr>
                  <w:rFonts w:ascii="Times New Roman" w:eastAsia="等线" w:hAnsi="Times New Roman" w:cs="Times New Roman"/>
                  <w:color w:val="000000" w:themeColor="text1"/>
                  <w:sz w:val="18"/>
                  <w:szCs w:val="18"/>
                  <w:rPrChange w:id="5775"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5776" w:author="Xuning Wei12232" w:date="2026-10-20T08:13:00Z">
              <w:r w:rsidRPr="00B32B9A">
                <w:rPr>
                  <w:rFonts w:ascii="Times New Roman" w:eastAsia="等线" w:hAnsi="Times New Roman" w:cs="Times New Roman"/>
                  <w:color w:val="000000" w:themeColor="text1"/>
                  <w:sz w:val="18"/>
                  <w:szCs w:val="18"/>
                </w:rPr>
                <w:delText>2.0 eq. OxymaPure</w:delText>
              </w:r>
            </w:del>
            <w:del w:id="5777" w:author="Xuning Wei12232" w:date="2026-10-20T21:20:00Z">
              <w:r w:rsidRPr="00B32B9A">
                <w:rPr>
                  <w:rFonts w:ascii="Times New Roman" w:eastAsia="等线" w:hAnsi="Times New Roman" w:cs="Times New Roman"/>
                  <w:color w:val="000000" w:themeColor="text1"/>
                  <w:sz w:val="18"/>
                  <w:szCs w:val="18"/>
                </w:rPr>
                <w:delText xml:space="preserve"> into TJ4S-1213-Sy15-R01 at </w:delText>
              </w:r>
            </w:del>
            <w:del w:id="577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779" w:author="Xuning Wei12232" w:date="2026-10-20T21:20: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5780"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5781" w:author="Xuning Wei12232" w:date="2026-10-20T15:41: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393E782C" w14:textId="0DB0C0B8" w:rsidR="00652DEA" w:rsidRPr="00B32B9A" w:rsidRDefault="00C15CB5">
            <w:pPr>
              <w:pStyle w:val="aff2"/>
              <w:widowControl w:val="0"/>
              <w:numPr>
                <w:ilvl w:val="0"/>
                <w:numId w:val="83"/>
              </w:numPr>
              <w:spacing w:beforeLines="50" w:before="120" w:afterLines="50" w:after="120"/>
              <w:jc w:val="both"/>
              <w:rPr>
                <w:ins w:id="5782" w:author="Xuning Wei12232" w:date="2026-10-20T15:42:00Z"/>
                <w:rFonts w:ascii="Times New Roman" w:eastAsia="仿宋_GB2312" w:hAnsi="Times New Roman" w:cs="Times New Roman"/>
                <w:color w:val="000000" w:themeColor="text1"/>
                <w:sz w:val="18"/>
                <w:szCs w:val="18"/>
                <w:rPrChange w:id="5783" w:author="Xuning Wei12232" w:date="2026-10-24T11:11:00Z">
                  <w:rPr>
                    <w:ins w:id="5784" w:author="Xuning Wei12232" w:date="2026-10-20T15:42:00Z"/>
                    <w:rFonts w:ascii="Times New Roman" w:eastAsia="等线" w:hAnsi="Times New Roman" w:cs="Times New Roman"/>
                    <w:color w:val="000000" w:themeColor="text1"/>
                    <w:sz w:val="18"/>
                    <w:szCs w:val="18"/>
                  </w:rPr>
                </w:rPrChange>
              </w:rPr>
              <w:pPrChange w:id="5785"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 xml:space="preserve">Add </w:t>
            </w:r>
            <w:ins w:id="5786" w:author="Xuning Wei12232" w:date="2026-10-20T21:22:00Z">
              <w:r w:rsidRPr="00B32B9A">
                <w:rPr>
                  <w:rFonts w:ascii="Times New Roman" w:eastAsia="等线" w:hAnsi="Times New Roman" w:cs="Times New Roman"/>
                  <w:color w:val="000000" w:themeColor="text1"/>
                  <w:sz w:val="18"/>
                  <w:szCs w:val="18"/>
                  <w:rPrChange w:id="5787" w:author="Xuning Wei12232" w:date="2026-10-24T11:11:00Z">
                    <w:rPr>
                      <w:rFonts w:ascii="Times New Roman" w:eastAsia="等线" w:hAnsi="Times New Roman" w:cs="Times New Roman"/>
                      <w:color w:val="FF0000"/>
                      <w:sz w:val="18"/>
                      <w:szCs w:val="18"/>
                      <w:highlight w:val="lightGray"/>
                    </w:rPr>
                  </w:rPrChange>
                </w:rPr>
                <w:t>DIC (2.2</w:t>
              </w:r>
            </w:ins>
            <w:ins w:id="5788" w:author="Xuning Wei12232" w:date="2026-10-22T10:29:00Z">
              <w:r w:rsidRPr="00B32B9A">
                <w:rPr>
                  <w:rFonts w:ascii="Times New Roman" w:eastAsia="等线" w:hAnsi="Times New Roman" w:cs="Times New Roman"/>
                  <w:color w:val="000000" w:themeColor="text1"/>
                  <w:sz w:val="18"/>
                  <w:szCs w:val="18"/>
                  <w:rPrChange w:id="5789" w:author="Xuning Wei12232" w:date="2026-10-24T11:11:00Z">
                    <w:rPr>
                      <w:rFonts w:ascii="Times New Roman" w:eastAsia="等线" w:hAnsi="Times New Roman" w:cs="Times New Roman"/>
                      <w:color w:val="FF0000"/>
                      <w:sz w:val="18"/>
                      <w:szCs w:val="18"/>
                      <w:highlight w:val="lightGray"/>
                    </w:rPr>
                  </w:rPrChange>
                </w:rPr>
                <w:t>0</w:t>
              </w:r>
            </w:ins>
            <w:ins w:id="5790" w:author="Xuning Wei12232" w:date="2026-10-20T21:22:00Z">
              <w:r w:rsidRPr="00B32B9A">
                <w:rPr>
                  <w:rFonts w:ascii="Times New Roman" w:eastAsia="等线" w:hAnsi="Times New Roman" w:cs="Times New Roman"/>
                  <w:color w:val="000000" w:themeColor="text1"/>
                  <w:sz w:val="18"/>
                  <w:szCs w:val="18"/>
                  <w:rPrChange w:id="579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579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79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794"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5795"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5796"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579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5798" w:author="Xuning Wei12232" w:date="2026-10-20T21:22:00Z">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5799" w:author="Xuning Wei12232" w:date="2026-10-20T08:14:00Z">
              <w:r w:rsidRPr="00B32B9A">
                <w:rPr>
                  <w:rFonts w:ascii="Times New Roman" w:eastAsia="等线" w:hAnsi="Times New Roman" w:cs="Times New Roman"/>
                  <w:color w:val="000000" w:themeColor="text1"/>
                  <w:sz w:val="18"/>
                  <w:szCs w:val="18"/>
                </w:rPr>
                <w:delText>2.2 eq. DIC</w:delText>
              </w:r>
            </w:del>
            <w:del w:id="5800"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at </w:delText>
              </w:r>
            </w:del>
            <w:del w:id="580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5802"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5803" w:author="Xuning Wei12232" w:date="2026-10-20T15:42:00Z">
              <w:r w:rsidRPr="00B32B9A">
                <w:rPr>
                  <w:rFonts w:ascii="Times New Roman" w:eastAsia="等线" w:hAnsi="Times New Roman" w:cs="Times New Roman"/>
                  <w:color w:val="000000" w:themeColor="text1"/>
                  <w:sz w:val="18"/>
                  <w:szCs w:val="18"/>
                </w:rPr>
                <w:br/>
                <w:delText xml:space="preserve">6. </w:delText>
              </w:r>
            </w:del>
          </w:p>
          <w:p w14:paraId="2903CDBD" w14:textId="44340276" w:rsidR="00652DEA" w:rsidRPr="00B32B9A" w:rsidRDefault="00C15CB5">
            <w:pPr>
              <w:pStyle w:val="aff2"/>
              <w:widowControl w:val="0"/>
              <w:numPr>
                <w:ilvl w:val="0"/>
                <w:numId w:val="83"/>
              </w:numPr>
              <w:spacing w:beforeLines="50" w:before="120" w:afterLines="50" w:after="120"/>
              <w:jc w:val="both"/>
              <w:rPr>
                <w:ins w:id="5804" w:author="Xuning Wei12232" w:date="2026-10-20T15:42:00Z"/>
                <w:rFonts w:ascii="Times New Roman" w:eastAsia="仿宋_GB2312" w:hAnsi="Times New Roman" w:cs="Times New Roman"/>
                <w:color w:val="000000" w:themeColor="text1"/>
                <w:sz w:val="18"/>
                <w:szCs w:val="18"/>
                <w:rPrChange w:id="5805" w:author="Xuning Wei12232" w:date="2026-10-24T11:11:00Z">
                  <w:rPr>
                    <w:ins w:id="5806" w:author="Xuning Wei12232" w:date="2026-10-20T15:42:00Z"/>
                    <w:rFonts w:ascii="Times New Roman" w:eastAsia="等线" w:hAnsi="Times New Roman" w:cs="Times New Roman"/>
                    <w:color w:val="000000" w:themeColor="text1"/>
                    <w:sz w:val="18"/>
                    <w:szCs w:val="18"/>
                  </w:rPr>
                </w:rPrChange>
              </w:rPr>
              <w:pPrChange w:id="5807" w:author="Xuning Wei12232" w:date="2026-10-20T15:42: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5808"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等线" w:hAnsi="Times New Roman" w:cs="Times New Roman"/>
                  <w:color w:val="000000" w:themeColor="text1"/>
                  <w:sz w:val="18"/>
                  <w:szCs w:val="18"/>
                  <w:lang w:eastAsia="zh-CN"/>
                </w:rPr>
                <w:delText xml:space="preserve">1.0 V DMF (0.948 kg/kg) </w:delText>
              </w:r>
            </w:del>
            <w:ins w:id="5809" w:author="Xuning Wei12232" w:date="2026-10-20T08:47:00Z">
              <w:r w:rsidRPr="36F45B6D">
                <w:rPr>
                  <w:rFonts w:ascii="Times New Roman" w:eastAsia="等线" w:hAnsi="Times New Roman" w:cs="Times New Roman"/>
                  <w:color w:val="000000" w:themeColor="text1"/>
                  <w:sz w:val="18"/>
                  <w:szCs w:val="18"/>
                </w:rPr>
                <w:t xml:space="preserve"> </w:t>
              </w:r>
            </w:ins>
            <w:ins w:id="5810" w:author="Xuning Wei12232" w:date="2026-10-20T21:25:00Z">
              <w:r w:rsidRPr="36F45B6D">
                <w:rPr>
                  <w:rFonts w:ascii="Times New Roman" w:eastAsia="等线" w:hAnsi="Times New Roman" w:cs="Times New Roman"/>
                  <w:color w:val="000000" w:themeColor="text1"/>
                  <w:sz w:val="18"/>
                  <w:szCs w:val="18"/>
                  <w:rPrChange w:id="5811"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5812"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5813" w:author="Xuning Wei12232" w:date="2026-10-24T11:11:00Z">
                    <w:rPr>
                      <w:rFonts w:ascii="Times New Roman" w:eastAsia="等线" w:hAnsi="Times New Roman" w:cs="Times New Roman"/>
                      <w:color w:val="FF0000"/>
                      <w:sz w:val="18"/>
                      <w:szCs w:val="18"/>
                      <w:highlight w:val="cyan"/>
                    </w:rPr>
                  </w:rPrChange>
                </w:rPr>
                <w:t>0.9</w:t>
              </w:r>
            </w:ins>
            <w:r w:rsidR="2DA1561E" w:rsidRPr="36F45B6D">
              <w:rPr>
                <w:rFonts w:ascii="Times New Roman" w:eastAsia="等线" w:hAnsi="Times New Roman" w:cs="Times New Roman"/>
                <w:color w:val="000000" w:themeColor="text1"/>
                <w:sz w:val="18"/>
                <w:szCs w:val="18"/>
              </w:rPr>
              <w:t>4</w:t>
            </w:r>
            <w:ins w:id="5814" w:author="Xuning Wei12232" w:date="2026-10-20T21:25:00Z">
              <w:r w:rsidRPr="36F45B6D">
                <w:rPr>
                  <w:rFonts w:ascii="Times New Roman" w:eastAsia="等线" w:hAnsi="Times New Roman" w:cs="Times New Roman"/>
                  <w:color w:val="000000" w:themeColor="text1"/>
                  <w:sz w:val="18"/>
                  <w:szCs w:val="18"/>
                  <w:rPrChange w:id="5815" w:author="Xuning Wei12232" w:date="2026-10-24T11:11:00Z">
                    <w:rPr>
                      <w:rFonts w:ascii="Times New Roman" w:eastAsia="等线" w:hAnsi="Times New Roman" w:cs="Times New Roman"/>
                      <w:color w:val="FF0000"/>
                      <w:sz w:val="18"/>
                      <w:szCs w:val="18"/>
                      <w:highlight w:val="cyan"/>
                    </w:rPr>
                  </w:rPrChange>
                </w:rPr>
                <w:t xml:space="preserve"> kg/kg)</w:t>
              </w:r>
            </w:ins>
            <w:ins w:id="5816"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 </w:t>
            </w:r>
            <w:r>
              <w:br/>
            </w:r>
            <w:del w:id="5817" w:author="Xuning Wei12232" w:date="2026-10-20T15:42:00Z">
              <w:r w:rsidRPr="36F45B6D" w:rsidDel="00C15CB5">
                <w:rPr>
                  <w:rFonts w:ascii="Times New Roman" w:eastAsia="等线" w:hAnsi="Times New Roman" w:cs="Times New Roman"/>
                  <w:color w:val="000000" w:themeColor="text1"/>
                  <w:sz w:val="18"/>
                  <w:szCs w:val="18"/>
                </w:rPr>
                <w:delText xml:space="preserve">7. </w:delText>
              </w:r>
            </w:del>
          </w:p>
          <w:p w14:paraId="256E2CEF" w14:textId="77777777" w:rsidR="00652DEA" w:rsidRPr="00B32B9A" w:rsidRDefault="00C15CB5">
            <w:pPr>
              <w:pStyle w:val="aff2"/>
              <w:widowControl w:val="0"/>
              <w:numPr>
                <w:ilvl w:val="0"/>
                <w:numId w:val="83"/>
              </w:numPr>
              <w:spacing w:beforeLines="50" w:before="120" w:afterLines="50" w:after="120"/>
              <w:jc w:val="both"/>
              <w:rPr>
                <w:rFonts w:ascii="Times New Roman" w:eastAsia="仿宋_GB2312" w:hAnsi="Times New Roman" w:cs="Times New Roman"/>
                <w:color w:val="000000" w:themeColor="text1"/>
                <w:sz w:val="18"/>
                <w:szCs w:val="18"/>
              </w:rPr>
              <w:pPrChange w:id="5818"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2AEFCD9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08EB2C"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1EA021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4AF46E" w14:textId="5FFAE71B" w:rsidR="00652DEA" w:rsidRPr="00B32B9A" w:rsidRDefault="00C15CB5">
            <w:pPr>
              <w:pStyle w:val="aff2"/>
              <w:widowControl w:val="0"/>
              <w:numPr>
                <w:ilvl w:val="0"/>
                <w:numId w:val="84"/>
              </w:numPr>
              <w:spacing w:beforeLines="50" w:before="120" w:afterLines="50" w:after="120"/>
              <w:jc w:val="both"/>
              <w:rPr>
                <w:ins w:id="5819" w:author="Xuning Wei12232" w:date="2026-10-20T15:42:00Z"/>
                <w:rFonts w:ascii="Times New Roman" w:eastAsia="等线" w:hAnsi="Times New Roman" w:cs="Times New Roman"/>
                <w:color w:val="000000" w:themeColor="text1"/>
                <w:sz w:val="18"/>
                <w:szCs w:val="18"/>
              </w:rPr>
              <w:pPrChange w:id="5820" w:author="Xuning Wei12232" w:date="2026-10-20T15:42:00Z">
                <w:pPr>
                  <w:widowControl w:val="0"/>
                  <w:spacing w:beforeLines="50" w:before="120" w:afterLines="50" w:after="120"/>
                  <w:contextualSpacing/>
                </w:pPr>
              </w:pPrChange>
            </w:pPr>
            <w:ins w:id="5821"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5822"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823"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5824"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5825" w:author="Xuning Wei12232" w:date="2026-10-20T21:35:00Z">
              <w:r w:rsidRPr="00B32B9A">
                <w:rPr>
                  <w:rFonts w:ascii="Times New Roman" w:eastAsia="等线" w:hAnsi="Times New Roman" w:cs="Times New Roman"/>
                  <w:bCs w:val="0"/>
                  <w:color w:val="000000" w:themeColor="text1"/>
                  <w:sz w:val="18"/>
                  <w:szCs w:val="18"/>
                </w:rPr>
                <w:t>)</w:t>
              </w:r>
            </w:ins>
            <w:del w:id="5826" w:author="Xuning Wei12232" w:date="2026-10-20T15:42:00Z">
              <w:r w:rsidRPr="00B32B9A">
                <w:rPr>
                  <w:rFonts w:ascii="Times New Roman" w:eastAsia="等线" w:hAnsi="Times New Roman" w:cs="Times New Roman"/>
                  <w:color w:val="000000" w:themeColor="text1"/>
                  <w:sz w:val="18"/>
                  <w:szCs w:val="18"/>
                </w:rPr>
                <w:delText xml:space="preserve">1. </w:delText>
              </w:r>
            </w:del>
            <w:del w:id="5827" w:author="Xuning Wei12232" w:date="2026-10-20T21:35:00Z">
              <w:r w:rsidRPr="00B32B9A">
                <w:rPr>
                  <w:rFonts w:ascii="Times New Roman" w:eastAsia="等线" w:hAnsi="Times New Roman" w:cs="Times New Roman"/>
                  <w:color w:val="000000" w:themeColor="text1"/>
                  <w:sz w:val="18"/>
                  <w:szCs w:val="18"/>
                  <w:rPrChange w:id="5828" w:author="Xuning Wei12232" w:date="2026-10-24T11:11:00Z">
                    <w:rPr/>
                  </w:rPrChange>
                </w:rPr>
                <w:delText xml:space="preserve">Heat the mixture to </w:delText>
              </w:r>
            </w:del>
            <w:del w:id="5829" w:author="Xuning Wei12232" w:date="2026-10-20T14:33:00Z">
              <w:r w:rsidRPr="00B32B9A">
                <w:rPr>
                  <w:rFonts w:ascii="Times New Roman" w:eastAsia="等线" w:hAnsi="Times New Roman" w:cs="Times New Roman"/>
                  <w:color w:val="000000" w:themeColor="text1"/>
                  <w:sz w:val="18"/>
                  <w:szCs w:val="18"/>
                  <w:rPrChange w:id="5830" w:author="Xuning Wei12232" w:date="2026-10-24T11:11:00Z">
                    <w:rPr/>
                  </w:rPrChange>
                </w:rPr>
                <w:delText>25 ± 5 °C</w:delText>
              </w:r>
            </w:del>
            <w:del w:id="5831" w:author="Xuning Wei12232" w:date="2026-10-20T21:35:00Z">
              <w:r w:rsidRPr="00B32B9A">
                <w:rPr>
                  <w:rFonts w:ascii="Times New Roman" w:eastAsia="等线" w:hAnsi="Times New Roman" w:cs="Times New Roman"/>
                  <w:color w:val="000000" w:themeColor="text1"/>
                  <w:sz w:val="18"/>
                  <w:szCs w:val="18"/>
                  <w:rPrChange w:id="5832" w:author="Xuning Wei12232" w:date="2026-10-24T11:11:00Z">
                    <w:rPr/>
                  </w:rPrChange>
                </w:rPr>
                <w:delText xml:space="preserve">. Start timing when temperature reaches 20 °C. The mixture is allowed to react at </w:delText>
              </w:r>
            </w:del>
            <w:del w:id="5833" w:author="Xuning Wei12232" w:date="2026-10-20T14:33:00Z">
              <w:r w:rsidRPr="00B32B9A">
                <w:rPr>
                  <w:rFonts w:ascii="Times New Roman" w:eastAsia="等线" w:hAnsi="Times New Roman" w:cs="Times New Roman"/>
                  <w:color w:val="000000" w:themeColor="text1"/>
                  <w:sz w:val="18"/>
                  <w:szCs w:val="18"/>
                  <w:rPrChange w:id="5834" w:author="Xuning Wei12232" w:date="2026-10-24T11:11:00Z">
                    <w:rPr/>
                  </w:rPrChange>
                </w:rPr>
                <w:delText>25 ± 5 °C</w:delText>
              </w:r>
            </w:del>
            <w:del w:id="5835" w:author="Xuning Wei12232" w:date="2026-10-20T21:35:00Z">
              <w:r w:rsidRPr="00B32B9A">
                <w:rPr>
                  <w:rFonts w:ascii="Times New Roman" w:eastAsia="等线" w:hAnsi="Times New Roman" w:cs="Times New Roman"/>
                  <w:color w:val="000000" w:themeColor="text1"/>
                  <w:sz w:val="18"/>
                  <w:szCs w:val="18"/>
                  <w:rPrChange w:id="5836" w:author="Xuning Wei12232" w:date="2026-10-24T11:11:00Z">
                    <w:rPr/>
                  </w:rPrChange>
                </w:rPr>
                <w:delText xml:space="preserve"> (target: 25 °C)</w:delText>
              </w:r>
            </w:del>
            <w:r w:rsidRPr="00B32B9A">
              <w:rPr>
                <w:rFonts w:ascii="Times New Roman" w:eastAsia="等线" w:hAnsi="Times New Roman" w:cs="Times New Roman"/>
                <w:color w:val="000000" w:themeColor="text1"/>
                <w:sz w:val="18"/>
                <w:szCs w:val="18"/>
                <w:rPrChange w:id="5837" w:author="Xuning Wei12232" w:date="2026-10-24T11:11:00Z">
                  <w:rPr/>
                </w:rPrChange>
              </w:rPr>
              <w:t xml:space="preserve">. </w:t>
            </w:r>
            <w:del w:id="5838" w:author="Xuning Wei12232" w:date="2026-10-20T15:42:00Z">
              <w:r w:rsidRPr="00B32B9A">
                <w:rPr>
                  <w:color w:val="000000" w:themeColor="text1"/>
                </w:rPr>
                <w:br/>
              </w:r>
              <w:r w:rsidRPr="00B32B9A">
                <w:rPr>
                  <w:rFonts w:ascii="Times New Roman" w:eastAsia="等线" w:hAnsi="Times New Roman" w:cs="Times New Roman"/>
                  <w:color w:val="000000" w:themeColor="text1"/>
                  <w:sz w:val="18"/>
                  <w:szCs w:val="18"/>
                  <w:rPrChange w:id="5839" w:author="Xuning Wei12232" w:date="2026-10-24T11:11:00Z">
                    <w:rPr/>
                  </w:rPrChange>
                </w:rPr>
                <w:delText xml:space="preserve">2. </w:delText>
              </w:r>
            </w:del>
          </w:p>
          <w:p w14:paraId="7B91A49F" w14:textId="77777777" w:rsidR="00652DEA" w:rsidRPr="00B32B9A" w:rsidRDefault="00C15CB5">
            <w:pPr>
              <w:pStyle w:val="aff2"/>
              <w:widowControl w:val="0"/>
              <w:numPr>
                <w:ilvl w:val="0"/>
                <w:numId w:val="84"/>
              </w:numPr>
              <w:spacing w:beforeLines="50" w:before="120" w:afterLines="50" w:after="120"/>
              <w:jc w:val="both"/>
              <w:rPr>
                <w:ins w:id="5840" w:author="Xuning Wei12232" w:date="2026-10-20T15:42:00Z"/>
                <w:rFonts w:ascii="Times New Roman" w:eastAsia="等线" w:hAnsi="Times New Roman" w:cs="Times New Roman"/>
                <w:color w:val="000000" w:themeColor="text1"/>
                <w:sz w:val="18"/>
                <w:szCs w:val="18"/>
              </w:rPr>
              <w:pPrChange w:id="5841" w:author="Xuning Wei12232" w:date="2026-10-20T15:42:00Z">
                <w:pPr>
                  <w:widowControl w:val="0"/>
                  <w:spacing w:beforeLines="50" w:before="120" w:afterLines="50" w:after="120"/>
                  <w:contextualSpacing/>
                </w:pPr>
              </w:pPrChange>
            </w:pPr>
            <w:r w:rsidRPr="70F537F2">
              <w:rPr>
                <w:rFonts w:ascii="Times New Roman" w:eastAsia="等线" w:hAnsi="Times New Roman" w:cs="Times New Roman"/>
                <w:color w:val="000000" w:themeColor="text1"/>
                <w:sz w:val="18"/>
                <w:szCs w:val="18"/>
                <w:rPrChange w:id="5842" w:author="Xuning Wei12232" w:date="2026-10-24T11:11:00Z">
                  <w:rPr/>
                </w:rPrChange>
              </w:rPr>
              <w:t>After 6 h ± 15 min (target</w:t>
            </w:r>
            <w:r w:rsidRPr="70F537F2">
              <w:rPr>
                <w:rFonts w:ascii="Times New Roman" w:eastAsia="等线" w:hAnsi="Times New Roman" w:cs="Times New Roman"/>
                <w:color w:val="000000" w:themeColor="text1"/>
                <w:sz w:val="18"/>
                <w:szCs w:val="18"/>
                <w:lang w:eastAsia="zh-CN"/>
                <w:rPrChange w:id="5843"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5844" w:author="Xuning Wei12232" w:date="2026-10-24T11:11:00Z">
                  <w:rPr/>
                </w:rPrChange>
              </w:rPr>
              <w:t xml:space="preserve">6 h), sample the mixture every 0.5 ~ 1 h for </w:t>
            </w:r>
            <w:r w:rsidRPr="70F537F2">
              <w:rPr>
                <w:rFonts w:ascii="Times New Roman" w:eastAsia="仿宋_GB2312" w:hAnsi="Times New Roman" w:cs="Times New Roman"/>
                <w:color w:val="000000" w:themeColor="text1"/>
                <w:sz w:val="18"/>
                <w:szCs w:val="18"/>
                <w:rPrChange w:id="5845" w:author="Xuning Wei12232" w:date="2026-10-24T11:11:00Z">
                  <w:rPr>
                    <w:rFonts w:eastAsia="仿宋_GB2312"/>
                  </w:rPr>
                </w:rPrChange>
              </w:rPr>
              <w:t>bromophenol blue analysis</w:t>
            </w:r>
            <w:r w:rsidRPr="70F537F2">
              <w:rPr>
                <w:rFonts w:ascii="Times New Roman" w:eastAsia="等线" w:hAnsi="Times New Roman" w:cs="Times New Roman"/>
                <w:color w:val="000000" w:themeColor="text1"/>
                <w:sz w:val="18"/>
                <w:szCs w:val="18"/>
                <w:rPrChange w:id="5846" w:author="Xuning Wei12232" w:date="2026-10-24T11:11:00Z">
                  <w:rPr/>
                </w:rPrChange>
              </w:rPr>
              <w:t xml:space="preserve"> until two consecutive samples test as negative (Yellow to Orange Report Negative= Complete coupling</w:t>
            </w:r>
            <w:r w:rsidRPr="70F537F2">
              <w:rPr>
                <w:rFonts w:ascii="Times New Roman" w:eastAsia="等线" w:hAnsi="Times New Roman" w:cs="Times New Roman"/>
                <w:color w:val="000000" w:themeColor="text1"/>
                <w:sz w:val="18"/>
                <w:szCs w:val="18"/>
                <w:lang w:eastAsia="zh-CN"/>
                <w:rPrChange w:id="5847" w:author="Xuning Wei12232" w:date="2026-10-24T11:11:00Z">
                  <w:rPr>
                    <w:lang w:eastAsia="zh-CN"/>
                  </w:rPr>
                </w:rPrChange>
              </w:rPr>
              <w:t xml:space="preserve">; </w:t>
            </w:r>
            <w:r w:rsidRPr="70F537F2">
              <w:rPr>
                <w:rFonts w:ascii="Times New Roman" w:eastAsia="等线" w:hAnsi="Times New Roman" w:cs="Times New Roman"/>
                <w:color w:val="000000" w:themeColor="text1"/>
                <w:sz w:val="18"/>
                <w:szCs w:val="18"/>
                <w:rPrChange w:id="5848" w:author="Xuning Wei12232" w:date="2026-10-24T11:11:00Z">
                  <w:rPr/>
                </w:rPrChange>
              </w:rPr>
              <w:t>Blue to Black Positive= Incomplete coupling). And the mixture should be stirred for coupling time (8</w:t>
            </w:r>
            <w:ins w:id="5849" w:author="Xuning Wei12232" w:date="2026-10-20T21:28:00Z">
              <w:r w:rsidRPr="70F537F2">
                <w:rPr>
                  <w:rFonts w:ascii="Times New Roman" w:eastAsia="等线" w:hAnsi="Times New Roman" w:cs="Times New Roman"/>
                  <w:color w:val="000000" w:themeColor="text1"/>
                  <w:sz w:val="18"/>
                  <w:szCs w:val="18"/>
                </w:rPr>
                <w:t>.5</w:t>
              </w:r>
            </w:ins>
            <w:r w:rsidRPr="70F537F2">
              <w:rPr>
                <w:rFonts w:ascii="Times New Roman" w:eastAsia="等线" w:hAnsi="Times New Roman" w:cs="Times New Roman"/>
                <w:color w:val="000000" w:themeColor="text1"/>
                <w:sz w:val="18"/>
                <w:szCs w:val="18"/>
                <w:rPrChange w:id="5850" w:author="Xuning Wei12232" w:date="2026-10-24T11:11:00Z">
                  <w:rPr/>
                </w:rPrChange>
              </w:rPr>
              <w:t xml:space="preserve"> h </w:t>
            </w:r>
            <w:ins w:id="5851" w:author="Xuning Wei12232" w:date="2026-10-22T08:07:00Z">
              <w:r w:rsidRPr="70F537F2">
                <w:rPr>
                  <w:rFonts w:ascii="Times New Roman" w:eastAsia="仿宋_GB2312" w:hAnsi="Times New Roman" w:cs="Times New Roman"/>
                  <w:color w:val="000000" w:themeColor="text1"/>
                  <w:sz w:val="18"/>
                  <w:szCs w:val="18"/>
                </w:rPr>
                <w:t xml:space="preserve">≤ </w:t>
              </w:r>
            </w:ins>
            <w:del w:id="5852" w:author="Xuning Wei12232" w:date="2026-10-20T13:10:00Z">
              <w:r w:rsidRPr="70F537F2" w:rsidDel="00C15CB5">
                <w:rPr>
                  <w:rFonts w:ascii="Times New Roman" w:eastAsia="等线" w:hAnsi="Times New Roman" w:cs="Times New Roman" w:hint="eastAsia"/>
                  <w:color w:val="000000" w:themeColor="text1"/>
                  <w:sz w:val="18"/>
                  <w:szCs w:val="18"/>
                  <w:rPrChange w:id="5853"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5854"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5855" w:author="Xuning Wei12232" w:date="2026-10-24T11:11:00Z">
                  <w:rPr/>
                </w:rPrChange>
              </w:rPr>
              <w:t xml:space="preserve">Coupling time </w:t>
            </w:r>
            <w:ins w:id="5856" w:author="Xuning Wei12232" w:date="2026-10-22T08:07:00Z">
              <w:r w:rsidRPr="70F537F2">
                <w:rPr>
                  <w:rFonts w:ascii="Times New Roman" w:eastAsia="仿宋_GB2312" w:hAnsi="Times New Roman" w:cs="Times New Roman"/>
                  <w:color w:val="000000" w:themeColor="text1"/>
                  <w:sz w:val="18"/>
                  <w:szCs w:val="18"/>
                </w:rPr>
                <w:t xml:space="preserve">≤ </w:t>
              </w:r>
            </w:ins>
            <w:del w:id="5857" w:author="Xuning Wei12232" w:date="2026-10-20T13:10:00Z">
              <w:r w:rsidRPr="70F537F2" w:rsidDel="00C15CB5">
                <w:rPr>
                  <w:rFonts w:ascii="Times New Roman" w:eastAsia="等线" w:hAnsi="Times New Roman" w:cs="Times New Roman" w:hint="eastAsia"/>
                  <w:color w:val="000000" w:themeColor="text1"/>
                  <w:sz w:val="18"/>
                  <w:szCs w:val="18"/>
                  <w:rPrChange w:id="5858" w:author="Xuning Wei12232" w:date="2026-10-24T11:11:00Z">
                    <w:rPr>
                      <w:rFonts w:hint="eastAsia"/>
                    </w:rPr>
                  </w:rPrChange>
                </w:rPr>
                <w:delText>≤</w:delText>
              </w:r>
              <w:r w:rsidRPr="70F537F2" w:rsidDel="00C15CB5">
                <w:rPr>
                  <w:rFonts w:ascii="Times New Roman" w:eastAsia="等线" w:hAnsi="Times New Roman" w:cs="Times New Roman"/>
                  <w:color w:val="000000" w:themeColor="text1"/>
                  <w:sz w:val="18"/>
                  <w:szCs w:val="18"/>
                  <w:rPrChange w:id="5859" w:author="Xuning Wei12232" w:date="2026-10-24T11:11:00Z">
                    <w:rPr/>
                  </w:rPrChange>
                </w:rPr>
                <w:delText xml:space="preserve"> </w:delText>
              </w:r>
            </w:del>
            <w:r w:rsidRPr="70F537F2">
              <w:rPr>
                <w:rFonts w:ascii="Times New Roman" w:eastAsia="等线" w:hAnsi="Times New Roman" w:cs="Times New Roman"/>
                <w:color w:val="000000" w:themeColor="text1"/>
                <w:sz w:val="18"/>
                <w:szCs w:val="18"/>
                <w:rPrChange w:id="5860" w:author="Xuning Wei12232" w:date="2026-10-24T11:11:00Z">
                  <w:rPr/>
                </w:rPrChange>
              </w:rPr>
              <w:t>1</w:t>
            </w:r>
            <w:ins w:id="5861" w:author="Xuning Wei12232" w:date="2026-10-20T21:28:00Z">
              <w:r w:rsidRPr="70F537F2">
                <w:rPr>
                  <w:rFonts w:ascii="Times New Roman" w:eastAsia="等线" w:hAnsi="Times New Roman" w:cs="Times New Roman"/>
                  <w:color w:val="000000" w:themeColor="text1"/>
                  <w:sz w:val="18"/>
                  <w:szCs w:val="18"/>
                </w:rPr>
                <w:t>7.5</w:t>
              </w:r>
            </w:ins>
            <w:del w:id="5862" w:author="Xuning Wei12232" w:date="2026-10-20T21:28:00Z">
              <w:r w:rsidRPr="70F537F2" w:rsidDel="00C15CB5">
                <w:rPr>
                  <w:rFonts w:ascii="Times New Roman" w:eastAsia="等线" w:hAnsi="Times New Roman" w:cs="Times New Roman"/>
                  <w:color w:val="000000" w:themeColor="text1"/>
                  <w:sz w:val="18"/>
                  <w:szCs w:val="18"/>
                  <w:rPrChange w:id="5863" w:author="Xuning Wei12232" w:date="2026-10-24T11:11:00Z">
                    <w:rPr/>
                  </w:rPrChange>
                </w:rPr>
                <w:delText>8</w:delText>
              </w:r>
            </w:del>
            <w:r w:rsidRPr="70F537F2">
              <w:rPr>
                <w:rFonts w:ascii="Times New Roman" w:eastAsia="等线" w:hAnsi="Times New Roman" w:cs="Times New Roman"/>
                <w:color w:val="000000" w:themeColor="text1"/>
                <w:sz w:val="18"/>
                <w:szCs w:val="18"/>
                <w:rPrChange w:id="5864" w:author="Xuning Wei12232" w:date="2026-10-24T11:11:00Z">
                  <w:rPr/>
                </w:rPrChange>
              </w:rPr>
              <w:t xml:space="preserve"> h</w:t>
            </w:r>
            <w:commentRangeStart w:id="5865"/>
            <w:commentRangeStart w:id="5866"/>
            <w:commentRangeStart w:id="5867"/>
            <w:commentRangeStart w:id="5868"/>
            <w:r w:rsidRPr="70F537F2">
              <w:rPr>
                <w:rFonts w:ascii="Times New Roman" w:eastAsia="等线" w:hAnsi="Times New Roman" w:cs="Times New Roman"/>
                <w:color w:val="000000" w:themeColor="text1"/>
                <w:sz w:val="18"/>
                <w:szCs w:val="18"/>
                <w:rPrChange w:id="5869" w:author="Xuning Wei12232" w:date="2026-10-24T11:11:00Z">
                  <w:rPr/>
                </w:rPrChange>
              </w:rPr>
              <w:t>).</w:t>
            </w:r>
            <w:commentRangeEnd w:id="5865"/>
            <w:r w:rsidRPr="70F537F2">
              <w:rPr>
                <w:rStyle w:val="affe"/>
                <w:rFonts w:ascii="Times New Roman" w:eastAsia="等线" w:hAnsi="Times New Roman" w:cs="Times New Roman"/>
                <w:color w:val="000000" w:themeColor="text1"/>
                <w:sz w:val="18"/>
                <w:szCs w:val="18"/>
                <w:rPrChange w:id="5870" w:author="Xuning Wei12232" w:date="2026-10-24T11:11:00Z">
                  <w:rPr>
                    <w:rStyle w:val="affe"/>
                    <w:sz w:val="22"/>
                    <w:szCs w:val="32"/>
                  </w:rPr>
                </w:rPrChange>
              </w:rPr>
              <w:commentReference w:id="5865"/>
            </w:r>
            <w:commentRangeEnd w:id="5866"/>
            <w:r w:rsidRPr="70F537F2">
              <w:rPr>
                <w:rStyle w:val="affe"/>
                <w:rFonts w:ascii="Times New Roman" w:eastAsia="等线" w:hAnsi="Times New Roman" w:cs="Times New Roman"/>
                <w:color w:val="000000" w:themeColor="text1"/>
                <w:sz w:val="18"/>
                <w:szCs w:val="18"/>
                <w:rPrChange w:id="5871" w:author="Xuning Wei12232" w:date="2026-10-24T11:11:00Z">
                  <w:rPr>
                    <w:rStyle w:val="affe"/>
                    <w:sz w:val="22"/>
                    <w:szCs w:val="32"/>
                  </w:rPr>
                </w:rPrChange>
              </w:rPr>
              <w:commentReference w:id="5866"/>
            </w:r>
            <w:commentRangeEnd w:id="5867"/>
            <w:r w:rsidRPr="70F537F2">
              <w:rPr>
                <w:rStyle w:val="affe"/>
                <w:rFonts w:ascii="Times New Roman" w:eastAsia="等线" w:hAnsi="Times New Roman" w:cs="Times New Roman"/>
                <w:color w:val="000000" w:themeColor="text1"/>
                <w:sz w:val="18"/>
                <w:szCs w:val="18"/>
                <w:rPrChange w:id="5872" w:author="Xuning Wei12232" w:date="2026-10-24T11:11:00Z">
                  <w:rPr>
                    <w:rStyle w:val="affe"/>
                    <w:sz w:val="22"/>
                    <w:szCs w:val="32"/>
                  </w:rPr>
                </w:rPrChange>
              </w:rPr>
              <w:commentReference w:id="5867"/>
            </w:r>
            <w:commentRangeEnd w:id="5868"/>
            <w:r w:rsidRPr="70F537F2">
              <w:rPr>
                <w:rStyle w:val="affe"/>
                <w:rFonts w:ascii="Times New Roman" w:eastAsia="等线" w:hAnsi="Times New Roman" w:cs="Times New Roman"/>
                <w:color w:val="000000" w:themeColor="text1"/>
                <w:sz w:val="18"/>
                <w:szCs w:val="18"/>
                <w:rPrChange w:id="5873" w:author="Xuning Wei12232" w:date="2026-10-24T11:11:00Z">
                  <w:rPr>
                    <w:rStyle w:val="affe"/>
                    <w:sz w:val="22"/>
                    <w:szCs w:val="32"/>
                  </w:rPr>
                </w:rPrChange>
              </w:rPr>
              <w:commentReference w:id="5868"/>
            </w:r>
            <w:r w:rsidRPr="70F537F2">
              <w:rPr>
                <w:rFonts w:ascii="Times New Roman" w:eastAsia="等线" w:hAnsi="Times New Roman" w:cs="Times New Roman"/>
                <w:color w:val="000000" w:themeColor="text1"/>
                <w:sz w:val="18"/>
                <w:szCs w:val="18"/>
                <w:rPrChange w:id="5874" w:author="Xuning Wei12232" w:date="2026-10-24T11:11:00Z">
                  <w:rPr/>
                </w:rPrChange>
              </w:rPr>
              <w:t xml:space="preserve"> </w:t>
            </w:r>
            <w:r>
              <w:br/>
            </w:r>
            <w:del w:id="5875" w:author="Xuning Wei12232" w:date="2026-10-20T15:42:00Z">
              <w:r w:rsidRPr="70F537F2" w:rsidDel="00C15CB5">
                <w:rPr>
                  <w:rFonts w:ascii="Times New Roman" w:eastAsia="等线" w:hAnsi="Times New Roman" w:cs="Times New Roman"/>
                  <w:color w:val="000000" w:themeColor="text1"/>
                  <w:sz w:val="18"/>
                  <w:szCs w:val="18"/>
                  <w:rPrChange w:id="5876" w:author="Xuning Wei12232" w:date="2026-10-24T11:11:00Z">
                    <w:rPr/>
                  </w:rPrChange>
                </w:rPr>
                <w:delText xml:space="preserve">3. </w:delText>
              </w:r>
            </w:del>
          </w:p>
          <w:p w14:paraId="248E4B4A" w14:textId="77777777" w:rsidR="00652DEA" w:rsidRPr="00B32B9A" w:rsidRDefault="00C15CB5">
            <w:pPr>
              <w:pStyle w:val="aff2"/>
              <w:widowControl w:val="0"/>
              <w:numPr>
                <w:ilvl w:val="0"/>
                <w:numId w:val="84"/>
              </w:numPr>
              <w:spacing w:beforeLines="50" w:before="120" w:afterLines="50" w:after="120"/>
              <w:jc w:val="both"/>
              <w:rPr>
                <w:rFonts w:ascii="Times New Roman" w:eastAsia="等线" w:hAnsi="Times New Roman" w:cs="Times New Roman"/>
                <w:color w:val="000000" w:themeColor="text1"/>
                <w:sz w:val="18"/>
                <w:szCs w:val="18"/>
                <w:rPrChange w:id="5877" w:author="Xuning Wei12232" w:date="2026-10-24T11:11:00Z">
                  <w:rPr/>
                </w:rPrChange>
              </w:rPr>
              <w:pPrChange w:id="5878" w:author="Xuning Wei12232" w:date="2026-10-20T15:42: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5879" w:author="Xuning Wei12232" w:date="2026-10-24T11:11:00Z">
                  <w:rPr/>
                </w:rPrChange>
              </w:rPr>
              <w:t xml:space="preserve">Stop stirring and turn off the nitrogen. Drain until there is no reaction mixture drip. </w:t>
            </w:r>
          </w:p>
          <w:p w14:paraId="6389BDE6"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88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47415AC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1FD38A"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E4832C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B244078" w14:textId="77777777" w:rsidR="00652DEA" w:rsidRPr="00B32B9A" w:rsidRDefault="00C15CB5">
            <w:pPr>
              <w:pStyle w:val="aff2"/>
              <w:widowControl w:val="0"/>
              <w:numPr>
                <w:ilvl w:val="0"/>
                <w:numId w:val="85"/>
              </w:numPr>
              <w:spacing w:beforeLines="50" w:before="120" w:afterLines="50" w:after="120"/>
              <w:jc w:val="both"/>
              <w:rPr>
                <w:ins w:id="5881" w:author="Xuning Wei12232" w:date="2026-10-20T15:43:00Z"/>
                <w:rFonts w:ascii="Times New Roman" w:eastAsia="仿宋_GB2312" w:hAnsi="Times New Roman" w:cs="Times New Roman"/>
                <w:color w:val="000000" w:themeColor="text1"/>
                <w:sz w:val="18"/>
                <w:szCs w:val="18"/>
              </w:rPr>
              <w:pPrChange w:id="5882" w:author="Xuning Wei12232" w:date="2026-10-20T15:42:00Z">
                <w:pPr>
                  <w:widowControl w:val="0"/>
                  <w:spacing w:beforeLines="50" w:before="120" w:afterLines="50" w:after="120"/>
                  <w:contextualSpacing/>
                </w:pPr>
              </w:pPrChange>
            </w:pPr>
            <w:del w:id="5883" w:author="Xuning Wei12232" w:date="2026-10-20T15:42:00Z">
              <w:r w:rsidRPr="00B32B9A">
                <w:rPr>
                  <w:rFonts w:ascii="Times New Roman" w:eastAsia="仿宋_GB2312" w:hAnsi="Times New Roman" w:cs="Times New Roman"/>
                  <w:color w:val="000000" w:themeColor="text1"/>
                  <w:sz w:val="18"/>
                  <w:szCs w:val="18"/>
                  <w:rPrChange w:id="5884"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885" w:author="Xuning Wei12232" w:date="2026-10-24T11:11:00Z">
                  <w:rPr/>
                </w:rPrChange>
              </w:rPr>
              <w:t>Add</w:t>
            </w:r>
            <w:ins w:id="5886" w:author="Xuning Wei12232" w:date="2026-10-23T19:54:00Z">
              <w:r w:rsidRPr="00B32B9A">
                <w:rPr>
                  <w:rFonts w:ascii="Times New Roman" w:eastAsia="仿宋_GB2312" w:hAnsi="Times New Roman" w:cs="Times New Roman"/>
                  <w:color w:val="000000" w:themeColor="text1"/>
                  <w:sz w:val="18"/>
                  <w:szCs w:val="18"/>
                  <w:rPrChange w:id="5887"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sidRPr="00B32B9A">
                <w:rPr>
                  <w:rFonts w:ascii="Times New Roman" w:eastAsia="仿宋_GB2312" w:hAnsi="Times New Roman" w:cs="Times New Roman"/>
                  <w:color w:val="000000" w:themeColor="text1"/>
                  <w:sz w:val="18"/>
                  <w:szCs w:val="18"/>
                  <w:rPrChange w:id="588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889" w:author="Xuning Wei12232" w:date="2026-10-20T19:21:00Z">
              <w:r w:rsidRPr="00B32B9A">
                <w:rPr>
                  <w:rFonts w:ascii="Times New Roman" w:eastAsia="仿宋_GB2312" w:hAnsi="Times New Roman" w:cs="Times New Roman"/>
                  <w:color w:val="000000" w:themeColor="text1"/>
                  <w:sz w:val="18"/>
                  <w:szCs w:val="18"/>
                  <w:lang w:eastAsia="zh-CN"/>
                  <w:rPrChange w:id="5890" w:author="Xuning Wei12232" w:date="2026-10-24T11:11:00Z">
                    <w:rPr>
                      <w:lang w:eastAsia="zh-CN"/>
                    </w:rPr>
                  </w:rPrChange>
                </w:rPr>
                <w:delText xml:space="preserve"> </w:delText>
              </w:r>
            </w:del>
            <w:del w:id="5891" w:author="Xuning Wei12232" w:date="2026-10-20T08:14:00Z">
              <w:r w:rsidRPr="00B32B9A">
                <w:rPr>
                  <w:rFonts w:ascii="Times New Roman" w:eastAsia="仿宋_GB2312" w:hAnsi="Times New Roman" w:cs="Times New Roman"/>
                  <w:color w:val="000000" w:themeColor="text1"/>
                  <w:sz w:val="18"/>
                  <w:szCs w:val="18"/>
                  <w:lang w:eastAsia="zh-CN"/>
                  <w:rPrChange w:id="5892"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5893"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5894"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5895"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5896" w:author="Xuning Wei12232" w:date="2026-10-24T11:11:00Z">
                  <w:rPr>
                    <w:color w:val="0000FF"/>
                  </w:rPr>
                </w:rPrChange>
              </w:rPr>
              <w:t xml:space="preserve"> cleaning pipeline.</w:t>
            </w:r>
            <w:del w:id="5897" w:author="Xuning Wei12232" w:date="2026-10-20T08:18:00Z">
              <w:r w:rsidRPr="00B32B9A">
                <w:rPr>
                  <w:rFonts w:ascii="Times New Roman" w:eastAsia="仿宋_GB2312" w:hAnsi="Times New Roman" w:cs="Times New Roman"/>
                  <w:color w:val="000000" w:themeColor="text1"/>
                  <w:sz w:val="18"/>
                  <w:szCs w:val="18"/>
                  <w:rPrChange w:id="5898" w:author="Xuning Wei12232" w:date="2026-10-24T11:11:00Z">
                    <w:rPr/>
                  </w:rPrChange>
                </w:rPr>
                <w:delText>.</w:delText>
              </w:r>
            </w:del>
            <w:r w:rsidRPr="00B32B9A">
              <w:rPr>
                <w:rFonts w:ascii="Times New Roman" w:eastAsia="仿宋_GB2312" w:hAnsi="Times New Roman" w:cs="Times New Roman"/>
                <w:color w:val="000000" w:themeColor="text1"/>
                <w:sz w:val="18"/>
                <w:szCs w:val="18"/>
                <w:rPrChange w:id="5899" w:author="Xuning Wei12232" w:date="2026-10-24T11:11:00Z">
                  <w:rPr/>
                </w:rPrChange>
              </w:rPr>
              <w:t xml:space="preserve"> </w:t>
            </w:r>
            <w:del w:id="5900" w:author="Xuning Wei12232" w:date="2026-10-20T15:43:00Z">
              <w:r w:rsidRPr="00B32B9A">
                <w:rPr>
                  <w:rFonts w:ascii="Times New Roman" w:eastAsia="仿宋_GB2312" w:hAnsi="Times New Roman" w:cs="Times New Roman"/>
                  <w:color w:val="000000" w:themeColor="text1"/>
                  <w:sz w:val="18"/>
                  <w:szCs w:val="18"/>
                  <w:rPrChange w:id="5901" w:author="Xuning Wei12232" w:date="2026-10-24T11:11:00Z">
                    <w:rPr/>
                  </w:rPrChange>
                </w:rPr>
                <w:br/>
                <w:delText xml:space="preserve">2. </w:delText>
              </w:r>
            </w:del>
          </w:p>
          <w:p w14:paraId="1490D1BA" w14:textId="77777777" w:rsidR="00652DEA" w:rsidRPr="00B32B9A" w:rsidRDefault="00C15CB5">
            <w:pPr>
              <w:pStyle w:val="aff2"/>
              <w:widowControl w:val="0"/>
              <w:numPr>
                <w:ilvl w:val="0"/>
                <w:numId w:val="85"/>
              </w:numPr>
              <w:spacing w:beforeLines="50" w:before="120" w:afterLines="50" w:after="120"/>
              <w:jc w:val="both"/>
              <w:rPr>
                <w:ins w:id="5902" w:author="Xuning Wei12232" w:date="2026-10-20T15:43:00Z"/>
                <w:rFonts w:ascii="Times New Roman" w:eastAsia="仿宋_GB2312" w:hAnsi="Times New Roman" w:cs="Times New Roman"/>
                <w:color w:val="000000" w:themeColor="text1"/>
                <w:sz w:val="18"/>
                <w:szCs w:val="18"/>
              </w:rPr>
              <w:pPrChange w:id="5903"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04" w:author="Xuning Wei12232" w:date="2026-10-24T11:11:00Z">
                  <w:rPr/>
                </w:rPrChange>
              </w:rPr>
              <w:t>After the liquid is filtered out of the synthesis reactor. Transfer the mixture in activation tank (TJ4S-1213-Sy15-R01) to synthesis reactor (TJ4S-1213-Sy15).</w:t>
            </w:r>
            <w:del w:id="5905" w:author="Xuning Wei12232" w:date="2026-10-20T15:43:00Z">
              <w:r w:rsidRPr="00B32B9A">
                <w:rPr>
                  <w:rFonts w:ascii="Times New Roman" w:eastAsia="仿宋_GB2312" w:hAnsi="Times New Roman" w:cs="Times New Roman"/>
                  <w:color w:val="000000" w:themeColor="text1"/>
                  <w:sz w:val="18"/>
                  <w:szCs w:val="18"/>
                  <w:rPrChange w:id="5906" w:author="Xuning Wei12232" w:date="2026-10-24T11:11:00Z">
                    <w:rPr/>
                  </w:rPrChange>
                </w:rPr>
                <w:br/>
                <w:delText xml:space="preserve">3. </w:delText>
              </w:r>
            </w:del>
          </w:p>
          <w:p w14:paraId="26846E4A" w14:textId="77777777" w:rsidR="00652DEA" w:rsidRPr="00B32B9A" w:rsidRDefault="00C15CB5">
            <w:pPr>
              <w:pStyle w:val="aff2"/>
              <w:widowControl w:val="0"/>
              <w:numPr>
                <w:ilvl w:val="0"/>
                <w:numId w:val="85"/>
              </w:numPr>
              <w:spacing w:beforeLines="50" w:before="120" w:afterLines="50" w:after="120"/>
              <w:jc w:val="both"/>
              <w:rPr>
                <w:rFonts w:ascii="Times New Roman" w:eastAsia="仿宋_GB2312" w:hAnsi="Times New Roman" w:cs="Times New Roman"/>
                <w:color w:val="000000" w:themeColor="text1"/>
                <w:sz w:val="18"/>
                <w:szCs w:val="18"/>
                <w:rPrChange w:id="5907" w:author="Xuning Wei12232" w:date="2026-10-24T11:11:00Z">
                  <w:rPr/>
                </w:rPrChange>
              </w:rPr>
              <w:pPrChange w:id="5908" w:author="Xuning Wei12232" w:date="2026-10-20T15:4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0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591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5911" w:author="Xuning Wei12232" w:date="2026-10-24T11:11:00Z">
                  <w:rPr/>
                </w:rPrChange>
              </w:rPr>
              <w:t xml:space="preserve">. Drain until there is no obvious drip </w:t>
            </w:r>
          </w:p>
          <w:p w14:paraId="3625922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591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6F83929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E2DD9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D1D66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2757034" w14:textId="77777777" w:rsidR="00652DEA" w:rsidRPr="00B32B9A" w:rsidRDefault="00C15CB5">
            <w:pPr>
              <w:pStyle w:val="aff2"/>
              <w:widowControl w:val="0"/>
              <w:numPr>
                <w:ilvl w:val="0"/>
                <w:numId w:val="86"/>
              </w:numPr>
              <w:spacing w:beforeLines="50" w:before="120" w:afterLines="50" w:after="120"/>
              <w:jc w:val="both"/>
              <w:rPr>
                <w:ins w:id="5913" w:author="Xuning Wei12232" w:date="2026-10-20T15:43:00Z"/>
                <w:rFonts w:ascii="Times New Roman" w:eastAsia="仿宋_GB2312" w:hAnsi="Times New Roman" w:cs="Times New Roman"/>
                <w:color w:val="000000" w:themeColor="text1"/>
                <w:sz w:val="18"/>
                <w:szCs w:val="18"/>
              </w:rPr>
              <w:pPrChange w:id="5914" w:author="Xuning Wei12232" w:date="2026-10-20T15:43:00Z">
                <w:pPr>
                  <w:widowControl w:val="0"/>
                  <w:spacing w:beforeLines="50" w:before="120" w:afterLines="50" w:after="120"/>
                  <w:contextualSpacing/>
                </w:pPr>
              </w:pPrChange>
            </w:pPr>
            <w:del w:id="5915" w:author="Xuning Wei12232" w:date="2026-10-20T15:43:00Z">
              <w:r w:rsidRPr="00B32B9A">
                <w:rPr>
                  <w:rFonts w:ascii="Times New Roman" w:eastAsia="仿宋_GB2312" w:hAnsi="Times New Roman" w:cs="Times New Roman"/>
                  <w:color w:val="000000" w:themeColor="text1"/>
                  <w:sz w:val="18"/>
                  <w:szCs w:val="18"/>
                  <w:rPrChange w:id="5916"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5917"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5918" w:author="Xuning Wei12232" w:date="2026-10-24T11:11:00Z">
                  <w:rPr>
                    <w:lang w:eastAsia="zh-CN"/>
                  </w:rPr>
                </w:rPrChange>
              </w:rPr>
              <w:t xml:space="preserve"> </w:t>
            </w:r>
            <w:del w:id="5919" w:author="Xuning Wei12232" w:date="2026-10-20T08:14:00Z">
              <w:r w:rsidRPr="00B32B9A">
                <w:rPr>
                  <w:rFonts w:ascii="Times New Roman" w:eastAsia="仿宋_GB2312" w:hAnsi="Times New Roman" w:cs="Times New Roman"/>
                  <w:bCs w:val="0"/>
                  <w:color w:val="000000" w:themeColor="text1"/>
                  <w:sz w:val="18"/>
                  <w:szCs w:val="18"/>
                  <w:lang w:eastAsia="zh-CN"/>
                  <w:rPrChange w:id="5920" w:author="Xuning Wei12232" w:date="2026-10-24T11:11:00Z">
                    <w:rPr>
                      <w:lang w:eastAsia="zh-CN"/>
                    </w:rPr>
                  </w:rPrChange>
                </w:rPr>
                <w:delText>8.0 V 20 % piperidine in DMF (7.448 kg/kg)</w:delText>
              </w:r>
            </w:del>
            <w:ins w:id="5921" w:author="Xuning Wei12232" w:date="2026-10-20T08:14:00Z">
              <w:r w:rsidRPr="00B32B9A">
                <w:rPr>
                  <w:rFonts w:ascii="Times New Roman" w:eastAsia="仿宋_GB2312" w:hAnsi="Times New Roman" w:cs="Times New Roman"/>
                  <w:bCs w:val="0"/>
                  <w:color w:val="000000" w:themeColor="text1"/>
                  <w:sz w:val="18"/>
                  <w:szCs w:val="18"/>
                  <w:lang w:eastAsia="zh-CN"/>
                  <w:rPrChange w:id="5922" w:author="Xuning Wei12232" w:date="2026-10-24T11:11:00Z">
                    <w:rPr>
                      <w:lang w:eastAsia="zh-CN"/>
                    </w:rPr>
                  </w:rPrChange>
                </w:rPr>
                <w:t>20 % piperidine in</w:t>
              </w:r>
            </w:ins>
            <w:ins w:id="5923" w:author="Xuning Wei12232" w:date="2026-10-20T20:01:00Z">
              <w:r w:rsidRPr="00B32B9A">
                <w:rPr>
                  <w:rFonts w:ascii="Times New Roman" w:eastAsia="仿宋_GB2312" w:hAnsi="Times New Roman" w:cs="Times New Roman"/>
                  <w:bCs w:val="0"/>
                  <w:color w:val="000000" w:themeColor="text1"/>
                  <w:sz w:val="18"/>
                  <w:szCs w:val="18"/>
                  <w:lang w:eastAsia="zh-CN"/>
                  <w:rPrChange w:id="5924"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sidRPr="00B32B9A">
              <w:rPr>
                <w:rFonts w:ascii="Times New Roman" w:eastAsia="仿宋_GB2312" w:hAnsi="Times New Roman" w:cs="Times New Roman"/>
                <w:bCs w:val="0"/>
                <w:color w:val="000000" w:themeColor="text1"/>
                <w:sz w:val="18"/>
                <w:szCs w:val="18"/>
                <w:lang w:eastAsia="zh-CN"/>
                <w:rPrChange w:id="5925"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5926" w:author="Xuning Wei12232" w:date="2026-10-24T11:11:00Z">
                  <w:rPr/>
                </w:rPrChange>
              </w:rPr>
              <w:t>into</w:t>
            </w:r>
            <w:r w:rsidRPr="00B32B9A">
              <w:rPr>
                <w:rFonts w:ascii="Times New Roman" w:eastAsia="仿宋_GB2312" w:hAnsi="Times New Roman" w:cs="Times New Roman"/>
                <w:b/>
                <w:color w:val="000000" w:themeColor="text1"/>
                <w:sz w:val="18"/>
                <w:szCs w:val="18"/>
                <w:rPrChange w:id="5927"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5928" w:author="Xuning Wei12232" w:date="2026-10-24T11:11:00Z">
                  <w:rPr/>
                </w:rPrChange>
              </w:rPr>
              <w:t xml:space="preserve">TJ4S-1213-Sy15. </w:t>
            </w:r>
            <w:del w:id="5929" w:author="Xuning Wei12232" w:date="2026-10-20T15:43:00Z">
              <w:r w:rsidRPr="00B32B9A">
                <w:rPr>
                  <w:rFonts w:ascii="Times New Roman" w:eastAsia="仿宋_GB2312" w:hAnsi="Times New Roman" w:cs="Times New Roman"/>
                  <w:color w:val="000000" w:themeColor="text1"/>
                  <w:sz w:val="18"/>
                  <w:szCs w:val="18"/>
                  <w:rPrChange w:id="5930" w:author="Xuning Wei12232" w:date="2026-10-24T11:11:00Z">
                    <w:rPr/>
                  </w:rPrChange>
                </w:rPr>
                <w:br/>
                <w:delText xml:space="preserve">2. </w:delText>
              </w:r>
            </w:del>
          </w:p>
          <w:p w14:paraId="61ACBD89" w14:textId="77777777" w:rsidR="00652DEA" w:rsidRPr="00B32B9A" w:rsidRDefault="00C15CB5">
            <w:pPr>
              <w:pStyle w:val="aff2"/>
              <w:widowControl w:val="0"/>
              <w:numPr>
                <w:ilvl w:val="0"/>
                <w:numId w:val="86"/>
              </w:numPr>
              <w:spacing w:beforeLines="50" w:before="120" w:afterLines="50" w:after="120"/>
              <w:jc w:val="both"/>
              <w:rPr>
                <w:ins w:id="5931" w:author="Xuning Wei12232" w:date="2026-10-20T15:43:00Z"/>
                <w:rFonts w:ascii="Times New Roman" w:eastAsia="仿宋_GB2312" w:hAnsi="Times New Roman" w:cs="Times New Roman"/>
                <w:color w:val="000000" w:themeColor="text1"/>
                <w:sz w:val="18"/>
                <w:szCs w:val="18"/>
              </w:rPr>
              <w:pPrChange w:id="5932"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33"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5934"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5935" w:author="Xuning Wei12232" w:date="2026-10-24T11:11:00Z">
                  <w:rPr/>
                </w:rPrChange>
              </w:rPr>
              <w:t>.</w:t>
            </w:r>
            <w:del w:id="5936" w:author="Xuning Wei12232" w:date="2026-10-20T15:43:00Z">
              <w:r w:rsidRPr="00B32B9A">
                <w:rPr>
                  <w:rFonts w:ascii="Times New Roman" w:eastAsia="仿宋_GB2312" w:hAnsi="Times New Roman" w:cs="Times New Roman"/>
                  <w:color w:val="000000" w:themeColor="text1"/>
                  <w:sz w:val="18"/>
                  <w:szCs w:val="18"/>
                  <w:rPrChange w:id="5937" w:author="Xuning Wei12232" w:date="2026-10-24T11:11:00Z">
                    <w:rPr/>
                  </w:rPrChange>
                </w:rPr>
                <w:br/>
                <w:delText>3.</w:delText>
              </w:r>
            </w:del>
          </w:p>
          <w:p w14:paraId="040D9EF6" w14:textId="44B1D0D4" w:rsidR="00652DEA" w:rsidRPr="00B32B9A" w:rsidRDefault="00C15CB5">
            <w:pPr>
              <w:pStyle w:val="aff2"/>
              <w:widowControl w:val="0"/>
              <w:numPr>
                <w:ilvl w:val="0"/>
                <w:numId w:val="86"/>
              </w:numPr>
              <w:spacing w:beforeLines="50" w:before="120" w:afterLines="50" w:after="120"/>
              <w:jc w:val="both"/>
              <w:rPr>
                <w:ins w:id="5938" w:author="Xuning Wei12232" w:date="2026-10-20T15:43:00Z"/>
                <w:rFonts w:ascii="Times New Roman" w:eastAsia="仿宋_GB2312" w:hAnsi="Times New Roman" w:cs="Times New Roman"/>
                <w:color w:val="000000" w:themeColor="text1"/>
                <w:sz w:val="18"/>
                <w:szCs w:val="18"/>
              </w:rPr>
              <w:pPrChange w:id="5939"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40" w:author="Xuning Wei12232" w:date="2026-10-24T11:11:00Z">
                  <w:rPr/>
                </w:rPrChange>
              </w:rPr>
              <w:t xml:space="preserve"> </w:t>
            </w:r>
            <w:r w:rsidRPr="00B32B9A">
              <w:rPr>
                <w:rFonts w:ascii="Times New Roman" w:eastAsia="仿宋_GB2312" w:hAnsi="Times New Roman" w:cs="Times New Roman"/>
                <w:color w:val="000000" w:themeColor="text1"/>
                <w:sz w:val="18"/>
                <w:szCs w:val="18"/>
                <w:lang w:eastAsia="zh-CN"/>
                <w:rPrChange w:id="5941"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5942"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5943"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5944" w:author="Xuning Wei12232" w:date="2026-10-20T20:03:00Z">
              <w:r w:rsidRPr="00B32B9A">
                <w:rPr>
                  <w:rFonts w:ascii="Times New Roman" w:eastAsia="仿宋_GB2312" w:hAnsi="Times New Roman" w:cs="Times New Roman"/>
                  <w:color w:val="000000" w:themeColor="text1"/>
                  <w:sz w:val="18"/>
                  <w:szCs w:val="18"/>
                </w:rPr>
                <w:t>)</w:t>
              </w:r>
            </w:ins>
            <w:ins w:id="5945" w:author="Xuning Wei12232" w:date="2026-10-22T10:27:00Z">
              <w:r w:rsidRPr="00B32B9A">
                <w:rPr>
                  <w:rFonts w:ascii="Times New Roman" w:eastAsia="仿宋_GB2312" w:hAnsi="Times New Roman" w:cs="Times New Roman"/>
                  <w:color w:val="000000" w:themeColor="text1"/>
                  <w:sz w:val="18"/>
                  <w:szCs w:val="18"/>
                </w:rPr>
                <w:t>,</w:t>
              </w:r>
            </w:ins>
            <w:del w:id="5946" w:author="Xuning Wei12232" w:date="2026-10-20T14:33:00Z">
              <w:r w:rsidRPr="00B32B9A">
                <w:rPr>
                  <w:rFonts w:ascii="Times New Roman" w:eastAsia="仿宋_GB2312" w:hAnsi="Times New Roman" w:cs="Times New Roman"/>
                  <w:color w:val="000000" w:themeColor="text1"/>
                  <w:sz w:val="18"/>
                  <w:szCs w:val="18"/>
                  <w:rPrChange w:id="5947" w:author="Xuning Wei12232" w:date="2026-10-24T11:11:00Z">
                    <w:rPr/>
                  </w:rPrChange>
                </w:rPr>
                <w:delText>25 ± 5 °C</w:delText>
              </w:r>
            </w:del>
            <w:del w:id="5948" w:author="Xuning Wei12232" w:date="2026-10-20T20:03:00Z">
              <w:r w:rsidRPr="00B32B9A">
                <w:rPr>
                  <w:rFonts w:ascii="Times New Roman" w:eastAsia="仿宋_GB2312" w:hAnsi="Times New Roman" w:cs="Times New Roman"/>
                  <w:color w:val="000000" w:themeColor="text1"/>
                  <w:sz w:val="18"/>
                  <w:szCs w:val="18"/>
                  <w:rPrChange w:id="5949" w:author="Xuning Wei12232" w:date="2026-10-24T11:11:00Z">
                    <w:rPr/>
                  </w:rPrChange>
                </w:rPr>
                <w:delText xml:space="preserve"> (target: 25 °C)</w:delText>
              </w:r>
            </w:del>
            <w:r w:rsidRPr="00B32B9A">
              <w:rPr>
                <w:rFonts w:ascii="Times New Roman" w:eastAsia="仿宋_GB2312" w:hAnsi="Times New Roman" w:cs="Times New Roman"/>
                <w:color w:val="000000" w:themeColor="text1"/>
                <w:sz w:val="18"/>
                <w:szCs w:val="18"/>
                <w:rPrChange w:id="5950" w:author="Xuning Wei12232" w:date="2026-10-24T11:11:00Z">
                  <w:rPr/>
                </w:rPrChange>
              </w:rPr>
              <w:t xml:space="preserve"> and </w:t>
            </w:r>
            <w:r w:rsidR="00B32B9A" w:rsidRPr="00B32B9A">
              <w:rPr>
                <w:rFonts w:ascii="Times New Roman" w:eastAsia="仿宋_GB2312" w:hAnsi="Times New Roman" w:cs="Times New Roman"/>
                <w:color w:val="000000" w:themeColor="text1"/>
                <w:sz w:val="18"/>
                <w:szCs w:val="18"/>
              </w:rPr>
              <w:t>stir for 110 -130 min</w:t>
            </w:r>
            <w:del w:id="5951" w:author="Xuning Wei12232" w:date="2026-10-22T10:27:00Z">
              <w:r w:rsidRPr="00B32B9A">
                <w:rPr>
                  <w:rFonts w:ascii="Times New Roman" w:eastAsia="仿宋_GB2312" w:hAnsi="Times New Roman" w:cs="Times New Roman"/>
                  <w:color w:val="000000" w:themeColor="text1"/>
                  <w:sz w:val="18"/>
                  <w:szCs w:val="18"/>
                  <w:rPrChange w:id="5952"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5953" w:author="Xuning Wei12232" w:date="2026-10-24T11:11:00Z">
                  <w:rPr/>
                </w:rPrChange>
              </w:rPr>
              <w:t xml:space="preserve"> (target: 2 h) at </w:t>
            </w:r>
            <w:del w:id="5954" w:author="Xuning Wei12232" w:date="2026-10-20T14:33:00Z">
              <w:r w:rsidRPr="00B32B9A">
                <w:rPr>
                  <w:rFonts w:ascii="Times New Roman" w:eastAsia="仿宋_GB2312" w:hAnsi="Times New Roman" w:cs="Times New Roman"/>
                  <w:color w:val="000000" w:themeColor="text1"/>
                  <w:sz w:val="18"/>
                  <w:szCs w:val="18"/>
                  <w:rPrChange w:id="5955"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5956" w:author="Xuning Wei12232" w:date="2026-10-24T11:11:00Z">
                  <w:rPr/>
                </w:rPrChange>
              </w:rPr>
              <w:t xml:space="preserve"> (target: </w:t>
            </w:r>
            <w:del w:id="5957" w:author="Xuning Wei12232" w:date="2026-10-20T21:36:00Z">
              <w:r w:rsidRPr="00B32B9A">
                <w:rPr>
                  <w:rFonts w:ascii="Times New Roman" w:eastAsia="仿宋_GB2312" w:hAnsi="Times New Roman" w:cs="Times New Roman"/>
                  <w:color w:val="000000" w:themeColor="text1"/>
                  <w:sz w:val="18"/>
                  <w:szCs w:val="18"/>
                  <w:rPrChange w:id="5958"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5959" w:author="Xuning Wei12232" w:date="2026-10-24T11:11:00Z">
                  <w:rPr/>
                </w:rPrChange>
              </w:rPr>
              <w:t>).</w:t>
            </w:r>
            <w:del w:id="5960" w:author="Xuning Wei12232" w:date="2026-10-20T15:43:00Z">
              <w:r w:rsidRPr="00B32B9A">
                <w:rPr>
                  <w:rFonts w:ascii="Times New Roman" w:eastAsia="仿宋_GB2312" w:hAnsi="Times New Roman" w:cs="Times New Roman"/>
                  <w:color w:val="000000" w:themeColor="text1"/>
                  <w:sz w:val="18"/>
                  <w:szCs w:val="18"/>
                  <w:rPrChange w:id="5961" w:author="Xuning Wei12232" w:date="2026-10-24T11:11:00Z">
                    <w:rPr/>
                  </w:rPrChange>
                </w:rPr>
                <w:br/>
                <w:delText xml:space="preserve">4. </w:delText>
              </w:r>
            </w:del>
          </w:p>
          <w:p w14:paraId="123CC466" w14:textId="77777777" w:rsidR="00652DEA" w:rsidRPr="00B32B9A" w:rsidRDefault="00C15CB5">
            <w:pPr>
              <w:pStyle w:val="aff2"/>
              <w:widowControl w:val="0"/>
              <w:numPr>
                <w:ilvl w:val="0"/>
                <w:numId w:val="86"/>
              </w:numPr>
              <w:spacing w:beforeLines="50" w:before="120" w:afterLines="50" w:after="120"/>
              <w:jc w:val="both"/>
              <w:rPr>
                <w:rFonts w:ascii="Times New Roman" w:eastAsia="仿宋_GB2312" w:hAnsi="Times New Roman" w:cs="Times New Roman"/>
                <w:color w:val="000000" w:themeColor="text1"/>
                <w:sz w:val="18"/>
                <w:szCs w:val="18"/>
                <w:rPrChange w:id="5962" w:author="Xuning Wei12232" w:date="2026-10-24T11:11:00Z">
                  <w:rPr/>
                </w:rPrChange>
              </w:rPr>
              <w:pPrChange w:id="5963"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5964" w:author="Xuning Wei12232" w:date="2026-10-24T11:11:00Z">
                  <w:rPr/>
                </w:rPrChange>
              </w:rPr>
              <w:t xml:space="preserve">Stop stirring, turn off the nitrogen. Drain until there is no obvious drip. </w:t>
            </w:r>
          </w:p>
        </w:tc>
      </w:tr>
      <w:tr w:rsidR="00652DEA" w:rsidRPr="00B32B9A" w14:paraId="02C8F889"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357532"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0FC17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EE6D2F" w14:textId="586B5D8D" w:rsidR="00652DEA" w:rsidRPr="00B32B9A" w:rsidRDefault="00C15CB5">
            <w:pPr>
              <w:pStyle w:val="aff2"/>
              <w:widowControl w:val="0"/>
              <w:numPr>
                <w:ilvl w:val="0"/>
                <w:numId w:val="87"/>
              </w:numPr>
              <w:spacing w:beforeLines="50" w:before="120" w:afterLines="50" w:after="120"/>
              <w:jc w:val="both"/>
              <w:rPr>
                <w:ins w:id="5965" w:author="Xuning Wei12232" w:date="2026-10-20T15:43:00Z"/>
                <w:rFonts w:ascii="Times New Roman" w:eastAsia="仿宋_GB2312" w:hAnsi="Times New Roman" w:cs="Times New Roman"/>
                <w:color w:val="000000" w:themeColor="text1"/>
                <w:sz w:val="18"/>
                <w:szCs w:val="18"/>
              </w:rPr>
              <w:pPrChange w:id="5966" w:author="Xuning Wei12232" w:date="2026-10-20T15:43:00Z">
                <w:pPr>
                  <w:widowControl w:val="0"/>
                  <w:spacing w:beforeLines="50" w:before="120" w:afterLines="50" w:after="120"/>
                  <w:contextualSpacing/>
                </w:pPr>
              </w:pPrChange>
            </w:pPr>
            <w:del w:id="5967" w:author="Xuning Wei12232" w:date="2026-10-20T15:43: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5968"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5969"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5970" w:author="Xuning Wei12232" w:date="2026-10-24T11:11:00Z">
                  <w:rPr/>
                </w:rPrChange>
              </w:rPr>
              <w:t>5 °C (</w:t>
            </w:r>
            <w:del w:id="5971" w:author="Xuning Wei12232" w:date="2026-10-24T10:48:00Z">
              <w:r w:rsidRPr="00B32B9A">
                <w:rPr>
                  <w:rFonts w:ascii="Times New Roman" w:eastAsia="仿宋_GB2312" w:hAnsi="Times New Roman" w:cs="Times New Roman"/>
                  <w:color w:val="000000" w:themeColor="text1"/>
                  <w:sz w:val="18"/>
                  <w:szCs w:val="18"/>
                  <w:rPrChange w:id="5972" w:author="Xuning Wei12232" w:date="2026-10-24T11:11:00Z">
                    <w:rPr/>
                  </w:rPrChange>
                </w:rPr>
                <w:delText>target: 20 °C</w:delText>
              </w:r>
            </w:del>
            <w:ins w:id="5973"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5974" w:author="Xuning Wei12232" w:date="2026-10-24T11:11:00Z">
                  <w:rPr/>
                </w:rPrChange>
              </w:rPr>
              <w:t>).</w:t>
            </w:r>
            <w:del w:id="5975" w:author="Xuning Wei12232" w:date="2026-10-20T15:43:00Z">
              <w:r w:rsidRPr="00B32B9A">
                <w:rPr>
                  <w:rFonts w:ascii="Times New Roman" w:eastAsia="仿宋_GB2312" w:hAnsi="Times New Roman" w:cs="Times New Roman"/>
                  <w:color w:val="000000" w:themeColor="text1"/>
                  <w:sz w:val="18"/>
                  <w:szCs w:val="18"/>
                  <w:rPrChange w:id="5976" w:author="Xuning Wei12232" w:date="2026-10-24T11:11:00Z">
                    <w:rPr/>
                  </w:rPrChange>
                </w:rPr>
                <w:br/>
                <w:delText xml:space="preserve">2. </w:delText>
              </w:r>
            </w:del>
          </w:p>
          <w:p w14:paraId="53448B27" w14:textId="285BD81D" w:rsidR="00652DEA" w:rsidRPr="00B32B9A" w:rsidRDefault="00C15CB5">
            <w:pPr>
              <w:pStyle w:val="aff2"/>
              <w:widowControl w:val="0"/>
              <w:numPr>
                <w:ilvl w:val="0"/>
                <w:numId w:val="87"/>
              </w:numPr>
              <w:spacing w:beforeLines="50" w:before="120" w:afterLines="50" w:after="120"/>
              <w:jc w:val="both"/>
              <w:rPr>
                <w:ins w:id="5977" w:author="Xuning Wei12232" w:date="2026-10-20T15:43:00Z"/>
                <w:rFonts w:ascii="Times New Roman" w:eastAsia="仿宋_GB2312" w:hAnsi="Times New Roman" w:cs="Times New Roman"/>
                <w:color w:val="000000" w:themeColor="text1"/>
                <w:sz w:val="18"/>
                <w:szCs w:val="18"/>
              </w:rPr>
              <w:pPrChange w:id="5978" w:author="Xuning Wei12232" w:date="2026-10-20T15:43:00Z">
                <w:pPr>
                  <w:widowControl w:val="0"/>
                  <w:spacing w:beforeLines="50" w:before="120" w:afterLines="50" w:after="120"/>
                  <w:contextualSpacing/>
                </w:pPr>
              </w:pPrChange>
            </w:pPr>
            <w:ins w:id="5979" w:author="Xuning Wei12232" w:date="2026-10-23T19:44:00Z">
              <w:r w:rsidRPr="00B32B9A">
                <w:rPr>
                  <w:rFonts w:ascii="Times New Roman" w:eastAsia="仿宋_GB2312" w:hAnsi="Times New Roman" w:cs="Times New Roman"/>
                  <w:color w:val="000000" w:themeColor="text1"/>
                  <w:sz w:val="18"/>
                  <w:szCs w:val="18"/>
                  <w:rPrChange w:id="5980"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598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5982" w:author="Johan Granander" w:date="2026-10-25T12:31:00Z">
              <w:r w:rsidR="003641D0" w:rsidRPr="00B32B9A">
                <w:rPr>
                  <w:rFonts w:ascii="Times New Roman" w:eastAsia="仿宋_GB2312" w:hAnsi="Times New Roman" w:cs="Times New Roman"/>
                  <w:color w:val="000000" w:themeColor="text1"/>
                  <w:sz w:val="18"/>
                  <w:szCs w:val="18"/>
                  <w:lang w:eastAsia="zh-CN"/>
                </w:rPr>
                <w:t xml:space="preserve"> </w:t>
              </w:r>
            </w:ins>
            <w:ins w:id="5983" w:author="Xuning Wei12232" w:date="2026-10-23T19:44:00Z">
              <w:r w:rsidRPr="00B32B9A">
                <w:rPr>
                  <w:rFonts w:ascii="Times New Roman" w:eastAsia="仿宋_GB2312" w:hAnsi="Times New Roman" w:cs="Times New Roman"/>
                  <w:color w:val="000000" w:themeColor="text1"/>
                  <w:sz w:val="18"/>
                  <w:szCs w:val="18"/>
                  <w:lang w:eastAsia="zh-CN"/>
                  <w:rPrChange w:id="5984"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5985" w:author="Xuning Wei12232" w:date="2026-10-24T11:11:00Z">
                    <w:rPr>
                      <w:rFonts w:ascii="Times New Roman" w:eastAsia="仿宋_GB2312" w:hAnsi="Times New Roman" w:cs="Times New Roman"/>
                      <w:color w:val="FF0000"/>
                      <w:sz w:val="18"/>
                      <w:szCs w:val="18"/>
                      <w:highlight w:val="yellow"/>
                    </w:rPr>
                  </w:rPrChange>
                </w:rPr>
                <w:t>into TJ4S-1213-Sy15</w:t>
              </w:r>
            </w:ins>
            <w:del w:id="5986" w:author="Xuning Wei12232" w:date="2026-10-23T19:44:00Z">
              <w:r w:rsidRPr="00B32B9A">
                <w:rPr>
                  <w:rFonts w:ascii="Times New Roman" w:eastAsia="仿宋_GB2312" w:hAnsi="Times New Roman" w:cs="Times New Roman"/>
                  <w:color w:val="000000" w:themeColor="text1"/>
                  <w:sz w:val="18"/>
                  <w:szCs w:val="18"/>
                  <w:rPrChange w:id="5987"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5988" w:author="Xuning Wei12232" w:date="2026-10-24T11:11:00Z">
                    <w:rPr>
                      <w:lang w:eastAsia="zh-CN"/>
                    </w:rPr>
                  </w:rPrChange>
                </w:rPr>
                <w:delText xml:space="preserve"> </w:delText>
              </w:r>
            </w:del>
            <w:del w:id="5989" w:author="Xuning Wei12232" w:date="2026-10-18T19:02:00Z">
              <w:r w:rsidRPr="00B32B9A">
                <w:rPr>
                  <w:rFonts w:ascii="Times New Roman" w:eastAsia="仿宋_GB2312" w:hAnsi="Times New Roman" w:cs="Times New Roman"/>
                  <w:color w:val="000000" w:themeColor="text1"/>
                  <w:sz w:val="18"/>
                  <w:szCs w:val="18"/>
                  <w:lang w:eastAsia="zh-CN"/>
                  <w:rPrChange w:id="5990" w:author="Xuning Wei12232" w:date="2026-10-24T11:11:00Z">
                    <w:rPr>
                      <w:lang w:eastAsia="zh-CN"/>
                    </w:rPr>
                  </w:rPrChange>
                </w:rPr>
                <w:delText>10.0 V Isopropyl Acetate (8.730 kg/kg)</w:delText>
              </w:r>
            </w:del>
            <w:del w:id="5991" w:author="Xuning Wei12232" w:date="2026-10-20T20:08:00Z">
              <w:r w:rsidRPr="00B32B9A">
                <w:rPr>
                  <w:rFonts w:ascii="Times New Roman" w:eastAsia="仿宋_GB2312" w:hAnsi="Times New Roman" w:cs="Times New Roman"/>
                  <w:color w:val="000000" w:themeColor="text1"/>
                  <w:sz w:val="18"/>
                  <w:szCs w:val="18"/>
                  <w:lang w:eastAsia="zh-CN"/>
                  <w:rPrChange w:id="5992" w:author="Xuning Wei12232" w:date="2026-10-24T11:11:00Z">
                    <w:rPr>
                      <w:lang w:eastAsia="zh-CN"/>
                    </w:rPr>
                  </w:rPrChange>
                </w:rPr>
                <w:delText xml:space="preserve"> </w:delText>
              </w:r>
            </w:del>
            <w:del w:id="5993" w:author="Xuning Wei12232" w:date="2026-10-23T19:44:00Z">
              <w:r w:rsidRPr="00B32B9A">
                <w:rPr>
                  <w:rFonts w:ascii="Times New Roman" w:eastAsia="仿宋_GB2312" w:hAnsi="Times New Roman" w:cs="Times New Roman"/>
                  <w:color w:val="000000" w:themeColor="text1"/>
                  <w:sz w:val="18"/>
                  <w:szCs w:val="18"/>
                  <w:rPrChange w:id="5994"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5995" w:author="Xuning Wei12232" w:date="2026-10-24T11:11:00Z">
                  <w:rPr/>
                </w:rPrChange>
              </w:rPr>
              <w:t xml:space="preserve">. </w:t>
            </w:r>
            <w:del w:id="5996" w:author="Xuning Wei12232" w:date="2026-10-20T15:43:00Z">
              <w:r w:rsidRPr="00B32B9A">
                <w:rPr>
                  <w:rFonts w:ascii="Times New Roman" w:eastAsia="仿宋_GB2312" w:hAnsi="Times New Roman" w:cs="Times New Roman"/>
                  <w:color w:val="000000" w:themeColor="text1"/>
                  <w:sz w:val="18"/>
                  <w:szCs w:val="18"/>
                  <w:rPrChange w:id="5997" w:author="Xuning Wei12232" w:date="2026-10-24T11:11:00Z">
                    <w:rPr/>
                  </w:rPrChange>
                </w:rPr>
                <w:br/>
                <w:delText xml:space="preserve">3. </w:delText>
              </w:r>
            </w:del>
          </w:p>
          <w:p w14:paraId="3193E389" w14:textId="77777777" w:rsidR="00652DEA" w:rsidRPr="00B32B9A" w:rsidRDefault="00C15CB5">
            <w:pPr>
              <w:pStyle w:val="aff2"/>
              <w:widowControl w:val="0"/>
              <w:numPr>
                <w:ilvl w:val="0"/>
                <w:numId w:val="87"/>
              </w:numPr>
              <w:spacing w:beforeLines="50" w:before="120" w:afterLines="50" w:after="120"/>
              <w:jc w:val="both"/>
              <w:rPr>
                <w:rFonts w:ascii="Times New Roman" w:eastAsia="仿宋_GB2312" w:hAnsi="Times New Roman" w:cs="Times New Roman"/>
                <w:color w:val="000000" w:themeColor="text1"/>
                <w:sz w:val="18"/>
                <w:szCs w:val="18"/>
                <w:rPrChange w:id="5998" w:author="Xuning Wei12232" w:date="2026-10-24T11:11:00Z">
                  <w:rPr/>
                </w:rPrChange>
              </w:rPr>
              <w:pPrChange w:id="5999"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00"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00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002" w:author="Xuning Wei12232" w:date="2026-10-24T11:11:00Z">
                  <w:rPr/>
                </w:rPrChange>
              </w:rPr>
              <w:t>. Drain until there is no obvious drip</w:t>
            </w:r>
          </w:p>
          <w:p w14:paraId="53CED163"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0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6E3C85A5"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7F023C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3CB6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C2896CB" w14:textId="5BEA26CD" w:rsidR="00652DEA" w:rsidRPr="00B32B9A" w:rsidRDefault="00C15CB5">
            <w:pPr>
              <w:pStyle w:val="aff2"/>
              <w:widowControl w:val="0"/>
              <w:numPr>
                <w:ilvl w:val="0"/>
                <w:numId w:val="88"/>
              </w:numPr>
              <w:spacing w:beforeLines="50" w:before="120" w:afterLines="50" w:after="120"/>
              <w:jc w:val="both"/>
              <w:rPr>
                <w:ins w:id="6004" w:author="Xuning Wei12232" w:date="2026-10-20T15:43:00Z"/>
                <w:rFonts w:ascii="Times New Roman" w:eastAsia="仿宋_GB2312" w:hAnsi="Times New Roman" w:cs="Times New Roman"/>
                <w:color w:val="000000" w:themeColor="text1"/>
                <w:sz w:val="18"/>
                <w:szCs w:val="18"/>
              </w:rPr>
              <w:pPrChange w:id="6005" w:author="Xuning Wei12232" w:date="2026-10-20T15:43:00Z">
                <w:pPr>
                  <w:widowControl w:val="0"/>
                  <w:spacing w:beforeLines="50" w:before="120" w:afterLines="50" w:after="120"/>
                  <w:contextualSpacing/>
                </w:pPr>
              </w:pPrChange>
            </w:pPr>
            <w:del w:id="6006" w:author="Xuning Wei12232" w:date="2026-10-20T15:43: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007"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008" w:author="Xuning Wei12232" w:date="2026-10-24T11:11:00Z">
                  <w:rPr/>
                </w:rPrChange>
              </w:rPr>
              <w:t xml:space="preserve">Add </w:t>
            </w:r>
            <w:ins w:id="6009" w:author="Xuning Wei12232" w:date="2026-10-23T19:51:00Z">
              <w:r w:rsidRPr="00B32B9A">
                <w:rPr>
                  <w:rFonts w:ascii="Times New Roman" w:eastAsia="仿宋_GB2312" w:hAnsi="Times New Roman" w:cs="Times New Roman"/>
                  <w:color w:val="000000" w:themeColor="text1"/>
                  <w:sz w:val="18"/>
                  <w:szCs w:val="18"/>
                  <w:rPrChange w:id="6010"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011"/>
            <w:commentRangeStart w:id="6012"/>
            <w:commentRangeEnd w:id="6011"/>
            <w:r w:rsidR="003641D0" w:rsidRPr="00B32B9A">
              <w:rPr>
                <w:rStyle w:val="affe"/>
                <w:rFonts w:ascii="Times New Roman" w:eastAsia="仿宋_GB2312" w:hAnsi="Times New Roman" w:cs="Times New Roman"/>
                <w:color w:val="000000" w:themeColor="text1"/>
                <w:sz w:val="18"/>
                <w:szCs w:val="18"/>
                <w:rPrChange w:id="6013"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011"/>
            </w:r>
            <w:commentRangeEnd w:id="6012"/>
            <w:r w:rsidRPr="00B32B9A">
              <w:rPr>
                <w:rStyle w:val="affe"/>
                <w:rFonts w:ascii="Times New Roman" w:eastAsia="仿宋_GB2312" w:hAnsi="Times New Roman" w:cs="Times New Roman"/>
                <w:color w:val="000000" w:themeColor="text1"/>
                <w:sz w:val="18"/>
                <w:szCs w:val="18"/>
                <w:rPrChange w:id="6014"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012"/>
            </w:r>
            <w:ins w:id="6015" w:author="Xuning Wei12232" w:date="2026-10-23T19:51:00Z">
              <w:r w:rsidRPr="00B32B9A">
                <w:rPr>
                  <w:rFonts w:ascii="Times New Roman" w:eastAsia="仿宋_GB2312" w:hAnsi="Times New Roman" w:cs="Times New Roman"/>
                  <w:color w:val="000000" w:themeColor="text1"/>
                  <w:sz w:val="18"/>
                  <w:szCs w:val="18"/>
                  <w:rPrChange w:id="6016"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017" w:author="Xuning Wei12232" w:date="2026-10-20T08:12:00Z">
              <w:r w:rsidRPr="00B32B9A">
                <w:rPr>
                  <w:rFonts w:ascii="Times New Roman" w:eastAsia="仿宋_GB2312" w:hAnsi="Times New Roman" w:cs="Times New Roman"/>
                  <w:color w:val="000000" w:themeColor="text1"/>
                  <w:sz w:val="18"/>
                  <w:szCs w:val="18"/>
                  <w:rPrChange w:id="6018" w:author="Xuning Wei12232" w:date="2026-10-24T11:11:00Z">
                    <w:rPr/>
                  </w:rPrChange>
                </w:rPr>
                <w:delText>12.0 V DMF (11.376 kg/kg)</w:delText>
              </w:r>
            </w:del>
            <w:del w:id="6019" w:author="Xuning Wei12232" w:date="2026-10-23T19:51:00Z">
              <w:r w:rsidRPr="00B32B9A">
                <w:rPr>
                  <w:rFonts w:ascii="Times New Roman" w:eastAsia="仿宋_GB2312" w:hAnsi="Times New Roman" w:cs="Times New Roman"/>
                  <w:color w:val="000000" w:themeColor="text1"/>
                  <w:sz w:val="18"/>
                  <w:szCs w:val="18"/>
                  <w:rPrChange w:id="6020"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021" w:author="Xuning Wei12232" w:date="2026-10-24T11:11:00Z">
                  <w:rPr/>
                </w:rPrChange>
              </w:rPr>
              <w:t xml:space="preserve">into TJ4S-1213-Sy15. </w:t>
            </w:r>
            <w:del w:id="6022" w:author="Xuning Wei12232" w:date="2026-10-20T15:43:00Z">
              <w:r w:rsidRPr="00B32B9A">
                <w:rPr>
                  <w:rFonts w:ascii="Times New Roman" w:eastAsia="仿宋_GB2312" w:hAnsi="Times New Roman" w:cs="Times New Roman"/>
                  <w:color w:val="000000" w:themeColor="text1"/>
                  <w:sz w:val="18"/>
                  <w:szCs w:val="18"/>
                  <w:rPrChange w:id="6023" w:author="Xuning Wei12232" w:date="2026-10-24T11:11:00Z">
                    <w:rPr/>
                  </w:rPrChange>
                </w:rPr>
                <w:br/>
                <w:delText xml:space="preserve">2. </w:delText>
              </w:r>
            </w:del>
          </w:p>
          <w:p w14:paraId="0CE224CB" w14:textId="77777777" w:rsidR="00652DEA" w:rsidRPr="00B32B9A" w:rsidRDefault="00C15CB5">
            <w:pPr>
              <w:pStyle w:val="aff2"/>
              <w:widowControl w:val="0"/>
              <w:numPr>
                <w:ilvl w:val="0"/>
                <w:numId w:val="88"/>
              </w:numPr>
              <w:spacing w:beforeLines="50" w:before="120" w:afterLines="50" w:after="120"/>
              <w:jc w:val="both"/>
              <w:rPr>
                <w:rFonts w:ascii="Times New Roman" w:eastAsia="仿宋_GB2312" w:hAnsi="Times New Roman" w:cs="Times New Roman"/>
                <w:color w:val="000000" w:themeColor="text1"/>
                <w:sz w:val="18"/>
                <w:szCs w:val="18"/>
                <w:rPrChange w:id="6024" w:author="Xuning Wei12232" w:date="2026-10-24T11:11:00Z">
                  <w:rPr/>
                </w:rPrChange>
              </w:rPr>
              <w:pPrChange w:id="6025" w:author="Xuning Wei12232" w:date="2026-10-20T15:4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026"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02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028" w:author="Xuning Wei12232" w:date="2026-10-24T11:11:00Z">
                  <w:rPr/>
                </w:rPrChange>
              </w:rPr>
              <w:t>. Drain until there is no obvious drip</w:t>
            </w:r>
          </w:p>
          <w:p w14:paraId="7BCDD0C2"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029"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61D67E90"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DB549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ECF2FA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714EBEB" w14:textId="77777777" w:rsidR="00652DEA" w:rsidRPr="00B32B9A" w:rsidRDefault="00C15CB5">
            <w:pPr>
              <w:pStyle w:val="aff2"/>
              <w:widowControl w:val="0"/>
              <w:numPr>
                <w:ilvl w:val="0"/>
                <w:numId w:val="89"/>
              </w:numPr>
              <w:spacing w:beforeLines="50" w:before="120" w:afterLines="50" w:after="120"/>
              <w:jc w:val="both"/>
              <w:rPr>
                <w:ins w:id="6030" w:author="Xuning Wei12232" w:date="2026-10-20T15:44:00Z"/>
                <w:rFonts w:ascii="Times New Roman" w:eastAsia="等线" w:hAnsi="Times New Roman" w:cs="Times New Roman"/>
                <w:color w:val="000000" w:themeColor="text1"/>
                <w:sz w:val="18"/>
                <w:szCs w:val="18"/>
              </w:rPr>
              <w:pPrChange w:id="6031" w:author="Xuning Wei12232" w:date="2026-10-20T15:44:00Z">
                <w:pPr>
                  <w:widowControl w:val="0"/>
                  <w:spacing w:beforeLines="50" w:before="120" w:afterLines="50" w:after="120"/>
                  <w:contextualSpacing/>
                </w:pPr>
              </w:pPrChange>
            </w:pPr>
            <w:del w:id="6032" w:author="Xuning Wei12232" w:date="2026-10-20T15:44: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033" w:author="Xuning Wei12232" w:date="2026-10-24T11:11:00Z">
                  <w:rPr/>
                </w:rPrChange>
              </w:rPr>
              <w:t xml:space="preserve">Add </w:t>
            </w:r>
            <w:ins w:id="6034" w:author="Xuning Wei12232" w:date="2026-10-20T21:16:00Z">
              <w:r w:rsidRPr="00B32B9A">
                <w:rPr>
                  <w:rFonts w:ascii="Times New Roman" w:eastAsia="等线" w:hAnsi="Times New Roman" w:cs="Times New Roman"/>
                  <w:color w:val="000000" w:themeColor="text1"/>
                  <w:sz w:val="18"/>
                  <w:szCs w:val="18"/>
                  <w:lang w:eastAsia="zh-CN"/>
                  <w:rPrChange w:id="603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036" w:author="Xuning Wei12232" w:date="2026-10-20T08:15:00Z">
              <w:r w:rsidRPr="00B32B9A">
                <w:rPr>
                  <w:rFonts w:ascii="Times New Roman" w:eastAsia="等线" w:hAnsi="Times New Roman" w:cs="Times New Roman"/>
                  <w:color w:val="000000" w:themeColor="text1"/>
                  <w:sz w:val="18"/>
                  <w:szCs w:val="18"/>
                  <w:lang w:eastAsia="zh-CN"/>
                  <w:rPrChange w:id="6037"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038" w:author="Xuning Wei12232" w:date="2026-10-24T11:11:00Z">
                    <w:rPr/>
                  </w:rPrChange>
                </w:rPr>
                <w:delText xml:space="preserve"> </w:delText>
              </w:r>
            </w:del>
            <w:ins w:id="6039" w:author="Xuning Wei12232" w:date="2026-10-20T08:15:00Z">
              <w:r w:rsidRPr="00B32B9A">
                <w:rPr>
                  <w:rFonts w:ascii="Times New Roman" w:eastAsia="等线" w:hAnsi="Times New Roman" w:cs="Times New Roman"/>
                  <w:color w:val="000000" w:themeColor="text1"/>
                  <w:sz w:val="18"/>
                  <w:szCs w:val="18"/>
                  <w:lang w:eastAsia="zh-CN"/>
                  <w:rPrChange w:id="6040"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041"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042"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043"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044"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045"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046" w:author="Xuning Wei12232" w:date="2026-10-24T11:11:00Z">
                  <w:rPr/>
                </w:rPrChange>
              </w:rPr>
              <w:t xml:space="preserve">. </w:t>
            </w:r>
            <w:del w:id="6047" w:author="Xuning Wei12232" w:date="2026-10-20T15:44:00Z">
              <w:r w:rsidRPr="00B32B9A">
                <w:rPr>
                  <w:rFonts w:ascii="Times New Roman" w:eastAsia="等线" w:hAnsi="Times New Roman" w:cs="Times New Roman"/>
                  <w:color w:val="000000" w:themeColor="text1"/>
                  <w:sz w:val="18"/>
                  <w:szCs w:val="18"/>
                  <w:rPrChange w:id="6048" w:author="Xuning Wei12232" w:date="2026-10-24T11:11:00Z">
                    <w:rPr/>
                  </w:rPrChange>
                </w:rPr>
                <w:br/>
              </w:r>
            </w:del>
          </w:p>
          <w:p w14:paraId="52AF3FD0" w14:textId="6FA854D7" w:rsidR="00652DEA" w:rsidRPr="00B32B9A" w:rsidRDefault="00C15CB5">
            <w:pPr>
              <w:pStyle w:val="aff2"/>
              <w:widowControl w:val="0"/>
              <w:numPr>
                <w:ilvl w:val="0"/>
                <w:numId w:val="89"/>
              </w:numPr>
              <w:spacing w:beforeLines="50" w:before="120" w:afterLines="50" w:after="120"/>
              <w:jc w:val="both"/>
              <w:rPr>
                <w:ins w:id="6049" w:author="Xuning Wei12232" w:date="2026-10-20T21:17:00Z"/>
                <w:rFonts w:ascii="Times New Roman" w:eastAsia="仿宋_GB2312" w:hAnsi="Times New Roman" w:cs="Times New Roman"/>
                <w:color w:val="000000" w:themeColor="text1"/>
                <w:sz w:val="18"/>
                <w:szCs w:val="18"/>
                <w:lang w:eastAsia="zh-CN"/>
                <w:rPrChange w:id="6050" w:author="Xuning Wei12232" w:date="2026-10-24T11:11:00Z">
                  <w:rPr>
                    <w:ins w:id="6051" w:author="Xuning Wei12232" w:date="2026-10-20T21:17:00Z"/>
                    <w:rFonts w:ascii="Times New Roman" w:eastAsia="等线" w:hAnsi="Times New Roman" w:cs="Times New Roman"/>
                    <w:color w:val="FF0000"/>
                    <w:sz w:val="18"/>
                    <w:szCs w:val="18"/>
                    <w:lang w:eastAsia="zh-CN"/>
                  </w:rPr>
                </w:rPrChange>
              </w:rPr>
              <w:pPrChange w:id="6052" w:author="Xuning Wei12232" w:date="2026-10-20T15:44:00Z">
                <w:pPr>
                  <w:widowControl w:val="0"/>
                  <w:spacing w:beforeLines="50" w:before="120" w:afterLines="50" w:after="120"/>
                  <w:contextualSpacing/>
                </w:pPr>
              </w:pPrChange>
            </w:pPr>
            <w:ins w:id="6053" w:author="Xuning Wei12232" w:date="2026-10-20T08:48:00Z">
              <w:r w:rsidRPr="00B32B9A">
                <w:rPr>
                  <w:rFonts w:ascii="Times New Roman" w:eastAsia="等线" w:hAnsi="Times New Roman" w:cs="Times New Roman"/>
                  <w:color w:val="000000" w:themeColor="text1"/>
                  <w:sz w:val="18"/>
                  <w:szCs w:val="18"/>
                  <w:lang w:eastAsia="zh-CN"/>
                  <w:rPrChange w:id="6054" w:author="Xuning Wei12232" w:date="2026-10-24T11:11:00Z">
                    <w:rPr>
                      <w:lang w:eastAsia="zh-CN"/>
                    </w:rPr>
                  </w:rPrChange>
                </w:rPr>
                <w:t>A</w:t>
              </w:r>
              <w:r w:rsidRPr="00B32B9A">
                <w:rPr>
                  <w:rFonts w:ascii="Times New Roman" w:eastAsia="等线" w:hAnsi="Times New Roman" w:cs="Times New Roman"/>
                  <w:color w:val="000000" w:themeColor="text1"/>
                  <w:sz w:val="18"/>
                  <w:szCs w:val="18"/>
                  <w:lang w:eastAsia="zh-CN"/>
                </w:rPr>
                <w:t>djust</w:t>
              </w:r>
              <w:r w:rsidRPr="00B32B9A">
                <w:rPr>
                  <w:rFonts w:ascii="Times New Roman" w:eastAsia="等线" w:hAnsi="Times New Roman" w:cs="Times New Roman"/>
                  <w:bCs w:val="0"/>
                  <w:color w:val="000000" w:themeColor="text1"/>
                  <w:sz w:val="18"/>
                  <w:szCs w:val="18"/>
                </w:rPr>
                <w:t xml:space="preserve"> the</w:t>
              </w:r>
            </w:ins>
            <w:ins w:id="6055" w:author="Xuning Wei12232" w:date="2026-10-24T11:10:00Z">
              <w:r w:rsidRPr="00B32B9A">
                <w:rPr>
                  <w:rFonts w:ascii="Times New Roman" w:eastAsia="仿宋_GB2312" w:hAnsi="Times New Roman" w:cs="Times New Roman"/>
                  <w:color w:val="000000" w:themeColor="text1"/>
                  <w:sz w:val="18"/>
                  <w:szCs w:val="18"/>
                  <w:rPrChange w:id="6056"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057" w:author="Xuning Wei12232" w:date="2026-10-20T08:48:00Z">
              <w:r w:rsidRPr="00B32B9A">
                <w:rPr>
                  <w:rFonts w:ascii="Times New Roman" w:eastAsia="等线" w:hAnsi="Times New Roman" w:cs="Times New Roman"/>
                  <w:bCs w:val="0"/>
                  <w:color w:val="000000" w:themeColor="text1"/>
                  <w:sz w:val="18"/>
                  <w:szCs w:val="18"/>
                </w:rPr>
                <w:t xml:space="preserve"> to </w:t>
              </w:r>
            </w:ins>
            <w:r w:rsidR="00895007">
              <w:rPr>
                <w:rFonts w:ascii="Times New Roman" w:eastAsia="等线" w:hAnsi="Times New Roman" w:cs="Times New Roman"/>
                <w:bCs w:val="0"/>
                <w:color w:val="000000" w:themeColor="text1"/>
                <w:sz w:val="18"/>
                <w:szCs w:val="18"/>
                <w:lang w:eastAsia="zh-CN"/>
              </w:rPr>
              <w:t>20 ± 5 °C</w:t>
            </w:r>
            <w:ins w:id="6058"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059"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060"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w:t>
              </w:r>
            </w:ins>
          </w:p>
          <w:p w14:paraId="253F6FAD" w14:textId="4ACDD96F" w:rsidR="00652DEA" w:rsidRPr="00B32B9A" w:rsidRDefault="00C15CB5">
            <w:pPr>
              <w:pStyle w:val="aff2"/>
              <w:widowControl w:val="0"/>
              <w:numPr>
                <w:ilvl w:val="0"/>
                <w:numId w:val="89"/>
              </w:numPr>
              <w:spacing w:beforeLines="50" w:before="120" w:afterLines="50" w:after="120"/>
              <w:jc w:val="both"/>
              <w:rPr>
                <w:ins w:id="6061" w:author="Xuning Wei12232" w:date="2026-10-20T15:44:00Z"/>
                <w:rFonts w:ascii="Times New Roman" w:eastAsia="仿宋_GB2312" w:hAnsi="Times New Roman" w:cs="Times New Roman"/>
                <w:color w:val="000000" w:themeColor="text1"/>
                <w:sz w:val="18"/>
                <w:szCs w:val="18"/>
                <w:lang w:eastAsia="zh-CN"/>
                <w:rPrChange w:id="6062" w:author="Xuning Wei12232" w:date="2026-10-24T11:11:00Z">
                  <w:rPr>
                    <w:ins w:id="6063" w:author="Xuning Wei12232" w:date="2026-10-20T15:44:00Z"/>
                    <w:rFonts w:ascii="Times New Roman" w:eastAsia="等线" w:hAnsi="Times New Roman" w:cs="Times New Roman"/>
                    <w:color w:val="000000" w:themeColor="text1"/>
                    <w:sz w:val="18"/>
                    <w:szCs w:val="18"/>
                    <w:lang w:eastAsia="zh-CN"/>
                  </w:rPr>
                </w:rPrChange>
              </w:rPr>
              <w:pPrChange w:id="6064" w:author="Xuning Wei12232" w:date="2026-10-20T15:44:00Z">
                <w:pPr>
                  <w:widowControl w:val="0"/>
                  <w:spacing w:beforeLines="50" w:before="120" w:afterLines="50" w:after="120"/>
                  <w:contextualSpacing/>
                </w:pPr>
              </w:pPrChange>
            </w:pPr>
            <w:del w:id="6065" w:author="Xuning Wei12232" w:date="2026-10-20T08:48:00Z">
              <w:r w:rsidRPr="00B32B9A">
                <w:rPr>
                  <w:rFonts w:ascii="Times New Roman" w:eastAsia="等线" w:hAnsi="Times New Roman" w:cs="Times New Roman"/>
                  <w:color w:val="000000" w:themeColor="text1"/>
                  <w:sz w:val="18"/>
                  <w:szCs w:val="18"/>
                </w:rPr>
                <w:delText>2</w:delText>
              </w:r>
            </w:del>
            <w:del w:id="6066" w:author="Xuning Wei12232" w:date="2026-10-20T15:44: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 xml:space="preserve">Add </w:t>
            </w:r>
            <w:del w:id="6067" w:author="Xuning Wei12232" w:date="2026-10-20T08:45:00Z">
              <w:r w:rsidRPr="00B32B9A">
                <w:rPr>
                  <w:rFonts w:ascii="Times New Roman" w:eastAsia="等线" w:hAnsi="Times New Roman" w:cs="Times New Roman"/>
                  <w:color w:val="000000" w:themeColor="text1"/>
                  <w:sz w:val="18"/>
                  <w:szCs w:val="18"/>
                </w:rPr>
                <w:delText>2.0 eq.</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lang w:eastAsia="zh-CN"/>
              </w:rPr>
              <w:t>Fmoc-L-Ala-OH·H</w:t>
            </w:r>
            <w:r w:rsidRPr="00B32B9A">
              <w:rPr>
                <w:rFonts w:ascii="Times New Roman" w:eastAsia="仿宋_GB2312" w:hAnsi="Times New Roman" w:cs="Times New Roman"/>
                <w:color w:val="000000" w:themeColor="text1"/>
                <w:sz w:val="18"/>
                <w:szCs w:val="18"/>
                <w:vertAlign w:val="subscript"/>
                <w:lang w:eastAsia="zh-CN"/>
              </w:rPr>
              <w:t>2</w:t>
            </w:r>
            <w:r w:rsidRPr="00B32B9A">
              <w:rPr>
                <w:rFonts w:ascii="Times New Roman" w:eastAsia="仿宋_GB2312" w:hAnsi="Times New Roman" w:cs="Times New Roman"/>
                <w:color w:val="000000" w:themeColor="text1"/>
                <w:sz w:val="18"/>
                <w:szCs w:val="18"/>
                <w:lang w:eastAsia="zh-CN"/>
              </w:rPr>
              <w:t>O</w:t>
            </w:r>
            <w:ins w:id="6068" w:author="Xuning Wei12232" w:date="2026-10-20T08:45:00Z">
              <w:r w:rsidRPr="00B32B9A">
                <w:rPr>
                  <w:rFonts w:ascii="Times New Roman" w:eastAsia="仿宋_GB2312" w:hAnsi="Times New Roman" w:cs="Times New Roman"/>
                  <w:color w:val="000000" w:themeColor="text1"/>
                  <w:sz w:val="18"/>
                  <w:szCs w:val="18"/>
                  <w:lang w:eastAsia="zh-CN"/>
                </w:rPr>
                <w:t xml:space="preserve"> (</w:t>
              </w:r>
              <w:r w:rsidRPr="00B32B9A">
                <w:rPr>
                  <w:rFonts w:ascii="Times New Roman" w:eastAsia="等线" w:hAnsi="Times New Roman" w:cs="Times New Roman"/>
                  <w:color w:val="000000" w:themeColor="text1"/>
                  <w:sz w:val="18"/>
                  <w:szCs w:val="18"/>
                </w:rPr>
                <w:t>2.0</w:t>
              </w:r>
            </w:ins>
            <w:ins w:id="6069" w:author="Xuning Wei12232" w:date="2026-10-22T10:29:00Z">
              <w:r w:rsidRPr="00B32B9A">
                <w:rPr>
                  <w:rFonts w:ascii="Times New Roman" w:eastAsia="等线" w:hAnsi="Times New Roman" w:cs="Times New Roman"/>
                  <w:color w:val="000000" w:themeColor="text1"/>
                  <w:sz w:val="18"/>
                  <w:szCs w:val="18"/>
                  <w:rPrChange w:id="6070" w:author="Xuning Wei12232" w:date="2026-10-24T11:11:00Z">
                    <w:rPr>
                      <w:rFonts w:ascii="Times New Roman" w:eastAsia="等线" w:hAnsi="Times New Roman" w:cs="Times New Roman"/>
                      <w:color w:val="000000" w:themeColor="text1"/>
                      <w:sz w:val="18"/>
                      <w:szCs w:val="18"/>
                      <w:highlight w:val="lightGray"/>
                    </w:rPr>
                  </w:rPrChange>
                </w:rPr>
                <w:t>0</w:t>
              </w:r>
            </w:ins>
            <w:ins w:id="6071" w:author="Xuning Wei12232" w:date="2026-10-20T08:45:00Z">
              <w:r w:rsidRPr="00B32B9A">
                <w:rPr>
                  <w:rFonts w:ascii="Times New Roman" w:eastAsia="等线" w:hAnsi="Times New Roman" w:cs="Times New Roman"/>
                  <w:color w:val="000000" w:themeColor="text1"/>
                  <w:sz w:val="18"/>
                  <w:szCs w:val="18"/>
                </w:rPr>
                <w:t xml:space="preserve"> eq)</w:t>
              </w:r>
            </w:ins>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072" w:author="Xuning Wei12232" w:date="2026-10-18T22:31:00Z">
              <w:r w:rsidRPr="00B32B9A">
                <w:rPr>
                  <w:rFonts w:ascii="Times New Roman" w:eastAsia="等线" w:hAnsi="Times New Roman" w:cs="Times New Roman"/>
                  <w:color w:val="000000" w:themeColor="text1"/>
                  <w:sz w:val="18"/>
                  <w:szCs w:val="18"/>
                </w:rPr>
                <w:delText>Stir at least 15minutes.</w:delText>
              </w:r>
            </w:del>
            <w:ins w:id="6073" w:author="Xuning Wei12232" w:date="2026-10-20T22:21:00Z">
              <w:r w:rsidRPr="00B32B9A">
                <w:rPr>
                  <w:rFonts w:ascii="Times New Roman" w:eastAsia="等线" w:hAnsi="Times New Roman" w:cs="Times New Roman"/>
                  <w:color w:val="000000" w:themeColor="text1"/>
                  <w:sz w:val="18"/>
                  <w:szCs w:val="18"/>
                </w:rPr>
                <w:t>Stir at least 15</w:t>
              </w:r>
            </w:ins>
            <w:ins w:id="6074" w:author="Johan Granander" w:date="2026-10-25T12:31:00Z">
              <w:r w:rsidR="003641D0" w:rsidRPr="00B32B9A">
                <w:rPr>
                  <w:rFonts w:ascii="Times New Roman" w:eastAsia="等线" w:hAnsi="Times New Roman" w:cs="Times New Roman"/>
                  <w:color w:val="000000" w:themeColor="text1"/>
                  <w:sz w:val="18"/>
                  <w:szCs w:val="18"/>
                </w:rPr>
                <w:t xml:space="preserve"> </w:t>
              </w:r>
            </w:ins>
            <w:ins w:id="6075"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076" w:author="Xuning Wei12232" w:date="2026-10-20T22:21:00Z">
              <w:r w:rsidRPr="00B32B9A">
                <w:rPr>
                  <w:rFonts w:ascii="Times New Roman" w:eastAsia="等线" w:hAnsi="Times New Roman" w:cs="Times New Roman"/>
                  <w:color w:val="000000" w:themeColor="text1"/>
                  <w:sz w:val="18"/>
                  <w:szCs w:val="18"/>
                </w:rPr>
                <w:t xml:space="preserve"> (</w:t>
              </w:r>
            </w:ins>
            <w:ins w:id="6077"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078" w:author="Xuning Wei12232" w:date="2026-10-20T22:21:00Z">
              <w:r w:rsidRPr="00B32B9A">
                <w:rPr>
                  <w:rFonts w:ascii="Times New Roman" w:eastAsia="等线" w:hAnsi="Times New Roman" w:cs="Times New Roman"/>
                  <w:color w:val="000000" w:themeColor="text1"/>
                  <w:sz w:val="18"/>
                  <w:szCs w:val="18"/>
                </w:rPr>
                <w:t>)</w:t>
              </w:r>
            </w:ins>
            <w:ins w:id="6079" w:author="Xuning Wei12232" w:date="2026-10-18T22:31:00Z">
              <w:r w:rsidRPr="00B32B9A">
                <w:rPr>
                  <w:rFonts w:ascii="Times New Roman" w:eastAsia="等线" w:hAnsi="Times New Roman" w:cs="Times New Roman"/>
                  <w:color w:val="000000" w:themeColor="text1"/>
                  <w:sz w:val="18"/>
                  <w:szCs w:val="18"/>
                </w:rPr>
                <w:t>, Confirm no visible solids and later use.</w:t>
              </w:r>
            </w:ins>
            <w:del w:id="6080" w:author="Xuning Wei12232" w:date="2026-10-20T08:48:00Z">
              <w:r w:rsidRPr="00B32B9A">
                <w:rPr>
                  <w:rFonts w:ascii="Times New Roman" w:eastAsia="等线" w:hAnsi="Times New Roman" w:cs="Times New Roman"/>
                  <w:color w:val="000000" w:themeColor="text1"/>
                  <w:sz w:val="18"/>
                  <w:szCs w:val="18"/>
                </w:rPr>
                <w:br/>
              </w:r>
              <w:r w:rsidRPr="00B32B9A">
                <w:rPr>
                  <w:rFonts w:ascii="Times New Roman" w:eastAsia="等线" w:hAnsi="Times New Roman" w:cs="Times New Roman"/>
                  <w:color w:val="000000" w:themeColor="text1"/>
                  <w:sz w:val="18"/>
                  <w:szCs w:val="18"/>
                  <w:lang w:eastAsia="zh-CN"/>
                </w:rPr>
                <w:delText>3. Adjust</w:delText>
              </w:r>
              <w:r w:rsidRPr="00B32B9A">
                <w:rPr>
                  <w:rFonts w:ascii="Times New Roman" w:eastAsia="等线" w:hAnsi="Times New Roman" w:cs="Times New Roman"/>
                  <w:bCs w:val="0"/>
                  <w:color w:val="000000" w:themeColor="text1"/>
                  <w:sz w:val="18"/>
                  <w:szCs w:val="18"/>
                </w:rPr>
                <w:delText xml:space="preserve"> the mixture to </w:delText>
              </w:r>
              <w:r w:rsidRPr="00B32B9A">
                <w:rPr>
                  <w:rFonts w:ascii="Times New Roman" w:eastAsia="等线" w:hAnsi="Times New Roman" w:cs="Times New Roman"/>
                  <w:bCs w:val="0"/>
                  <w:color w:val="000000" w:themeColor="text1"/>
                  <w:sz w:val="18"/>
                  <w:szCs w:val="18"/>
                  <w:lang w:eastAsia="zh-CN"/>
                </w:rPr>
                <w:delText>20 ± 5 °C (target: 20 °C)</w:delText>
              </w:r>
              <w:r w:rsidRPr="00B32B9A">
                <w:rPr>
                  <w:rFonts w:ascii="Times New Roman" w:eastAsia="等线" w:hAnsi="Times New Roman" w:cs="Times New Roman"/>
                  <w:color w:val="000000" w:themeColor="text1"/>
                  <w:sz w:val="18"/>
                  <w:szCs w:val="18"/>
                </w:rPr>
                <w:delText xml:space="preserve">. Maintain for next operation at </w:delText>
              </w:r>
              <w:r w:rsidRPr="00B32B9A">
                <w:rPr>
                  <w:rFonts w:ascii="Times New Roman" w:eastAsia="等线" w:hAnsi="Times New Roman" w:cs="Times New Roman"/>
                  <w:color w:val="000000" w:themeColor="text1"/>
                  <w:sz w:val="18"/>
                  <w:szCs w:val="18"/>
                  <w:lang w:eastAsia="zh-CN"/>
                </w:rPr>
                <w:delText xml:space="preserve">20 ± 5 °C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del w:id="6081" w:author="Xuning Wei12232" w:date="2026-10-20T15:44:00Z">
              <w:r w:rsidRPr="00B32B9A">
                <w:rPr>
                  <w:rFonts w:ascii="Times New Roman" w:eastAsia="等线" w:hAnsi="Times New Roman" w:cs="Times New Roman"/>
                  <w:color w:val="000000" w:themeColor="text1"/>
                  <w:sz w:val="18"/>
                  <w:szCs w:val="18"/>
                  <w:lang w:eastAsia="zh-CN"/>
                </w:rPr>
                <w:br/>
                <w:delText xml:space="preserve">4. </w:delText>
              </w:r>
            </w:del>
          </w:p>
          <w:p w14:paraId="298C2C7E" w14:textId="77777777" w:rsidR="00652DEA" w:rsidRPr="00B32B9A" w:rsidRDefault="00C15CB5">
            <w:pPr>
              <w:pStyle w:val="aff2"/>
              <w:widowControl w:val="0"/>
              <w:numPr>
                <w:ilvl w:val="0"/>
                <w:numId w:val="89"/>
              </w:numPr>
              <w:spacing w:beforeLines="50" w:before="120" w:afterLines="50" w:after="120"/>
              <w:jc w:val="both"/>
              <w:rPr>
                <w:ins w:id="6082" w:author="Xuning Wei12232" w:date="2026-10-20T15:44:00Z"/>
                <w:rFonts w:ascii="Times New Roman" w:eastAsia="仿宋_GB2312" w:hAnsi="Times New Roman" w:cs="Times New Roman"/>
                <w:color w:val="000000" w:themeColor="text1"/>
                <w:sz w:val="18"/>
                <w:szCs w:val="18"/>
                <w:rPrChange w:id="6083" w:author="Xuning Wei12232" w:date="2026-10-24T11:11:00Z">
                  <w:rPr>
                    <w:ins w:id="6084" w:author="Xuning Wei12232" w:date="2026-10-20T15:44:00Z"/>
                    <w:rFonts w:ascii="Times New Roman" w:eastAsia="等线" w:hAnsi="Times New Roman" w:cs="Times New Roman"/>
                    <w:color w:val="000000" w:themeColor="text1"/>
                    <w:sz w:val="18"/>
                    <w:szCs w:val="18"/>
                  </w:rPr>
                </w:rPrChange>
              </w:rPr>
              <w:pPrChange w:id="6085"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086" w:author="Xuning Wei12232" w:date="2026-10-20T21:21: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087" w:author="Xuning Wei12232" w:date="2026-10-22T10:29:00Z">
              <w:r w:rsidRPr="00B32B9A">
                <w:rPr>
                  <w:rFonts w:ascii="Times New Roman" w:eastAsia="等线" w:hAnsi="Times New Roman" w:cs="Times New Roman"/>
                  <w:color w:val="000000" w:themeColor="text1"/>
                  <w:sz w:val="18"/>
                  <w:szCs w:val="18"/>
                </w:rPr>
                <w:t>0</w:t>
              </w:r>
            </w:ins>
            <w:ins w:id="6088"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089" w:author="Xuning Wei12232" w:date="2026-10-24T11:11:00Z">
                    <w:rPr>
                      <w:rFonts w:ascii="Times New Roman" w:eastAsia="等线" w:hAnsi="Times New Roman" w:cs="Times New Roman"/>
                      <w:color w:val="000000" w:themeColor="text1"/>
                      <w:sz w:val="18"/>
                      <w:szCs w:val="18"/>
                      <w:highlight w:val="cyan"/>
                    </w:rPr>
                  </w:rPrChange>
                </w:rPr>
                <w:t>DMF (2.0 V, 1.9</w:t>
              </w:r>
            </w:ins>
            <w:ins w:id="6090" w:author="Xuning Wei12232" w:date="2026-10-23T16:06:00Z">
              <w:r w:rsidRPr="00B32B9A">
                <w:rPr>
                  <w:rFonts w:ascii="Times New Roman" w:eastAsia="等线" w:hAnsi="Times New Roman" w:cs="Times New Roman"/>
                  <w:color w:val="000000" w:themeColor="text1"/>
                  <w:sz w:val="18"/>
                  <w:szCs w:val="18"/>
                  <w:rPrChange w:id="6091" w:author="Xuning Wei12232" w:date="2026-10-24T11:11:00Z">
                    <w:rPr>
                      <w:rFonts w:ascii="Times New Roman" w:eastAsia="等线" w:hAnsi="Times New Roman" w:cs="Times New Roman"/>
                      <w:color w:val="000000" w:themeColor="text1"/>
                      <w:sz w:val="18"/>
                      <w:szCs w:val="18"/>
                      <w:highlight w:val="cyan"/>
                    </w:rPr>
                  </w:rPrChange>
                </w:rPr>
                <w:t>0</w:t>
              </w:r>
            </w:ins>
            <w:ins w:id="6092" w:author="Xuning Wei12232" w:date="2026-10-20T21:21:00Z">
              <w:r w:rsidRPr="00B32B9A">
                <w:rPr>
                  <w:rFonts w:ascii="Times New Roman" w:eastAsia="等线" w:hAnsi="Times New Roman" w:cs="Times New Roman"/>
                  <w:color w:val="000000" w:themeColor="text1"/>
                  <w:sz w:val="18"/>
                  <w:szCs w:val="18"/>
                  <w:rPrChange w:id="6093"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094"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095"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096"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097"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098" w:author="Xuning Wei12232" w:date="2026-10-20T08:13:00Z">
              <w:r w:rsidRPr="00B32B9A">
                <w:rPr>
                  <w:rFonts w:ascii="Times New Roman" w:eastAsia="等线" w:hAnsi="Times New Roman" w:cs="Times New Roman"/>
                  <w:color w:val="000000" w:themeColor="text1"/>
                  <w:sz w:val="18"/>
                  <w:szCs w:val="18"/>
                </w:rPr>
                <w:delText>2.0 V DMF (1.896 kg/kg)</w:delText>
              </w:r>
            </w:del>
            <w:r w:rsidRPr="00B32B9A">
              <w:rPr>
                <w:rFonts w:ascii="Times New Roman" w:eastAsia="等线" w:hAnsi="Times New Roman" w:cs="Times New Roman"/>
                <w:color w:val="000000" w:themeColor="text1"/>
                <w:sz w:val="18"/>
                <w:szCs w:val="18"/>
              </w:rPr>
              <w:t>.</w:t>
            </w:r>
            <w:del w:id="6099"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9DFCB59" w14:textId="0457666C" w:rsidR="00652DEA" w:rsidRPr="00B32B9A" w:rsidRDefault="00C15CB5">
            <w:pPr>
              <w:pStyle w:val="aff2"/>
              <w:widowControl w:val="0"/>
              <w:numPr>
                <w:ilvl w:val="0"/>
                <w:numId w:val="89"/>
              </w:numPr>
              <w:spacing w:beforeLines="50" w:before="120" w:afterLines="50" w:after="120"/>
              <w:jc w:val="both"/>
              <w:rPr>
                <w:ins w:id="6100" w:author="Xuning Wei12232" w:date="2026-10-20T15:44:00Z"/>
                <w:rFonts w:ascii="Times New Roman" w:eastAsia="仿宋_GB2312" w:hAnsi="Times New Roman" w:cs="Times New Roman"/>
                <w:color w:val="000000" w:themeColor="text1"/>
                <w:sz w:val="18"/>
                <w:szCs w:val="18"/>
                <w:rPrChange w:id="6101" w:author="Xuning Wei12232" w:date="2026-10-24T11:11:00Z">
                  <w:rPr>
                    <w:ins w:id="6102" w:author="Xuning Wei12232" w:date="2026-10-20T15:44:00Z"/>
                    <w:rFonts w:ascii="Times New Roman" w:eastAsia="等线" w:hAnsi="Times New Roman" w:cs="Times New Roman"/>
                    <w:color w:val="000000" w:themeColor="text1"/>
                    <w:sz w:val="18"/>
                    <w:szCs w:val="18"/>
                  </w:rPr>
                </w:rPrChange>
              </w:rPr>
              <w:pPrChange w:id="6103"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104" w:author="Xuning Wei12232" w:date="2026-10-20T21:22:00Z">
              <w:r w:rsidRPr="00B32B9A">
                <w:rPr>
                  <w:rFonts w:ascii="Times New Roman" w:eastAsia="等线" w:hAnsi="Times New Roman" w:cs="Times New Roman"/>
                  <w:color w:val="000000" w:themeColor="text1"/>
                  <w:sz w:val="18"/>
                  <w:szCs w:val="18"/>
                  <w:rPrChange w:id="6105" w:author="Xuning Wei12232" w:date="2026-10-24T11:11:00Z">
                    <w:rPr>
                      <w:rFonts w:ascii="Times New Roman" w:eastAsia="等线" w:hAnsi="Times New Roman" w:cs="Times New Roman"/>
                      <w:color w:val="FF0000"/>
                      <w:sz w:val="18"/>
                      <w:szCs w:val="18"/>
                      <w:highlight w:val="lightGray"/>
                    </w:rPr>
                  </w:rPrChange>
                </w:rPr>
                <w:t>DIC (2.2</w:t>
              </w:r>
            </w:ins>
            <w:ins w:id="6106" w:author="Xuning Wei12232" w:date="2026-10-22T10:29:00Z">
              <w:r w:rsidRPr="00B32B9A">
                <w:rPr>
                  <w:rFonts w:ascii="Times New Roman" w:eastAsia="等线" w:hAnsi="Times New Roman" w:cs="Times New Roman"/>
                  <w:color w:val="000000" w:themeColor="text1"/>
                  <w:sz w:val="18"/>
                  <w:szCs w:val="18"/>
                  <w:rPrChange w:id="6107" w:author="Xuning Wei12232" w:date="2026-10-24T11:11:00Z">
                    <w:rPr>
                      <w:rFonts w:ascii="Times New Roman" w:eastAsia="等线" w:hAnsi="Times New Roman" w:cs="Times New Roman"/>
                      <w:color w:val="FF0000"/>
                      <w:sz w:val="18"/>
                      <w:szCs w:val="18"/>
                      <w:highlight w:val="lightGray"/>
                    </w:rPr>
                  </w:rPrChange>
                </w:rPr>
                <w:t>0</w:t>
              </w:r>
            </w:ins>
            <w:ins w:id="6108" w:author="Xuning Wei12232" w:date="2026-10-20T21:22:00Z">
              <w:r w:rsidRPr="00B32B9A">
                <w:rPr>
                  <w:rFonts w:ascii="Times New Roman" w:eastAsia="等线" w:hAnsi="Times New Roman" w:cs="Times New Roman"/>
                  <w:color w:val="000000" w:themeColor="text1"/>
                  <w:sz w:val="18"/>
                  <w:szCs w:val="18"/>
                  <w:rPrChange w:id="6109"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110"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111"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112"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113"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114"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115"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116" w:author="Xuning Wei12232" w:date="2026-10-20T21:22:00Z">
              <w:r w:rsidRPr="00B32B9A">
                <w:rPr>
                  <w:rFonts w:ascii="Times New Roman" w:eastAsia="等线" w:hAnsi="Times New Roman" w:cs="Times New Roman"/>
                  <w:color w:val="000000" w:themeColor="text1"/>
                  <w:sz w:val="18"/>
                  <w:szCs w:val="18"/>
                  <w:lang w:eastAsia="zh-CN"/>
                </w:rPr>
                <w:t>).</w:t>
              </w:r>
            </w:ins>
            <w:del w:id="6117" w:author="Xuning Wei12232" w:date="2026-10-20T08:14:00Z">
              <w:r w:rsidRPr="00B32B9A">
                <w:rPr>
                  <w:rFonts w:ascii="Times New Roman" w:eastAsia="等线" w:hAnsi="Times New Roman" w:cs="Times New Roman"/>
                  <w:color w:val="000000" w:themeColor="text1"/>
                  <w:sz w:val="18"/>
                  <w:szCs w:val="18"/>
                </w:rPr>
                <w:delText>2.2 eq. DIC</w:delText>
              </w:r>
            </w:del>
            <w:del w:id="6118"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11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120"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del w:id="6121" w:author="Xuning Wei12232" w:date="2026-10-20T15:44: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56834A3C" w14:textId="7DB5227F" w:rsidR="00652DEA" w:rsidRPr="00B32B9A" w:rsidRDefault="00C15CB5">
            <w:pPr>
              <w:pStyle w:val="aff2"/>
              <w:widowControl w:val="0"/>
              <w:numPr>
                <w:ilvl w:val="0"/>
                <w:numId w:val="89"/>
              </w:numPr>
              <w:spacing w:beforeLines="50" w:before="120" w:afterLines="50" w:after="120"/>
              <w:jc w:val="both"/>
              <w:rPr>
                <w:ins w:id="6122" w:author="Xuning Wei12232" w:date="2026-10-20T15:44:00Z"/>
                <w:rFonts w:ascii="Times New Roman" w:eastAsia="仿宋_GB2312" w:hAnsi="Times New Roman" w:cs="Times New Roman"/>
                <w:color w:val="000000" w:themeColor="text1"/>
                <w:sz w:val="18"/>
                <w:szCs w:val="18"/>
                <w:rPrChange w:id="6123" w:author="Xuning Wei12232" w:date="2026-10-24T11:11:00Z">
                  <w:rPr>
                    <w:ins w:id="6124" w:author="Xuning Wei12232" w:date="2026-10-20T15:44:00Z"/>
                    <w:rFonts w:ascii="Times New Roman" w:eastAsia="等线" w:hAnsi="Times New Roman" w:cs="Times New Roman"/>
                    <w:color w:val="000000" w:themeColor="text1"/>
                    <w:sz w:val="18"/>
                    <w:szCs w:val="18"/>
                  </w:rPr>
                </w:rPrChange>
              </w:rPr>
              <w:pPrChange w:id="6125" w:author="Xuning Wei12232" w:date="2026-10-20T15:44: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126"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127" w:author="Xuning Wei12232" w:date="2026-10-20T08:47:00Z">
              <w:r w:rsidRPr="36F45B6D">
                <w:rPr>
                  <w:rFonts w:ascii="Times New Roman" w:eastAsia="等线" w:hAnsi="Times New Roman" w:cs="Times New Roman"/>
                  <w:color w:val="000000" w:themeColor="text1"/>
                  <w:sz w:val="18"/>
                  <w:szCs w:val="18"/>
                </w:rPr>
                <w:t xml:space="preserve"> </w:t>
              </w:r>
            </w:ins>
            <w:ins w:id="6128" w:author="Xuning Wei12232" w:date="2026-10-20T21:25:00Z">
              <w:r w:rsidRPr="36F45B6D">
                <w:rPr>
                  <w:rFonts w:ascii="Times New Roman" w:eastAsia="等线" w:hAnsi="Times New Roman" w:cs="Times New Roman"/>
                  <w:color w:val="000000" w:themeColor="text1"/>
                  <w:sz w:val="18"/>
                  <w:szCs w:val="18"/>
                  <w:rPrChange w:id="6129"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130"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131" w:author="Xuning Wei12232" w:date="2026-10-24T11:11:00Z">
                    <w:rPr>
                      <w:rFonts w:ascii="Times New Roman" w:eastAsia="等线" w:hAnsi="Times New Roman" w:cs="Times New Roman"/>
                      <w:color w:val="FF0000"/>
                      <w:sz w:val="18"/>
                      <w:szCs w:val="18"/>
                      <w:highlight w:val="cyan"/>
                    </w:rPr>
                  </w:rPrChange>
                </w:rPr>
                <w:t>0.9</w:t>
              </w:r>
            </w:ins>
            <w:r w:rsidR="222E7385" w:rsidRPr="36F45B6D">
              <w:rPr>
                <w:rFonts w:ascii="Times New Roman" w:eastAsia="等线" w:hAnsi="Times New Roman" w:cs="Times New Roman"/>
                <w:color w:val="000000" w:themeColor="text1"/>
                <w:sz w:val="18"/>
                <w:szCs w:val="18"/>
              </w:rPr>
              <w:t>4</w:t>
            </w:r>
            <w:ins w:id="6132" w:author="Xuning Wei12232" w:date="2026-10-20T21:25:00Z">
              <w:r w:rsidRPr="36F45B6D">
                <w:rPr>
                  <w:rFonts w:ascii="Times New Roman" w:eastAsia="等线" w:hAnsi="Times New Roman" w:cs="Times New Roman"/>
                  <w:color w:val="000000" w:themeColor="text1"/>
                  <w:sz w:val="18"/>
                  <w:szCs w:val="18"/>
                  <w:rPrChange w:id="6133" w:author="Xuning Wei12232" w:date="2026-10-24T11:11:00Z">
                    <w:rPr>
                      <w:rFonts w:ascii="Times New Roman" w:eastAsia="等线" w:hAnsi="Times New Roman" w:cs="Times New Roman"/>
                      <w:color w:val="FF0000"/>
                      <w:sz w:val="18"/>
                      <w:szCs w:val="18"/>
                      <w:highlight w:val="cyan"/>
                    </w:rPr>
                  </w:rPrChange>
                </w:rPr>
                <w:t xml:space="preserve"> kg/kg)</w:t>
              </w:r>
            </w:ins>
            <w:ins w:id="6134"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135" w:author="Xuning Wei12232" w:date="2026-10-20T15:44:00Z">
              <w:r w:rsidRPr="36F45B6D" w:rsidDel="00C15CB5">
                <w:rPr>
                  <w:rFonts w:ascii="Times New Roman" w:eastAsia="等线" w:hAnsi="Times New Roman" w:cs="Times New Roman"/>
                  <w:color w:val="000000" w:themeColor="text1"/>
                  <w:sz w:val="18"/>
                  <w:szCs w:val="18"/>
                </w:rPr>
                <w:delText xml:space="preserve">7. </w:delText>
              </w:r>
            </w:del>
          </w:p>
          <w:p w14:paraId="031A162F" w14:textId="77777777" w:rsidR="00652DEA" w:rsidRPr="00B32B9A" w:rsidRDefault="00C15CB5">
            <w:pPr>
              <w:pStyle w:val="aff2"/>
              <w:widowControl w:val="0"/>
              <w:numPr>
                <w:ilvl w:val="0"/>
                <w:numId w:val="89"/>
              </w:numPr>
              <w:spacing w:beforeLines="50" w:before="120" w:afterLines="50" w:after="120"/>
              <w:jc w:val="both"/>
              <w:rPr>
                <w:rFonts w:ascii="Times New Roman" w:eastAsia="仿宋_GB2312" w:hAnsi="Times New Roman" w:cs="Times New Roman"/>
                <w:color w:val="000000" w:themeColor="text1"/>
                <w:sz w:val="18"/>
                <w:szCs w:val="18"/>
              </w:rPr>
              <w:pPrChange w:id="6136"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lastRenderedPageBreak/>
              <w:t>Bubble with nitrogen to the synthesis reactor (TJ4S-1213-Sy15) for 5 ± 2 min (target: 5 min), then start the agitator. Transfer the mixture in activation tank (TJ4S-1213-Sy15-R01) into synthesis reactor (TJ4S-1213-Sy15)</w:t>
            </w:r>
          </w:p>
        </w:tc>
      </w:tr>
      <w:tr w:rsidR="00652DEA" w:rsidRPr="00B32B9A" w14:paraId="71EBDC8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16C19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965EB0"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A8B329F" w14:textId="7718C146" w:rsidR="00652DEA" w:rsidRPr="00B32B9A" w:rsidRDefault="00C15CB5">
            <w:pPr>
              <w:pStyle w:val="aff2"/>
              <w:widowControl w:val="0"/>
              <w:numPr>
                <w:ilvl w:val="0"/>
                <w:numId w:val="90"/>
              </w:numPr>
              <w:spacing w:beforeLines="50" w:before="120" w:afterLines="50" w:after="120"/>
              <w:jc w:val="both"/>
              <w:rPr>
                <w:ins w:id="6137" w:author="Xuning Wei12232" w:date="2026-10-20T15:44:00Z"/>
                <w:rFonts w:ascii="Times New Roman" w:eastAsia="等线" w:hAnsi="Times New Roman" w:cs="Times New Roman"/>
                <w:color w:val="000000" w:themeColor="text1"/>
                <w:sz w:val="18"/>
                <w:szCs w:val="18"/>
              </w:rPr>
              <w:pPrChange w:id="6138" w:author="Xuning Wei12232" w:date="2026-10-20T15:44:00Z">
                <w:pPr>
                  <w:widowControl w:val="0"/>
                  <w:spacing w:beforeLines="50" w:before="120" w:afterLines="50" w:after="120"/>
                  <w:contextualSpacing/>
                </w:pPr>
              </w:pPrChange>
            </w:pPr>
            <w:ins w:id="6139" w:author="Xuning Wei12232" w:date="2026-10-20T21:35:00Z">
              <w:r w:rsidRPr="00B32B9A">
                <w:rPr>
                  <w:rFonts w:ascii="Times New Roman" w:eastAsia="等线" w:hAnsi="Times New Roman" w:cs="Times New Roman"/>
                  <w:color w:val="000000" w:themeColor="text1"/>
                  <w:sz w:val="18"/>
                  <w:szCs w:val="18"/>
                </w:rPr>
                <w:t xml:space="preserve">Heat the mixture to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6140"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141" w:author="Xuning Wei12232" w:date="2026-10-20T21:35: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6142" w:author="Xuning Wei12232" w:date="2026-10-20T21:35: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143" w:author="Xuning Wei12232" w:date="2026-10-20T21:35:00Z">
              <w:r w:rsidRPr="00B32B9A">
                <w:rPr>
                  <w:rFonts w:ascii="Times New Roman" w:eastAsia="等线" w:hAnsi="Times New Roman" w:cs="Times New Roman"/>
                  <w:bCs w:val="0"/>
                  <w:color w:val="000000" w:themeColor="text1"/>
                  <w:sz w:val="18"/>
                  <w:szCs w:val="18"/>
                </w:rPr>
                <w:t>)</w:t>
              </w:r>
            </w:ins>
            <w:del w:id="6144" w:author="Xuning Wei12232" w:date="2026-10-20T15:44:00Z">
              <w:r w:rsidRPr="00B32B9A">
                <w:rPr>
                  <w:rFonts w:ascii="Times New Roman" w:eastAsia="等线" w:hAnsi="Times New Roman" w:cs="Times New Roman"/>
                  <w:color w:val="000000" w:themeColor="text1"/>
                  <w:sz w:val="18"/>
                  <w:szCs w:val="18"/>
                </w:rPr>
                <w:delText xml:space="preserve">1. </w:delText>
              </w:r>
            </w:del>
            <w:ins w:id="6145" w:author="Xuning Wei12232" w:date="2026-10-20T08:40:00Z">
              <w:r w:rsidRPr="00B32B9A">
                <w:rPr>
                  <w:rFonts w:ascii="Times New Roman" w:eastAsia="等线" w:hAnsi="Times New Roman" w:cs="Times New Roman"/>
                  <w:color w:val="000000" w:themeColor="text1"/>
                  <w:sz w:val="18"/>
                  <w:szCs w:val="18"/>
                  <w:rPrChange w:id="6146" w:author="Xuning Wei12232" w:date="2026-10-24T11:11:00Z">
                    <w:rPr>
                      <w:color w:val="FF0000"/>
                    </w:rPr>
                  </w:rPrChange>
                </w:rPr>
                <w:t>.</w:t>
              </w:r>
            </w:ins>
            <w:del w:id="6147" w:author="Xuning Wei12232" w:date="2026-10-20T08:40:00Z">
              <w:r w:rsidRPr="00B32B9A">
                <w:rPr>
                  <w:rFonts w:ascii="Times New Roman" w:eastAsia="等线" w:hAnsi="Times New Roman" w:cs="Times New Roman"/>
                  <w:color w:val="000000" w:themeColor="text1"/>
                  <w:sz w:val="18"/>
                  <w:szCs w:val="18"/>
                  <w:rPrChange w:id="6148"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149"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150" w:author="Xuning Wei12232" w:date="2026-10-24T11:11:00Z">
                    <w:rPr/>
                  </w:rPrChange>
                </w:rPr>
                <w:delText xml:space="preserve">. </w:delText>
              </w:r>
            </w:del>
            <w:del w:id="6151" w:author="Xuning Wei12232" w:date="2026-10-20T15:44:00Z">
              <w:r w:rsidRPr="00B32B9A">
                <w:rPr>
                  <w:rFonts w:ascii="Times New Roman" w:eastAsia="等线" w:hAnsi="Times New Roman" w:cs="Times New Roman"/>
                  <w:color w:val="000000" w:themeColor="text1"/>
                  <w:sz w:val="18"/>
                  <w:szCs w:val="18"/>
                  <w:rPrChange w:id="6152" w:author="Xuning Wei12232" w:date="2026-10-24T11:11:00Z">
                    <w:rPr/>
                  </w:rPrChange>
                </w:rPr>
                <w:br/>
                <w:delText xml:space="preserve">2. </w:delText>
              </w:r>
            </w:del>
          </w:p>
          <w:p w14:paraId="007FE260" w14:textId="77777777" w:rsidR="00652DEA" w:rsidRPr="00B32B9A" w:rsidRDefault="00C15CB5">
            <w:pPr>
              <w:pStyle w:val="aff2"/>
              <w:widowControl w:val="0"/>
              <w:numPr>
                <w:ilvl w:val="0"/>
                <w:numId w:val="90"/>
              </w:numPr>
              <w:spacing w:beforeLines="50" w:before="120" w:afterLines="50" w:after="120"/>
              <w:jc w:val="both"/>
              <w:rPr>
                <w:ins w:id="6153" w:author="Xuning Wei12232" w:date="2026-10-20T15:44:00Z"/>
                <w:rFonts w:ascii="Times New Roman" w:eastAsia="等线" w:hAnsi="Times New Roman" w:cs="Times New Roman"/>
                <w:color w:val="000000" w:themeColor="text1"/>
                <w:sz w:val="18"/>
                <w:szCs w:val="18"/>
              </w:rPr>
              <w:pPrChange w:id="6154"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155" w:author="Xuning Wei12232" w:date="2026-10-24T11:11:00Z">
                  <w:rPr/>
                </w:rPrChange>
              </w:rPr>
              <w:t>After 3 h±15 min (target</w:t>
            </w:r>
            <w:r w:rsidRPr="00B32B9A">
              <w:rPr>
                <w:rFonts w:ascii="Times New Roman" w:eastAsia="等线" w:hAnsi="Times New Roman" w:cs="Times New Roman"/>
                <w:color w:val="000000" w:themeColor="text1"/>
                <w:sz w:val="18"/>
                <w:szCs w:val="18"/>
                <w:lang w:eastAsia="zh-CN"/>
                <w:rPrChange w:id="6156"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157" w:author="Xuning Wei12232" w:date="2026-10-24T11:11:00Z">
                  <w:rPr/>
                </w:rPrChange>
              </w:rPr>
              <w:t xml:space="preserve">h), sample the mixture every 0.5~1 h for ninhydrin test analysis until two consecutive samples test as negative (Yellow to Light pink Report Negative= Complete coupling; Blue to Purple Positive= Incomplete coupling). And the mixture should be stirred for coupling time </w:t>
            </w:r>
            <w:ins w:id="6158" w:author="Xuning Wei12232" w:date="2026-10-20T21:28:00Z">
              <w:r w:rsidRPr="00B32B9A">
                <w:rPr>
                  <w:rFonts w:ascii="Times New Roman" w:eastAsia="等线" w:hAnsi="Times New Roman" w:cs="Times New Roman"/>
                  <w:color w:val="000000" w:themeColor="text1"/>
                  <w:sz w:val="18"/>
                  <w:szCs w:val="18"/>
                  <w:rPrChange w:id="6159" w:author="Xuning Wei12232" w:date="2026-10-24T11:11:00Z">
                    <w:rPr>
                      <w:rFonts w:ascii="Times New Roman" w:eastAsia="等线" w:hAnsi="Times New Roman" w:cs="Times New Roman"/>
                      <w:color w:val="000000" w:themeColor="text1"/>
                      <w:sz w:val="18"/>
                      <w:szCs w:val="18"/>
                      <w:highlight w:val="lightGray"/>
                    </w:rPr>
                  </w:rPrChange>
                </w:rPr>
                <w:t>(4</w:t>
              </w:r>
            </w:ins>
            <w:ins w:id="6160" w:author="Xuning Wei12232" w:date="2026-10-22T08:07:00Z">
              <w:r w:rsidRPr="00B32B9A">
                <w:rPr>
                  <w:rFonts w:ascii="Times New Roman" w:eastAsia="等线" w:hAnsi="Times New Roman" w:cs="Times New Roman"/>
                  <w:color w:val="000000" w:themeColor="text1"/>
                  <w:sz w:val="18"/>
                  <w:szCs w:val="18"/>
                  <w:rPrChange w:id="6161" w:author="Xuning Wei12232" w:date="2026-10-24T11:11:00Z">
                    <w:rPr>
                      <w:rFonts w:ascii="Times New Roman" w:eastAsia="等线" w:hAnsi="Times New Roman" w:cs="Times New Roman"/>
                      <w:color w:val="000000" w:themeColor="text1"/>
                      <w:sz w:val="18"/>
                      <w:szCs w:val="18"/>
                      <w:highlight w:val="lightGray"/>
                    </w:rPr>
                  </w:rPrChange>
                </w:rPr>
                <w:t>.5</w:t>
              </w:r>
            </w:ins>
            <w:ins w:id="6162" w:author="Xuning Wei12232" w:date="2026-10-20T21:28:00Z">
              <w:r w:rsidRPr="00B32B9A">
                <w:rPr>
                  <w:rFonts w:ascii="Times New Roman" w:eastAsia="等线" w:hAnsi="Times New Roman" w:cs="Times New Roman"/>
                  <w:color w:val="000000" w:themeColor="text1"/>
                  <w:sz w:val="18"/>
                  <w:szCs w:val="18"/>
                  <w:rPrChange w:id="616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164"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ins w:id="6165" w:author="Xuning Wei12232" w:date="2026-10-20T21:28:00Z">
              <w:r w:rsidRPr="00B32B9A">
                <w:rPr>
                  <w:rFonts w:ascii="Times New Roman" w:eastAsia="等线" w:hAnsi="Times New Roman" w:cs="Times New Roman"/>
                  <w:color w:val="000000" w:themeColor="text1"/>
                  <w:sz w:val="18"/>
                  <w:szCs w:val="18"/>
                  <w:rPrChange w:id="616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167" w:author="Xuning Wei12232" w:date="2026-10-21T09:19:00Z">
              <w:r w:rsidRPr="00B32B9A">
                <w:rPr>
                  <w:rFonts w:ascii="Times New Roman" w:eastAsia="仿宋_GB2312" w:hAnsi="Times New Roman" w:cs="Times New Roman"/>
                  <w:color w:val="000000" w:themeColor="text1"/>
                  <w:sz w:val="18"/>
                  <w:szCs w:val="18"/>
                </w:rPr>
                <w:t>≤</w:t>
              </w:r>
            </w:ins>
            <w:ins w:id="6168" w:author="Xuning Wei12232" w:date="2026-10-22T08:07:00Z">
              <w:r w:rsidRPr="00B32B9A">
                <w:rPr>
                  <w:rFonts w:ascii="Times New Roman" w:eastAsia="等线" w:hAnsi="Times New Roman" w:cs="Times New Roman"/>
                  <w:color w:val="000000" w:themeColor="text1"/>
                  <w:sz w:val="18"/>
                  <w:szCs w:val="18"/>
                  <w:rPrChange w:id="6169"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170" w:author="Xuning Wei12232" w:date="2026-10-20T21:28:00Z">
              <w:r w:rsidRPr="00B32B9A">
                <w:rPr>
                  <w:rFonts w:ascii="Times New Roman" w:eastAsia="等线" w:hAnsi="Times New Roman" w:cs="Times New Roman"/>
                  <w:color w:val="000000" w:themeColor="text1"/>
                  <w:sz w:val="18"/>
                  <w:szCs w:val="18"/>
                  <w:rPrChange w:id="617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172" w:author="Xuning Wei12232" w:date="2026-10-20T21:28:00Z">
              <w:r w:rsidRPr="00B32B9A">
                <w:rPr>
                  <w:rFonts w:ascii="Times New Roman" w:eastAsia="等线" w:hAnsi="Times New Roman" w:cs="Times New Roman"/>
                  <w:color w:val="000000" w:themeColor="text1"/>
                  <w:sz w:val="18"/>
                  <w:szCs w:val="18"/>
                  <w:rPrChange w:id="6173" w:author="Xuning Wei12232" w:date="2026-10-24T11:11:00Z">
                    <w:rPr/>
                  </w:rPrChange>
                </w:rPr>
                <w:delText xml:space="preserve">(4 h </w:delText>
              </w:r>
            </w:del>
            <w:del w:id="6174" w:author="Xuning Wei12232" w:date="2026-10-20T13:10:00Z">
              <w:r w:rsidRPr="00B32B9A">
                <w:rPr>
                  <w:rFonts w:ascii="Times New Roman" w:eastAsia="等线" w:hAnsi="Times New Roman" w:cs="Times New Roman" w:hint="eastAsia"/>
                  <w:color w:val="000000" w:themeColor="text1"/>
                  <w:sz w:val="18"/>
                  <w:szCs w:val="18"/>
                  <w:rPrChange w:id="6175"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176" w:author="Xuning Wei12232" w:date="2026-10-24T11:11:00Z">
                    <w:rPr/>
                  </w:rPrChange>
                </w:rPr>
                <w:delText xml:space="preserve"> </w:delText>
              </w:r>
            </w:del>
            <w:del w:id="6177" w:author="Xuning Wei12232" w:date="2026-10-20T21:28:00Z">
              <w:r w:rsidRPr="00B32B9A">
                <w:rPr>
                  <w:rFonts w:ascii="Times New Roman" w:eastAsia="等线" w:hAnsi="Times New Roman" w:cs="Times New Roman"/>
                  <w:color w:val="000000" w:themeColor="text1"/>
                  <w:sz w:val="18"/>
                  <w:szCs w:val="18"/>
                  <w:rPrChange w:id="6178" w:author="Xuning Wei12232" w:date="2026-10-24T11:11:00Z">
                    <w:rPr/>
                  </w:rPrChange>
                </w:rPr>
                <w:delText xml:space="preserve">Coupling time </w:delText>
              </w:r>
            </w:del>
            <w:del w:id="6179" w:author="Xuning Wei12232" w:date="2026-10-20T13:10:00Z">
              <w:r w:rsidRPr="00B32B9A">
                <w:rPr>
                  <w:rFonts w:ascii="Times New Roman" w:eastAsia="等线" w:hAnsi="Times New Roman" w:cs="Times New Roman" w:hint="eastAsia"/>
                  <w:color w:val="000000" w:themeColor="text1"/>
                  <w:sz w:val="18"/>
                  <w:szCs w:val="18"/>
                  <w:rPrChange w:id="6180"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181" w:author="Xuning Wei12232" w:date="2026-10-24T11:11:00Z">
                    <w:rPr/>
                  </w:rPrChange>
                </w:rPr>
                <w:delText xml:space="preserve"> </w:delText>
              </w:r>
            </w:del>
            <w:del w:id="6182" w:author="Xuning Wei12232" w:date="2026-10-20T21:28:00Z">
              <w:r w:rsidRPr="00B32B9A">
                <w:rPr>
                  <w:rFonts w:ascii="Times New Roman" w:eastAsia="等线" w:hAnsi="Times New Roman" w:cs="Times New Roman"/>
                  <w:color w:val="000000" w:themeColor="text1"/>
                  <w:sz w:val="18"/>
                  <w:szCs w:val="18"/>
                  <w:rPrChange w:id="6183" w:author="Xuning Wei12232" w:date="2026-10-24T11:11:00Z">
                    <w:rPr/>
                  </w:rPrChange>
                </w:rPr>
                <w:delText>10 h).</w:delText>
              </w:r>
            </w:del>
            <w:del w:id="6184" w:author="Xuning Wei12232" w:date="2026-10-20T15:44:00Z">
              <w:r w:rsidRPr="00B32B9A">
                <w:rPr>
                  <w:rFonts w:ascii="Times New Roman" w:eastAsia="等线" w:hAnsi="Times New Roman" w:cs="Times New Roman"/>
                  <w:color w:val="000000" w:themeColor="text1"/>
                  <w:sz w:val="18"/>
                  <w:szCs w:val="18"/>
                  <w:rPrChange w:id="6185" w:author="Xuning Wei12232" w:date="2026-10-24T11:11:00Z">
                    <w:rPr/>
                  </w:rPrChange>
                </w:rPr>
                <w:delText xml:space="preserve"> </w:delText>
              </w:r>
              <w:r w:rsidRPr="00B32B9A">
                <w:rPr>
                  <w:rFonts w:ascii="Times New Roman" w:eastAsia="等线" w:hAnsi="Times New Roman" w:cs="Times New Roman"/>
                  <w:color w:val="000000" w:themeColor="text1"/>
                  <w:sz w:val="18"/>
                  <w:szCs w:val="18"/>
                  <w:rPrChange w:id="6186" w:author="Xuning Wei12232" w:date="2026-10-24T11:11:00Z">
                    <w:rPr/>
                  </w:rPrChange>
                </w:rPr>
                <w:br/>
                <w:delText xml:space="preserve">3. </w:delText>
              </w:r>
            </w:del>
          </w:p>
          <w:p w14:paraId="6387D4EF" w14:textId="77777777" w:rsidR="00652DEA" w:rsidRPr="00B32B9A" w:rsidRDefault="00C15CB5">
            <w:pPr>
              <w:pStyle w:val="aff2"/>
              <w:widowControl w:val="0"/>
              <w:numPr>
                <w:ilvl w:val="0"/>
                <w:numId w:val="90"/>
              </w:numPr>
              <w:spacing w:beforeLines="50" w:before="120" w:afterLines="50" w:after="120"/>
              <w:jc w:val="both"/>
              <w:rPr>
                <w:rFonts w:ascii="Times New Roman" w:eastAsia="等线" w:hAnsi="Times New Roman" w:cs="Times New Roman"/>
                <w:color w:val="000000" w:themeColor="text1"/>
                <w:sz w:val="18"/>
                <w:szCs w:val="18"/>
                <w:rPrChange w:id="6187" w:author="Xuning Wei12232" w:date="2026-10-24T11:11:00Z">
                  <w:rPr/>
                </w:rPrChange>
              </w:rPr>
              <w:pPrChange w:id="6188" w:author="Xuning Wei12232" w:date="2026-10-20T15:44: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189" w:author="Xuning Wei12232" w:date="2026-10-24T11:11:00Z">
                  <w:rPr/>
                </w:rPrChange>
              </w:rPr>
              <w:t xml:space="preserve">Stop stirring and turn off the nitrogen. Drain until there is no reaction mixture drip. </w:t>
            </w:r>
          </w:p>
          <w:p w14:paraId="4691219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190"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5CAB5736"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6946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8EFFD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6139BF" w14:textId="77777777" w:rsidR="00652DEA" w:rsidRPr="00B32B9A" w:rsidRDefault="00C15CB5">
            <w:pPr>
              <w:pStyle w:val="aff2"/>
              <w:widowControl w:val="0"/>
              <w:numPr>
                <w:ilvl w:val="0"/>
                <w:numId w:val="91"/>
              </w:numPr>
              <w:spacing w:beforeLines="50" w:before="120" w:afterLines="50" w:after="120"/>
              <w:jc w:val="both"/>
              <w:rPr>
                <w:ins w:id="6191" w:author="Xuning Wei12232" w:date="2026-10-20T15:44:00Z"/>
                <w:rFonts w:ascii="Times New Roman" w:eastAsia="仿宋_GB2312" w:hAnsi="Times New Roman" w:cs="Times New Roman"/>
                <w:color w:val="000000" w:themeColor="text1"/>
                <w:sz w:val="18"/>
                <w:szCs w:val="18"/>
              </w:rPr>
              <w:pPrChange w:id="6192" w:author="Xuning Wei12232" w:date="2026-10-20T15:44:00Z">
                <w:pPr>
                  <w:widowControl w:val="0"/>
                  <w:spacing w:beforeLines="50" w:before="120" w:afterLines="50" w:after="120"/>
                  <w:contextualSpacing/>
                </w:pPr>
              </w:pPrChange>
            </w:pPr>
            <w:del w:id="6193" w:author="Xuning Wei12232" w:date="2026-10-20T15:44: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194"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195" w:author="Xuning Wei12232" w:date="2026-10-24T11:11:00Z">
                  <w:rPr>
                    <w:lang w:eastAsia="zh-CN"/>
                  </w:rPr>
                </w:rPrChange>
              </w:rPr>
              <w:t xml:space="preserve"> </w:t>
            </w:r>
            <w:ins w:id="6196" w:author="Xuning Wei12232" w:date="2026-10-23T19:54:00Z">
              <w:r w:rsidRPr="00B32B9A">
                <w:rPr>
                  <w:rFonts w:ascii="Times New Roman" w:eastAsia="仿宋_GB2312" w:hAnsi="Times New Roman" w:cs="Times New Roman"/>
                  <w:color w:val="000000" w:themeColor="text1"/>
                  <w:sz w:val="18"/>
                  <w:szCs w:val="18"/>
                  <w:rPrChange w:id="6197"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19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199" w:author="Xuning Wei12232" w:date="2026-10-20T08:14:00Z">
              <w:r w:rsidRPr="00B32B9A">
                <w:rPr>
                  <w:rFonts w:ascii="Times New Roman" w:eastAsia="仿宋_GB2312" w:hAnsi="Times New Roman" w:cs="Times New Roman"/>
                  <w:color w:val="000000" w:themeColor="text1"/>
                  <w:sz w:val="18"/>
                  <w:szCs w:val="18"/>
                  <w:lang w:eastAsia="zh-CN"/>
                  <w:rPrChange w:id="6200" w:author="Xuning Wei12232" w:date="2026-10-24T11:11:00Z">
                    <w:rPr>
                      <w:lang w:eastAsia="zh-CN"/>
                    </w:rPr>
                  </w:rPrChange>
                </w:rPr>
                <w:delText>8.0 V DMF (7.584 kg/kg)</w:delText>
              </w:r>
            </w:del>
            <w:r w:rsidRPr="00B32B9A">
              <w:rPr>
                <w:rFonts w:ascii="Times New Roman" w:eastAsia="仿宋_GB2312" w:hAnsi="Times New Roman" w:cs="Times New Roman"/>
                <w:color w:val="000000" w:themeColor="text1"/>
                <w:sz w:val="18"/>
                <w:szCs w:val="18"/>
                <w:rPrChange w:id="6201" w:author="Xuning Wei12232" w:date="2026-10-24T11:11:00Z">
                  <w:rPr/>
                </w:rPrChange>
              </w:rPr>
              <w:t xml:space="preserve"> into the activation tank (TJ4S-1213-Sy15</w:t>
            </w:r>
            <w:r w:rsidRPr="00B32B9A">
              <w:rPr>
                <w:rFonts w:ascii="Times New Roman" w:eastAsia="仿宋_GB2312" w:hAnsi="Times New Roman" w:cs="Times New Roman"/>
                <w:color w:val="000000" w:themeColor="text1"/>
                <w:sz w:val="18"/>
                <w:szCs w:val="18"/>
                <w:lang w:eastAsia="zh-CN"/>
                <w:rPrChange w:id="6202"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203"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204" w:author="Xuning Wei12232" w:date="2026-10-24T11:11:00Z">
                  <w:rPr>
                    <w:color w:val="0000FF"/>
                  </w:rPr>
                </w:rPrChange>
              </w:rPr>
              <w:t xml:space="preserve"> cleaning pipeline.</w:t>
            </w:r>
            <w:del w:id="6205" w:author="Xuning Wei12232" w:date="2026-10-20T08:18:00Z">
              <w:r w:rsidRPr="00B32B9A">
                <w:rPr>
                  <w:rFonts w:ascii="Times New Roman" w:eastAsia="仿宋_GB2312" w:hAnsi="Times New Roman" w:cs="Times New Roman"/>
                  <w:color w:val="000000" w:themeColor="text1"/>
                  <w:sz w:val="18"/>
                  <w:szCs w:val="18"/>
                  <w:rPrChange w:id="6206" w:author="Xuning Wei12232" w:date="2026-10-24T11:11:00Z">
                    <w:rPr/>
                  </w:rPrChange>
                </w:rPr>
                <w:delText xml:space="preserve">. </w:delText>
              </w:r>
            </w:del>
            <w:del w:id="6207" w:author="Xuning Wei12232" w:date="2026-10-20T15:44:00Z">
              <w:r w:rsidRPr="00B32B9A">
                <w:rPr>
                  <w:rFonts w:ascii="Times New Roman" w:eastAsia="仿宋_GB2312" w:hAnsi="Times New Roman" w:cs="Times New Roman"/>
                  <w:color w:val="000000" w:themeColor="text1"/>
                  <w:sz w:val="18"/>
                  <w:szCs w:val="18"/>
                  <w:rPrChange w:id="6208" w:author="Xuning Wei12232" w:date="2026-10-24T11:11:00Z">
                    <w:rPr/>
                  </w:rPrChange>
                </w:rPr>
                <w:br/>
                <w:delText>2.</w:delText>
              </w:r>
            </w:del>
          </w:p>
          <w:p w14:paraId="226A9557" w14:textId="77777777" w:rsidR="00652DEA" w:rsidRPr="00B32B9A" w:rsidRDefault="00C15CB5">
            <w:pPr>
              <w:pStyle w:val="aff2"/>
              <w:widowControl w:val="0"/>
              <w:numPr>
                <w:ilvl w:val="0"/>
                <w:numId w:val="91"/>
              </w:numPr>
              <w:spacing w:beforeLines="50" w:before="120" w:afterLines="50" w:after="120"/>
              <w:jc w:val="both"/>
              <w:rPr>
                <w:ins w:id="6209" w:author="Xuning Wei12232" w:date="2026-10-20T15:44:00Z"/>
                <w:rFonts w:ascii="Times New Roman" w:eastAsia="仿宋_GB2312" w:hAnsi="Times New Roman" w:cs="Times New Roman"/>
                <w:color w:val="000000" w:themeColor="text1"/>
                <w:sz w:val="18"/>
                <w:szCs w:val="18"/>
              </w:rPr>
              <w:pPrChange w:id="6210" w:author="Xuning Wei12232" w:date="2026-10-20T15:44:00Z">
                <w:pPr>
                  <w:widowControl w:val="0"/>
                  <w:spacing w:beforeLines="50" w:before="120" w:afterLines="50" w:after="120"/>
                  <w:contextualSpacing/>
                </w:pPr>
              </w:pPrChange>
            </w:pPr>
            <w:del w:id="6211" w:author="Xuning Wei12232" w:date="2026-10-20T15:44:00Z">
              <w:r w:rsidRPr="00B32B9A">
                <w:rPr>
                  <w:rFonts w:ascii="Times New Roman" w:eastAsia="仿宋_GB2312" w:hAnsi="Times New Roman" w:cs="Times New Roman"/>
                  <w:color w:val="000000" w:themeColor="text1"/>
                  <w:sz w:val="18"/>
                  <w:szCs w:val="18"/>
                  <w:rPrChange w:id="6212"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213" w:author="Xuning Wei12232" w:date="2026-10-24T11:11:00Z">
                  <w:rPr/>
                </w:rPrChange>
              </w:rPr>
              <w:t>After the liquid is filtered out of the synthesis reactor. Transfer the mixture in activation tank (TJ4S-1213-Sy15-R01) to synthesis reactor (TJ4S-1213-Sy15).</w:t>
            </w:r>
            <w:del w:id="6214" w:author="Xuning Wei12232" w:date="2026-10-20T15:44:00Z">
              <w:r w:rsidRPr="00B32B9A">
                <w:rPr>
                  <w:rFonts w:ascii="Times New Roman" w:eastAsia="仿宋_GB2312" w:hAnsi="Times New Roman" w:cs="Times New Roman"/>
                  <w:color w:val="000000" w:themeColor="text1"/>
                  <w:sz w:val="18"/>
                  <w:szCs w:val="18"/>
                  <w:rPrChange w:id="6215" w:author="Xuning Wei12232" w:date="2026-10-24T11:11:00Z">
                    <w:rPr/>
                  </w:rPrChange>
                </w:rPr>
                <w:br/>
                <w:delText xml:space="preserve">3. </w:delText>
              </w:r>
            </w:del>
          </w:p>
          <w:p w14:paraId="728295FD" w14:textId="77777777" w:rsidR="00652DEA" w:rsidRPr="00B32B9A" w:rsidRDefault="00C15CB5">
            <w:pPr>
              <w:pStyle w:val="aff2"/>
              <w:widowControl w:val="0"/>
              <w:numPr>
                <w:ilvl w:val="0"/>
                <w:numId w:val="91"/>
              </w:numPr>
              <w:spacing w:beforeLines="50" w:before="120" w:afterLines="50" w:after="120"/>
              <w:jc w:val="both"/>
              <w:rPr>
                <w:rFonts w:ascii="Times New Roman" w:eastAsia="仿宋_GB2312" w:hAnsi="Times New Roman" w:cs="Times New Roman"/>
                <w:color w:val="000000" w:themeColor="text1"/>
                <w:sz w:val="18"/>
                <w:szCs w:val="18"/>
                <w:rPrChange w:id="6216" w:author="Xuning Wei12232" w:date="2026-10-24T11:11:00Z">
                  <w:rPr/>
                </w:rPrChange>
              </w:rPr>
              <w:pPrChange w:id="6217" w:author="Xuning Wei12232" w:date="2026-10-20T15:44: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18"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21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220" w:author="Xuning Wei12232" w:date="2026-10-24T11:11:00Z">
                  <w:rPr/>
                </w:rPrChange>
              </w:rPr>
              <w:t>. Drain until there is no obvious drip</w:t>
            </w:r>
          </w:p>
          <w:p w14:paraId="745CB36C"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22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5C94640C"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7F57B8"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47AFC1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AFC4157" w14:textId="77777777" w:rsidR="00652DEA" w:rsidRPr="00B32B9A" w:rsidRDefault="00C15CB5">
            <w:pPr>
              <w:pStyle w:val="aff2"/>
              <w:widowControl w:val="0"/>
              <w:numPr>
                <w:ilvl w:val="0"/>
                <w:numId w:val="92"/>
              </w:numPr>
              <w:spacing w:beforeLines="50" w:before="120" w:afterLines="50" w:after="120"/>
              <w:jc w:val="both"/>
              <w:rPr>
                <w:ins w:id="6222" w:author="Xuning Wei12232" w:date="2026-10-20T15:45:00Z"/>
                <w:rFonts w:ascii="Times New Roman" w:eastAsia="仿宋_GB2312" w:hAnsi="Times New Roman" w:cs="Times New Roman"/>
                <w:color w:val="000000" w:themeColor="text1"/>
                <w:sz w:val="18"/>
                <w:szCs w:val="18"/>
              </w:rPr>
              <w:pPrChange w:id="6223" w:author="Xuning Wei12232" w:date="2026-10-20T15:45:00Z">
                <w:pPr>
                  <w:widowControl w:val="0"/>
                  <w:spacing w:beforeLines="50" w:before="120" w:afterLines="50" w:after="120"/>
                  <w:contextualSpacing/>
                </w:pPr>
              </w:pPrChange>
            </w:pPr>
            <w:del w:id="6224" w:author="Xuning Wei12232" w:date="2026-10-20T15:45:00Z">
              <w:r w:rsidRPr="00B32B9A">
                <w:rPr>
                  <w:rFonts w:ascii="Times New Roman" w:eastAsia="仿宋_GB2312" w:hAnsi="Times New Roman" w:cs="Times New Roman"/>
                  <w:color w:val="000000" w:themeColor="text1"/>
                  <w:sz w:val="18"/>
                  <w:szCs w:val="18"/>
                  <w:rPrChange w:id="622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22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227" w:author="Xuning Wei12232" w:date="2026-10-24T11:11:00Z">
                  <w:rPr>
                    <w:lang w:eastAsia="zh-CN"/>
                  </w:rPr>
                </w:rPrChange>
              </w:rPr>
              <w:t xml:space="preserve"> </w:t>
            </w:r>
            <w:del w:id="6228" w:author="Xuning Wei12232" w:date="2026-10-20T08:14:00Z">
              <w:r w:rsidRPr="00B32B9A">
                <w:rPr>
                  <w:rFonts w:ascii="Times New Roman" w:eastAsia="仿宋_GB2312" w:hAnsi="Times New Roman" w:cs="Times New Roman"/>
                  <w:bCs w:val="0"/>
                  <w:color w:val="000000" w:themeColor="text1"/>
                  <w:sz w:val="18"/>
                  <w:szCs w:val="18"/>
                  <w:lang w:eastAsia="zh-CN"/>
                  <w:rPrChange w:id="6229" w:author="Xuning Wei12232" w:date="2026-10-24T11:11:00Z">
                    <w:rPr>
                      <w:lang w:eastAsia="zh-CN"/>
                    </w:rPr>
                  </w:rPrChange>
                </w:rPr>
                <w:delText>8.0 V 20 % piperidine in DMF (7.448 kg/kg)</w:delText>
              </w:r>
            </w:del>
            <w:ins w:id="6230" w:author="Xuning Wei12232" w:date="2026-10-20T08:14:00Z">
              <w:r w:rsidRPr="00B32B9A">
                <w:rPr>
                  <w:rFonts w:ascii="Times New Roman" w:eastAsia="仿宋_GB2312" w:hAnsi="Times New Roman" w:cs="Times New Roman"/>
                  <w:bCs w:val="0"/>
                  <w:color w:val="000000" w:themeColor="text1"/>
                  <w:sz w:val="18"/>
                  <w:szCs w:val="18"/>
                  <w:lang w:eastAsia="zh-CN"/>
                  <w:rPrChange w:id="6231" w:author="Xuning Wei12232" w:date="2026-10-24T11:11:00Z">
                    <w:rPr>
                      <w:lang w:eastAsia="zh-CN"/>
                    </w:rPr>
                  </w:rPrChange>
                </w:rPr>
                <w:t xml:space="preserve">20 % piperidine in </w:t>
              </w:r>
            </w:ins>
            <w:ins w:id="6232" w:author="Xuning Wei12232" w:date="2026-10-20T20:01:00Z">
              <w:r w:rsidRPr="00B32B9A">
                <w:rPr>
                  <w:rFonts w:ascii="Times New Roman" w:eastAsia="仿宋_GB2312" w:hAnsi="Times New Roman" w:cs="Times New Roman"/>
                  <w:bCs w:val="0"/>
                  <w:color w:val="000000" w:themeColor="text1"/>
                  <w:sz w:val="18"/>
                  <w:szCs w:val="18"/>
                  <w:lang w:eastAsia="zh-CN"/>
                  <w:rPrChange w:id="6233"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23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235" w:author="Xuning Wei12232" w:date="2026-10-24T11:11:00Z">
                  <w:rPr/>
                </w:rPrChange>
              </w:rPr>
              <w:t>into</w:t>
            </w:r>
            <w:r w:rsidRPr="00B32B9A">
              <w:rPr>
                <w:rFonts w:ascii="Times New Roman" w:eastAsia="仿宋_GB2312" w:hAnsi="Times New Roman" w:cs="Times New Roman"/>
                <w:b/>
                <w:color w:val="000000" w:themeColor="text1"/>
                <w:sz w:val="18"/>
                <w:szCs w:val="18"/>
                <w:rPrChange w:id="6236" w:author="Xuning Wei12232" w:date="2026-10-24T11:11:00Z">
                  <w:rPr>
                    <w:b/>
                  </w:rPr>
                </w:rPrChange>
              </w:rPr>
              <w:t xml:space="preserve"> </w:t>
            </w:r>
            <w:r w:rsidRPr="00B32B9A">
              <w:rPr>
                <w:rFonts w:ascii="Times New Roman" w:eastAsia="仿宋_GB2312" w:hAnsi="Times New Roman" w:cs="Times New Roman"/>
                <w:color w:val="000000" w:themeColor="text1"/>
                <w:sz w:val="18"/>
                <w:szCs w:val="18"/>
                <w:rPrChange w:id="6237" w:author="Xuning Wei12232" w:date="2026-10-24T11:11:00Z">
                  <w:rPr/>
                </w:rPrChange>
              </w:rPr>
              <w:t xml:space="preserve">TJ4S-1213-Sy15. </w:t>
            </w:r>
            <w:del w:id="6238" w:author="Xuning Wei12232" w:date="2026-10-20T15:45:00Z">
              <w:r w:rsidRPr="00B32B9A">
                <w:rPr>
                  <w:rFonts w:ascii="Times New Roman" w:eastAsia="仿宋_GB2312" w:hAnsi="Times New Roman" w:cs="Times New Roman"/>
                  <w:color w:val="000000" w:themeColor="text1"/>
                  <w:sz w:val="18"/>
                  <w:szCs w:val="18"/>
                  <w:rPrChange w:id="6239" w:author="Xuning Wei12232" w:date="2026-10-24T11:11:00Z">
                    <w:rPr/>
                  </w:rPrChange>
                </w:rPr>
                <w:br/>
                <w:delText xml:space="preserve">2. </w:delText>
              </w:r>
            </w:del>
          </w:p>
          <w:p w14:paraId="74BA6898" w14:textId="77777777" w:rsidR="00652DEA" w:rsidRPr="00B32B9A" w:rsidRDefault="00C15CB5">
            <w:pPr>
              <w:pStyle w:val="aff2"/>
              <w:widowControl w:val="0"/>
              <w:numPr>
                <w:ilvl w:val="0"/>
                <w:numId w:val="92"/>
              </w:numPr>
              <w:spacing w:beforeLines="50" w:before="120" w:afterLines="50" w:after="120"/>
              <w:jc w:val="both"/>
              <w:rPr>
                <w:ins w:id="6240" w:author="Xuning Wei12232" w:date="2026-10-20T15:45:00Z"/>
                <w:rFonts w:ascii="Times New Roman" w:eastAsia="仿宋_GB2312" w:hAnsi="Times New Roman" w:cs="Times New Roman"/>
                <w:color w:val="000000" w:themeColor="text1"/>
                <w:sz w:val="18"/>
                <w:szCs w:val="18"/>
              </w:rPr>
              <w:pPrChange w:id="6241"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42"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243"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244" w:author="Xuning Wei12232" w:date="2026-10-24T11:11:00Z">
                  <w:rPr/>
                </w:rPrChange>
              </w:rPr>
              <w:t>.</w:t>
            </w:r>
            <w:del w:id="6245" w:author="Xuning Wei12232" w:date="2026-10-20T15:45:00Z">
              <w:r w:rsidRPr="00B32B9A">
                <w:rPr>
                  <w:rFonts w:ascii="Times New Roman" w:eastAsia="仿宋_GB2312" w:hAnsi="Times New Roman" w:cs="Times New Roman"/>
                  <w:color w:val="000000" w:themeColor="text1"/>
                  <w:sz w:val="18"/>
                  <w:szCs w:val="18"/>
                  <w:rPrChange w:id="6246" w:author="Xuning Wei12232" w:date="2026-10-24T11:11:00Z">
                    <w:rPr/>
                  </w:rPrChange>
                </w:rPr>
                <w:br/>
                <w:delText xml:space="preserve">3. </w:delText>
              </w:r>
            </w:del>
          </w:p>
          <w:p w14:paraId="6377723B" w14:textId="50688BF7" w:rsidR="00652DEA" w:rsidRPr="00B32B9A" w:rsidRDefault="00C15CB5">
            <w:pPr>
              <w:pStyle w:val="aff2"/>
              <w:widowControl w:val="0"/>
              <w:numPr>
                <w:ilvl w:val="0"/>
                <w:numId w:val="92"/>
              </w:numPr>
              <w:spacing w:beforeLines="50" w:before="120" w:afterLines="50" w:after="120"/>
              <w:jc w:val="both"/>
              <w:rPr>
                <w:ins w:id="6247" w:author="Xuning Wei12232" w:date="2026-10-20T15:45:00Z"/>
                <w:rFonts w:ascii="Times New Roman" w:eastAsia="仿宋_GB2312" w:hAnsi="Times New Roman" w:cs="Times New Roman"/>
                <w:color w:val="000000" w:themeColor="text1"/>
                <w:sz w:val="18"/>
                <w:szCs w:val="18"/>
              </w:rPr>
              <w:pPrChange w:id="6248"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249"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250"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251" w:author="Xuning Wei12232" w:date="2026-10-20T20:03: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252" w:author="Xuning Wei12232" w:date="2026-10-20T20:03:00Z">
              <w:r w:rsidRPr="00B32B9A">
                <w:rPr>
                  <w:rFonts w:ascii="Times New Roman" w:eastAsia="仿宋_GB2312" w:hAnsi="Times New Roman" w:cs="Times New Roman"/>
                  <w:color w:val="000000" w:themeColor="text1"/>
                  <w:sz w:val="18"/>
                  <w:szCs w:val="18"/>
                </w:rPr>
                <w:t>)</w:t>
              </w:r>
            </w:ins>
            <w:ins w:id="6253" w:author="Xuning Wei12232" w:date="2026-10-22T10:27:00Z">
              <w:r w:rsidRPr="00B32B9A">
                <w:rPr>
                  <w:rFonts w:ascii="Times New Roman" w:eastAsia="仿宋_GB2312" w:hAnsi="Times New Roman" w:cs="Times New Roman"/>
                  <w:color w:val="000000" w:themeColor="text1"/>
                  <w:sz w:val="18"/>
                  <w:szCs w:val="18"/>
                </w:rPr>
                <w:t xml:space="preserve">, </w:t>
              </w:r>
            </w:ins>
            <w:del w:id="6254" w:author="Xuning Wei12232" w:date="2026-10-20T14:33:00Z">
              <w:r w:rsidRPr="00B32B9A">
                <w:rPr>
                  <w:rFonts w:ascii="Times New Roman" w:eastAsia="仿宋_GB2312" w:hAnsi="Times New Roman" w:cs="Times New Roman"/>
                  <w:color w:val="000000" w:themeColor="text1"/>
                  <w:sz w:val="18"/>
                  <w:szCs w:val="18"/>
                  <w:rPrChange w:id="6255" w:author="Xuning Wei12232" w:date="2026-10-24T11:11:00Z">
                    <w:rPr/>
                  </w:rPrChange>
                </w:rPr>
                <w:delText>25 ± 5 °C</w:delText>
              </w:r>
            </w:del>
            <w:del w:id="6256" w:author="Xuning Wei12232" w:date="2026-10-20T20:03:00Z">
              <w:r w:rsidRPr="00B32B9A">
                <w:rPr>
                  <w:rFonts w:ascii="Times New Roman" w:eastAsia="仿宋_GB2312" w:hAnsi="Times New Roman" w:cs="Times New Roman"/>
                  <w:color w:val="000000" w:themeColor="text1"/>
                  <w:sz w:val="18"/>
                  <w:szCs w:val="18"/>
                  <w:rPrChange w:id="6257"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258"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259" w:author="Xuning Wei12232" w:date="2026-10-22T10:27:00Z">
              <w:r w:rsidRPr="00B32B9A">
                <w:rPr>
                  <w:rFonts w:ascii="Times New Roman" w:eastAsia="仿宋_GB2312" w:hAnsi="Times New Roman" w:cs="Times New Roman"/>
                  <w:color w:val="000000" w:themeColor="text1"/>
                  <w:sz w:val="18"/>
                  <w:szCs w:val="18"/>
                  <w:rPrChange w:id="6260"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261" w:author="Xuning Wei12232" w:date="2026-10-24T11:11:00Z">
                  <w:rPr/>
                </w:rPrChange>
              </w:rPr>
              <w:t xml:space="preserve"> (target: 2 h) at </w:t>
            </w:r>
            <w:del w:id="6262" w:author="Xuning Wei12232" w:date="2026-10-20T14:33:00Z">
              <w:r w:rsidRPr="00B32B9A">
                <w:rPr>
                  <w:rFonts w:ascii="Times New Roman" w:eastAsia="仿宋_GB2312" w:hAnsi="Times New Roman" w:cs="Times New Roman"/>
                  <w:color w:val="000000" w:themeColor="text1"/>
                  <w:sz w:val="18"/>
                  <w:szCs w:val="18"/>
                  <w:rPrChange w:id="6263"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264" w:author="Xuning Wei12232" w:date="2026-10-24T11:11:00Z">
                  <w:rPr/>
                </w:rPrChange>
              </w:rPr>
              <w:t xml:space="preserve"> (target: </w:t>
            </w:r>
            <w:del w:id="6265" w:author="Xuning Wei12232" w:date="2026-10-20T21:36:00Z">
              <w:r w:rsidRPr="00B32B9A">
                <w:rPr>
                  <w:rFonts w:ascii="Times New Roman" w:eastAsia="仿宋_GB2312" w:hAnsi="Times New Roman" w:cs="Times New Roman"/>
                  <w:color w:val="000000" w:themeColor="text1"/>
                  <w:sz w:val="18"/>
                  <w:szCs w:val="18"/>
                  <w:rPrChange w:id="6266"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267" w:author="Xuning Wei12232" w:date="2026-10-24T11:11:00Z">
                  <w:rPr/>
                </w:rPrChange>
              </w:rPr>
              <w:t>).</w:t>
            </w:r>
            <w:del w:id="6268" w:author="Xuning Wei12232" w:date="2026-10-20T15:45:00Z">
              <w:r w:rsidRPr="00B32B9A">
                <w:rPr>
                  <w:rFonts w:ascii="Times New Roman" w:eastAsia="仿宋_GB2312" w:hAnsi="Times New Roman" w:cs="Times New Roman"/>
                  <w:color w:val="000000" w:themeColor="text1"/>
                  <w:sz w:val="18"/>
                  <w:szCs w:val="18"/>
                  <w:rPrChange w:id="6269" w:author="Xuning Wei12232" w:date="2026-10-24T11:11:00Z">
                    <w:rPr/>
                  </w:rPrChange>
                </w:rPr>
                <w:br/>
                <w:delText xml:space="preserve">4. </w:delText>
              </w:r>
            </w:del>
          </w:p>
          <w:p w14:paraId="1918F409" w14:textId="77777777" w:rsidR="00652DEA" w:rsidRPr="00B32B9A" w:rsidRDefault="00C15CB5">
            <w:pPr>
              <w:pStyle w:val="aff2"/>
              <w:widowControl w:val="0"/>
              <w:numPr>
                <w:ilvl w:val="0"/>
                <w:numId w:val="92"/>
              </w:numPr>
              <w:spacing w:beforeLines="50" w:before="120" w:afterLines="50" w:after="120"/>
              <w:jc w:val="both"/>
              <w:rPr>
                <w:rFonts w:ascii="Times New Roman" w:eastAsia="仿宋_GB2312" w:hAnsi="Times New Roman" w:cs="Times New Roman"/>
                <w:color w:val="000000" w:themeColor="text1"/>
                <w:sz w:val="18"/>
                <w:szCs w:val="18"/>
                <w:rPrChange w:id="6270" w:author="Xuning Wei12232" w:date="2026-10-24T11:11:00Z">
                  <w:rPr/>
                </w:rPrChange>
              </w:rPr>
              <w:pPrChange w:id="6271"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272" w:author="Xuning Wei12232" w:date="2026-10-24T11:11:00Z">
                  <w:rPr/>
                </w:rPrChange>
              </w:rPr>
              <w:t xml:space="preserve">Stop stirring, turn off the nitrogen. Drain until there is no obvious drip. </w:t>
            </w:r>
          </w:p>
        </w:tc>
      </w:tr>
      <w:tr w:rsidR="00652DEA" w:rsidRPr="00B32B9A" w14:paraId="1984048B"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4738AF4"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85B2BE"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2BD18E" w14:textId="146ED547" w:rsidR="00652DEA" w:rsidRPr="00B32B9A" w:rsidRDefault="00C15CB5">
            <w:pPr>
              <w:pStyle w:val="aff2"/>
              <w:widowControl w:val="0"/>
              <w:numPr>
                <w:ilvl w:val="0"/>
                <w:numId w:val="93"/>
              </w:numPr>
              <w:spacing w:beforeLines="50" w:before="120" w:afterLines="50" w:after="120"/>
              <w:jc w:val="both"/>
              <w:rPr>
                <w:ins w:id="6273" w:author="Xuning Wei12232" w:date="2026-10-20T15:45:00Z"/>
                <w:rFonts w:ascii="Times New Roman" w:eastAsia="仿宋_GB2312" w:hAnsi="Times New Roman" w:cs="Times New Roman"/>
                <w:color w:val="000000" w:themeColor="text1"/>
                <w:sz w:val="18"/>
                <w:szCs w:val="18"/>
              </w:rPr>
              <w:pPrChange w:id="6274" w:author="Xuning Wei12232" w:date="2026-10-20T15:45:00Z">
                <w:pPr>
                  <w:widowControl w:val="0"/>
                  <w:spacing w:beforeLines="50" w:before="120" w:afterLines="50" w:after="120"/>
                  <w:contextualSpacing/>
                </w:pPr>
              </w:pPrChange>
            </w:pPr>
            <w:del w:id="6275" w:author="Xuning Wei12232" w:date="2026-10-20T15:45: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276"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277"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278" w:author="Xuning Wei12232" w:date="2026-10-24T11:11:00Z">
                  <w:rPr/>
                </w:rPrChange>
              </w:rPr>
              <w:t>5 °C (</w:t>
            </w:r>
            <w:del w:id="6279" w:author="Xuning Wei12232" w:date="2026-10-24T10:48:00Z">
              <w:r w:rsidRPr="00B32B9A">
                <w:rPr>
                  <w:rFonts w:ascii="Times New Roman" w:eastAsia="仿宋_GB2312" w:hAnsi="Times New Roman" w:cs="Times New Roman"/>
                  <w:color w:val="000000" w:themeColor="text1"/>
                  <w:sz w:val="18"/>
                  <w:szCs w:val="18"/>
                  <w:rPrChange w:id="6280" w:author="Xuning Wei12232" w:date="2026-10-24T11:11:00Z">
                    <w:rPr/>
                  </w:rPrChange>
                </w:rPr>
                <w:delText>target: 20 °C</w:delText>
              </w:r>
            </w:del>
            <w:ins w:id="6281"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282" w:author="Xuning Wei12232" w:date="2026-10-24T11:11:00Z">
                  <w:rPr/>
                </w:rPrChange>
              </w:rPr>
              <w:t>).</w:t>
            </w:r>
            <w:del w:id="6283" w:author="Xuning Wei12232" w:date="2026-10-20T15:45:00Z">
              <w:r w:rsidRPr="00B32B9A">
                <w:rPr>
                  <w:rFonts w:ascii="Times New Roman" w:eastAsia="仿宋_GB2312" w:hAnsi="Times New Roman" w:cs="Times New Roman"/>
                  <w:color w:val="000000" w:themeColor="text1"/>
                  <w:sz w:val="18"/>
                  <w:szCs w:val="18"/>
                  <w:rPrChange w:id="6284" w:author="Xuning Wei12232" w:date="2026-10-24T11:11:00Z">
                    <w:rPr/>
                  </w:rPrChange>
                </w:rPr>
                <w:br/>
                <w:delText xml:space="preserve">2. </w:delText>
              </w:r>
            </w:del>
          </w:p>
          <w:p w14:paraId="65E6946A" w14:textId="5A0A04F1" w:rsidR="00652DEA" w:rsidRPr="00B32B9A" w:rsidRDefault="00C15CB5">
            <w:pPr>
              <w:pStyle w:val="aff2"/>
              <w:widowControl w:val="0"/>
              <w:numPr>
                <w:ilvl w:val="0"/>
                <w:numId w:val="93"/>
              </w:numPr>
              <w:spacing w:beforeLines="50" w:before="120" w:afterLines="50" w:after="120"/>
              <w:jc w:val="both"/>
              <w:rPr>
                <w:ins w:id="6285" w:author="Xuning Wei12232" w:date="2026-10-20T15:45:00Z"/>
                <w:rFonts w:ascii="Times New Roman" w:eastAsia="仿宋_GB2312" w:hAnsi="Times New Roman" w:cs="Times New Roman"/>
                <w:color w:val="000000" w:themeColor="text1"/>
                <w:sz w:val="18"/>
                <w:szCs w:val="18"/>
              </w:rPr>
              <w:pPrChange w:id="6286" w:author="Xuning Wei12232" w:date="2026-10-20T15:45:00Z">
                <w:pPr>
                  <w:widowControl w:val="0"/>
                  <w:spacing w:beforeLines="50" w:before="120" w:afterLines="50" w:after="120"/>
                  <w:contextualSpacing/>
                </w:pPr>
              </w:pPrChange>
            </w:pPr>
            <w:ins w:id="6287" w:author="Xuning Wei12232" w:date="2026-10-23T19:44:00Z">
              <w:r w:rsidRPr="00B32B9A">
                <w:rPr>
                  <w:rFonts w:ascii="Times New Roman" w:eastAsia="仿宋_GB2312" w:hAnsi="Times New Roman" w:cs="Times New Roman"/>
                  <w:color w:val="000000" w:themeColor="text1"/>
                  <w:sz w:val="18"/>
                  <w:szCs w:val="18"/>
                  <w:rPrChange w:id="6288" w:author="Xuning Wei12232" w:date="2026-10-24T11:11:00Z">
                    <w:rPr>
                      <w:rFonts w:ascii="Times New Roman" w:eastAsia="仿宋_GB2312" w:hAnsi="Times New Roman" w:cs="Times New Roman"/>
                      <w:color w:val="FF0000"/>
                      <w:sz w:val="18"/>
                      <w:szCs w:val="18"/>
                      <w:highlight w:val="yellow"/>
                    </w:rPr>
                  </w:rPrChange>
                </w:rPr>
                <w:t>Add</w:t>
              </w:r>
              <w:r w:rsidRPr="00B32B9A">
                <w:rPr>
                  <w:rFonts w:ascii="Times New Roman" w:eastAsia="仿宋_GB2312" w:hAnsi="Times New Roman" w:cs="Times New Roman"/>
                  <w:color w:val="000000" w:themeColor="text1"/>
                  <w:sz w:val="18"/>
                  <w:szCs w:val="18"/>
                  <w:lang w:eastAsia="zh-CN"/>
                  <w:rPrChange w:id="6289"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w:t>
              </w:r>
            </w:ins>
            <w:ins w:id="6290" w:author="Johan Granander" w:date="2026-10-25T12:32:00Z">
              <w:r w:rsidR="00852E64" w:rsidRPr="00B32B9A">
                <w:rPr>
                  <w:rFonts w:ascii="Times New Roman" w:eastAsia="仿宋_GB2312" w:hAnsi="Times New Roman" w:cs="Times New Roman"/>
                  <w:color w:val="000000" w:themeColor="text1"/>
                  <w:sz w:val="18"/>
                  <w:szCs w:val="18"/>
                  <w:lang w:eastAsia="zh-CN"/>
                </w:rPr>
                <w:t xml:space="preserve"> </w:t>
              </w:r>
            </w:ins>
            <w:ins w:id="6291" w:author="Xuning Wei12232" w:date="2026-10-23T19:44:00Z">
              <w:r w:rsidRPr="00B32B9A">
                <w:rPr>
                  <w:rFonts w:ascii="Times New Roman" w:eastAsia="仿宋_GB2312" w:hAnsi="Times New Roman" w:cs="Times New Roman"/>
                  <w:color w:val="000000" w:themeColor="text1"/>
                  <w:sz w:val="18"/>
                  <w:szCs w:val="18"/>
                  <w:lang w:eastAsia="zh-CN"/>
                  <w:rPrChange w:id="6292" w:author="Xuning Wei12232" w:date="2026-10-24T11:11:00Z">
                    <w:rPr>
                      <w:rFonts w:ascii="Times New Roman" w:eastAsia="仿宋_GB2312" w:hAnsi="Times New Roman" w:cs="Times New Roman"/>
                      <w:color w:val="FF0000"/>
                      <w:sz w:val="18"/>
                      <w:szCs w:val="18"/>
                      <w:highlight w:val="yellow"/>
                      <w:lang w:eastAsia="zh-CN"/>
                    </w:rPr>
                  </w:rPrChange>
                </w:rPr>
                <w:t xml:space="preserve">V, 8.73 kg/kg) </w:t>
              </w:r>
              <w:r w:rsidRPr="00B32B9A">
                <w:rPr>
                  <w:rFonts w:ascii="Times New Roman" w:eastAsia="仿宋_GB2312" w:hAnsi="Times New Roman" w:cs="Times New Roman"/>
                  <w:color w:val="000000" w:themeColor="text1"/>
                  <w:sz w:val="18"/>
                  <w:szCs w:val="18"/>
                  <w:rPrChange w:id="6293" w:author="Xuning Wei12232" w:date="2026-10-24T11:11:00Z">
                    <w:rPr>
                      <w:rFonts w:ascii="Times New Roman" w:eastAsia="仿宋_GB2312" w:hAnsi="Times New Roman" w:cs="Times New Roman"/>
                      <w:color w:val="FF0000"/>
                      <w:sz w:val="18"/>
                      <w:szCs w:val="18"/>
                      <w:highlight w:val="yellow"/>
                    </w:rPr>
                  </w:rPrChange>
                </w:rPr>
                <w:t>into TJ4S-1213-Sy15</w:t>
              </w:r>
            </w:ins>
            <w:del w:id="6294" w:author="Xuning Wei12232" w:date="2026-10-23T19:44:00Z">
              <w:r w:rsidRPr="00B32B9A">
                <w:rPr>
                  <w:rFonts w:ascii="Times New Roman" w:eastAsia="仿宋_GB2312" w:hAnsi="Times New Roman" w:cs="Times New Roman"/>
                  <w:color w:val="000000" w:themeColor="text1"/>
                  <w:sz w:val="18"/>
                  <w:szCs w:val="18"/>
                  <w:rPrChange w:id="6295" w:author="Xuning Wei12232" w:date="2026-10-24T11:11:00Z">
                    <w:rPr/>
                  </w:rPrChange>
                </w:rPr>
                <w:delText>Add</w:delText>
              </w:r>
              <w:r w:rsidRPr="00B32B9A">
                <w:rPr>
                  <w:rFonts w:ascii="Times New Roman" w:eastAsia="仿宋_GB2312" w:hAnsi="Times New Roman" w:cs="Times New Roman"/>
                  <w:color w:val="000000" w:themeColor="text1"/>
                  <w:sz w:val="18"/>
                  <w:szCs w:val="18"/>
                  <w:lang w:eastAsia="zh-CN"/>
                  <w:rPrChange w:id="6296" w:author="Xuning Wei12232" w:date="2026-10-24T11:11:00Z">
                    <w:rPr>
                      <w:lang w:eastAsia="zh-CN"/>
                    </w:rPr>
                  </w:rPrChange>
                </w:rPr>
                <w:delText xml:space="preserve"> </w:delText>
              </w:r>
            </w:del>
            <w:del w:id="6297" w:author="Xuning Wei12232" w:date="2026-10-18T19:02:00Z">
              <w:r w:rsidRPr="00B32B9A">
                <w:rPr>
                  <w:rFonts w:ascii="Times New Roman" w:eastAsia="仿宋_GB2312" w:hAnsi="Times New Roman" w:cs="Times New Roman"/>
                  <w:color w:val="000000" w:themeColor="text1"/>
                  <w:sz w:val="18"/>
                  <w:szCs w:val="18"/>
                  <w:lang w:eastAsia="zh-CN"/>
                  <w:rPrChange w:id="6298" w:author="Xuning Wei12232" w:date="2026-10-24T11:11:00Z">
                    <w:rPr>
                      <w:lang w:eastAsia="zh-CN"/>
                    </w:rPr>
                  </w:rPrChange>
                </w:rPr>
                <w:delText>10.0 V Isopropyl Acetate (8.730 kg/kg)</w:delText>
              </w:r>
            </w:del>
            <w:del w:id="6299" w:author="Xuning Wei12232" w:date="2026-10-20T15:45:00Z">
              <w:r w:rsidRPr="00B32B9A">
                <w:rPr>
                  <w:rFonts w:ascii="Times New Roman" w:eastAsia="仿宋_GB2312" w:hAnsi="Times New Roman" w:cs="Times New Roman"/>
                  <w:color w:val="000000" w:themeColor="text1"/>
                  <w:sz w:val="18"/>
                  <w:szCs w:val="18"/>
                  <w:lang w:eastAsia="zh-CN"/>
                  <w:rPrChange w:id="6300" w:author="Xuning Wei12232" w:date="2026-10-24T11:11:00Z">
                    <w:rPr>
                      <w:lang w:eastAsia="zh-CN"/>
                    </w:rPr>
                  </w:rPrChange>
                </w:rPr>
                <w:delText xml:space="preserve"> </w:delText>
              </w:r>
            </w:del>
            <w:del w:id="6301" w:author="Xuning Wei12232" w:date="2026-10-23T19:44:00Z">
              <w:r w:rsidRPr="00B32B9A">
                <w:rPr>
                  <w:rFonts w:ascii="Times New Roman" w:eastAsia="仿宋_GB2312" w:hAnsi="Times New Roman" w:cs="Times New Roman"/>
                  <w:color w:val="000000" w:themeColor="text1"/>
                  <w:sz w:val="18"/>
                  <w:szCs w:val="18"/>
                  <w:rPrChange w:id="6302" w:author="Xuning Wei12232" w:date="2026-10-24T11:11:00Z">
                    <w:rPr/>
                  </w:rPrChange>
                </w:rPr>
                <w:delText>into TJ4S-1213-Sy15</w:delText>
              </w:r>
            </w:del>
            <w:r w:rsidRPr="00B32B9A">
              <w:rPr>
                <w:rFonts w:ascii="Times New Roman" w:eastAsia="仿宋_GB2312" w:hAnsi="Times New Roman" w:cs="Times New Roman"/>
                <w:color w:val="000000" w:themeColor="text1"/>
                <w:sz w:val="18"/>
                <w:szCs w:val="18"/>
                <w:rPrChange w:id="6303" w:author="Xuning Wei12232" w:date="2026-10-24T11:11:00Z">
                  <w:rPr/>
                </w:rPrChange>
              </w:rPr>
              <w:t>.</w:t>
            </w:r>
            <w:del w:id="6304" w:author="Xuning Wei12232" w:date="2026-10-20T15:45:00Z">
              <w:r w:rsidRPr="00B32B9A">
                <w:rPr>
                  <w:rFonts w:ascii="Times New Roman" w:eastAsia="仿宋_GB2312" w:hAnsi="Times New Roman" w:cs="Times New Roman"/>
                  <w:color w:val="000000" w:themeColor="text1"/>
                  <w:sz w:val="18"/>
                  <w:szCs w:val="18"/>
                  <w:rPrChange w:id="6305"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306" w:author="Xuning Wei12232" w:date="2026-10-24T11:11:00Z">
                    <w:rPr/>
                  </w:rPrChange>
                </w:rPr>
                <w:br/>
                <w:delText xml:space="preserve">3. </w:delText>
              </w:r>
            </w:del>
          </w:p>
          <w:p w14:paraId="1583128E" w14:textId="77777777" w:rsidR="00652DEA" w:rsidRPr="00B32B9A" w:rsidRDefault="00C15CB5">
            <w:pPr>
              <w:pStyle w:val="aff2"/>
              <w:widowControl w:val="0"/>
              <w:numPr>
                <w:ilvl w:val="0"/>
                <w:numId w:val="93"/>
              </w:numPr>
              <w:spacing w:beforeLines="50" w:before="120" w:afterLines="50" w:after="120"/>
              <w:jc w:val="both"/>
              <w:rPr>
                <w:rFonts w:ascii="Times New Roman" w:eastAsia="仿宋_GB2312" w:hAnsi="Times New Roman" w:cs="Times New Roman"/>
                <w:color w:val="000000" w:themeColor="text1"/>
                <w:sz w:val="18"/>
                <w:szCs w:val="18"/>
                <w:rPrChange w:id="6307" w:author="Xuning Wei12232" w:date="2026-10-24T11:11:00Z">
                  <w:rPr/>
                </w:rPrChange>
              </w:rPr>
              <w:pPrChange w:id="6308"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0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31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311" w:author="Xuning Wei12232" w:date="2026-10-24T11:11:00Z">
                  <w:rPr/>
                </w:rPrChange>
              </w:rPr>
              <w:t>. Drain until there is no obvious drip</w:t>
            </w:r>
          </w:p>
          <w:p w14:paraId="67176B4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1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Perform this operation 4 times.</w:t>
            </w:r>
          </w:p>
        </w:tc>
      </w:tr>
      <w:tr w:rsidR="00652DEA" w:rsidRPr="00B32B9A" w14:paraId="17C488E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ABBD8F"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93EBF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433FF52" w14:textId="23B338CC" w:rsidR="00652DEA" w:rsidRPr="00B32B9A" w:rsidRDefault="00C15CB5">
            <w:pPr>
              <w:pStyle w:val="aff2"/>
              <w:widowControl w:val="0"/>
              <w:numPr>
                <w:ilvl w:val="0"/>
                <w:numId w:val="94"/>
              </w:numPr>
              <w:spacing w:beforeLines="50" w:before="120" w:afterLines="50" w:after="120"/>
              <w:jc w:val="both"/>
              <w:rPr>
                <w:ins w:id="6313" w:author="Xuning Wei12232" w:date="2026-10-20T15:45:00Z"/>
                <w:rFonts w:ascii="Times New Roman" w:eastAsia="仿宋_GB2312" w:hAnsi="Times New Roman" w:cs="Times New Roman"/>
                <w:color w:val="000000" w:themeColor="text1"/>
                <w:sz w:val="18"/>
                <w:szCs w:val="18"/>
              </w:rPr>
              <w:pPrChange w:id="6314" w:author="Xuning Wei12232" w:date="2026-10-20T15:45:00Z">
                <w:pPr>
                  <w:widowControl w:val="0"/>
                  <w:spacing w:beforeLines="50" w:before="120" w:afterLines="50" w:after="120"/>
                  <w:contextualSpacing/>
                </w:pPr>
              </w:pPrChange>
            </w:pPr>
            <w:del w:id="6315" w:author="Xuning Wei12232" w:date="2026-10-20T15:45: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316"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17" w:author="Xuning Wei12232" w:date="2026-10-24T11:11:00Z">
                  <w:rPr/>
                </w:rPrChange>
              </w:rPr>
              <w:t>Add</w:t>
            </w:r>
            <w:ins w:id="6318" w:author="Xuning Wei12232" w:date="2026-10-23T19:51:00Z">
              <w:r w:rsidRPr="00B32B9A">
                <w:rPr>
                  <w:rFonts w:ascii="Times New Roman" w:eastAsia="仿宋_GB2312" w:hAnsi="Times New Roman" w:cs="Times New Roman"/>
                  <w:color w:val="000000" w:themeColor="text1"/>
                  <w:sz w:val="18"/>
                  <w:szCs w:val="18"/>
                  <w:rPrChange w:id="6319" w:author="Xuning Wei12232" w:date="2026-10-24T11:11:00Z">
                    <w:rPr>
                      <w:rFonts w:ascii="Times New Roman" w:eastAsia="仿宋_GB2312" w:hAnsi="Times New Roman" w:cs="Times New Roman"/>
                      <w:color w:val="000000" w:themeColor="text1"/>
                      <w:sz w:val="18"/>
                      <w:szCs w:val="18"/>
                      <w:highlight w:val="yellow"/>
                    </w:rPr>
                  </w:rPrChange>
                </w:rPr>
                <w:t xml:space="preserve"> </w:t>
              </w:r>
              <w:commentRangeStart w:id="6320"/>
              <w:commentRangeStart w:id="6321"/>
              <w:r w:rsidRPr="00B32B9A">
                <w:rPr>
                  <w:rFonts w:ascii="Times New Roman" w:eastAsia="仿宋_GB2312" w:hAnsi="Times New Roman" w:cs="Times New Roman"/>
                  <w:color w:val="000000" w:themeColor="text1"/>
                  <w:sz w:val="18"/>
                  <w:szCs w:val="18"/>
                  <w:rPrChange w:id="6322"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w:t>
            </w:r>
            <w:r w:rsidR="008A6F47">
              <w:rPr>
                <w:rFonts w:ascii="Times New Roman" w:eastAsia="仿宋_GB2312" w:hAnsi="Times New Roman" w:cs="Times New Roman"/>
                <w:color w:val="0000FF"/>
                <w:sz w:val="18"/>
                <w:szCs w:val="18"/>
              </w:rPr>
              <w:t>0</w:t>
            </w:r>
            <w:r w:rsidR="008646F1" w:rsidRPr="008646F1">
              <w:rPr>
                <w:rFonts w:ascii="Times New Roman" w:eastAsia="仿宋_GB2312" w:hAnsi="Times New Roman" w:cs="Times New Roman"/>
                <w:color w:val="0000FF"/>
                <w:sz w:val="18"/>
                <w:szCs w:val="18"/>
              </w:rPr>
              <w:t>.0 V</w:t>
            </w:r>
            <w:ins w:id="6323" w:author="Xuning Wei12232" w:date="2026-10-23T19:51:00Z">
              <w:r w:rsidRPr="00B32B9A">
                <w:rPr>
                  <w:rFonts w:ascii="Times New Roman" w:eastAsia="仿宋_GB2312" w:hAnsi="Times New Roman" w:cs="Times New Roman"/>
                  <w:color w:val="000000" w:themeColor="text1"/>
                  <w:sz w:val="18"/>
                  <w:szCs w:val="18"/>
                  <w:rPrChange w:id="6324" w:author="Xuning Wei12232" w:date="2026-10-24T11:11:00Z">
                    <w:rPr>
                      <w:rFonts w:ascii="Times New Roman" w:eastAsia="仿宋_GB2312" w:hAnsi="Times New Roman" w:cs="Times New Roman"/>
                      <w:color w:val="000000" w:themeColor="text1"/>
                      <w:sz w:val="18"/>
                      <w:szCs w:val="18"/>
                      <w:highlight w:val="yellow"/>
                    </w:rPr>
                  </w:rPrChange>
                </w:rPr>
                <w:t xml:space="preserve">, </w:t>
              </w:r>
            </w:ins>
            <w:r w:rsidR="008A6F47" w:rsidRPr="008A6F47">
              <w:rPr>
                <w:rFonts w:ascii="Times New Roman" w:eastAsia="仿宋_GB2312" w:hAnsi="Times New Roman" w:cs="Times New Roman"/>
                <w:color w:val="0000FF"/>
                <w:sz w:val="18"/>
                <w:szCs w:val="18"/>
              </w:rPr>
              <w:t>9.4</w:t>
            </w:r>
            <w:ins w:id="6325" w:author="Xuning Wei12232" w:date="2026-10-23T19:51:00Z">
              <w:r w:rsidRPr="008A6F47">
                <w:rPr>
                  <w:rFonts w:ascii="Times New Roman" w:eastAsia="仿宋_GB2312" w:hAnsi="Times New Roman" w:cs="Times New Roman"/>
                  <w:color w:val="0000FF"/>
                  <w:sz w:val="18"/>
                  <w:szCs w:val="18"/>
                  <w:rPrChange w:id="6326" w:author="Xuning Wei12232" w:date="2026-10-24T11:11:00Z">
                    <w:rPr>
                      <w:rFonts w:ascii="Times New Roman" w:eastAsia="仿宋_GB2312" w:hAnsi="Times New Roman" w:cs="Times New Roman"/>
                      <w:color w:val="000000" w:themeColor="text1"/>
                      <w:sz w:val="18"/>
                      <w:szCs w:val="18"/>
                      <w:highlight w:val="yellow"/>
                    </w:rPr>
                  </w:rPrChange>
                </w:rPr>
                <w:t>8 kg/kg</w:t>
              </w:r>
              <w:r w:rsidRPr="00B32B9A">
                <w:rPr>
                  <w:rFonts w:ascii="Times New Roman" w:eastAsia="仿宋_GB2312" w:hAnsi="Times New Roman" w:cs="Times New Roman"/>
                  <w:color w:val="000000" w:themeColor="text1"/>
                  <w:sz w:val="18"/>
                  <w:szCs w:val="18"/>
                  <w:rPrChange w:id="6327" w:author="Xuning Wei12232" w:date="2026-10-24T11:11:00Z">
                    <w:rPr>
                      <w:rFonts w:ascii="Times New Roman" w:eastAsia="仿宋_GB2312" w:hAnsi="Times New Roman" w:cs="Times New Roman"/>
                      <w:color w:val="000000" w:themeColor="text1"/>
                      <w:sz w:val="18"/>
                      <w:szCs w:val="18"/>
                      <w:highlight w:val="yellow"/>
                    </w:rPr>
                  </w:rPrChange>
                </w:rPr>
                <w:t>)</w:t>
              </w:r>
            </w:ins>
            <w:commentRangeEnd w:id="6320"/>
            <w:r w:rsidR="00440ACC" w:rsidRPr="00B32B9A">
              <w:rPr>
                <w:rStyle w:val="affe"/>
                <w:rFonts w:ascii="Times New Roman" w:eastAsia="仿宋_GB2312" w:hAnsi="Times New Roman" w:cs="Times New Roman"/>
                <w:color w:val="000000" w:themeColor="text1"/>
                <w:sz w:val="18"/>
                <w:szCs w:val="18"/>
              </w:rPr>
              <w:commentReference w:id="6320"/>
            </w:r>
            <w:commentRangeEnd w:id="6321"/>
            <w:r w:rsidRPr="00B32B9A">
              <w:rPr>
                <w:rStyle w:val="affe"/>
                <w:rFonts w:ascii="Times New Roman" w:eastAsia="仿宋_GB2312" w:hAnsi="Times New Roman" w:cs="Times New Roman"/>
                <w:color w:val="000000" w:themeColor="text1"/>
                <w:sz w:val="18"/>
                <w:szCs w:val="18"/>
              </w:rPr>
              <w:commentReference w:id="6321"/>
            </w:r>
            <w:ins w:id="6328" w:author="Xuning Wei12232" w:date="2026-10-23T19:51:00Z">
              <w:r w:rsidRPr="00B32B9A">
                <w:rPr>
                  <w:rFonts w:ascii="Times New Roman" w:eastAsia="仿宋_GB2312" w:hAnsi="Times New Roman" w:cs="Times New Roman"/>
                  <w:color w:val="000000" w:themeColor="text1"/>
                  <w:sz w:val="18"/>
                  <w:szCs w:val="18"/>
                </w:rPr>
                <w:t xml:space="preserve"> </w:t>
              </w:r>
            </w:ins>
            <w:del w:id="6329" w:author="Xuning Wei12232" w:date="2026-10-23T19:51:00Z">
              <w:r w:rsidRPr="00B32B9A">
                <w:rPr>
                  <w:rFonts w:ascii="Times New Roman" w:eastAsia="仿宋_GB2312" w:hAnsi="Times New Roman" w:cs="Times New Roman"/>
                  <w:color w:val="000000" w:themeColor="text1"/>
                  <w:sz w:val="18"/>
                  <w:szCs w:val="18"/>
                  <w:rPrChange w:id="6330" w:author="Xuning Wei12232" w:date="2026-10-24T11:11:00Z">
                    <w:rPr/>
                  </w:rPrChange>
                </w:rPr>
                <w:delText xml:space="preserve"> </w:delText>
              </w:r>
            </w:del>
            <w:del w:id="6331" w:author="Xuning Wei12232" w:date="2026-10-20T08:12:00Z">
              <w:r w:rsidRPr="00B32B9A">
                <w:rPr>
                  <w:rFonts w:ascii="Times New Roman" w:eastAsia="仿宋_GB2312" w:hAnsi="Times New Roman" w:cs="Times New Roman"/>
                  <w:color w:val="000000" w:themeColor="text1"/>
                  <w:sz w:val="18"/>
                  <w:szCs w:val="18"/>
                  <w:rPrChange w:id="6332" w:author="Xuning Wei12232" w:date="2026-10-24T11:11:00Z">
                    <w:rPr/>
                  </w:rPrChange>
                </w:rPr>
                <w:delText>12.0 V DMF (11.376 kg/kg)</w:delText>
              </w:r>
            </w:del>
            <w:del w:id="6333" w:author="Xuning Wei12232" w:date="2026-10-23T19:51:00Z">
              <w:r w:rsidRPr="00B32B9A">
                <w:rPr>
                  <w:rFonts w:ascii="Times New Roman" w:eastAsia="仿宋_GB2312" w:hAnsi="Times New Roman" w:cs="Times New Roman"/>
                  <w:color w:val="000000" w:themeColor="text1"/>
                  <w:sz w:val="18"/>
                  <w:szCs w:val="18"/>
                  <w:rPrChange w:id="633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335" w:author="Xuning Wei12232" w:date="2026-10-24T11:11:00Z">
                  <w:rPr/>
                </w:rPrChange>
              </w:rPr>
              <w:t>into TJ4S-1213-Sy15.</w:t>
            </w:r>
            <w:del w:id="6336" w:author="Xuning Wei12232" w:date="2026-10-20T15:45:00Z">
              <w:r w:rsidRPr="00B32B9A">
                <w:rPr>
                  <w:rFonts w:ascii="Times New Roman" w:eastAsia="仿宋_GB2312" w:hAnsi="Times New Roman" w:cs="Times New Roman"/>
                  <w:color w:val="000000" w:themeColor="text1"/>
                  <w:sz w:val="18"/>
                  <w:szCs w:val="18"/>
                  <w:rPrChange w:id="6337"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338" w:author="Xuning Wei12232" w:date="2026-10-24T11:11:00Z">
                    <w:rPr/>
                  </w:rPrChange>
                </w:rPr>
                <w:br/>
                <w:delText xml:space="preserve">2. </w:delText>
              </w:r>
            </w:del>
          </w:p>
          <w:p w14:paraId="36049D98" w14:textId="77777777" w:rsidR="00652DEA" w:rsidRPr="00B32B9A" w:rsidRDefault="00C15CB5">
            <w:pPr>
              <w:pStyle w:val="aff2"/>
              <w:widowControl w:val="0"/>
              <w:numPr>
                <w:ilvl w:val="0"/>
                <w:numId w:val="94"/>
              </w:numPr>
              <w:spacing w:beforeLines="50" w:before="120" w:afterLines="50" w:after="120"/>
              <w:jc w:val="both"/>
              <w:rPr>
                <w:rFonts w:ascii="Times New Roman" w:eastAsia="仿宋_GB2312" w:hAnsi="Times New Roman" w:cs="Times New Roman"/>
                <w:color w:val="000000" w:themeColor="text1"/>
                <w:sz w:val="18"/>
                <w:szCs w:val="18"/>
                <w:rPrChange w:id="6339" w:author="Xuning Wei12232" w:date="2026-10-24T11:11:00Z">
                  <w:rPr/>
                </w:rPrChange>
              </w:rPr>
              <w:pPrChange w:id="6340" w:author="Xuning Wei12232" w:date="2026-10-20T15:45: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341" w:author="Xuning Wei12232" w:date="2026-10-24T11:11:00Z">
                  <w:rPr/>
                </w:rPrChange>
              </w:rPr>
              <w:t xml:space="preserve">Bubble with nitrogen, then start the </w:t>
            </w:r>
            <w:r w:rsidRPr="00B32B9A">
              <w:rPr>
                <w:rFonts w:ascii="Times New Roman" w:eastAsia="仿宋_GB2312" w:hAnsi="Times New Roman" w:cs="Times New Roman"/>
                <w:color w:val="000000" w:themeColor="text1"/>
                <w:sz w:val="18"/>
                <w:szCs w:val="18"/>
                <w:rPrChange w:id="6342"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343" w:author="Xuning Wei12232" w:date="2026-10-24T11:11:00Z">
                  <w:rPr/>
                </w:rPrChange>
              </w:rPr>
              <w:t xml:space="preserve">. </w:t>
            </w:r>
            <w:r w:rsidRPr="00B32B9A">
              <w:rPr>
                <w:rFonts w:ascii="Times New Roman" w:eastAsia="仿宋_GB2312" w:hAnsi="Times New Roman" w:cs="Times New Roman"/>
                <w:color w:val="000000" w:themeColor="text1"/>
                <w:sz w:val="18"/>
                <w:szCs w:val="18"/>
                <w:rPrChange w:id="6344" w:author="Xuning Wei12232" w:date="2026-10-24T11:11:00Z">
                  <w:rPr>
                    <w:color w:val="0000FF"/>
                  </w:rPr>
                </w:rPrChange>
              </w:rPr>
              <w:t>Stirring and turn off the nitrogen</w:t>
            </w:r>
            <w:r w:rsidRPr="00B32B9A">
              <w:rPr>
                <w:rFonts w:ascii="Times New Roman" w:eastAsia="仿宋_GB2312" w:hAnsi="Times New Roman" w:cs="Times New Roman"/>
                <w:color w:val="000000" w:themeColor="text1"/>
                <w:sz w:val="18"/>
                <w:szCs w:val="18"/>
                <w:rPrChange w:id="6345" w:author="Xuning Wei12232" w:date="2026-10-24T11:11:00Z">
                  <w:rPr/>
                </w:rPrChange>
              </w:rPr>
              <w:t xml:space="preserve">. Drain until there is no obvious drip. </w:t>
            </w:r>
          </w:p>
          <w:p w14:paraId="5368B13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346"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7C472BF1"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6BBA33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D71398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 xml:space="preserve">Fmoc-L-Leu-OH </w:t>
            </w:r>
          </w:p>
          <w:p w14:paraId="12AF4D4A"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2F06400" w14:textId="77777777" w:rsidR="00652DEA" w:rsidRPr="00B32B9A" w:rsidRDefault="00C15CB5">
            <w:pPr>
              <w:pStyle w:val="aff2"/>
              <w:widowControl w:val="0"/>
              <w:numPr>
                <w:ilvl w:val="0"/>
                <w:numId w:val="95"/>
              </w:numPr>
              <w:spacing w:beforeLines="50" w:before="120" w:afterLines="50" w:after="120"/>
              <w:jc w:val="both"/>
              <w:rPr>
                <w:ins w:id="6347" w:author="Xuning Wei12232" w:date="2026-10-20T15:45:00Z"/>
                <w:rFonts w:ascii="Times New Roman" w:eastAsia="等线" w:hAnsi="Times New Roman" w:cs="Times New Roman"/>
                <w:color w:val="000000" w:themeColor="text1"/>
                <w:sz w:val="18"/>
                <w:szCs w:val="18"/>
                <w:lang w:eastAsia="zh-CN"/>
              </w:rPr>
              <w:pPrChange w:id="6348" w:author="Xuning Wei12232" w:date="2026-10-20T15:45:00Z">
                <w:pPr>
                  <w:widowControl w:val="0"/>
                  <w:spacing w:beforeLines="50" w:before="120" w:afterLines="50" w:after="120"/>
                  <w:contextualSpacing/>
                </w:pPr>
              </w:pPrChange>
            </w:pPr>
            <w:del w:id="6349" w:author="Xuning Wei12232" w:date="2026-10-20T15:45: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350" w:author="Xuning Wei12232" w:date="2026-10-24T11:11:00Z">
                  <w:rPr>
                    <w:color w:val="000000" w:themeColor="text1"/>
                  </w:rPr>
                </w:rPrChange>
              </w:rPr>
              <w:t xml:space="preserve">Add </w:t>
            </w:r>
            <w:ins w:id="6351" w:author="Xuning Wei12232" w:date="2026-10-20T21:16:00Z">
              <w:r w:rsidRPr="00B32B9A">
                <w:rPr>
                  <w:rFonts w:ascii="Times New Roman" w:eastAsia="等线" w:hAnsi="Times New Roman" w:cs="Times New Roman"/>
                  <w:color w:val="000000" w:themeColor="text1"/>
                  <w:sz w:val="18"/>
                  <w:szCs w:val="18"/>
                  <w:lang w:eastAsia="zh-CN"/>
                  <w:rPrChange w:id="6352"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353" w:author="Xuning Wei12232" w:date="2026-10-20T08:15:00Z">
              <w:r w:rsidRPr="00B32B9A">
                <w:rPr>
                  <w:rFonts w:ascii="Times New Roman" w:eastAsia="等线" w:hAnsi="Times New Roman" w:cs="Times New Roman"/>
                  <w:color w:val="000000" w:themeColor="text1"/>
                  <w:sz w:val="18"/>
                  <w:szCs w:val="18"/>
                  <w:lang w:eastAsia="zh-CN"/>
                  <w:rPrChange w:id="6354" w:author="Xuning Wei12232" w:date="2026-10-24T11:11:00Z">
                    <w:rPr>
                      <w:color w:val="000000" w:themeColor="text1"/>
                      <w:lang w:eastAsia="zh-CN"/>
                    </w:rPr>
                  </w:rPrChange>
                </w:rPr>
                <w:delText>5.0 V DMF (4.740 kg/kg)</w:delText>
              </w:r>
              <w:r w:rsidRPr="00B32B9A">
                <w:rPr>
                  <w:rFonts w:ascii="Times New Roman" w:eastAsia="等线" w:hAnsi="Times New Roman" w:cs="Times New Roman"/>
                  <w:color w:val="000000" w:themeColor="text1"/>
                  <w:sz w:val="18"/>
                  <w:szCs w:val="18"/>
                  <w:rPrChange w:id="6355" w:author="Xuning Wei12232" w:date="2026-10-24T11:11:00Z">
                    <w:rPr>
                      <w:color w:val="000000" w:themeColor="text1"/>
                    </w:rPr>
                  </w:rPrChange>
                </w:rPr>
                <w:delText xml:space="preserve"> </w:delText>
              </w:r>
            </w:del>
            <w:ins w:id="6356" w:author="Xuning Wei12232" w:date="2026-10-20T21:16:00Z">
              <w:r w:rsidRPr="00B32B9A">
                <w:rPr>
                  <w:rFonts w:ascii="Times New Roman" w:eastAsia="等线" w:hAnsi="Times New Roman" w:cs="Times New Roman"/>
                  <w:color w:val="000000" w:themeColor="text1"/>
                  <w:sz w:val="18"/>
                  <w:szCs w:val="18"/>
                </w:rPr>
                <w:t xml:space="preserve"> </w:t>
              </w:r>
            </w:ins>
            <w:r w:rsidRPr="00B32B9A">
              <w:rPr>
                <w:rFonts w:ascii="Times New Roman" w:eastAsia="等线" w:hAnsi="Times New Roman" w:cs="Times New Roman"/>
                <w:color w:val="000000" w:themeColor="text1"/>
                <w:sz w:val="18"/>
                <w:szCs w:val="18"/>
                <w:rPrChange w:id="6357" w:author="Xuning Wei12232" w:date="2026-10-24T11:11:00Z">
                  <w:rPr>
                    <w:color w:val="000000" w:themeColor="text1"/>
                  </w:rPr>
                </w:rPrChange>
              </w:rPr>
              <w:t xml:space="preserve">into </w:t>
            </w:r>
            <w:r w:rsidRPr="00B32B9A">
              <w:rPr>
                <w:rFonts w:ascii="Times New Roman" w:eastAsia="仿宋_GB2312" w:hAnsi="Times New Roman" w:cs="Times New Roman"/>
                <w:color w:val="000000" w:themeColor="text1"/>
                <w:sz w:val="18"/>
                <w:szCs w:val="18"/>
                <w:rPrChange w:id="6358" w:author="Xuning Wei12232" w:date="2026-10-24T11:11:00Z">
                  <w:rPr>
                    <w:rFonts w:eastAsia="仿宋_GB2312"/>
                    <w:color w:val="000000" w:themeColor="text1"/>
                  </w:rPr>
                </w:rPrChange>
              </w:rPr>
              <w:t>TJ4S-1213-Sy15</w:t>
            </w:r>
            <w:r w:rsidRPr="00B32B9A">
              <w:rPr>
                <w:rFonts w:ascii="Times New Roman" w:eastAsia="仿宋_GB2312" w:hAnsi="Times New Roman" w:cs="Times New Roman"/>
                <w:color w:val="000000" w:themeColor="text1"/>
                <w:sz w:val="18"/>
                <w:szCs w:val="18"/>
                <w:lang w:eastAsia="zh-CN"/>
                <w:rPrChange w:id="6359" w:author="Xuning Wei12232" w:date="2026-10-24T11:11:00Z">
                  <w:rPr>
                    <w:rFonts w:eastAsia="仿宋_GB2312"/>
                    <w:color w:val="000000" w:themeColor="text1"/>
                    <w:lang w:eastAsia="zh-CN"/>
                  </w:rPr>
                </w:rPrChange>
              </w:rPr>
              <w:t>-R01</w:t>
            </w:r>
            <w:r w:rsidRPr="00B32B9A">
              <w:rPr>
                <w:rFonts w:ascii="Times New Roman" w:eastAsia="等线" w:hAnsi="Times New Roman" w:cs="Times New Roman"/>
                <w:color w:val="000000" w:themeColor="text1"/>
                <w:sz w:val="18"/>
                <w:szCs w:val="18"/>
                <w:rPrChange w:id="6360" w:author="Xuning Wei12232" w:date="2026-10-24T11:11:00Z">
                  <w:rPr>
                    <w:color w:val="000000" w:themeColor="text1"/>
                  </w:rPr>
                </w:rPrChange>
              </w:rPr>
              <w:t xml:space="preserve">. Start the </w:t>
            </w:r>
            <w:r w:rsidRPr="00B32B9A">
              <w:rPr>
                <w:rFonts w:ascii="Times New Roman" w:eastAsia="等线" w:hAnsi="Times New Roman" w:cs="Times New Roman"/>
                <w:color w:val="000000" w:themeColor="text1"/>
                <w:sz w:val="18"/>
                <w:szCs w:val="18"/>
                <w:rPrChange w:id="6361"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362" w:author="Xuning Wei12232" w:date="2026-10-24T11:11:00Z">
                  <w:rPr>
                    <w:color w:val="000000" w:themeColor="text1"/>
                  </w:rPr>
                </w:rPrChange>
              </w:rPr>
              <w:t xml:space="preserve">. </w:t>
            </w:r>
            <w:del w:id="6363" w:author="Xuning Wei12232" w:date="2026-10-20T15:45:00Z">
              <w:r w:rsidRPr="00B32B9A">
                <w:rPr>
                  <w:rFonts w:ascii="Times New Roman" w:eastAsia="等线" w:hAnsi="Times New Roman" w:cs="Times New Roman"/>
                  <w:color w:val="000000" w:themeColor="text1"/>
                  <w:sz w:val="18"/>
                  <w:szCs w:val="18"/>
                  <w:rPrChange w:id="6364" w:author="Xuning Wei12232" w:date="2026-10-24T11:11:00Z">
                    <w:rPr>
                      <w:color w:val="000000" w:themeColor="text1"/>
                    </w:rPr>
                  </w:rPrChange>
                </w:rPr>
                <w:br/>
              </w:r>
            </w:del>
            <w:del w:id="6365" w:author="Xuning Wei12232" w:date="2026-10-20T08:47:00Z">
              <w:r w:rsidRPr="00B32B9A">
                <w:rPr>
                  <w:rFonts w:ascii="Times New Roman" w:eastAsia="等线" w:hAnsi="Times New Roman" w:cs="Times New Roman"/>
                  <w:color w:val="000000" w:themeColor="text1"/>
                  <w:sz w:val="18"/>
                  <w:szCs w:val="18"/>
                  <w:rPrChange w:id="6366" w:author="Xuning Wei12232" w:date="2026-10-24T11:11:00Z">
                    <w:rPr>
                      <w:color w:val="000000" w:themeColor="text1"/>
                    </w:rPr>
                  </w:rPrChange>
                </w:rPr>
                <w:delText xml:space="preserve">2. Add </w:delText>
              </w:r>
            </w:del>
            <w:del w:id="6367" w:author="Xuning Wei12232" w:date="2026-10-20T08:16:00Z">
              <w:r w:rsidRPr="00B32B9A">
                <w:rPr>
                  <w:rFonts w:ascii="Times New Roman" w:eastAsia="等线" w:hAnsi="Times New Roman" w:cs="Times New Roman"/>
                  <w:color w:val="000000" w:themeColor="text1"/>
                  <w:sz w:val="18"/>
                  <w:szCs w:val="18"/>
                </w:rPr>
                <w:delText>2.0 eq.</w:delText>
              </w:r>
              <w:r w:rsidRPr="00B32B9A">
                <w:rPr>
                  <w:rFonts w:ascii="Times New Roman" w:eastAsia="等线" w:hAnsi="Times New Roman" w:cs="Times New Roman"/>
                  <w:color w:val="000000" w:themeColor="text1"/>
                  <w:sz w:val="18"/>
                  <w:szCs w:val="18"/>
                  <w:lang w:eastAsia="zh-CN"/>
                </w:rPr>
                <w:delText xml:space="preserve"> </w:delText>
              </w:r>
              <w:r w:rsidRPr="00B32B9A">
                <w:rPr>
                  <w:rFonts w:ascii="Times New Roman" w:eastAsia="仿宋_GB2312" w:hAnsi="Times New Roman" w:cs="Times New Roman"/>
                  <w:color w:val="000000" w:themeColor="text1"/>
                  <w:sz w:val="18"/>
                  <w:szCs w:val="18"/>
                  <w:lang w:eastAsia="zh-CN"/>
                </w:rPr>
                <w:delText>Fmoc-L-Leu-OH</w:delText>
              </w:r>
            </w:del>
            <w:del w:id="6368" w:author="Xuning Wei12232" w:date="2026-10-20T08:47:00Z">
              <w:r w:rsidRPr="00B32B9A">
                <w:rPr>
                  <w:rFonts w:ascii="Times New Roman" w:eastAsia="等线" w:hAnsi="Times New Roman" w:cs="Times New Roman"/>
                  <w:color w:val="000000" w:themeColor="text1"/>
                  <w:sz w:val="18"/>
                  <w:szCs w:val="18"/>
                  <w:lang w:eastAsia="zh-CN"/>
                </w:rPr>
                <w:delText>.</w:delText>
              </w:r>
              <w:r w:rsidRPr="00B32B9A">
                <w:rPr>
                  <w:rFonts w:ascii="Times New Roman" w:eastAsia="等线" w:hAnsi="Times New Roman" w:cs="Times New Roman"/>
                  <w:color w:val="000000" w:themeColor="text1"/>
                  <w:sz w:val="18"/>
                  <w:szCs w:val="18"/>
                  <w:rPrChange w:id="6369" w:author="Xuning Wei12232" w:date="2026-10-24T11:11:00Z">
                    <w:rPr>
                      <w:color w:val="000000" w:themeColor="text1"/>
                    </w:rPr>
                  </w:rPrChange>
                </w:rPr>
                <w:delText xml:space="preserve"> </w:delText>
              </w:r>
            </w:del>
            <w:del w:id="6370" w:author="Xuning Wei12232" w:date="2026-10-18T22:31:00Z">
              <w:r w:rsidRPr="00B32B9A">
                <w:rPr>
                  <w:rFonts w:ascii="Times New Roman" w:eastAsia="等线" w:hAnsi="Times New Roman" w:cs="Times New Roman"/>
                  <w:color w:val="000000" w:themeColor="text1"/>
                  <w:sz w:val="18"/>
                  <w:szCs w:val="18"/>
                </w:rPr>
                <w:delText>Stir at least 15minutes.</w:delText>
              </w:r>
            </w:del>
            <w:del w:id="6371" w:author="Xuning Wei12232" w:date="2026-10-20T08:47:00Z">
              <w:r w:rsidRPr="00B32B9A">
                <w:rPr>
                  <w:rFonts w:ascii="Times New Roman" w:eastAsia="等线" w:hAnsi="Times New Roman" w:cs="Times New Roman"/>
                  <w:color w:val="000000" w:themeColor="text1"/>
                  <w:sz w:val="18"/>
                  <w:szCs w:val="18"/>
                  <w:rPrChange w:id="6372" w:author="Xuning Wei12232" w:date="2026-10-24T11:11:00Z">
                    <w:rPr>
                      <w:color w:val="000000" w:themeColor="text1"/>
                    </w:rPr>
                  </w:rPrChange>
                </w:rPr>
                <w:br/>
              </w:r>
              <w:r w:rsidRPr="00B32B9A">
                <w:rPr>
                  <w:rFonts w:ascii="Times New Roman" w:eastAsia="等线" w:hAnsi="Times New Roman" w:cs="Times New Roman"/>
                  <w:color w:val="000000" w:themeColor="text1"/>
                  <w:sz w:val="18"/>
                  <w:szCs w:val="18"/>
                  <w:lang w:eastAsia="zh-CN"/>
                  <w:rPrChange w:id="6373" w:author="Xuning Wei12232" w:date="2026-10-24T11:11:00Z">
                    <w:rPr>
                      <w:color w:val="000000" w:themeColor="text1"/>
                      <w:lang w:eastAsia="zh-CN"/>
                    </w:rPr>
                  </w:rPrChange>
                </w:rPr>
                <w:delText>3</w:delText>
              </w:r>
            </w:del>
            <w:del w:id="6374" w:author="Xuning Wei12232" w:date="2026-10-20T15:45:00Z">
              <w:r w:rsidRPr="00B32B9A">
                <w:rPr>
                  <w:rFonts w:ascii="Times New Roman" w:eastAsia="等线" w:hAnsi="Times New Roman" w:cs="Times New Roman"/>
                  <w:color w:val="000000" w:themeColor="text1"/>
                  <w:sz w:val="18"/>
                  <w:szCs w:val="18"/>
                  <w:lang w:eastAsia="zh-CN"/>
                  <w:rPrChange w:id="6375" w:author="Xuning Wei12232" w:date="2026-10-24T11:11:00Z">
                    <w:rPr>
                      <w:color w:val="000000" w:themeColor="text1"/>
                      <w:lang w:eastAsia="zh-CN"/>
                    </w:rPr>
                  </w:rPrChange>
                </w:rPr>
                <w:delText xml:space="preserve">. </w:delText>
              </w:r>
            </w:del>
          </w:p>
          <w:p w14:paraId="56CE012E" w14:textId="476164D0" w:rsidR="00652DEA" w:rsidRPr="00B32B9A" w:rsidRDefault="00C15CB5">
            <w:pPr>
              <w:pStyle w:val="aff2"/>
              <w:widowControl w:val="0"/>
              <w:numPr>
                <w:ilvl w:val="0"/>
                <w:numId w:val="95"/>
              </w:numPr>
              <w:spacing w:beforeLines="50" w:before="120" w:afterLines="50" w:after="120"/>
              <w:jc w:val="both"/>
              <w:rPr>
                <w:ins w:id="6376" w:author="Xuning Wei12232" w:date="2026-10-20T21:17:00Z"/>
                <w:rFonts w:ascii="Times New Roman" w:eastAsia="仿宋_GB2312" w:hAnsi="Times New Roman" w:cs="Times New Roman"/>
                <w:color w:val="000000" w:themeColor="text1"/>
                <w:sz w:val="18"/>
                <w:szCs w:val="18"/>
                <w:lang w:eastAsia="zh-CN"/>
                <w:rPrChange w:id="6377" w:author="Xuning Wei12232" w:date="2026-10-24T11:11:00Z">
                  <w:rPr>
                    <w:ins w:id="6378" w:author="Xuning Wei12232" w:date="2026-10-20T21:17:00Z"/>
                    <w:rFonts w:ascii="Times New Roman" w:eastAsia="等线" w:hAnsi="Times New Roman" w:cs="Times New Roman"/>
                    <w:color w:val="FF0000"/>
                    <w:sz w:val="18"/>
                    <w:szCs w:val="18"/>
                    <w:lang w:eastAsia="zh-CN"/>
                  </w:rPr>
                </w:rPrChange>
              </w:rPr>
              <w:pPrChange w:id="6379"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380" w:author="Xuning Wei12232" w:date="2026-10-24T11:11:00Z">
                  <w:rPr>
                    <w:color w:val="000000" w:themeColor="text1"/>
                    <w:lang w:eastAsia="zh-CN"/>
                  </w:rPr>
                </w:rPrChange>
              </w:rPr>
              <w:t>Adju</w:t>
            </w:r>
            <w:r w:rsidRPr="00B32B9A">
              <w:rPr>
                <w:rFonts w:ascii="Times New Roman" w:eastAsia="等线" w:hAnsi="Times New Roman" w:cs="Times New Roman"/>
                <w:color w:val="000000" w:themeColor="text1"/>
                <w:sz w:val="18"/>
                <w:szCs w:val="18"/>
                <w:lang w:eastAsia="zh-CN"/>
              </w:rPr>
              <w:t>st</w:t>
            </w:r>
            <w:r w:rsidRPr="00B32B9A">
              <w:rPr>
                <w:rFonts w:ascii="Times New Roman" w:eastAsia="等线" w:hAnsi="Times New Roman" w:cs="Times New Roman"/>
                <w:bCs w:val="0"/>
                <w:color w:val="000000" w:themeColor="text1"/>
                <w:sz w:val="18"/>
                <w:szCs w:val="18"/>
              </w:rPr>
              <w:t xml:space="preserve"> the </w:t>
            </w:r>
            <w:ins w:id="6381" w:author="Xuning Wei12232" w:date="2026-10-24T11:10:00Z">
              <w:r w:rsidRPr="00B32B9A">
                <w:rPr>
                  <w:rFonts w:ascii="Times New Roman" w:eastAsia="仿宋_GB2312" w:hAnsi="Times New Roman" w:cs="Times New Roman"/>
                  <w:color w:val="000000" w:themeColor="text1"/>
                  <w:sz w:val="18"/>
                  <w:szCs w:val="18"/>
                  <w:rPrChange w:id="6382" w:author="Xuning Wei12232" w:date="2026-10-24T11:11:00Z">
                    <w:rPr>
                      <w:rFonts w:ascii="Times New Roman" w:eastAsia="仿宋_GB2312" w:hAnsi="Times New Roman" w:cs="Times New Roman"/>
                      <w:color w:val="FF0000"/>
                      <w:sz w:val="18"/>
                      <w:szCs w:val="18"/>
                      <w:highlight w:val="green"/>
                    </w:rPr>
                  </w:rPrChange>
                </w:rPr>
                <w:t>jacket temperature</w:t>
              </w:r>
            </w:ins>
            <w:del w:id="6383" w:author="Xuning Wei12232" w:date="2026-10-24T11:10:00Z">
              <w:r w:rsidRPr="00B32B9A">
                <w:rPr>
                  <w:rFonts w:ascii="Times New Roman" w:eastAsia="等线" w:hAnsi="Times New Roman" w:cs="Times New Roman"/>
                  <w:bCs w:val="0"/>
                  <w:color w:val="000000" w:themeColor="text1"/>
                  <w:sz w:val="18"/>
                  <w:szCs w:val="18"/>
                </w:rPr>
                <w:delText>mixture</w:delText>
              </w:r>
            </w:del>
            <w:r w:rsidRPr="00B32B9A">
              <w:rPr>
                <w:rFonts w:ascii="Times New Roman" w:eastAsia="等线" w:hAnsi="Times New Roman" w:cs="Times New Roman"/>
                <w:bCs w:val="0"/>
                <w:color w:val="000000" w:themeColor="text1"/>
                <w:sz w:val="18"/>
                <w:szCs w:val="18"/>
              </w:rPr>
              <w:t xml:space="preserve"> to </w:t>
            </w:r>
            <w:r w:rsidR="00895007">
              <w:rPr>
                <w:rFonts w:ascii="Times New Roman" w:eastAsia="等线" w:hAnsi="Times New Roman" w:cs="Times New Roman"/>
                <w:bCs w:val="0"/>
                <w:color w:val="000000" w:themeColor="text1"/>
                <w:sz w:val="18"/>
                <w:szCs w:val="18"/>
                <w:lang w:eastAsia="zh-CN"/>
              </w:rPr>
              <w:t>20 ± 5 °C</w:t>
            </w:r>
            <w:ins w:id="6384" w:author="Xuning Wei12232" w:date="2026-10-20T21:17:00Z">
              <w:r w:rsidRPr="00B32B9A">
                <w:rPr>
                  <w:rFonts w:ascii="Times New Roman" w:eastAsia="等线" w:hAnsi="Times New Roman" w:cs="Times New Roman"/>
                  <w:bCs w:val="0"/>
                  <w:color w:val="000000" w:themeColor="text1"/>
                  <w:sz w:val="18"/>
                  <w:szCs w:val="18"/>
                  <w:lang w:eastAsia="zh-CN"/>
                </w:rPr>
                <w:t xml:space="preserve"> (</w:t>
              </w:r>
            </w:ins>
            <w:ins w:id="6385"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386" w:author="Xuning Wei12232" w:date="2026-10-20T21:17: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387"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388" w:author="Xuning Wei12232" w:date="2026-10-20T21:17: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xml:space="preserve">. Maintain for next operation at </w:delText>
              </w:r>
            </w:del>
            <w:del w:id="6389"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390" w:author="Xuning Wei12232" w:date="2026-10-20T21:17:00Z">
              <w:r w:rsidRPr="00B32B9A">
                <w:rPr>
                  <w:rFonts w:ascii="Times New Roman" w:eastAsia="等线" w:hAnsi="Times New Roman" w:cs="Times New Roman"/>
                  <w:color w:val="000000" w:themeColor="text1"/>
                  <w:sz w:val="18"/>
                  <w:szCs w:val="18"/>
                  <w:lang w:eastAsia="zh-CN"/>
                </w:rPr>
                <w:delText xml:space="preserve"> (target: </w:delText>
              </w:r>
              <w:r w:rsidRPr="00B32B9A">
                <w:rPr>
                  <w:rFonts w:ascii="Times New Roman" w:eastAsia="等线" w:hAnsi="Times New Roman" w:cs="Times New Roman"/>
                  <w:bCs w:val="0"/>
                  <w:color w:val="000000" w:themeColor="text1"/>
                  <w:sz w:val="18"/>
                  <w:szCs w:val="18"/>
                  <w:lang w:eastAsia="zh-CN"/>
                </w:rPr>
                <w:delText>20 °C</w:delText>
              </w:r>
              <w:r w:rsidRPr="00B32B9A">
                <w:rPr>
                  <w:rFonts w:ascii="Times New Roman" w:eastAsia="等线" w:hAnsi="Times New Roman" w:cs="Times New Roman"/>
                  <w:color w:val="000000" w:themeColor="text1"/>
                  <w:sz w:val="18"/>
                  <w:szCs w:val="18"/>
                  <w:lang w:eastAsia="zh-CN"/>
                </w:rPr>
                <w:delText>)</w:delText>
              </w:r>
            </w:del>
          </w:p>
          <w:p w14:paraId="32CEE7DA" w14:textId="141D53D2" w:rsidR="00652DEA" w:rsidRPr="00B32B9A" w:rsidRDefault="00C15CB5">
            <w:pPr>
              <w:pStyle w:val="aff2"/>
              <w:widowControl w:val="0"/>
              <w:numPr>
                <w:ilvl w:val="0"/>
                <w:numId w:val="95"/>
              </w:numPr>
              <w:spacing w:beforeLines="50" w:before="120" w:afterLines="50" w:after="120"/>
              <w:jc w:val="both"/>
              <w:rPr>
                <w:ins w:id="6391" w:author="Xuning Wei12232" w:date="2026-10-20T15:46:00Z"/>
                <w:rFonts w:ascii="Times New Roman" w:eastAsia="仿宋_GB2312" w:hAnsi="Times New Roman" w:cs="Times New Roman"/>
                <w:color w:val="000000" w:themeColor="text1"/>
                <w:sz w:val="18"/>
                <w:szCs w:val="18"/>
                <w:lang w:eastAsia="zh-CN"/>
                <w:rPrChange w:id="6392" w:author="Xuning Wei12232" w:date="2026-10-24T11:11:00Z">
                  <w:rPr>
                    <w:ins w:id="6393" w:author="Xuning Wei12232" w:date="2026-10-20T15:46:00Z"/>
                    <w:rFonts w:ascii="Times New Roman" w:eastAsia="等线" w:hAnsi="Times New Roman" w:cs="Times New Roman"/>
                    <w:color w:val="000000" w:themeColor="text1"/>
                    <w:sz w:val="18"/>
                    <w:szCs w:val="18"/>
                    <w:lang w:eastAsia="zh-CN"/>
                  </w:rPr>
                </w:rPrChange>
              </w:rPr>
              <w:pPrChange w:id="6394" w:author="Xuning Wei12232" w:date="2026-10-20T15:46:00Z">
                <w:pPr>
                  <w:widowControl w:val="0"/>
                  <w:spacing w:beforeLines="50" w:before="120" w:afterLines="50" w:after="120"/>
                  <w:contextualSpacing/>
                </w:pPr>
              </w:pPrChange>
            </w:pPr>
            <w:ins w:id="6395" w:author="Xuning Wei12232" w:date="2026-10-20T08:47:00Z">
              <w:r w:rsidRPr="00B32B9A">
                <w:rPr>
                  <w:rFonts w:ascii="Times New Roman" w:eastAsia="等线" w:hAnsi="Times New Roman" w:cs="Times New Roman"/>
                  <w:color w:val="000000" w:themeColor="text1"/>
                  <w:sz w:val="18"/>
                  <w:szCs w:val="18"/>
                </w:rPr>
                <w:t>Add Fmoc-L-Leu-OH (2.0</w:t>
              </w:r>
            </w:ins>
            <w:ins w:id="6396" w:author="Xuning Wei12232" w:date="2026-10-22T10:29:00Z">
              <w:r w:rsidRPr="00B32B9A">
                <w:rPr>
                  <w:rFonts w:ascii="Times New Roman" w:eastAsia="等线" w:hAnsi="Times New Roman" w:cs="Times New Roman"/>
                  <w:color w:val="000000" w:themeColor="text1"/>
                  <w:sz w:val="18"/>
                  <w:szCs w:val="18"/>
                  <w:rPrChange w:id="6397" w:author="Xuning Wei12232" w:date="2026-10-24T11:11:00Z">
                    <w:rPr>
                      <w:rFonts w:ascii="Times New Roman" w:eastAsia="等线" w:hAnsi="Times New Roman" w:cs="Times New Roman"/>
                      <w:color w:val="000000" w:themeColor="text1"/>
                      <w:sz w:val="18"/>
                      <w:szCs w:val="18"/>
                      <w:highlight w:val="lightGray"/>
                    </w:rPr>
                  </w:rPrChange>
                </w:rPr>
                <w:t>0</w:t>
              </w:r>
            </w:ins>
            <w:ins w:id="6398" w:author="Xuning Wei12232" w:date="2026-10-20T08:47: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399" w:author="Xuning Wei12232" w:date="2026-10-20T22:21:00Z">
              <w:r w:rsidRPr="00B32B9A">
                <w:rPr>
                  <w:rFonts w:ascii="Times New Roman" w:eastAsia="等线" w:hAnsi="Times New Roman" w:cs="Times New Roman"/>
                  <w:color w:val="000000" w:themeColor="text1"/>
                  <w:sz w:val="18"/>
                  <w:szCs w:val="18"/>
                  <w:rPrChange w:id="6400" w:author="Xuning Wei12232" w:date="2026-10-24T11:11:00Z">
                    <w:rPr>
                      <w:rFonts w:ascii="Times New Roman" w:eastAsia="等线" w:hAnsi="Times New Roman" w:cs="Times New Roman"/>
                      <w:color w:val="000000" w:themeColor="text1"/>
                      <w:sz w:val="18"/>
                      <w:szCs w:val="18"/>
                      <w:highlight w:val="lightGray"/>
                    </w:rPr>
                  </w:rPrChange>
                </w:rPr>
                <w:t>Stir at least 15</w:t>
              </w:r>
            </w:ins>
            <w:ins w:id="6401" w:author="Johan Granander" w:date="2026-10-25T12:33:00Z">
              <w:r w:rsidR="00970D76" w:rsidRPr="00B32B9A">
                <w:rPr>
                  <w:rFonts w:ascii="Times New Roman" w:eastAsia="等线" w:hAnsi="Times New Roman" w:cs="Times New Roman"/>
                  <w:color w:val="000000" w:themeColor="text1"/>
                  <w:sz w:val="18"/>
                  <w:szCs w:val="18"/>
                </w:rPr>
                <w:t xml:space="preserve"> </w:t>
              </w:r>
            </w:ins>
            <w:ins w:id="6402" w:author="Xuning Wei12232" w:date="2026-10-20T22:21:00Z">
              <w:r w:rsidRPr="00B32B9A">
                <w:rPr>
                  <w:rFonts w:ascii="Times New Roman" w:eastAsia="等线" w:hAnsi="Times New Roman" w:cs="Times New Roman"/>
                  <w:color w:val="000000" w:themeColor="text1"/>
                  <w:sz w:val="18"/>
                  <w:szCs w:val="18"/>
                  <w:rPrChange w:id="6403" w:author="Xuning Wei12232" w:date="2026-10-24T11:11:00Z">
                    <w:rPr>
                      <w:rFonts w:ascii="Times New Roman" w:eastAsia="等线" w:hAnsi="Times New Roman" w:cs="Times New Roman"/>
                      <w:color w:val="000000" w:themeColor="text1"/>
                      <w:sz w:val="18"/>
                      <w:szCs w:val="18"/>
                      <w:highlight w:val="lightGray"/>
                    </w:rPr>
                  </w:rPrChange>
                </w:rPr>
                <w:t xml:space="preserve">minutes at </w:t>
              </w:r>
            </w:ins>
            <w:r w:rsidR="00895007">
              <w:rPr>
                <w:rFonts w:ascii="Times New Roman" w:eastAsia="等线" w:hAnsi="Times New Roman" w:cs="Times New Roman"/>
                <w:color w:val="000000" w:themeColor="text1"/>
                <w:sz w:val="18"/>
                <w:szCs w:val="18"/>
              </w:rPr>
              <w:t>20 ± 5 °C</w:t>
            </w:r>
            <w:ins w:id="6404" w:author="Xuning Wei12232" w:date="2026-10-20T22:21:00Z">
              <w:r w:rsidRPr="00B32B9A">
                <w:rPr>
                  <w:rFonts w:ascii="Times New Roman" w:eastAsia="等线" w:hAnsi="Times New Roman" w:cs="Times New Roman"/>
                  <w:color w:val="000000" w:themeColor="text1"/>
                  <w:sz w:val="18"/>
                  <w:szCs w:val="18"/>
                  <w:rPrChange w:id="6405" w:author="Xuning Wei12232" w:date="2026-10-24T11:11:00Z">
                    <w:rPr>
                      <w:rFonts w:ascii="Times New Roman" w:eastAsia="等线" w:hAnsi="Times New Roman" w:cs="Times New Roman"/>
                      <w:color w:val="000000" w:themeColor="text1"/>
                      <w:sz w:val="18"/>
                      <w:szCs w:val="18"/>
                      <w:highlight w:val="lightGray"/>
                    </w:rPr>
                  </w:rPrChange>
                </w:rPr>
                <w:t xml:space="preserve"> (</w:t>
              </w:r>
            </w:ins>
            <w:ins w:id="6406" w:author="Xuning Wei12232" w:date="2026-10-24T10:48:00Z">
              <w:r w:rsidRPr="00B32B9A">
                <w:rPr>
                  <w:rFonts w:ascii="Times New Roman" w:eastAsia="等线" w:hAnsi="Times New Roman" w:cs="Times New Roman"/>
                  <w:color w:val="000000" w:themeColor="text1"/>
                  <w:sz w:val="18"/>
                  <w:szCs w:val="18"/>
                  <w:rPrChange w:id="6407" w:author="Xuning Wei12232" w:date="2026-10-24T11:11:00Z">
                    <w:rPr>
                      <w:rFonts w:ascii="Times New Roman" w:eastAsia="等线" w:hAnsi="Times New Roman" w:cs="Times New Roman"/>
                      <w:color w:val="000000" w:themeColor="text1"/>
                      <w:sz w:val="18"/>
                      <w:szCs w:val="18"/>
                      <w:highlight w:val="lightGray"/>
                    </w:rPr>
                  </w:rPrChange>
                </w:rPr>
                <w:t xml:space="preserve">target: </w:t>
              </w:r>
            </w:ins>
            <w:r w:rsidR="00895007">
              <w:rPr>
                <w:rFonts w:ascii="Times New Roman" w:eastAsia="等线" w:hAnsi="Times New Roman" w:cs="Times New Roman"/>
                <w:color w:val="000000" w:themeColor="text1"/>
                <w:sz w:val="18"/>
                <w:szCs w:val="18"/>
              </w:rPr>
              <w:t>20 °C</w:t>
            </w:r>
            <w:ins w:id="6408" w:author="Xuning Wei12232" w:date="2026-10-20T22:21:00Z">
              <w:r w:rsidRPr="00B32B9A">
                <w:rPr>
                  <w:rFonts w:ascii="Times New Roman" w:eastAsia="等线" w:hAnsi="Times New Roman" w:cs="Times New Roman"/>
                  <w:color w:val="000000" w:themeColor="text1"/>
                  <w:sz w:val="18"/>
                  <w:szCs w:val="18"/>
                  <w:rPrChange w:id="6409" w:author="Xuning Wei12232" w:date="2026-10-24T11:11:00Z">
                    <w:rPr>
                      <w:rFonts w:ascii="Times New Roman" w:eastAsia="等线" w:hAnsi="Times New Roman" w:cs="Times New Roman"/>
                      <w:color w:val="000000" w:themeColor="text1"/>
                      <w:sz w:val="18"/>
                      <w:szCs w:val="18"/>
                      <w:highlight w:val="lightGray"/>
                    </w:rPr>
                  </w:rPrChange>
                </w:rPr>
                <w:t>).</w:t>
              </w:r>
            </w:ins>
            <w:ins w:id="6410" w:author="Xuning Wei12232" w:date="2026-10-20T08:47:00Z">
              <w:r w:rsidRPr="00B32B9A">
                <w:rPr>
                  <w:rFonts w:ascii="Times New Roman" w:eastAsia="等线" w:hAnsi="Times New Roman" w:cs="Times New Roman"/>
                  <w:color w:val="000000" w:themeColor="text1"/>
                  <w:sz w:val="18"/>
                  <w:szCs w:val="18"/>
                </w:rPr>
                <w:t>, Confirm no visible solids and later use.</w:t>
              </w:r>
            </w:ins>
            <w:del w:id="6411" w:author="Xuning Wei12232" w:date="2026-10-20T15:46:00Z">
              <w:r w:rsidRPr="00B32B9A">
                <w:rPr>
                  <w:rFonts w:ascii="Times New Roman" w:eastAsia="等线" w:hAnsi="Times New Roman" w:cs="Times New Roman"/>
                  <w:color w:val="000000" w:themeColor="text1"/>
                  <w:sz w:val="18"/>
                  <w:szCs w:val="18"/>
                  <w:lang w:eastAsia="zh-CN"/>
                </w:rPr>
                <w:br/>
                <w:delText>4.</w:delText>
              </w:r>
            </w:del>
          </w:p>
          <w:p w14:paraId="281AADF3" w14:textId="77777777" w:rsidR="00652DEA" w:rsidRPr="00B32B9A" w:rsidRDefault="00C15CB5">
            <w:pPr>
              <w:pStyle w:val="aff2"/>
              <w:widowControl w:val="0"/>
              <w:numPr>
                <w:ilvl w:val="0"/>
                <w:numId w:val="95"/>
              </w:numPr>
              <w:spacing w:beforeLines="50" w:before="120" w:afterLines="50" w:after="120"/>
              <w:jc w:val="both"/>
              <w:rPr>
                <w:ins w:id="6412" w:author="Xuning Wei12232" w:date="2026-10-20T15:46:00Z"/>
                <w:rFonts w:ascii="Times New Roman" w:eastAsia="仿宋_GB2312" w:hAnsi="Times New Roman" w:cs="Times New Roman"/>
                <w:color w:val="000000" w:themeColor="text1"/>
                <w:sz w:val="18"/>
                <w:szCs w:val="18"/>
                <w:rPrChange w:id="6413" w:author="Xuning Wei12232" w:date="2026-10-24T11:11:00Z">
                  <w:rPr>
                    <w:ins w:id="6414" w:author="Xuning Wei12232" w:date="2026-10-20T15:46:00Z"/>
                    <w:rFonts w:ascii="Times New Roman" w:eastAsia="等线" w:hAnsi="Times New Roman" w:cs="Times New Roman"/>
                    <w:color w:val="000000" w:themeColor="text1"/>
                    <w:sz w:val="18"/>
                    <w:szCs w:val="18"/>
                  </w:rPr>
                </w:rPrChange>
              </w:rPr>
              <w:pPrChange w:id="6415" w:author="Xuning Wei12232" w:date="2026-10-20T15:46:00Z">
                <w:pPr>
                  <w:widowControl w:val="0"/>
                  <w:spacing w:beforeLines="50" w:before="120" w:afterLines="50" w:after="120"/>
                  <w:contextualSpacing/>
                </w:pPr>
              </w:pPrChange>
            </w:pPr>
            <w:del w:id="6416" w:author="Xuning Wei12232" w:date="2026-10-20T15:46:00Z">
              <w:r w:rsidRPr="00B32B9A">
                <w:rPr>
                  <w:rFonts w:ascii="Times New Roman" w:eastAsia="等线" w:hAnsi="Times New Roman" w:cs="Times New Roman"/>
                  <w:color w:val="000000" w:themeColor="text1"/>
                  <w:sz w:val="18"/>
                  <w:szCs w:val="18"/>
                  <w:lang w:eastAsia="zh-CN"/>
                </w:rPr>
                <w:delText xml:space="preserve"> </w:delText>
              </w:r>
            </w:del>
            <w:r w:rsidRPr="00B32B9A">
              <w:rPr>
                <w:rFonts w:ascii="Times New Roman" w:eastAsia="等线" w:hAnsi="Times New Roman" w:cs="Times New Roman"/>
                <w:color w:val="000000" w:themeColor="text1"/>
                <w:sz w:val="18"/>
                <w:szCs w:val="18"/>
              </w:rPr>
              <w:t xml:space="preserve">Add </w:t>
            </w:r>
            <w:ins w:id="6417" w:author="Xuning Wei12232" w:date="2026-10-20T21:21: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418" w:author="Xuning Wei12232" w:date="2026-10-22T10:29:00Z">
              <w:r w:rsidRPr="00B32B9A">
                <w:rPr>
                  <w:rFonts w:ascii="Times New Roman" w:eastAsia="等线" w:hAnsi="Times New Roman" w:cs="Times New Roman"/>
                  <w:color w:val="000000" w:themeColor="text1"/>
                  <w:sz w:val="18"/>
                  <w:szCs w:val="18"/>
                </w:rPr>
                <w:t>0</w:t>
              </w:r>
            </w:ins>
            <w:ins w:id="6419" w:author="Xuning Wei12232" w:date="2026-10-20T21:21: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420" w:author="Xuning Wei12232" w:date="2026-10-24T11:11:00Z">
                    <w:rPr>
                      <w:rFonts w:ascii="Times New Roman" w:eastAsia="等线" w:hAnsi="Times New Roman" w:cs="Times New Roman"/>
                      <w:color w:val="000000" w:themeColor="text1"/>
                      <w:sz w:val="18"/>
                      <w:szCs w:val="18"/>
                      <w:highlight w:val="cyan"/>
                    </w:rPr>
                  </w:rPrChange>
                </w:rPr>
                <w:t>DMF (2.0 V, 1.9</w:t>
              </w:r>
            </w:ins>
            <w:ins w:id="6421" w:author="Xuning Wei12232" w:date="2026-10-23T16:06:00Z">
              <w:r w:rsidRPr="00B32B9A">
                <w:rPr>
                  <w:rFonts w:ascii="Times New Roman" w:eastAsia="等线" w:hAnsi="Times New Roman" w:cs="Times New Roman"/>
                  <w:color w:val="000000" w:themeColor="text1"/>
                  <w:sz w:val="18"/>
                  <w:szCs w:val="18"/>
                  <w:rPrChange w:id="6422" w:author="Xuning Wei12232" w:date="2026-10-24T11:11:00Z">
                    <w:rPr>
                      <w:rFonts w:ascii="Times New Roman" w:eastAsia="等线" w:hAnsi="Times New Roman" w:cs="Times New Roman"/>
                      <w:color w:val="000000" w:themeColor="text1"/>
                      <w:sz w:val="18"/>
                      <w:szCs w:val="18"/>
                      <w:highlight w:val="cyan"/>
                    </w:rPr>
                  </w:rPrChange>
                </w:rPr>
                <w:t>0</w:t>
              </w:r>
            </w:ins>
            <w:ins w:id="6423" w:author="Xuning Wei12232" w:date="2026-10-20T21:21:00Z">
              <w:r w:rsidRPr="00B32B9A">
                <w:rPr>
                  <w:rFonts w:ascii="Times New Roman" w:eastAsia="等线" w:hAnsi="Times New Roman" w:cs="Times New Roman"/>
                  <w:color w:val="000000" w:themeColor="text1"/>
                  <w:sz w:val="18"/>
                  <w:szCs w:val="18"/>
                  <w:rPrChange w:id="6424"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425"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426" w:author="Xuning Wei12232" w:date="2026-10-20T21:21: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427"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428"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429" w:author="Xuning Wei12232" w:date="2026-10-20T08:13:00Z">
              <w:r w:rsidRPr="00B32B9A">
                <w:rPr>
                  <w:rFonts w:ascii="Times New Roman" w:eastAsia="等线" w:hAnsi="Times New Roman" w:cs="Times New Roman"/>
                  <w:color w:val="000000" w:themeColor="text1"/>
                  <w:sz w:val="18"/>
                  <w:szCs w:val="18"/>
                </w:rPr>
                <w:delText>2.0 V DMF (1.896 kg/kg)</w:delText>
              </w:r>
            </w:del>
            <w:del w:id="6430" w:author="Xuning Wei12232" w:date="2026-10-20T21:21:00Z">
              <w:r w:rsidRPr="00B32B9A">
                <w:rPr>
                  <w:rFonts w:ascii="Times New Roman" w:eastAsia="等线" w:hAnsi="Times New Roman" w:cs="Times New Roman"/>
                  <w:color w:val="000000" w:themeColor="text1"/>
                  <w:sz w:val="18"/>
                  <w:szCs w:val="18"/>
                </w:rPr>
                <w:delText>.</w:delText>
              </w:r>
            </w:del>
            <w:r w:rsidRPr="00B32B9A">
              <w:rPr>
                <w:rFonts w:ascii="Times New Roman" w:eastAsia="等线" w:hAnsi="Times New Roman" w:cs="Times New Roman"/>
                <w:color w:val="000000" w:themeColor="text1"/>
                <w:sz w:val="18"/>
                <w:szCs w:val="18"/>
              </w:rPr>
              <w:t xml:space="preserve"> </w:t>
            </w:r>
            <w:del w:id="6431" w:author="Xuning Wei12232" w:date="2026-10-20T15:4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5EE149F1" w14:textId="2F00EFC5" w:rsidR="00652DEA" w:rsidRPr="00B32B9A" w:rsidRDefault="00C15CB5">
            <w:pPr>
              <w:pStyle w:val="aff2"/>
              <w:widowControl w:val="0"/>
              <w:numPr>
                <w:ilvl w:val="0"/>
                <w:numId w:val="95"/>
              </w:numPr>
              <w:spacing w:beforeLines="50" w:before="120" w:afterLines="50" w:after="120"/>
              <w:jc w:val="both"/>
              <w:rPr>
                <w:ins w:id="6432" w:author="Xuning Wei12232" w:date="2026-10-20T15:46:00Z"/>
                <w:rFonts w:ascii="Times New Roman" w:eastAsia="仿宋_GB2312" w:hAnsi="Times New Roman" w:cs="Times New Roman"/>
                <w:color w:val="000000" w:themeColor="text1"/>
                <w:sz w:val="18"/>
                <w:szCs w:val="18"/>
                <w:rPrChange w:id="6433" w:author="Xuning Wei12232" w:date="2026-10-24T11:11:00Z">
                  <w:rPr>
                    <w:ins w:id="6434" w:author="Xuning Wei12232" w:date="2026-10-20T15:46:00Z"/>
                    <w:rFonts w:ascii="Times New Roman" w:eastAsia="等线" w:hAnsi="Times New Roman" w:cs="Times New Roman"/>
                    <w:color w:val="000000" w:themeColor="text1"/>
                    <w:sz w:val="18"/>
                    <w:szCs w:val="18"/>
                  </w:rPr>
                </w:rPrChange>
              </w:rPr>
              <w:pPrChange w:id="6435" w:author="Xuning Wei12232" w:date="2026-10-20T15:4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436" w:author="Xuning Wei12232" w:date="2026-10-20T21:22:00Z">
              <w:r w:rsidRPr="00B32B9A">
                <w:rPr>
                  <w:rFonts w:ascii="Times New Roman" w:eastAsia="等线" w:hAnsi="Times New Roman" w:cs="Times New Roman"/>
                  <w:color w:val="000000" w:themeColor="text1"/>
                  <w:sz w:val="18"/>
                  <w:szCs w:val="18"/>
                  <w:rPrChange w:id="6437" w:author="Xuning Wei12232" w:date="2026-10-24T11:11:00Z">
                    <w:rPr>
                      <w:rFonts w:ascii="Times New Roman" w:eastAsia="等线" w:hAnsi="Times New Roman" w:cs="Times New Roman"/>
                      <w:color w:val="FF0000"/>
                      <w:sz w:val="18"/>
                      <w:szCs w:val="18"/>
                      <w:highlight w:val="lightGray"/>
                    </w:rPr>
                  </w:rPrChange>
                </w:rPr>
                <w:t>DIC (2.2</w:t>
              </w:r>
            </w:ins>
            <w:ins w:id="6438" w:author="Xuning Wei12232" w:date="2026-10-22T10:29:00Z">
              <w:r w:rsidRPr="00B32B9A">
                <w:rPr>
                  <w:rFonts w:ascii="Times New Roman" w:eastAsia="等线" w:hAnsi="Times New Roman" w:cs="Times New Roman"/>
                  <w:color w:val="000000" w:themeColor="text1"/>
                  <w:sz w:val="18"/>
                  <w:szCs w:val="18"/>
                  <w:rPrChange w:id="6439" w:author="Xuning Wei12232" w:date="2026-10-24T11:11:00Z">
                    <w:rPr>
                      <w:rFonts w:ascii="Times New Roman" w:eastAsia="等线" w:hAnsi="Times New Roman" w:cs="Times New Roman"/>
                      <w:color w:val="FF0000"/>
                      <w:sz w:val="18"/>
                      <w:szCs w:val="18"/>
                      <w:highlight w:val="lightGray"/>
                    </w:rPr>
                  </w:rPrChange>
                </w:rPr>
                <w:t>0</w:t>
              </w:r>
            </w:ins>
            <w:ins w:id="6440" w:author="Xuning Wei12232" w:date="2026-10-20T21:22:00Z">
              <w:r w:rsidRPr="00B32B9A">
                <w:rPr>
                  <w:rFonts w:ascii="Times New Roman" w:eastAsia="等线" w:hAnsi="Times New Roman" w:cs="Times New Roman"/>
                  <w:color w:val="000000" w:themeColor="text1"/>
                  <w:sz w:val="18"/>
                  <w:szCs w:val="18"/>
                  <w:rPrChange w:id="6441"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442"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443"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444" w:author="Xuning Wei12232" w:date="2026-10-20T21:22: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445"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446" w:author="Xuning Wei12232" w:date="2026-10-20T21:22:00Z">
              <w:r w:rsidRPr="00B32B9A">
                <w:rPr>
                  <w:rFonts w:ascii="Times New Roman" w:eastAsia="等线" w:hAnsi="Times New Roman" w:cs="Times New Roman"/>
                  <w:color w:val="000000" w:themeColor="text1"/>
                  <w:sz w:val="18"/>
                  <w:szCs w:val="18"/>
                  <w:lang w:eastAsia="zh-CN"/>
                </w:rPr>
                <w:t xml:space="preserve"> (</w:t>
              </w:r>
            </w:ins>
            <w:ins w:id="6447"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448" w:author="Xuning Wei12232" w:date="2026-10-20T21:22:00Z">
              <w:r w:rsidRPr="00B32B9A">
                <w:rPr>
                  <w:rFonts w:ascii="Times New Roman" w:eastAsia="等线" w:hAnsi="Times New Roman" w:cs="Times New Roman"/>
                  <w:color w:val="000000" w:themeColor="text1"/>
                  <w:sz w:val="18"/>
                  <w:szCs w:val="18"/>
                  <w:lang w:eastAsia="zh-CN"/>
                </w:rPr>
                <w:t>).</w:t>
              </w:r>
            </w:ins>
            <w:del w:id="6449" w:author="Xuning Wei12232" w:date="2026-10-20T08:14:00Z">
              <w:r w:rsidRPr="00B32B9A">
                <w:rPr>
                  <w:rFonts w:ascii="Times New Roman" w:eastAsia="等线" w:hAnsi="Times New Roman" w:cs="Times New Roman"/>
                  <w:color w:val="000000" w:themeColor="text1"/>
                  <w:sz w:val="18"/>
                  <w:szCs w:val="18"/>
                </w:rPr>
                <w:delText>2.2 eq. DIC</w:delText>
              </w:r>
            </w:del>
            <w:del w:id="6450" w:author="Xuning Wei12232" w:date="2026-10-20T21:22: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451"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452" w:author="Xuning Wei12232" w:date="2026-10-20T21:22: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del w:id="6453" w:author="Xuning Wei12232" w:date="2026-10-20T08:47:00Z">
              <w:r w:rsidRPr="00B32B9A">
                <w:rPr>
                  <w:rFonts w:ascii="Times New Roman" w:eastAsia="等线" w:hAnsi="Times New Roman" w:cs="Times New Roman"/>
                  <w:color w:val="000000" w:themeColor="text1"/>
                  <w:sz w:val="18"/>
                  <w:szCs w:val="18"/>
                </w:rPr>
                <w:delText xml:space="preserve"> </w:delText>
              </w:r>
            </w:del>
            <w:del w:id="6454" w:author="Xuning Wei12232" w:date="2026-10-20T15:46:00Z">
              <w:r w:rsidRPr="00B32B9A">
                <w:rPr>
                  <w:rFonts w:ascii="Times New Roman" w:eastAsia="等线" w:hAnsi="Times New Roman" w:cs="Times New Roman"/>
                  <w:color w:val="000000" w:themeColor="text1"/>
                  <w:sz w:val="18"/>
                  <w:szCs w:val="18"/>
                </w:rPr>
                <w:br/>
                <w:delText xml:space="preserve">6. </w:delText>
              </w:r>
            </w:del>
          </w:p>
          <w:p w14:paraId="07EC5005" w14:textId="5FC80DFE" w:rsidR="00652DEA" w:rsidRPr="00B32B9A" w:rsidRDefault="00C15CB5">
            <w:pPr>
              <w:pStyle w:val="aff2"/>
              <w:widowControl w:val="0"/>
              <w:numPr>
                <w:ilvl w:val="0"/>
                <w:numId w:val="95"/>
              </w:numPr>
              <w:spacing w:beforeLines="50" w:before="120" w:afterLines="50" w:after="120"/>
              <w:jc w:val="both"/>
              <w:rPr>
                <w:ins w:id="6455" w:author="Xuning Wei12232" w:date="2026-10-20T15:46:00Z"/>
                <w:rFonts w:ascii="Times New Roman" w:eastAsia="仿宋_GB2312" w:hAnsi="Times New Roman" w:cs="Times New Roman"/>
                <w:color w:val="000000" w:themeColor="text1"/>
                <w:sz w:val="18"/>
                <w:szCs w:val="18"/>
                <w:rPrChange w:id="6456" w:author="Xuning Wei12232" w:date="2026-10-24T11:11:00Z">
                  <w:rPr>
                    <w:ins w:id="6457" w:author="Xuning Wei12232" w:date="2026-10-20T15:46:00Z"/>
                    <w:rFonts w:ascii="Times New Roman" w:eastAsia="等线" w:hAnsi="Times New Roman" w:cs="Times New Roman"/>
                    <w:color w:val="000000" w:themeColor="text1"/>
                    <w:sz w:val="18"/>
                    <w:szCs w:val="18"/>
                  </w:rPr>
                </w:rPrChange>
              </w:rPr>
              <w:pPrChange w:id="6458" w:author="Xuning Wei12232" w:date="2026-10-20T15:4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 xml:space="preserve">-R01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459"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460" w:author="Xuning Wei12232" w:date="2026-10-20T08:47:00Z">
              <w:r w:rsidRPr="36F45B6D">
                <w:rPr>
                  <w:rFonts w:ascii="Times New Roman" w:eastAsia="等线" w:hAnsi="Times New Roman" w:cs="Times New Roman"/>
                  <w:color w:val="000000" w:themeColor="text1"/>
                  <w:sz w:val="18"/>
                  <w:szCs w:val="18"/>
                </w:rPr>
                <w:t xml:space="preserve"> </w:t>
              </w:r>
            </w:ins>
            <w:ins w:id="6461" w:author="Xuning Wei12232" w:date="2026-10-20T21:25:00Z">
              <w:r w:rsidRPr="36F45B6D">
                <w:rPr>
                  <w:rFonts w:ascii="Times New Roman" w:eastAsia="等线" w:hAnsi="Times New Roman" w:cs="Times New Roman"/>
                  <w:color w:val="000000" w:themeColor="text1"/>
                  <w:sz w:val="18"/>
                  <w:szCs w:val="18"/>
                  <w:rPrChange w:id="6462"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463"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464" w:author="Xuning Wei12232" w:date="2026-10-24T11:11:00Z">
                    <w:rPr>
                      <w:rFonts w:ascii="Times New Roman" w:eastAsia="等线" w:hAnsi="Times New Roman" w:cs="Times New Roman"/>
                      <w:color w:val="FF0000"/>
                      <w:sz w:val="18"/>
                      <w:szCs w:val="18"/>
                      <w:highlight w:val="cyan"/>
                    </w:rPr>
                  </w:rPrChange>
                </w:rPr>
                <w:t>0.9</w:t>
              </w:r>
            </w:ins>
            <w:r w:rsidR="49EB133D" w:rsidRPr="36F45B6D">
              <w:rPr>
                <w:rFonts w:ascii="Times New Roman" w:eastAsia="等线" w:hAnsi="Times New Roman" w:cs="Times New Roman"/>
                <w:color w:val="000000" w:themeColor="text1"/>
                <w:sz w:val="18"/>
                <w:szCs w:val="18"/>
              </w:rPr>
              <w:t>4</w:t>
            </w:r>
            <w:ins w:id="6465" w:author="Xuning Wei12232" w:date="2026-10-20T21:25:00Z">
              <w:r w:rsidRPr="36F45B6D">
                <w:rPr>
                  <w:rFonts w:ascii="Times New Roman" w:eastAsia="等线" w:hAnsi="Times New Roman" w:cs="Times New Roman"/>
                  <w:color w:val="000000" w:themeColor="text1"/>
                  <w:sz w:val="18"/>
                  <w:szCs w:val="18"/>
                  <w:rPrChange w:id="6466" w:author="Xuning Wei12232" w:date="2026-10-24T11:11:00Z">
                    <w:rPr>
                      <w:rFonts w:ascii="Times New Roman" w:eastAsia="等线" w:hAnsi="Times New Roman" w:cs="Times New Roman"/>
                      <w:color w:val="FF0000"/>
                      <w:sz w:val="18"/>
                      <w:szCs w:val="18"/>
                      <w:highlight w:val="cyan"/>
                    </w:rPr>
                  </w:rPrChange>
                </w:rPr>
                <w:t xml:space="preserve"> kg/kg)</w:t>
              </w:r>
            </w:ins>
            <w:ins w:id="6467"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468" w:author="Xuning Wei12232" w:date="2026-10-20T15:46:00Z">
              <w:r w:rsidRPr="36F45B6D" w:rsidDel="00C15CB5">
                <w:rPr>
                  <w:rFonts w:ascii="Times New Roman" w:eastAsia="等线" w:hAnsi="Times New Roman" w:cs="Times New Roman"/>
                  <w:color w:val="000000" w:themeColor="text1"/>
                  <w:sz w:val="18"/>
                  <w:szCs w:val="18"/>
                </w:rPr>
                <w:delText>7.</w:delText>
              </w:r>
            </w:del>
          </w:p>
          <w:p w14:paraId="6B390B10" w14:textId="77777777" w:rsidR="00652DEA" w:rsidRPr="00B32B9A" w:rsidRDefault="00C15CB5">
            <w:pPr>
              <w:pStyle w:val="aff2"/>
              <w:widowControl w:val="0"/>
              <w:numPr>
                <w:ilvl w:val="0"/>
                <w:numId w:val="95"/>
              </w:numPr>
              <w:spacing w:beforeLines="50" w:before="120" w:afterLines="50" w:after="120"/>
              <w:jc w:val="both"/>
              <w:rPr>
                <w:rFonts w:ascii="Times New Roman" w:eastAsia="仿宋_GB2312" w:hAnsi="Times New Roman" w:cs="Times New Roman"/>
                <w:color w:val="000000" w:themeColor="text1"/>
                <w:sz w:val="18"/>
                <w:szCs w:val="18"/>
              </w:rPr>
              <w:pPrChange w:id="6469" w:author="Xuning Wei12232" w:date="2026-10-20T15:46:00Z">
                <w:pPr>
                  <w:widowControl w:val="0"/>
                  <w:spacing w:beforeLines="50" w:before="120" w:afterLines="50" w:after="120"/>
                  <w:contextualSpacing/>
                </w:pPr>
              </w:pPrChange>
            </w:pPr>
            <w:del w:id="6470" w:author="Xuning Wei12232" w:date="2026-10-20T15:46:00Z">
              <w:r w:rsidRPr="00B32B9A">
                <w:rPr>
                  <w:rFonts w:ascii="Times New Roman" w:eastAsia="等线" w:hAnsi="Times New Roman" w:cs="Times New Roman"/>
                  <w:color w:val="000000" w:themeColor="text1"/>
                  <w:sz w:val="18"/>
                  <w:szCs w:val="18"/>
                </w:rPr>
                <w:delText xml:space="preserve"> </w:delText>
              </w:r>
            </w:del>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7EE97859"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64FCBC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6FB19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ABCDA" w14:textId="03E709FF" w:rsidR="00652DEA" w:rsidRPr="00B32B9A" w:rsidRDefault="00C15CB5">
            <w:pPr>
              <w:pStyle w:val="aff2"/>
              <w:widowControl w:val="0"/>
              <w:numPr>
                <w:ilvl w:val="0"/>
                <w:numId w:val="96"/>
              </w:numPr>
              <w:spacing w:beforeLines="50" w:before="120" w:afterLines="50" w:after="120"/>
              <w:jc w:val="both"/>
              <w:rPr>
                <w:ins w:id="6471" w:author="Xuning Wei12232" w:date="2026-10-20T15:56:00Z"/>
                <w:rFonts w:ascii="Times New Roman" w:eastAsia="等线" w:hAnsi="Times New Roman" w:cs="Times New Roman"/>
                <w:color w:val="000000" w:themeColor="text1"/>
                <w:sz w:val="18"/>
                <w:szCs w:val="18"/>
              </w:rPr>
              <w:pPrChange w:id="6472" w:author="Xuning Wei12232" w:date="2026-10-20T15:53:00Z">
                <w:pPr>
                  <w:widowControl w:val="0"/>
                  <w:spacing w:beforeLines="50" w:before="120" w:afterLines="50" w:after="120"/>
                  <w:contextualSpacing/>
                </w:pPr>
              </w:pPrChange>
            </w:pPr>
            <w:ins w:id="6473" w:author="Xuning Wei12232" w:date="2026-10-20T21:34:00Z">
              <w:r w:rsidRPr="00B32B9A">
                <w:rPr>
                  <w:rFonts w:ascii="Times New Roman" w:eastAsia="等线" w:hAnsi="Times New Roman" w:cs="Times New Roman"/>
                  <w:color w:val="000000" w:themeColor="text1"/>
                  <w:sz w:val="18"/>
                  <w:szCs w:val="18"/>
                </w:rPr>
                <w:t xml:space="preserve">Heat the mixture to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6474"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475" w:author="Xuning Wei12232" w:date="2026-10-20T21:34:00Z">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The mixture is allowed to </w:t>
              </w:r>
              <w:r w:rsidRPr="00B32B9A">
                <w:rPr>
                  <w:rFonts w:ascii="Times New Roman" w:eastAsia="等线" w:hAnsi="Times New Roman" w:cs="Times New Roman"/>
                  <w:bCs w:val="0"/>
                  <w:color w:val="000000" w:themeColor="text1"/>
                  <w:sz w:val="18"/>
                  <w:szCs w:val="18"/>
                </w:rPr>
                <w:t xml:space="preserve">react at </w:t>
              </w:r>
            </w:ins>
            <w:r w:rsidR="008E1537" w:rsidRPr="004F28D1">
              <w:rPr>
                <w:rFonts w:ascii="Times New Roman" w:eastAsia="等线" w:hAnsi="Times New Roman" w:cs="Times New Roman"/>
                <w:bCs w:val="0"/>
                <w:color w:val="0000FF"/>
                <w:sz w:val="18"/>
                <w:szCs w:val="18"/>
              </w:rPr>
              <w:t>21 - 26</w:t>
            </w:r>
            <w:r w:rsidR="00393CE8">
              <w:rPr>
                <w:rFonts w:ascii="Times New Roman" w:eastAsia="等线" w:hAnsi="Times New Roman" w:cs="Times New Roman"/>
                <w:bCs w:val="0"/>
                <w:color w:val="000000" w:themeColor="text1"/>
                <w:sz w:val="18"/>
                <w:szCs w:val="18"/>
              </w:rPr>
              <w:t xml:space="preserve"> °C</w:t>
            </w:r>
            <w:ins w:id="6476" w:author="Xuning Wei12232" w:date="2026-10-20T21:34:00Z">
              <w:r w:rsidRPr="00B32B9A">
                <w:rPr>
                  <w:rFonts w:ascii="Times New Roman" w:eastAsia="等线" w:hAnsi="Times New Roman" w:cs="Times New Roman"/>
                  <w:bCs w:val="0"/>
                  <w:color w:val="000000" w:themeColor="text1"/>
                  <w:sz w:val="18"/>
                  <w:szCs w:val="18"/>
                </w:rPr>
                <w:t xml:space="preserve"> (target: </w:t>
              </w:r>
            </w:ins>
            <w:r w:rsidR="00B1139B">
              <w:rPr>
                <w:rFonts w:ascii="Times New Roman" w:eastAsia="等线" w:hAnsi="Times New Roman" w:cs="Times New Roman"/>
                <w:bCs w:val="0"/>
                <w:color w:val="000000" w:themeColor="text1"/>
                <w:sz w:val="18"/>
                <w:szCs w:val="18"/>
              </w:rPr>
              <w:t>25 °C</w:t>
            </w:r>
            <w:ins w:id="6477" w:author="Xuning Wei12232" w:date="2026-10-20T21:34:00Z">
              <w:r w:rsidRPr="00B32B9A">
                <w:rPr>
                  <w:rFonts w:ascii="Times New Roman" w:eastAsia="等线" w:hAnsi="Times New Roman" w:cs="Times New Roman"/>
                  <w:bCs w:val="0"/>
                  <w:color w:val="000000" w:themeColor="text1"/>
                  <w:sz w:val="18"/>
                  <w:szCs w:val="18"/>
                </w:rPr>
                <w:t>)</w:t>
              </w:r>
            </w:ins>
            <w:del w:id="6478" w:author="Xuning Wei12232" w:date="2026-10-20T15:54:00Z">
              <w:r w:rsidRPr="00B32B9A">
                <w:rPr>
                  <w:rFonts w:ascii="Times New Roman" w:eastAsia="等线" w:hAnsi="Times New Roman" w:cs="Times New Roman"/>
                  <w:color w:val="000000" w:themeColor="text1"/>
                  <w:sz w:val="18"/>
                  <w:szCs w:val="18"/>
                </w:rPr>
                <w:delText>1.</w:delText>
              </w:r>
            </w:del>
            <w:del w:id="6479" w:author="Xuning Wei12232" w:date="2026-10-20T15:53:00Z">
              <w:r w:rsidRPr="00B32B9A">
                <w:rPr>
                  <w:rFonts w:ascii="Times New Roman" w:eastAsia="等线" w:hAnsi="Times New Roman" w:cs="Times New Roman"/>
                  <w:color w:val="000000" w:themeColor="text1"/>
                  <w:sz w:val="18"/>
                  <w:szCs w:val="18"/>
                  <w:rPrChange w:id="6480" w:author="Xuning Wei12232" w:date="2026-10-24T11:11:00Z">
                    <w:rPr/>
                  </w:rPrChange>
                </w:rPr>
                <w:delText xml:space="preserve"> </w:delText>
              </w:r>
            </w:del>
            <w:ins w:id="6481" w:author="Xuning Wei12232" w:date="2026-10-20T08:40:00Z">
              <w:r w:rsidRPr="00B32B9A">
                <w:rPr>
                  <w:rFonts w:ascii="Times New Roman" w:eastAsia="等线" w:hAnsi="Times New Roman" w:cs="Times New Roman"/>
                  <w:color w:val="000000" w:themeColor="text1"/>
                  <w:sz w:val="18"/>
                  <w:szCs w:val="18"/>
                  <w:rPrChange w:id="6482" w:author="Xuning Wei12232" w:date="2026-10-24T11:11:00Z">
                    <w:rPr>
                      <w:color w:val="FF0000"/>
                    </w:rPr>
                  </w:rPrChange>
                </w:rPr>
                <w:t>.</w:t>
              </w:r>
            </w:ins>
            <w:del w:id="6483" w:author="Xuning Wei12232" w:date="2026-10-20T08:40:00Z">
              <w:r w:rsidRPr="00B32B9A">
                <w:rPr>
                  <w:rFonts w:ascii="Times New Roman" w:eastAsia="等线" w:hAnsi="Times New Roman" w:cs="Times New Roman"/>
                  <w:color w:val="000000" w:themeColor="text1"/>
                  <w:sz w:val="18"/>
                  <w:szCs w:val="18"/>
                  <w:rPrChange w:id="6484" w:author="Xuning Wei12232" w:date="2026-10-24T11:11:00Z">
                    <w:rPr/>
                  </w:rPrChange>
                </w:rPr>
                <w:delText xml:space="preserve">Heat the mixture to 25±5 °C. The mixture is allowed to </w:delText>
              </w:r>
              <w:r w:rsidRPr="00B32B9A">
                <w:rPr>
                  <w:rFonts w:ascii="Times New Roman" w:eastAsia="等线" w:hAnsi="Times New Roman" w:cs="Times New Roman"/>
                  <w:bCs w:val="0"/>
                  <w:color w:val="000000" w:themeColor="text1"/>
                  <w:sz w:val="18"/>
                  <w:szCs w:val="18"/>
                  <w:rPrChange w:id="6485" w:author="Xuning Wei12232" w:date="2026-10-24T11:11:00Z">
                    <w:rPr/>
                  </w:rPrChange>
                </w:rPr>
                <w:delText>react at 25±5 °C (target: 25 °C)</w:delText>
              </w:r>
              <w:r w:rsidRPr="00B32B9A">
                <w:rPr>
                  <w:rFonts w:ascii="Times New Roman" w:eastAsia="等线" w:hAnsi="Times New Roman" w:cs="Times New Roman"/>
                  <w:color w:val="000000" w:themeColor="text1"/>
                  <w:sz w:val="18"/>
                  <w:szCs w:val="18"/>
                  <w:rPrChange w:id="6486" w:author="Xuning Wei12232" w:date="2026-10-24T11:11:00Z">
                    <w:rPr/>
                  </w:rPrChange>
                </w:rPr>
                <w:delText xml:space="preserve">. </w:delText>
              </w:r>
            </w:del>
            <w:del w:id="6487" w:author="Xuning Wei12232" w:date="2026-10-20T15:56:00Z">
              <w:r w:rsidRPr="00B32B9A">
                <w:rPr>
                  <w:rFonts w:ascii="Times New Roman" w:eastAsia="等线" w:hAnsi="Times New Roman" w:cs="Times New Roman"/>
                  <w:color w:val="000000" w:themeColor="text1"/>
                  <w:sz w:val="18"/>
                  <w:szCs w:val="18"/>
                  <w:rPrChange w:id="6488" w:author="Xuning Wei12232" w:date="2026-10-24T11:11:00Z">
                    <w:rPr/>
                  </w:rPrChange>
                </w:rPr>
                <w:br/>
                <w:delText xml:space="preserve">2. </w:delText>
              </w:r>
            </w:del>
          </w:p>
          <w:p w14:paraId="59A95377" w14:textId="77777777" w:rsidR="00652DEA" w:rsidRPr="00B32B9A" w:rsidRDefault="00C15CB5">
            <w:pPr>
              <w:pStyle w:val="aff2"/>
              <w:widowControl w:val="0"/>
              <w:numPr>
                <w:ilvl w:val="0"/>
                <w:numId w:val="96"/>
              </w:numPr>
              <w:spacing w:beforeLines="50" w:before="120" w:afterLines="50" w:after="120"/>
              <w:jc w:val="both"/>
              <w:rPr>
                <w:ins w:id="6489" w:author="Xuning Wei12232" w:date="2026-10-20T15:56:00Z"/>
                <w:rFonts w:ascii="Times New Roman" w:eastAsia="等线" w:hAnsi="Times New Roman" w:cs="Times New Roman"/>
                <w:color w:val="000000" w:themeColor="text1"/>
                <w:sz w:val="18"/>
                <w:szCs w:val="18"/>
              </w:rPr>
              <w:pPrChange w:id="6490" w:author="Xuning Wei12232" w:date="2026-10-20T15:53: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491" w:author="Xuning Wei12232" w:date="2026-10-24T11:11:00Z">
                  <w:rPr/>
                </w:rPrChange>
              </w:rPr>
              <w:lastRenderedPageBreak/>
              <w:t>After 3 h±15 min (target</w:t>
            </w:r>
            <w:r w:rsidRPr="00B32B9A">
              <w:rPr>
                <w:rFonts w:ascii="Times New Roman" w:eastAsia="等线" w:hAnsi="Times New Roman" w:cs="Times New Roman"/>
                <w:color w:val="000000" w:themeColor="text1"/>
                <w:sz w:val="18"/>
                <w:szCs w:val="18"/>
                <w:lang w:eastAsia="zh-CN"/>
                <w:rPrChange w:id="6492"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493" w:author="Xuning Wei12232" w:date="2026-10-24T11:11:00Z">
                  <w:rPr/>
                </w:rPrChange>
              </w:rPr>
              <w:t>h), sample the mixture every 0.5~1 h for ninhydrin test analysis until two consecutive samples test as negative (Yellow to Light pink Report Negative= Complete coupling; Blue to Purple Positive= Incomplete coupling). And the mixture should be stirred for coupling time</w:t>
            </w:r>
            <w:del w:id="6494" w:author="Xuning Wei12232" w:date="2026-10-20T21:28:00Z">
              <w:r w:rsidRPr="00B32B9A">
                <w:rPr>
                  <w:rFonts w:ascii="Times New Roman" w:eastAsia="等线" w:hAnsi="Times New Roman" w:cs="Times New Roman"/>
                  <w:color w:val="000000" w:themeColor="text1"/>
                  <w:sz w:val="18"/>
                  <w:szCs w:val="18"/>
                  <w:rPrChange w:id="6495" w:author="Xuning Wei12232" w:date="2026-10-24T11:11:00Z">
                    <w:rPr/>
                  </w:rPrChange>
                </w:rPr>
                <w:delText xml:space="preserve"> </w:delText>
              </w:r>
            </w:del>
            <w:ins w:id="6496" w:author="Xuning Wei12232" w:date="2026-10-20T21:28:00Z">
              <w:r w:rsidRPr="00B32B9A">
                <w:rPr>
                  <w:rFonts w:ascii="Times New Roman" w:eastAsia="等线"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497" w:author="Xuning Wei12232" w:date="2026-10-24T11:11:00Z">
                    <w:rPr>
                      <w:rFonts w:ascii="Times New Roman" w:eastAsia="等线" w:hAnsi="Times New Roman" w:cs="Times New Roman"/>
                      <w:color w:val="000000" w:themeColor="text1"/>
                      <w:sz w:val="18"/>
                      <w:szCs w:val="18"/>
                      <w:highlight w:val="lightGray"/>
                    </w:rPr>
                  </w:rPrChange>
                </w:rPr>
                <w:t>(4</w:t>
              </w:r>
            </w:ins>
            <w:ins w:id="6498" w:author="Xuning Wei12232" w:date="2026-10-22T08:07:00Z">
              <w:r w:rsidRPr="00B32B9A">
                <w:rPr>
                  <w:rFonts w:ascii="Times New Roman" w:eastAsia="等线" w:hAnsi="Times New Roman" w:cs="Times New Roman"/>
                  <w:color w:val="000000" w:themeColor="text1"/>
                  <w:sz w:val="18"/>
                  <w:szCs w:val="18"/>
                  <w:rPrChange w:id="6499" w:author="Xuning Wei12232" w:date="2026-10-24T11:11:00Z">
                    <w:rPr>
                      <w:rFonts w:ascii="Times New Roman" w:eastAsia="等线" w:hAnsi="Times New Roman" w:cs="Times New Roman"/>
                      <w:color w:val="000000" w:themeColor="text1"/>
                      <w:sz w:val="18"/>
                      <w:szCs w:val="18"/>
                      <w:highlight w:val="lightGray"/>
                    </w:rPr>
                  </w:rPrChange>
                </w:rPr>
                <w:t>.5</w:t>
              </w:r>
            </w:ins>
            <w:ins w:id="6500" w:author="Xuning Wei12232" w:date="2026-10-20T21:28:00Z">
              <w:r w:rsidRPr="00B32B9A">
                <w:rPr>
                  <w:rFonts w:ascii="Times New Roman" w:eastAsia="等线" w:hAnsi="Times New Roman" w:cs="Times New Roman"/>
                  <w:color w:val="000000" w:themeColor="text1"/>
                  <w:sz w:val="18"/>
                  <w:szCs w:val="18"/>
                  <w:rPrChange w:id="6501"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502" w:author="Xuning Wei12232" w:date="2026-10-21T09:19:00Z">
              <w:r w:rsidRPr="00B32B9A">
                <w:rPr>
                  <w:rFonts w:ascii="Times New Roman" w:eastAsia="仿宋_GB2312" w:hAnsi="Times New Roman" w:cs="Times New Roman"/>
                  <w:color w:val="000000" w:themeColor="text1"/>
                  <w:sz w:val="18"/>
                  <w:szCs w:val="18"/>
                </w:rPr>
                <w:t>≤</w:t>
              </w:r>
            </w:ins>
            <w:ins w:id="6503" w:author="Xuning Wei12232" w:date="2026-10-22T08:07:00Z">
              <w:r w:rsidRPr="00B32B9A">
                <w:rPr>
                  <w:rFonts w:ascii="Times New Roman" w:eastAsia="仿宋_GB2312" w:hAnsi="Times New Roman" w:cs="Times New Roman"/>
                  <w:color w:val="000000" w:themeColor="text1"/>
                  <w:sz w:val="18"/>
                  <w:szCs w:val="18"/>
                </w:rPr>
                <w:t xml:space="preserve"> </w:t>
              </w:r>
            </w:ins>
            <w:ins w:id="6504" w:author="Xuning Wei12232" w:date="2026-10-20T21:28:00Z">
              <w:r w:rsidRPr="00B32B9A">
                <w:rPr>
                  <w:rFonts w:ascii="Times New Roman" w:eastAsia="等线" w:hAnsi="Times New Roman" w:cs="Times New Roman"/>
                  <w:color w:val="000000" w:themeColor="text1"/>
                  <w:sz w:val="18"/>
                  <w:szCs w:val="18"/>
                  <w:rPrChange w:id="650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506" w:author="Xuning Wei12232" w:date="2026-10-21T09:19:00Z">
              <w:r w:rsidRPr="00B32B9A">
                <w:rPr>
                  <w:rFonts w:ascii="Times New Roman" w:eastAsia="仿宋_GB2312" w:hAnsi="Times New Roman" w:cs="Times New Roman"/>
                  <w:color w:val="000000" w:themeColor="text1"/>
                  <w:sz w:val="18"/>
                  <w:szCs w:val="18"/>
                </w:rPr>
                <w:t>≤</w:t>
              </w:r>
            </w:ins>
            <w:ins w:id="6507" w:author="Xuning Wei12232" w:date="2026-10-22T08:07:00Z">
              <w:r w:rsidRPr="00B32B9A">
                <w:rPr>
                  <w:rFonts w:ascii="Times New Roman" w:eastAsia="仿宋_GB2312" w:hAnsi="Times New Roman" w:cs="Times New Roman"/>
                  <w:color w:val="000000" w:themeColor="text1"/>
                  <w:sz w:val="18"/>
                  <w:szCs w:val="18"/>
                </w:rPr>
                <w:t xml:space="preserve"> </w:t>
              </w:r>
              <w:r w:rsidRPr="00B32B9A">
                <w:rPr>
                  <w:rFonts w:ascii="Times New Roman" w:eastAsia="等线" w:hAnsi="Times New Roman" w:cs="Times New Roman"/>
                  <w:color w:val="000000" w:themeColor="text1"/>
                  <w:sz w:val="18"/>
                  <w:szCs w:val="18"/>
                  <w:rPrChange w:id="6508" w:author="Xuning Wei12232" w:date="2026-10-24T11:11:00Z">
                    <w:rPr>
                      <w:rFonts w:ascii="Times New Roman" w:eastAsia="等线" w:hAnsi="Times New Roman" w:cs="Times New Roman"/>
                      <w:color w:val="000000" w:themeColor="text1"/>
                      <w:sz w:val="18"/>
                      <w:szCs w:val="18"/>
                      <w:highlight w:val="lightGray"/>
                    </w:rPr>
                  </w:rPrChange>
                </w:rPr>
                <w:t>9.5</w:t>
              </w:r>
            </w:ins>
            <w:ins w:id="6509" w:author="Xuning Wei12232" w:date="2026-10-20T21:28:00Z">
              <w:r w:rsidRPr="00B32B9A">
                <w:rPr>
                  <w:rFonts w:ascii="Times New Roman" w:eastAsia="等线" w:hAnsi="Times New Roman" w:cs="Times New Roman"/>
                  <w:color w:val="000000" w:themeColor="text1"/>
                  <w:sz w:val="18"/>
                  <w:szCs w:val="18"/>
                  <w:rPrChange w:id="6510"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511" w:author="Xuning Wei12232" w:date="2026-10-20T21:28:00Z">
              <w:r w:rsidRPr="00B32B9A">
                <w:rPr>
                  <w:rFonts w:ascii="Times New Roman" w:eastAsia="等线" w:hAnsi="Times New Roman" w:cs="Times New Roman"/>
                  <w:color w:val="000000" w:themeColor="text1"/>
                  <w:sz w:val="18"/>
                  <w:szCs w:val="18"/>
                  <w:rPrChange w:id="6512" w:author="Xuning Wei12232" w:date="2026-10-24T11:11:00Z">
                    <w:rPr/>
                  </w:rPrChange>
                </w:rPr>
                <w:delText xml:space="preserve">(4 h </w:delText>
              </w:r>
            </w:del>
            <w:del w:id="6513" w:author="Xuning Wei12232" w:date="2026-10-20T13:10:00Z">
              <w:r w:rsidRPr="00B32B9A">
                <w:rPr>
                  <w:rFonts w:ascii="Times New Roman" w:eastAsia="等线" w:hAnsi="Times New Roman" w:cs="Times New Roman" w:hint="eastAsia"/>
                  <w:color w:val="000000" w:themeColor="text1"/>
                  <w:sz w:val="18"/>
                  <w:szCs w:val="18"/>
                  <w:rPrChange w:id="6514"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515" w:author="Xuning Wei12232" w:date="2026-10-24T11:11:00Z">
                    <w:rPr/>
                  </w:rPrChange>
                </w:rPr>
                <w:delText xml:space="preserve"> </w:delText>
              </w:r>
            </w:del>
            <w:del w:id="6516" w:author="Xuning Wei12232" w:date="2026-10-20T21:28:00Z">
              <w:r w:rsidRPr="00B32B9A">
                <w:rPr>
                  <w:rFonts w:ascii="Times New Roman" w:eastAsia="等线" w:hAnsi="Times New Roman" w:cs="Times New Roman"/>
                  <w:color w:val="000000" w:themeColor="text1"/>
                  <w:sz w:val="18"/>
                  <w:szCs w:val="18"/>
                  <w:rPrChange w:id="6517" w:author="Xuning Wei12232" w:date="2026-10-24T11:11:00Z">
                    <w:rPr/>
                  </w:rPrChange>
                </w:rPr>
                <w:delText xml:space="preserve">Coupling time </w:delText>
              </w:r>
            </w:del>
            <w:del w:id="6518" w:author="Xuning Wei12232" w:date="2026-10-20T13:10:00Z">
              <w:r w:rsidRPr="00B32B9A">
                <w:rPr>
                  <w:rFonts w:ascii="Times New Roman" w:eastAsia="等线" w:hAnsi="Times New Roman" w:cs="Times New Roman" w:hint="eastAsia"/>
                  <w:color w:val="000000" w:themeColor="text1"/>
                  <w:sz w:val="18"/>
                  <w:szCs w:val="18"/>
                  <w:rPrChange w:id="6519"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520" w:author="Xuning Wei12232" w:date="2026-10-24T11:11:00Z">
                    <w:rPr/>
                  </w:rPrChange>
                </w:rPr>
                <w:delText xml:space="preserve"> </w:delText>
              </w:r>
            </w:del>
            <w:del w:id="6521" w:author="Xuning Wei12232" w:date="2026-10-20T21:28:00Z">
              <w:r w:rsidRPr="00B32B9A">
                <w:rPr>
                  <w:rFonts w:ascii="Times New Roman" w:eastAsia="等线" w:hAnsi="Times New Roman" w:cs="Times New Roman"/>
                  <w:color w:val="000000" w:themeColor="text1"/>
                  <w:sz w:val="18"/>
                  <w:szCs w:val="18"/>
                  <w:rPrChange w:id="6522" w:author="Xuning Wei12232" w:date="2026-10-24T11:11:00Z">
                    <w:rPr/>
                  </w:rPrChange>
                </w:rPr>
                <w:delText>10 h)</w:delText>
              </w:r>
            </w:del>
            <w:r w:rsidRPr="00B32B9A">
              <w:rPr>
                <w:rFonts w:ascii="Times New Roman" w:eastAsia="等线" w:hAnsi="Times New Roman" w:cs="Times New Roman"/>
                <w:color w:val="000000" w:themeColor="text1"/>
                <w:sz w:val="18"/>
                <w:szCs w:val="18"/>
                <w:rPrChange w:id="6523" w:author="Xuning Wei12232" w:date="2026-10-24T11:11:00Z">
                  <w:rPr/>
                </w:rPrChange>
              </w:rPr>
              <w:t xml:space="preserve">. </w:t>
            </w:r>
            <w:del w:id="6524" w:author="Xuning Wei12232" w:date="2026-10-20T15:56:00Z">
              <w:r w:rsidRPr="00B32B9A">
                <w:rPr>
                  <w:rFonts w:ascii="Times New Roman" w:eastAsia="等线" w:hAnsi="Times New Roman" w:cs="Times New Roman"/>
                  <w:color w:val="000000" w:themeColor="text1"/>
                  <w:sz w:val="18"/>
                  <w:szCs w:val="18"/>
                  <w:rPrChange w:id="6525" w:author="Xuning Wei12232" w:date="2026-10-24T11:11:00Z">
                    <w:rPr/>
                  </w:rPrChange>
                </w:rPr>
                <w:br/>
                <w:delText>3.</w:delText>
              </w:r>
            </w:del>
          </w:p>
          <w:p w14:paraId="6B98AD30" w14:textId="77777777" w:rsidR="00652DEA" w:rsidRPr="00B32B9A" w:rsidRDefault="00C15CB5">
            <w:pPr>
              <w:pStyle w:val="aff2"/>
              <w:widowControl w:val="0"/>
              <w:numPr>
                <w:ilvl w:val="0"/>
                <w:numId w:val="96"/>
              </w:numPr>
              <w:spacing w:beforeLines="50" w:before="120" w:afterLines="50" w:after="120"/>
              <w:jc w:val="both"/>
              <w:rPr>
                <w:rFonts w:ascii="Times New Roman" w:eastAsia="等线" w:hAnsi="Times New Roman" w:cs="Times New Roman"/>
                <w:color w:val="000000" w:themeColor="text1"/>
                <w:sz w:val="18"/>
                <w:szCs w:val="18"/>
                <w:rPrChange w:id="6526" w:author="Xuning Wei12232" w:date="2026-10-24T11:11:00Z">
                  <w:rPr/>
                </w:rPrChange>
              </w:rPr>
              <w:pPrChange w:id="6527" w:author="Xuning Wei12232" w:date="2026-10-20T15:53:00Z">
                <w:pPr>
                  <w:widowControl w:val="0"/>
                  <w:spacing w:beforeLines="50" w:before="120" w:afterLines="50" w:after="120"/>
                  <w:contextualSpacing/>
                </w:pPr>
              </w:pPrChange>
            </w:pPr>
            <w:del w:id="6528" w:author="Xuning Wei12232" w:date="2026-10-20T15:56:00Z">
              <w:r w:rsidRPr="00B32B9A">
                <w:rPr>
                  <w:rFonts w:ascii="Times New Roman" w:eastAsia="等线" w:hAnsi="Times New Roman" w:cs="Times New Roman"/>
                  <w:color w:val="000000" w:themeColor="text1"/>
                  <w:sz w:val="18"/>
                  <w:szCs w:val="18"/>
                  <w:rPrChange w:id="6529"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530" w:author="Xuning Wei12232" w:date="2026-10-24T11:11:00Z">
                  <w:rPr/>
                </w:rPrChange>
              </w:rPr>
              <w:t xml:space="preserve">Stop stirring and turn off the nitrogen. Drain until there is no reaction mixture drip. </w:t>
            </w:r>
          </w:p>
          <w:p w14:paraId="627AF761"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531"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34F6264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8C6B0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375F7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CE64CE2" w14:textId="77777777" w:rsidR="00652DEA" w:rsidRPr="00B32B9A" w:rsidRDefault="00C15CB5">
            <w:pPr>
              <w:pStyle w:val="aff2"/>
              <w:widowControl w:val="0"/>
              <w:numPr>
                <w:ilvl w:val="0"/>
                <w:numId w:val="97"/>
              </w:numPr>
              <w:spacing w:beforeLines="50" w:before="120" w:afterLines="50" w:after="120"/>
              <w:jc w:val="both"/>
              <w:rPr>
                <w:ins w:id="6532" w:author="Xuning Wei12232" w:date="2026-10-20T16:01:00Z"/>
                <w:rFonts w:ascii="Times New Roman" w:eastAsia="仿宋_GB2312" w:hAnsi="Times New Roman" w:cs="Times New Roman"/>
                <w:color w:val="000000" w:themeColor="text1"/>
                <w:sz w:val="18"/>
                <w:szCs w:val="18"/>
              </w:rPr>
              <w:pPrChange w:id="6533" w:author="Xuning Wei12232" w:date="2026-10-20T16:00:00Z">
                <w:pPr>
                  <w:widowControl w:val="0"/>
                  <w:spacing w:beforeLines="50" w:before="120" w:afterLines="50" w:after="120"/>
                  <w:contextualSpacing/>
                </w:pPr>
              </w:pPrChange>
            </w:pPr>
            <w:del w:id="6534" w:author="Xuning Wei12232" w:date="2026-10-20T16:00: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535"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536" w:author="Xuning Wei12232" w:date="2026-10-24T11:11:00Z">
                  <w:rPr>
                    <w:lang w:eastAsia="zh-CN"/>
                  </w:rPr>
                </w:rPrChange>
              </w:rPr>
              <w:t xml:space="preserve"> </w:t>
            </w:r>
            <w:ins w:id="6537" w:author="Xuning Wei12232" w:date="2026-10-23T19:54:00Z">
              <w:r w:rsidRPr="00B32B9A">
                <w:rPr>
                  <w:rFonts w:ascii="Times New Roman" w:eastAsia="仿宋_GB2312" w:hAnsi="Times New Roman" w:cs="Times New Roman"/>
                  <w:color w:val="000000" w:themeColor="text1"/>
                  <w:sz w:val="18"/>
                  <w:szCs w:val="18"/>
                  <w:rPrChange w:id="6538" w:author="Xuning Wei12232" w:date="2026-10-24T11:11:00Z">
                    <w:rPr>
                      <w:rFonts w:ascii="Times New Roman" w:eastAsia="仿宋_GB2312" w:hAnsi="Times New Roman" w:cs="Times New Roman"/>
                      <w:color w:val="000000" w:themeColor="text1"/>
                      <w:sz w:val="18"/>
                      <w:szCs w:val="18"/>
                      <w:highlight w:val="lightGray"/>
                    </w:rPr>
                  </w:rPrChange>
                </w:rPr>
                <w:t>DM</w:t>
              </w:r>
              <w:r w:rsidRPr="00B32B9A">
                <w:rPr>
                  <w:rFonts w:ascii="Times New Roman" w:eastAsia="仿宋_GB2312" w:hAnsi="Times New Roman" w:cs="Times New Roman"/>
                  <w:color w:val="000000" w:themeColor="text1"/>
                  <w:sz w:val="18"/>
                  <w:szCs w:val="18"/>
                  <w:rPrChange w:id="6539"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540" w:author="Xuning Wei12232" w:date="2026-10-20T19:21:00Z">
              <w:r w:rsidRPr="00B32B9A">
                <w:rPr>
                  <w:rFonts w:ascii="Times New Roman" w:eastAsia="仿宋_GB2312" w:hAnsi="Times New Roman" w:cs="Times New Roman"/>
                  <w:color w:val="000000" w:themeColor="text1"/>
                  <w:sz w:val="18"/>
                  <w:szCs w:val="18"/>
                </w:rPr>
                <w:t xml:space="preserve"> </w:t>
              </w:r>
            </w:ins>
            <w:del w:id="6541" w:author="Xuning Wei12232" w:date="2026-10-20T08:14:00Z">
              <w:r w:rsidRPr="00B32B9A">
                <w:rPr>
                  <w:rFonts w:ascii="Times New Roman" w:eastAsia="仿宋_GB2312" w:hAnsi="Times New Roman" w:cs="Times New Roman"/>
                  <w:color w:val="000000" w:themeColor="text1"/>
                  <w:sz w:val="18"/>
                  <w:szCs w:val="18"/>
                  <w:lang w:eastAsia="zh-CN"/>
                  <w:rPrChange w:id="6542" w:author="Xuning Wei12232" w:date="2026-10-24T11:11:00Z">
                    <w:rPr>
                      <w:lang w:eastAsia="zh-CN"/>
                    </w:rPr>
                  </w:rPrChange>
                </w:rPr>
                <w:delText>8.0 V DMF (7.584 kg/kg)</w:delText>
              </w:r>
            </w:del>
            <w:del w:id="6543" w:author="Xuning Wei12232" w:date="2026-10-20T19:21:00Z">
              <w:r w:rsidRPr="00B32B9A">
                <w:rPr>
                  <w:rFonts w:ascii="Times New Roman" w:eastAsia="仿宋_GB2312" w:hAnsi="Times New Roman" w:cs="Times New Roman"/>
                  <w:color w:val="000000" w:themeColor="text1"/>
                  <w:sz w:val="18"/>
                  <w:szCs w:val="18"/>
                  <w:rPrChange w:id="654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545" w:author="Xuning Wei12232" w:date="2026-10-24T11:11:00Z">
                  <w:rPr/>
                </w:rPrChange>
              </w:rPr>
              <w:t>into the activation tank (TJ4S-1213-Sy15</w:t>
            </w:r>
            <w:r w:rsidRPr="00B32B9A">
              <w:rPr>
                <w:rFonts w:ascii="Times New Roman" w:eastAsia="仿宋_GB2312" w:hAnsi="Times New Roman" w:cs="Times New Roman"/>
                <w:color w:val="000000" w:themeColor="text1"/>
                <w:sz w:val="18"/>
                <w:szCs w:val="18"/>
                <w:lang w:eastAsia="zh-CN"/>
                <w:rPrChange w:id="6546" w:author="Xuning Wei12232" w:date="2026-10-24T11:11:00Z">
                  <w:rPr>
                    <w:lang w:eastAsia="zh-CN"/>
                  </w:rPr>
                </w:rPrChange>
              </w:rPr>
              <w:t>-R01)</w:t>
            </w:r>
            <w:r w:rsidRPr="00B32B9A">
              <w:rPr>
                <w:rFonts w:ascii="Times New Roman" w:eastAsia="仿宋_GB2312" w:hAnsi="Times New Roman" w:cs="Times New Roman"/>
                <w:color w:val="000000" w:themeColor="text1"/>
                <w:sz w:val="18"/>
                <w:szCs w:val="18"/>
                <w:rPrChange w:id="6547" w:author="Xuning Wei12232" w:date="2026-10-24T11:11:00Z">
                  <w:rPr/>
                </w:rPrChange>
              </w:rPr>
              <w:t>. Circulate and clean the activating liquid transfer pipeline, solid charging port cleaning pipeline and liquid charging port</w:t>
            </w:r>
            <w:r w:rsidRPr="00B32B9A">
              <w:rPr>
                <w:rFonts w:ascii="Times New Roman" w:eastAsia="仿宋_GB2312" w:hAnsi="Times New Roman" w:cs="Times New Roman"/>
                <w:color w:val="000000" w:themeColor="text1"/>
                <w:sz w:val="18"/>
                <w:szCs w:val="18"/>
                <w:rPrChange w:id="6548" w:author="Xuning Wei12232" w:date="2026-10-24T11:11:00Z">
                  <w:rPr>
                    <w:color w:val="0000FF"/>
                  </w:rPr>
                </w:rPrChange>
              </w:rPr>
              <w:t xml:space="preserve"> cleaning pipeline.</w:t>
            </w:r>
            <w:del w:id="6549" w:author="Xuning Wei12232" w:date="2026-10-20T16:01:00Z">
              <w:r w:rsidRPr="00B32B9A">
                <w:rPr>
                  <w:rFonts w:ascii="Times New Roman" w:eastAsia="仿宋_GB2312" w:hAnsi="Times New Roman" w:cs="Times New Roman"/>
                  <w:color w:val="000000" w:themeColor="text1"/>
                  <w:sz w:val="18"/>
                  <w:szCs w:val="18"/>
                  <w:rPrChange w:id="655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551" w:author="Xuning Wei12232" w:date="2026-10-24T11:11:00Z">
                    <w:rPr/>
                  </w:rPrChange>
                </w:rPr>
                <w:br/>
                <w:delText xml:space="preserve">2. </w:delText>
              </w:r>
            </w:del>
          </w:p>
          <w:p w14:paraId="547873A5" w14:textId="77777777" w:rsidR="00652DEA" w:rsidRPr="00B32B9A" w:rsidRDefault="00C15CB5">
            <w:pPr>
              <w:pStyle w:val="aff2"/>
              <w:widowControl w:val="0"/>
              <w:numPr>
                <w:ilvl w:val="0"/>
                <w:numId w:val="97"/>
              </w:numPr>
              <w:spacing w:beforeLines="50" w:before="120" w:afterLines="50" w:after="120"/>
              <w:jc w:val="both"/>
              <w:rPr>
                <w:ins w:id="6552" w:author="Xuning Wei12232" w:date="2026-10-20T16:01:00Z"/>
                <w:rFonts w:ascii="Times New Roman" w:eastAsia="仿宋_GB2312" w:hAnsi="Times New Roman" w:cs="Times New Roman"/>
                <w:color w:val="000000" w:themeColor="text1"/>
                <w:sz w:val="18"/>
                <w:szCs w:val="18"/>
              </w:rPr>
              <w:pPrChange w:id="6553"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54" w:author="Xuning Wei12232" w:date="2026-10-24T11:11:00Z">
                  <w:rPr/>
                </w:rPrChange>
              </w:rPr>
              <w:t>After the liquid is filtered out of the synthesis reactor. Transfer the mixture in activation tank (TJ4S-1213-Sy15-R01) to synthesis reactor (TJ4S-1213-Sy15).</w:t>
            </w:r>
            <w:del w:id="6555" w:author="Xuning Wei12232" w:date="2026-10-20T16:01:00Z">
              <w:r w:rsidRPr="00B32B9A">
                <w:rPr>
                  <w:rFonts w:ascii="Times New Roman" w:eastAsia="仿宋_GB2312" w:hAnsi="Times New Roman" w:cs="Times New Roman"/>
                  <w:color w:val="000000" w:themeColor="text1"/>
                  <w:sz w:val="18"/>
                  <w:szCs w:val="18"/>
                  <w:rPrChange w:id="6556" w:author="Xuning Wei12232" w:date="2026-10-24T11:11:00Z">
                    <w:rPr/>
                  </w:rPrChange>
                </w:rPr>
                <w:br/>
                <w:delText xml:space="preserve">3. </w:delText>
              </w:r>
            </w:del>
          </w:p>
          <w:p w14:paraId="62867385" w14:textId="77777777" w:rsidR="00652DEA" w:rsidRPr="00B32B9A" w:rsidRDefault="00C15CB5">
            <w:pPr>
              <w:pStyle w:val="aff2"/>
              <w:widowControl w:val="0"/>
              <w:numPr>
                <w:ilvl w:val="0"/>
                <w:numId w:val="97"/>
              </w:numPr>
              <w:spacing w:beforeLines="50" w:before="120" w:afterLines="50" w:after="120"/>
              <w:jc w:val="both"/>
              <w:rPr>
                <w:rFonts w:ascii="Times New Roman" w:eastAsia="仿宋_GB2312" w:hAnsi="Times New Roman" w:cs="Times New Roman"/>
                <w:color w:val="000000" w:themeColor="text1"/>
                <w:sz w:val="18"/>
                <w:szCs w:val="18"/>
                <w:rPrChange w:id="6557" w:author="Xuning Wei12232" w:date="2026-10-24T11:11:00Z">
                  <w:rPr/>
                </w:rPrChange>
              </w:rPr>
              <w:pPrChange w:id="6558" w:author="Xuning Wei12232" w:date="2026-10-20T16:00: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59"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560"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561" w:author="Xuning Wei12232" w:date="2026-10-24T11:11:00Z">
                  <w:rPr/>
                </w:rPrChange>
              </w:rPr>
              <w:t>. Drain until there is no obvious drip</w:t>
            </w:r>
          </w:p>
          <w:p w14:paraId="5785589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562"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3 times.</w:t>
            </w:r>
          </w:p>
        </w:tc>
      </w:tr>
      <w:tr w:rsidR="00652DEA" w:rsidRPr="00B32B9A" w14:paraId="014E6B5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382A3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A981E7"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De-Fmoc</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82F180" w14:textId="77777777" w:rsidR="00652DEA" w:rsidRPr="00B32B9A" w:rsidRDefault="00C15CB5">
            <w:pPr>
              <w:pStyle w:val="aff2"/>
              <w:widowControl w:val="0"/>
              <w:numPr>
                <w:ilvl w:val="0"/>
                <w:numId w:val="98"/>
              </w:numPr>
              <w:spacing w:beforeLines="50" w:before="120" w:afterLines="50" w:after="120"/>
              <w:jc w:val="both"/>
              <w:rPr>
                <w:ins w:id="6563" w:author="Xuning Wei12232" w:date="2026-10-20T16:01:00Z"/>
                <w:rFonts w:ascii="Times New Roman" w:eastAsia="仿宋_GB2312" w:hAnsi="Times New Roman" w:cs="Times New Roman"/>
                <w:color w:val="000000" w:themeColor="text1"/>
                <w:sz w:val="18"/>
                <w:szCs w:val="18"/>
              </w:rPr>
              <w:pPrChange w:id="6564" w:author="Xuning Wei12232" w:date="2026-10-20T16:01:00Z">
                <w:pPr>
                  <w:widowControl w:val="0"/>
                  <w:spacing w:beforeLines="50" w:before="120" w:afterLines="50" w:after="120"/>
                  <w:contextualSpacing/>
                </w:pPr>
              </w:pPrChange>
            </w:pPr>
            <w:del w:id="6565" w:author="Xuning Wei12232" w:date="2026-10-20T16:01: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56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567" w:author="Xuning Wei12232" w:date="2026-10-24T11:11:00Z">
                  <w:rPr>
                    <w:lang w:eastAsia="zh-CN"/>
                  </w:rPr>
                </w:rPrChange>
              </w:rPr>
              <w:t xml:space="preserve"> </w:t>
            </w:r>
            <w:del w:id="6568" w:author="Xuning Wei12232" w:date="2026-10-20T08:14:00Z">
              <w:r w:rsidRPr="00B32B9A">
                <w:rPr>
                  <w:rFonts w:ascii="Times New Roman" w:eastAsia="仿宋_GB2312" w:hAnsi="Times New Roman" w:cs="Times New Roman"/>
                  <w:bCs w:val="0"/>
                  <w:color w:val="000000" w:themeColor="text1"/>
                  <w:sz w:val="18"/>
                  <w:szCs w:val="18"/>
                  <w:lang w:eastAsia="zh-CN"/>
                  <w:rPrChange w:id="6569" w:author="Xuning Wei12232" w:date="2026-10-24T11:11:00Z">
                    <w:rPr>
                      <w:lang w:eastAsia="zh-CN"/>
                    </w:rPr>
                  </w:rPrChange>
                </w:rPr>
                <w:delText>8.0 V 20 % piperidine in DMF (7.448 kg/kg)</w:delText>
              </w:r>
            </w:del>
            <w:ins w:id="6570" w:author="Xuning Wei12232" w:date="2026-10-20T08:14:00Z">
              <w:r w:rsidRPr="00B32B9A">
                <w:rPr>
                  <w:rFonts w:ascii="Times New Roman" w:eastAsia="仿宋_GB2312" w:hAnsi="Times New Roman" w:cs="Times New Roman"/>
                  <w:bCs w:val="0"/>
                  <w:color w:val="000000" w:themeColor="text1"/>
                  <w:sz w:val="18"/>
                  <w:szCs w:val="18"/>
                  <w:lang w:eastAsia="zh-CN"/>
                  <w:rPrChange w:id="6571" w:author="Xuning Wei12232" w:date="2026-10-24T11:11:00Z">
                    <w:rPr>
                      <w:lang w:eastAsia="zh-CN"/>
                    </w:rPr>
                  </w:rPrChange>
                </w:rPr>
                <w:t xml:space="preserve">20 % piperidine in </w:t>
              </w:r>
            </w:ins>
            <w:ins w:id="6572" w:author="Xuning Wei12232" w:date="2026-10-20T20:01:00Z">
              <w:r w:rsidRPr="00B32B9A">
                <w:rPr>
                  <w:rFonts w:ascii="Times New Roman" w:eastAsia="仿宋_GB2312" w:hAnsi="Times New Roman" w:cs="Times New Roman"/>
                  <w:bCs w:val="0"/>
                  <w:color w:val="000000" w:themeColor="text1"/>
                  <w:sz w:val="18"/>
                  <w:szCs w:val="18"/>
                  <w:lang w:eastAsia="zh-CN"/>
                  <w:rPrChange w:id="6573"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sidRPr="00B32B9A">
              <w:rPr>
                <w:rFonts w:ascii="Times New Roman" w:eastAsia="仿宋_GB2312" w:hAnsi="Times New Roman" w:cs="Times New Roman"/>
                <w:bCs w:val="0"/>
                <w:color w:val="000000" w:themeColor="text1"/>
                <w:sz w:val="18"/>
                <w:szCs w:val="18"/>
                <w:lang w:eastAsia="zh-CN"/>
                <w:rPrChange w:id="6574" w:author="Xuning Wei12232" w:date="2026-10-24T11:11:00Z">
                  <w:rPr>
                    <w:lang w:eastAsia="zh-CN"/>
                  </w:rPr>
                </w:rPrChange>
              </w:rPr>
              <w:t xml:space="preserve"> </w:t>
            </w:r>
            <w:r w:rsidRPr="00B32B9A">
              <w:rPr>
                <w:rFonts w:ascii="Times New Roman" w:eastAsia="仿宋_GB2312" w:hAnsi="Times New Roman" w:cs="Times New Roman"/>
                <w:color w:val="000000" w:themeColor="text1"/>
                <w:sz w:val="18"/>
                <w:szCs w:val="18"/>
                <w:rPrChange w:id="6575" w:author="Xuning Wei12232" w:date="2026-10-24T11:11:00Z">
                  <w:rPr/>
                </w:rPrChange>
              </w:rPr>
              <w:t xml:space="preserve">into TJ4S-1213-Sy15. </w:t>
            </w:r>
            <w:del w:id="6576" w:author="Xuning Wei12232" w:date="2026-10-20T16:01:00Z">
              <w:r w:rsidRPr="00B32B9A">
                <w:rPr>
                  <w:rFonts w:ascii="Times New Roman" w:eastAsia="仿宋_GB2312" w:hAnsi="Times New Roman" w:cs="Times New Roman"/>
                  <w:color w:val="000000" w:themeColor="text1"/>
                  <w:sz w:val="18"/>
                  <w:szCs w:val="18"/>
                  <w:rPrChange w:id="6577" w:author="Xuning Wei12232" w:date="2026-10-24T11:11:00Z">
                    <w:rPr/>
                  </w:rPrChange>
                </w:rPr>
                <w:br/>
                <w:delText xml:space="preserve">2. </w:delText>
              </w:r>
            </w:del>
          </w:p>
          <w:p w14:paraId="1194E756" w14:textId="77777777" w:rsidR="00652DEA" w:rsidRPr="00B32B9A" w:rsidRDefault="00C15CB5">
            <w:pPr>
              <w:pStyle w:val="aff2"/>
              <w:widowControl w:val="0"/>
              <w:numPr>
                <w:ilvl w:val="0"/>
                <w:numId w:val="98"/>
              </w:numPr>
              <w:spacing w:beforeLines="50" w:before="120" w:afterLines="50" w:after="120"/>
              <w:jc w:val="both"/>
              <w:rPr>
                <w:ins w:id="6578" w:author="Xuning Wei12232" w:date="2026-10-20T16:01:00Z"/>
                <w:rFonts w:ascii="Times New Roman" w:eastAsia="仿宋_GB2312" w:hAnsi="Times New Roman" w:cs="Times New Roman"/>
                <w:color w:val="000000" w:themeColor="text1"/>
                <w:sz w:val="18"/>
                <w:szCs w:val="18"/>
              </w:rPr>
              <w:pPrChange w:id="6579"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580" w:author="Xuning Wei12232" w:date="2026-10-24T11:11:00Z">
                  <w:rPr/>
                </w:rPrChange>
              </w:rPr>
              <w:t xml:space="preserve">Bubble with nitrogen for 5 ± 2 min, then start the </w:t>
            </w:r>
            <w:r w:rsidRPr="00B32B9A">
              <w:rPr>
                <w:rFonts w:ascii="Times New Roman" w:eastAsia="仿宋_GB2312" w:hAnsi="Times New Roman" w:cs="Times New Roman"/>
                <w:color w:val="000000" w:themeColor="text1"/>
                <w:sz w:val="18"/>
                <w:szCs w:val="18"/>
                <w:rPrChange w:id="6581" w:author="Xuning Wei12232" w:date="2026-10-24T11:11:00Z">
                  <w:rPr>
                    <w:color w:val="0000FF"/>
                  </w:rPr>
                </w:rPrChange>
              </w:rPr>
              <w:t>agitator</w:t>
            </w:r>
            <w:r w:rsidRPr="00B32B9A">
              <w:rPr>
                <w:rFonts w:ascii="Times New Roman" w:eastAsia="仿宋_GB2312" w:hAnsi="Times New Roman" w:cs="Times New Roman"/>
                <w:color w:val="000000" w:themeColor="text1"/>
                <w:sz w:val="18"/>
                <w:szCs w:val="18"/>
                <w:rPrChange w:id="6582" w:author="Xuning Wei12232" w:date="2026-10-24T11:11:00Z">
                  <w:rPr/>
                </w:rPrChange>
              </w:rPr>
              <w:t>.</w:t>
            </w:r>
            <w:del w:id="6583" w:author="Xuning Wei12232" w:date="2026-10-20T16:01:00Z">
              <w:r w:rsidRPr="00B32B9A">
                <w:rPr>
                  <w:rFonts w:ascii="Times New Roman" w:eastAsia="仿宋_GB2312" w:hAnsi="Times New Roman" w:cs="Times New Roman"/>
                  <w:color w:val="000000" w:themeColor="text1"/>
                  <w:sz w:val="18"/>
                  <w:szCs w:val="18"/>
                  <w:rPrChange w:id="6584" w:author="Xuning Wei12232" w:date="2026-10-24T11:11:00Z">
                    <w:rPr/>
                  </w:rPrChange>
                </w:rPr>
                <w:br/>
                <w:delText xml:space="preserve">3. </w:delText>
              </w:r>
            </w:del>
          </w:p>
          <w:p w14:paraId="1151CFBC" w14:textId="6D8E7912" w:rsidR="00652DEA" w:rsidRPr="00B32B9A" w:rsidRDefault="00C15CB5">
            <w:pPr>
              <w:pStyle w:val="aff2"/>
              <w:widowControl w:val="0"/>
              <w:numPr>
                <w:ilvl w:val="0"/>
                <w:numId w:val="98"/>
              </w:numPr>
              <w:spacing w:beforeLines="50" w:before="120" w:afterLines="50" w:after="120"/>
              <w:jc w:val="both"/>
              <w:rPr>
                <w:ins w:id="6585" w:author="Xuning Wei12232" w:date="2026-10-20T16:01:00Z"/>
                <w:rFonts w:ascii="Times New Roman" w:eastAsia="仿宋_GB2312" w:hAnsi="Times New Roman" w:cs="Times New Roman"/>
                <w:color w:val="000000" w:themeColor="text1"/>
                <w:sz w:val="18"/>
                <w:szCs w:val="18"/>
              </w:rPr>
              <w:pPrChange w:id="6586"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587" w:author="Xuning Wei12232" w:date="2026-10-24T11:11:00Z">
                  <w:rPr>
                    <w:lang w:eastAsia="zh-CN"/>
                  </w:rPr>
                </w:rPrChange>
              </w:rPr>
              <w:t>A</w:t>
            </w:r>
            <w:r w:rsidRPr="00B32B9A">
              <w:rPr>
                <w:rFonts w:ascii="Times New Roman" w:eastAsia="仿宋_GB2312" w:hAnsi="Times New Roman" w:cs="Times New Roman"/>
                <w:color w:val="000000" w:themeColor="text1"/>
                <w:sz w:val="18"/>
                <w:szCs w:val="18"/>
                <w:rPrChange w:id="6588" w:author="Xuning Wei12232" w:date="2026-10-24T11:11:00Z">
                  <w:rPr/>
                </w:rPrChange>
              </w:rPr>
              <w:t xml:space="preserve">djust to </w:t>
            </w:r>
            <w:r w:rsidR="00B1139B">
              <w:rPr>
                <w:rFonts w:ascii="Times New Roman" w:eastAsia="仿宋_GB2312" w:hAnsi="Times New Roman" w:cs="Times New Roman"/>
                <w:color w:val="000000" w:themeColor="text1"/>
                <w:sz w:val="18"/>
                <w:szCs w:val="18"/>
              </w:rPr>
              <w:t>25 ± 5 °C</w:t>
            </w:r>
            <w:ins w:id="6589" w:author="Xuning Wei12232" w:date="2026-10-20T20:04:00Z">
              <w:r w:rsidRPr="00B32B9A">
                <w:rPr>
                  <w:rFonts w:ascii="Times New Roman" w:eastAsia="仿宋_GB2312" w:hAnsi="Times New Roman" w:cs="Times New Roman"/>
                  <w:color w:val="000000" w:themeColor="text1"/>
                  <w:sz w:val="18"/>
                  <w:szCs w:val="18"/>
                </w:rPr>
                <w:t xml:space="preserve"> (target: </w:t>
              </w:r>
            </w:ins>
            <w:r w:rsidR="00B1139B">
              <w:rPr>
                <w:rFonts w:ascii="Times New Roman" w:eastAsia="仿宋_GB2312" w:hAnsi="Times New Roman" w:cs="Times New Roman"/>
                <w:color w:val="000000" w:themeColor="text1"/>
                <w:sz w:val="18"/>
                <w:szCs w:val="18"/>
              </w:rPr>
              <w:t>25 °C</w:t>
            </w:r>
            <w:ins w:id="6590" w:author="Xuning Wei12232" w:date="2026-10-20T20:04:00Z">
              <w:r w:rsidRPr="00B32B9A">
                <w:rPr>
                  <w:rFonts w:ascii="Times New Roman" w:eastAsia="仿宋_GB2312" w:hAnsi="Times New Roman" w:cs="Times New Roman"/>
                  <w:color w:val="000000" w:themeColor="text1"/>
                  <w:sz w:val="18"/>
                  <w:szCs w:val="18"/>
                </w:rPr>
                <w:t>)</w:t>
              </w:r>
            </w:ins>
            <w:ins w:id="6591" w:author="Xuning Wei12232" w:date="2026-10-22T10:27:00Z">
              <w:r w:rsidRPr="00B32B9A">
                <w:rPr>
                  <w:rFonts w:ascii="Times New Roman" w:eastAsia="仿宋_GB2312" w:hAnsi="Times New Roman" w:cs="Times New Roman"/>
                  <w:color w:val="000000" w:themeColor="text1"/>
                  <w:sz w:val="18"/>
                  <w:szCs w:val="18"/>
                </w:rPr>
                <w:t xml:space="preserve">, </w:t>
              </w:r>
            </w:ins>
            <w:del w:id="6592" w:author="Xuning Wei12232" w:date="2026-10-20T14:33:00Z">
              <w:r w:rsidRPr="00B32B9A">
                <w:rPr>
                  <w:rFonts w:ascii="Times New Roman" w:eastAsia="仿宋_GB2312" w:hAnsi="Times New Roman" w:cs="Times New Roman"/>
                  <w:color w:val="000000" w:themeColor="text1"/>
                  <w:sz w:val="18"/>
                  <w:szCs w:val="18"/>
                  <w:rPrChange w:id="6593" w:author="Xuning Wei12232" w:date="2026-10-24T11:11:00Z">
                    <w:rPr/>
                  </w:rPrChange>
                </w:rPr>
                <w:delText>25 ± 5 °C</w:delText>
              </w:r>
            </w:del>
            <w:del w:id="6594" w:author="Xuning Wei12232" w:date="2026-10-20T20:04:00Z">
              <w:r w:rsidRPr="00B32B9A">
                <w:rPr>
                  <w:rFonts w:ascii="Times New Roman" w:eastAsia="仿宋_GB2312" w:hAnsi="Times New Roman" w:cs="Times New Roman"/>
                  <w:color w:val="000000" w:themeColor="text1"/>
                  <w:sz w:val="18"/>
                  <w:szCs w:val="18"/>
                  <w:rPrChange w:id="6595" w:author="Xuning Wei12232" w:date="2026-10-24T11:11:00Z">
                    <w:rPr/>
                  </w:rPrChange>
                </w:rPr>
                <w:delText xml:space="preserve"> (target: 25 °C) </w:delText>
              </w:r>
            </w:del>
            <w:r w:rsidRPr="00B32B9A">
              <w:rPr>
                <w:rFonts w:ascii="Times New Roman" w:eastAsia="仿宋_GB2312" w:hAnsi="Times New Roman" w:cs="Times New Roman"/>
                <w:color w:val="000000" w:themeColor="text1"/>
                <w:sz w:val="18"/>
                <w:szCs w:val="18"/>
                <w:rPrChange w:id="6596" w:author="Xuning Wei12232" w:date="2026-10-24T11:11:00Z">
                  <w:rPr/>
                </w:rPrChange>
              </w:rPr>
              <w:t xml:space="preserve">and </w:t>
            </w:r>
            <w:r w:rsidR="00B32B9A" w:rsidRPr="00B32B9A">
              <w:rPr>
                <w:rFonts w:ascii="Times New Roman" w:eastAsia="仿宋_GB2312" w:hAnsi="Times New Roman" w:cs="Times New Roman"/>
                <w:color w:val="000000" w:themeColor="text1"/>
                <w:sz w:val="18"/>
                <w:szCs w:val="18"/>
              </w:rPr>
              <w:t>stir for 110 -130 min</w:t>
            </w:r>
            <w:del w:id="6597" w:author="Xuning Wei12232" w:date="2026-10-22T10:27:00Z">
              <w:r w:rsidRPr="00B32B9A">
                <w:rPr>
                  <w:rFonts w:ascii="Times New Roman" w:eastAsia="仿宋_GB2312" w:hAnsi="Times New Roman" w:cs="Times New Roman"/>
                  <w:color w:val="000000" w:themeColor="text1"/>
                  <w:sz w:val="18"/>
                  <w:szCs w:val="18"/>
                  <w:rPrChange w:id="6598" w:author="Xuning Wei12232" w:date="2026-10-24T11:11:00Z">
                    <w:rPr/>
                  </w:rPrChange>
                </w:rPr>
                <w:delText>2 h ± 15 min</w:delText>
              </w:r>
            </w:del>
            <w:r w:rsidRPr="00B32B9A">
              <w:rPr>
                <w:rFonts w:ascii="Times New Roman" w:eastAsia="仿宋_GB2312" w:hAnsi="Times New Roman" w:cs="Times New Roman"/>
                <w:color w:val="000000" w:themeColor="text1"/>
                <w:sz w:val="18"/>
                <w:szCs w:val="18"/>
                <w:rPrChange w:id="6599" w:author="Xuning Wei12232" w:date="2026-10-24T11:11:00Z">
                  <w:rPr/>
                </w:rPrChange>
              </w:rPr>
              <w:t xml:space="preserve"> (target: 2 h) at </w:t>
            </w:r>
            <w:del w:id="6600" w:author="Xuning Wei12232" w:date="2026-10-20T14:33:00Z">
              <w:r w:rsidRPr="00B32B9A">
                <w:rPr>
                  <w:rFonts w:ascii="Times New Roman" w:eastAsia="仿宋_GB2312" w:hAnsi="Times New Roman" w:cs="Times New Roman"/>
                  <w:color w:val="000000" w:themeColor="text1"/>
                  <w:sz w:val="18"/>
                  <w:szCs w:val="18"/>
                  <w:rPrChange w:id="6601" w:author="Xuning Wei12232" w:date="2026-10-24T11:11:00Z">
                    <w:rPr/>
                  </w:rPrChange>
                </w:rPr>
                <w:delText>25 ± 5 °C</w:delText>
              </w:r>
            </w:del>
            <w:r w:rsidR="00B1139B">
              <w:rPr>
                <w:rFonts w:ascii="Times New Roman" w:eastAsia="仿宋_GB2312" w:hAnsi="Times New Roman" w:cs="Times New Roman"/>
                <w:color w:val="000000" w:themeColor="text1"/>
                <w:sz w:val="18"/>
                <w:szCs w:val="18"/>
              </w:rPr>
              <w:t>25 ± 5 °C</w:t>
            </w:r>
            <w:r w:rsidRPr="00B32B9A">
              <w:rPr>
                <w:rFonts w:ascii="Times New Roman" w:eastAsia="仿宋_GB2312" w:hAnsi="Times New Roman" w:cs="Times New Roman"/>
                <w:color w:val="000000" w:themeColor="text1"/>
                <w:sz w:val="18"/>
                <w:szCs w:val="18"/>
                <w:rPrChange w:id="6602" w:author="Xuning Wei12232" w:date="2026-10-24T11:11:00Z">
                  <w:rPr/>
                </w:rPrChange>
              </w:rPr>
              <w:t xml:space="preserve"> (target: </w:t>
            </w:r>
            <w:del w:id="6603" w:author="Xuning Wei12232" w:date="2026-10-20T21:36:00Z">
              <w:r w:rsidRPr="00B32B9A">
                <w:rPr>
                  <w:rFonts w:ascii="Times New Roman" w:eastAsia="仿宋_GB2312" w:hAnsi="Times New Roman" w:cs="Times New Roman"/>
                  <w:color w:val="000000" w:themeColor="text1"/>
                  <w:sz w:val="18"/>
                  <w:szCs w:val="18"/>
                  <w:rPrChange w:id="6604" w:author="Xuning Wei12232" w:date="2026-10-24T11:11:00Z">
                    <w:rPr/>
                  </w:rPrChange>
                </w:rPr>
                <w:delText>25 °C</w:delText>
              </w:r>
            </w:del>
            <w:r w:rsidR="00B1139B">
              <w:rPr>
                <w:rFonts w:ascii="Times New Roman" w:eastAsia="仿宋_GB2312" w:hAnsi="Times New Roman" w:cs="Times New Roman"/>
                <w:color w:val="000000" w:themeColor="text1"/>
                <w:sz w:val="18"/>
                <w:szCs w:val="18"/>
              </w:rPr>
              <w:t>25 °C</w:t>
            </w:r>
            <w:r w:rsidRPr="00B32B9A">
              <w:rPr>
                <w:rFonts w:ascii="Times New Roman" w:eastAsia="仿宋_GB2312" w:hAnsi="Times New Roman" w:cs="Times New Roman"/>
                <w:color w:val="000000" w:themeColor="text1"/>
                <w:sz w:val="18"/>
                <w:szCs w:val="18"/>
                <w:rPrChange w:id="6605" w:author="Xuning Wei12232" w:date="2026-10-24T11:11:00Z">
                  <w:rPr/>
                </w:rPrChange>
              </w:rPr>
              <w:t>).</w:t>
            </w:r>
            <w:del w:id="6606" w:author="Xuning Wei12232" w:date="2026-10-20T16:01:00Z">
              <w:r w:rsidRPr="00B32B9A">
                <w:rPr>
                  <w:rFonts w:ascii="Times New Roman" w:eastAsia="仿宋_GB2312" w:hAnsi="Times New Roman" w:cs="Times New Roman"/>
                  <w:color w:val="000000" w:themeColor="text1"/>
                  <w:sz w:val="18"/>
                  <w:szCs w:val="18"/>
                  <w:rPrChange w:id="6607" w:author="Xuning Wei12232" w:date="2026-10-24T11:11:00Z">
                    <w:rPr/>
                  </w:rPrChange>
                </w:rPr>
                <w:br/>
                <w:delText xml:space="preserve">4. </w:delText>
              </w:r>
            </w:del>
          </w:p>
          <w:p w14:paraId="1BD22AE9" w14:textId="77777777" w:rsidR="00652DEA" w:rsidRPr="00B32B9A" w:rsidRDefault="00C15CB5">
            <w:pPr>
              <w:pStyle w:val="aff2"/>
              <w:widowControl w:val="0"/>
              <w:numPr>
                <w:ilvl w:val="0"/>
                <w:numId w:val="98"/>
              </w:numPr>
              <w:spacing w:beforeLines="50" w:before="120" w:afterLines="50" w:after="120"/>
              <w:jc w:val="both"/>
              <w:rPr>
                <w:rFonts w:ascii="Times New Roman" w:eastAsia="仿宋_GB2312" w:hAnsi="Times New Roman" w:cs="Times New Roman"/>
                <w:color w:val="000000" w:themeColor="text1"/>
                <w:sz w:val="18"/>
                <w:szCs w:val="18"/>
                <w:rPrChange w:id="6608" w:author="Xuning Wei12232" w:date="2026-10-24T11:11:00Z">
                  <w:rPr/>
                </w:rPrChange>
              </w:rPr>
              <w:pPrChange w:id="6609" w:author="Xuning Wei12232" w:date="2026-10-20T16:01: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10" w:author="Xuning Wei12232" w:date="2026-10-24T11:11:00Z">
                  <w:rPr/>
                </w:rPrChange>
              </w:rPr>
              <w:t xml:space="preserve">Stop stirring, turn off the nitrogen. Drain until there is no obvious drip. </w:t>
            </w:r>
          </w:p>
        </w:tc>
      </w:tr>
      <w:tr w:rsidR="00652DEA" w:rsidRPr="00B32B9A" w14:paraId="7A491AF7"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71F136"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6CC7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C2CD77D" w14:textId="5E77AD32" w:rsidR="00652DEA" w:rsidRPr="00B32B9A" w:rsidRDefault="00C15CB5">
            <w:pPr>
              <w:pStyle w:val="aff2"/>
              <w:widowControl w:val="0"/>
              <w:numPr>
                <w:ilvl w:val="0"/>
                <w:numId w:val="99"/>
              </w:numPr>
              <w:spacing w:beforeLines="50" w:before="120" w:afterLines="50" w:after="120"/>
              <w:jc w:val="both"/>
              <w:rPr>
                <w:ins w:id="6611" w:author="Xuning Wei12232" w:date="2026-10-20T16:02:00Z"/>
                <w:rFonts w:ascii="Times New Roman" w:eastAsia="仿宋_GB2312" w:hAnsi="Times New Roman" w:cs="Times New Roman"/>
                <w:color w:val="000000" w:themeColor="text1"/>
                <w:sz w:val="18"/>
                <w:szCs w:val="18"/>
              </w:rPr>
              <w:pPrChange w:id="6612" w:author="Xuning Wei12232" w:date="2026-10-20T16:02:00Z">
                <w:pPr>
                  <w:widowControl w:val="0"/>
                  <w:spacing w:beforeLines="50" w:before="120" w:afterLines="50" w:after="120"/>
                  <w:contextualSpacing/>
                </w:pPr>
              </w:pPrChange>
            </w:pPr>
            <w:del w:id="6613" w:author="Xuning Wei12232" w:date="2026-10-20T16:02:00Z">
              <w:r w:rsidRPr="00B32B9A">
                <w:rPr>
                  <w:rFonts w:ascii="Times New Roman" w:eastAsia="仿宋_GB2312" w:hAnsi="Times New Roman" w:cs="Times New Roman"/>
                  <w:color w:val="000000" w:themeColor="text1"/>
                  <w:sz w:val="18"/>
                  <w:szCs w:val="18"/>
                </w:rPr>
                <w:delText>1.</w:delText>
              </w:r>
              <w:r w:rsidRPr="00B32B9A">
                <w:rPr>
                  <w:rFonts w:ascii="Times New Roman" w:eastAsia="仿宋_GB2312" w:hAnsi="Times New Roman" w:cs="Times New Roman"/>
                  <w:color w:val="000000" w:themeColor="text1"/>
                  <w:sz w:val="18"/>
                  <w:szCs w:val="18"/>
                  <w:rPrChange w:id="6614"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615" w:author="Xuning Wei12232" w:date="2026-10-24T11:11:00Z">
                  <w:rPr/>
                </w:rPrChange>
              </w:rPr>
              <w:t>Adjust the jacket of synthesis reactor TJ4S-1213-Sy15 to 20</w:t>
            </w:r>
            <w:r w:rsidRPr="00B32B9A">
              <w:rPr>
                <w:rFonts w:ascii="Times New Roman" w:eastAsia="仿宋_GB2312" w:hAnsi="Times New Roman" w:cs="Times New Roman" w:hint="eastAsia"/>
                <w:color w:val="000000" w:themeColor="text1"/>
                <w:sz w:val="18"/>
                <w:szCs w:val="18"/>
                <w:rPrChange w:id="6616" w:author="Xuning Wei12232" w:date="2026-10-24T11:11:00Z">
                  <w:rPr>
                    <w:rFonts w:hint="eastAsia"/>
                  </w:rPr>
                </w:rPrChange>
              </w:rPr>
              <w:t>±</w:t>
            </w:r>
            <w:r w:rsidRPr="00B32B9A">
              <w:rPr>
                <w:rFonts w:ascii="Times New Roman" w:eastAsia="仿宋_GB2312" w:hAnsi="Times New Roman" w:cs="Times New Roman"/>
                <w:color w:val="000000" w:themeColor="text1"/>
                <w:sz w:val="18"/>
                <w:szCs w:val="18"/>
                <w:rPrChange w:id="6617" w:author="Xuning Wei12232" w:date="2026-10-24T11:11:00Z">
                  <w:rPr/>
                </w:rPrChange>
              </w:rPr>
              <w:t>5 °C (</w:t>
            </w:r>
            <w:del w:id="6618" w:author="Xuning Wei12232" w:date="2026-10-24T10:48:00Z">
              <w:r w:rsidRPr="00B32B9A">
                <w:rPr>
                  <w:rFonts w:ascii="Times New Roman" w:eastAsia="仿宋_GB2312" w:hAnsi="Times New Roman" w:cs="Times New Roman"/>
                  <w:color w:val="000000" w:themeColor="text1"/>
                  <w:sz w:val="18"/>
                  <w:szCs w:val="18"/>
                  <w:rPrChange w:id="6619" w:author="Xuning Wei12232" w:date="2026-10-24T11:11:00Z">
                    <w:rPr/>
                  </w:rPrChange>
                </w:rPr>
                <w:delText>target: 20 °C</w:delText>
              </w:r>
            </w:del>
            <w:ins w:id="6620" w:author="Xuning Wei12232" w:date="2026-10-24T10:48:00Z">
              <w:r w:rsidRPr="00B32B9A">
                <w:rPr>
                  <w:rFonts w:ascii="Times New Roman" w:eastAsia="仿宋_GB2312" w:hAnsi="Times New Roman" w:cs="Times New Roman"/>
                  <w:color w:val="000000" w:themeColor="text1"/>
                  <w:sz w:val="18"/>
                  <w:szCs w:val="18"/>
                </w:rPr>
                <w:t xml:space="preserve">target: </w:t>
              </w:r>
            </w:ins>
            <w:r w:rsidR="00895007">
              <w:rPr>
                <w:rFonts w:ascii="Times New Roman" w:eastAsia="仿宋_GB2312" w:hAnsi="Times New Roman" w:cs="Times New Roman"/>
                <w:color w:val="000000" w:themeColor="text1"/>
                <w:sz w:val="18"/>
                <w:szCs w:val="18"/>
              </w:rPr>
              <w:t>20 °C</w:t>
            </w:r>
            <w:r w:rsidRPr="00B32B9A">
              <w:rPr>
                <w:rFonts w:ascii="Times New Roman" w:eastAsia="仿宋_GB2312" w:hAnsi="Times New Roman" w:cs="Times New Roman"/>
                <w:color w:val="000000" w:themeColor="text1"/>
                <w:sz w:val="18"/>
                <w:szCs w:val="18"/>
                <w:rPrChange w:id="6621" w:author="Xuning Wei12232" w:date="2026-10-24T11:11:00Z">
                  <w:rPr/>
                </w:rPrChange>
              </w:rPr>
              <w:t>).</w:t>
            </w:r>
            <w:del w:id="6622" w:author="Xuning Wei12232" w:date="2026-10-20T16:02:00Z">
              <w:r w:rsidRPr="00B32B9A">
                <w:rPr>
                  <w:rFonts w:ascii="Times New Roman" w:eastAsia="仿宋_GB2312" w:hAnsi="Times New Roman" w:cs="Times New Roman"/>
                  <w:color w:val="000000" w:themeColor="text1"/>
                  <w:sz w:val="18"/>
                  <w:szCs w:val="18"/>
                  <w:rPrChange w:id="6623" w:author="Xuning Wei12232" w:date="2026-10-24T11:11:00Z">
                    <w:rPr/>
                  </w:rPrChange>
                </w:rPr>
                <w:br/>
                <w:delText xml:space="preserve">2. </w:delText>
              </w:r>
            </w:del>
          </w:p>
          <w:p w14:paraId="4FFD2FD8" w14:textId="256F8131" w:rsidR="00652DEA" w:rsidRPr="00B32B9A" w:rsidRDefault="00C15CB5">
            <w:pPr>
              <w:pStyle w:val="aff2"/>
              <w:widowControl w:val="0"/>
              <w:numPr>
                <w:ilvl w:val="0"/>
                <w:numId w:val="99"/>
              </w:numPr>
              <w:spacing w:beforeLines="50" w:before="120" w:afterLines="50" w:after="120"/>
              <w:jc w:val="both"/>
              <w:rPr>
                <w:ins w:id="6624" w:author="Xuning Wei12232" w:date="2026-10-20T16:02:00Z"/>
                <w:rFonts w:ascii="Times New Roman" w:eastAsia="仿宋_GB2312" w:hAnsi="Times New Roman" w:cs="Times New Roman"/>
                <w:color w:val="000000" w:themeColor="text1"/>
                <w:sz w:val="18"/>
                <w:szCs w:val="18"/>
              </w:rPr>
              <w:pPrChange w:id="6625"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26" w:author="Xuning Wei12232" w:date="2026-10-24T11:11:00Z">
                  <w:rPr/>
                </w:rPrChange>
              </w:rPr>
              <w:t>Add</w:t>
            </w:r>
            <w:r w:rsidRPr="00B32B9A">
              <w:rPr>
                <w:rFonts w:ascii="Times New Roman" w:eastAsia="仿宋_GB2312" w:hAnsi="Times New Roman" w:cs="Times New Roman"/>
                <w:color w:val="000000" w:themeColor="text1"/>
                <w:sz w:val="18"/>
                <w:szCs w:val="18"/>
                <w:lang w:eastAsia="zh-CN"/>
                <w:rPrChange w:id="6627" w:author="Xuning Wei12232" w:date="2026-10-24T11:11:00Z">
                  <w:rPr>
                    <w:lang w:eastAsia="zh-CN"/>
                  </w:rPr>
                </w:rPrChange>
              </w:rPr>
              <w:t xml:space="preserve"> </w:t>
            </w:r>
            <w:del w:id="6628" w:author="Xuning Wei12232" w:date="2026-10-18T19:02:00Z">
              <w:r w:rsidRPr="00B32B9A">
                <w:rPr>
                  <w:rFonts w:ascii="Times New Roman" w:eastAsia="仿宋_GB2312" w:hAnsi="Times New Roman" w:cs="Times New Roman"/>
                  <w:color w:val="000000" w:themeColor="text1"/>
                  <w:sz w:val="18"/>
                  <w:szCs w:val="18"/>
                  <w:lang w:eastAsia="zh-CN"/>
                  <w:rPrChange w:id="6629" w:author="Xuning Wei12232" w:date="2026-10-24T11:11:00Z">
                    <w:rPr>
                      <w:lang w:eastAsia="zh-CN"/>
                    </w:rPr>
                  </w:rPrChange>
                </w:rPr>
                <w:delText>10.0 V Isopropyl Acetate (8.730 kg/kg)</w:delText>
              </w:r>
            </w:del>
            <w:del w:id="6630" w:author="Xuning Wei12232" w:date="2026-10-20T20:08:00Z">
              <w:r w:rsidRPr="00B32B9A">
                <w:rPr>
                  <w:rFonts w:ascii="Times New Roman" w:eastAsia="仿宋_GB2312" w:hAnsi="Times New Roman" w:cs="Times New Roman"/>
                  <w:color w:val="000000" w:themeColor="text1"/>
                  <w:sz w:val="18"/>
                  <w:szCs w:val="18"/>
                  <w:lang w:eastAsia="zh-CN"/>
                  <w:rPrChange w:id="6631" w:author="Xuning Wei12232" w:date="2026-10-24T11:11:00Z">
                    <w:rPr>
                      <w:lang w:eastAsia="zh-CN"/>
                    </w:rPr>
                  </w:rPrChange>
                </w:rPr>
                <w:delText xml:space="preserve"> </w:delText>
              </w:r>
            </w:del>
            <w:ins w:id="6632" w:author="Xuning Wei12232" w:date="2026-10-20T20:08:00Z">
              <w:r w:rsidRPr="00B32B9A">
                <w:rPr>
                  <w:rFonts w:ascii="Times New Roman" w:eastAsia="仿宋_GB2312" w:hAnsi="Times New Roman" w:cs="Times New Roman"/>
                  <w:color w:val="000000" w:themeColor="text1"/>
                  <w:sz w:val="18"/>
                  <w:szCs w:val="18"/>
                  <w:lang w:eastAsia="zh-CN"/>
                </w:rPr>
                <w:t>I</w:t>
              </w:r>
              <w:commentRangeStart w:id="6633"/>
              <w:commentRangeStart w:id="6634"/>
              <w:r w:rsidRPr="00B32B9A">
                <w:rPr>
                  <w:rFonts w:ascii="Times New Roman" w:eastAsia="仿宋_GB2312" w:hAnsi="Times New Roman" w:cs="Times New Roman"/>
                  <w:color w:val="000000" w:themeColor="text1"/>
                  <w:sz w:val="18"/>
                  <w:szCs w:val="18"/>
                  <w:lang w:eastAsia="zh-CN"/>
                </w:rPr>
                <w:t xml:space="preserve">sopropyl Acetate </w:t>
              </w:r>
              <w:r w:rsidRPr="008A6F47">
                <w:rPr>
                  <w:rFonts w:ascii="Times New Roman" w:eastAsia="仿宋_GB2312" w:hAnsi="Times New Roman" w:cs="Times New Roman"/>
                  <w:color w:val="0000FF"/>
                  <w:sz w:val="18"/>
                  <w:szCs w:val="18"/>
                  <w:lang w:eastAsia="zh-CN"/>
                </w:rPr>
                <w:t>(1</w:t>
              </w:r>
            </w:ins>
            <w:r w:rsidR="008A6F47" w:rsidRPr="008A6F47">
              <w:rPr>
                <w:rFonts w:ascii="Times New Roman" w:eastAsia="仿宋_GB2312" w:hAnsi="Times New Roman" w:cs="Times New Roman"/>
                <w:color w:val="0000FF"/>
                <w:sz w:val="18"/>
                <w:szCs w:val="18"/>
                <w:lang w:eastAsia="zh-CN"/>
              </w:rPr>
              <w:t>0</w:t>
            </w:r>
            <w:ins w:id="6635" w:author="Xuning Wei12232" w:date="2026-10-20T20:08:00Z">
              <w:r w:rsidRPr="008A6F47">
                <w:rPr>
                  <w:rFonts w:ascii="Times New Roman" w:eastAsia="仿宋_GB2312" w:hAnsi="Times New Roman" w:cs="Times New Roman"/>
                  <w:color w:val="0000FF"/>
                  <w:sz w:val="18"/>
                  <w:szCs w:val="18"/>
                  <w:lang w:eastAsia="zh-CN"/>
                </w:rPr>
                <w:t>.0</w:t>
              </w:r>
            </w:ins>
            <w:ins w:id="6636" w:author="Johan Granander" w:date="2026-10-25T12:34:00Z">
              <w:r w:rsidR="00875451" w:rsidRPr="008A6F47">
                <w:rPr>
                  <w:rFonts w:ascii="Times New Roman" w:eastAsia="仿宋_GB2312" w:hAnsi="Times New Roman" w:cs="Times New Roman"/>
                  <w:color w:val="0000FF"/>
                  <w:sz w:val="18"/>
                  <w:szCs w:val="18"/>
                  <w:lang w:eastAsia="zh-CN"/>
                </w:rPr>
                <w:t xml:space="preserve"> </w:t>
              </w:r>
            </w:ins>
            <w:ins w:id="6637" w:author="Xuning Wei12232" w:date="2026-10-20T20:08:00Z">
              <w:r w:rsidRPr="008A6F47">
                <w:rPr>
                  <w:rFonts w:ascii="Times New Roman" w:eastAsia="仿宋_GB2312" w:hAnsi="Times New Roman" w:cs="Times New Roman"/>
                  <w:color w:val="0000FF"/>
                  <w:sz w:val="18"/>
                  <w:szCs w:val="18"/>
                  <w:lang w:eastAsia="zh-CN"/>
                </w:rPr>
                <w:t xml:space="preserve">V, </w:t>
              </w:r>
            </w:ins>
            <w:r w:rsidR="008A6F47" w:rsidRPr="008A6F47">
              <w:rPr>
                <w:rFonts w:ascii="Times New Roman" w:eastAsia="仿宋_GB2312" w:hAnsi="Times New Roman" w:cs="Times New Roman"/>
                <w:color w:val="0000FF"/>
                <w:sz w:val="18"/>
                <w:szCs w:val="18"/>
                <w:lang w:eastAsia="zh-CN"/>
              </w:rPr>
              <w:t>8.73</w:t>
            </w:r>
            <w:ins w:id="6638" w:author="Xuning Wei12232" w:date="2026-10-20T20:08:00Z">
              <w:r w:rsidRPr="008A6F47">
                <w:rPr>
                  <w:rFonts w:ascii="Times New Roman" w:eastAsia="仿宋_GB2312" w:hAnsi="Times New Roman" w:cs="Times New Roman"/>
                  <w:color w:val="0000FF"/>
                  <w:sz w:val="18"/>
                  <w:szCs w:val="18"/>
                  <w:lang w:eastAsia="zh-CN"/>
                </w:rPr>
                <w:t xml:space="preserve"> kg/kg)</w:t>
              </w:r>
            </w:ins>
            <w:commentRangeEnd w:id="6633"/>
            <w:r w:rsidR="003B3A8B" w:rsidRPr="00B32B9A">
              <w:rPr>
                <w:rStyle w:val="affe"/>
                <w:rFonts w:ascii="Times New Roman" w:eastAsia="仿宋_GB2312" w:hAnsi="Times New Roman" w:cs="Times New Roman"/>
                <w:color w:val="000000" w:themeColor="text1"/>
                <w:sz w:val="18"/>
                <w:szCs w:val="18"/>
                <w:lang w:eastAsia="zh-CN"/>
              </w:rPr>
              <w:commentReference w:id="6633"/>
            </w:r>
            <w:commentRangeEnd w:id="6634"/>
            <w:r w:rsidRPr="00B32B9A">
              <w:rPr>
                <w:rStyle w:val="affe"/>
                <w:rFonts w:ascii="Times New Roman" w:eastAsia="仿宋_GB2312" w:hAnsi="Times New Roman" w:cs="Times New Roman"/>
                <w:color w:val="000000" w:themeColor="text1"/>
                <w:sz w:val="18"/>
                <w:szCs w:val="18"/>
                <w:lang w:eastAsia="zh-CN"/>
              </w:rPr>
              <w:commentReference w:id="6634"/>
            </w:r>
            <w:ins w:id="6639" w:author="Xuning Wei12232" w:date="2026-10-20T20:08:00Z">
              <w:r w:rsidRPr="00B32B9A">
                <w:rPr>
                  <w:rFonts w:ascii="Times New Roman" w:eastAsia="仿宋_GB2312" w:hAnsi="Times New Roman" w:cs="Times New Roman"/>
                  <w:color w:val="000000" w:themeColor="text1"/>
                  <w:sz w:val="18"/>
                  <w:szCs w:val="18"/>
                  <w:lang w:eastAsia="zh-CN"/>
                </w:rPr>
                <w:t xml:space="preserve"> </w:t>
              </w:r>
            </w:ins>
            <w:r w:rsidRPr="00B32B9A">
              <w:rPr>
                <w:rFonts w:ascii="Times New Roman" w:eastAsia="仿宋_GB2312" w:hAnsi="Times New Roman" w:cs="Times New Roman"/>
                <w:color w:val="000000" w:themeColor="text1"/>
                <w:sz w:val="18"/>
                <w:szCs w:val="18"/>
                <w:rPrChange w:id="6640" w:author="Xuning Wei12232" w:date="2026-10-24T11:11:00Z">
                  <w:rPr/>
                </w:rPrChange>
              </w:rPr>
              <w:t>into TJ4S-1213-Sy15.</w:t>
            </w:r>
            <w:del w:id="6641" w:author="Xuning Wei12232" w:date="2026-10-20T16:02:00Z">
              <w:r w:rsidRPr="00B32B9A">
                <w:rPr>
                  <w:rFonts w:ascii="Times New Roman" w:eastAsia="仿宋_GB2312" w:hAnsi="Times New Roman" w:cs="Times New Roman"/>
                  <w:color w:val="000000" w:themeColor="text1"/>
                  <w:sz w:val="18"/>
                  <w:szCs w:val="18"/>
                  <w:rPrChange w:id="6642"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43" w:author="Xuning Wei12232" w:date="2026-10-24T11:11:00Z">
                    <w:rPr/>
                  </w:rPrChange>
                </w:rPr>
                <w:br/>
                <w:delText>3.</w:delText>
              </w:r>
            </w:del>
          </w:p>
          <w:p w14:paraId="18D95FBD" w14:textId="77777777" w:rsidR="00652DEA" w:rsidRPr="00B32B9A" w:rsidRDefault="00C15CB5">
            <w:pPr>
              <w:pStyle w:val="aff2"/>
              <w:widowControl w:val="0"/>
              <w:numPr>
                <w:ilvl w:val="0"/>
                <w:numId w:val="99"/>
              </w:numPr>
              <w:spacing w:beforeLines="50" w:before="120" w:afterLines="50" w:after="120"/>
              <w:jc w:val="both"/>
              <w:rPr>
                <w:ins w:id="6644" w:author="Xuning Wei12232" w:date="2026-10-20T16:02:00Z"/>
                <w:rFonts w:ascii="Times New Roman" w:eastAsia="仿宋_GB2312" w:hAnsi="Times New Roman" w:cs="Times New Roman"/>
                <w:color w:val="000000" w:themeColor="text1"/>
                <w:sz w:val="18"/>
                <w:szCs w:val="18"/>
              </w:rPr>
              <w:pPrChange w:id="6645"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46"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647"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48" w:author="Xuning Wei12232" w:date="2026-10-24T11:11:00Z">
                  <w:rPr/>
                </w:rPrChange>
              </w:rPr>
              <w:t xml:space="preserve">. Drain until there is no obvious drip. </w:t>
            </w:r>
            <w:del w:id="6649" w:author="Xuning Wei12232" w:date="2026-10-20T16:02:00Z">
              <w:r w:rsidRPr="00B32B9A">
                <w:rPr>
                  <w:rFonts w:ascii="Times New Roman" w:eastAsia="仿宋_GB2312" w:hAnsi="Times New Roman" w:cs="Times New Roman"/>
                  <w:color w:val="000000" w:themeColor="text1"/>
                  <w:sz w:val="18"/>
                  <w:szCs w:val="18"/>
                  <w:rPrChange w:id="6650" w:author="Xuning Wei12232" w:date="2026-10-24T11:11:00Z">
                    <w:rPr/>
                  </w:rPrChange>
                </w:rPr>
                <w:br/>
                <w:delText xml:space="preserve">4. </w:delText>
              </w:r>
            </w:del>
          </w:p>
          <w:p w14:paraId="7AC58AA3" w14:textId="77777777" w:rsidR="00652DEA" w:rsidRPr="00B32B9A" w:rsidRDefault="00C15CB5">
            <w:pPr>
              <w:pStyle w:val="aff2"/>
              <w:widowControl w:val="0"/>
              <w:numPr>
                <w:ilvl w:val="0"/>
                <w:numId w:val="99"/>
              </w:numPr>
              <w:spacing w:beforeLines="50" w:before="120" w:afterLines="50" w:after="120"/>
              <w:jc w:val="both"/>
              <w:rPr>
                <w:ins w:id="6651" w:author="Xuning Wei12232" w:date="2026-10-20T16:02:00Z"/>
                <w:rFonts w:ascii="Times New Roman" w:eastAsia="仿宋_GB2312" w:hAnsi="Times New Roman" w:cs="Times New Roman"/>
                <w:color w:val="000000" w:themeColor="text1"/>
                <w:sz w:val="18"/>
                <w:szCs w:val="18"/>
              </w:rPr>
              <w:pPrChange w:id="6652"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53" w:author="Xuning Wei12232" w:date="2026-10-24T11:11:00Z">
                  <w:rPr/>
                </w:rPrChange>
              </w:rPr>
              <w:t>Perform this operation 10 times.</w:t>
            </w:r>
            <w:del w:id="6654" w:author="Xuning Wei12232" w:date="2026-10-20T16:02:00Z">
              <w:r w:rsidRPr="00B32B9A">
                <w:rPr>
                  <w:rFonts w:ascii="Times New Roman" w:eastAsia="仿宋_GB2312" w:hAnsi="Times New Roman" w:cs="Times New Roman"/>
                  <w:color w:val="000000" w:themeColor="text1"/>
                  <w:sz w:val="18"/>
                  <w:szCs w:val="18"/>
                  <w:rPrChange w:id="6655"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656" w:author="Xuning Wei12232" w:date="2026-10-24T11:11:00Z">
                    <w:rPr>
                      <w:lang w:eastAsia="zh-CN"/>
                    </w:rPr>
                  </w:rPrChange>
                </w:rPr>
                <w:delText xml:space="preserve">5. </w:delText>
              </w:r>
            </w:del>
          </w:p>
          <w:p w14:paraId="278F9DD0" w14:textId="77777777" w:rsidR="00652DEA" w:rsidRPr="00B32B9A" w:rsidRDefault="00C15CB5">
            <w:pPr>
              <w:pStyle w:val="aff2"/>
              <w:widowControl w:val="0"/>
              <w:numPr>
                <w:ilvl w:val="0"/>
                <w:numId w:val="99"/>
              </w:numPr>
              <w:spacing w:beforeLines="50" w:before="120" w:afterLines="50" w:after="120"/>
              <w:jc w:val="both"/>
              <w:rPr>
                <w:rFonts w:ascii="Times New Roman" w:eastAsia="仿宋_GB2312" w:hAnsi="Times New Roman" w:cs="Times New Roman"/>
                <w:color w:val="000000" w:themeColor="text1"/>
                <w:sz w:val="18"/>
                <w:szCs w:val="18"/>
                <w:rPrChange w:id="6657" w:author="Xuning Wei12232" w:date="2026-10-24T11:11:00Z">
                  <w:rPr/>
                </w:rPrChange>
              </w:rPr>
              <w:pPrChange w:id="6658" w:author="Xuning Wei12232" w:date="2026-10-20T16:02: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lang w:eastAsia="zh-CN"/>
                <w:rPrChange w:id="6659" w:author="Xuning Wei12232" w:date="2026-10-24T11:11:00Z">
                  <w:rPr>
                    <w:lang w:eastAsia="zh-CN"/>
                  </w:rPr>
                </w:rPrChange>
              </w:rPr>
              <w:t xml:space="preserve">Starting with the 10th wash, sample the isopropyl acetate washing solution during stirring and develop with chloranil, compare the color with the standard 500 ppm Piperidine in </w:t>
            </w:r>
            <w:r w:rsidRPr="00B32B9A">
              <w:rPr>
                <w:rFonts w:ascii="Times New Roman" w:eastAsia="仿宋_GB2312" w:hAnsi="Times New Roman" w:cs="Times New Roman"/>
                <w:color w:val="000000" w:themeColor="text1"/>
                <w:sz w:val="18"/>
                <w:szCs w:val="18"/>
                <w:rPrChange w:id="6660" w:author="Xuning Wei12232" w:date="2026-10-24T11:11:00Z">
                  <w:rPr/>
                </w:rPrChange>
              </w:rPr>
              <w:t>Isopropyl Acetate</w:t>
            </w:r>
            <w:r w:rsidRPr="00B32B9A">
              <w:rPr>
                <w:rFonts w:ascii="Times New Roman" w:eastAsia="仿宋_GB2312" w:hAnsi="Times New Roman" w:cs="Times New Roman"/>
                <w:color w:val="000000" w:themeColor="text1"/>
                <w:sz w:val="18"/>
                <w:szCs w:val="18"/>
                <w:lang w:eastAsia="zh-CN"/>
                <w:rPrChange w:id="6661" w:author="Xuning Wei12232" w:date="2026-10-24T11:11:00Z">
                  <w:rPr>
                    <w:lang w:eastAsia="zh-CN"/>
                  </w:rPr>
                </w:rPrChange>
              </w:rPr>
              <w:t xml:space="preserve"> as reference solution.  If the color is darker than the reference solution, repeat the IPAC wash twice. Sample again. Repeat until the color of the washing solution’s chloranil test is lighter or consistent with the reference solution and then </w:t>
            </w:r>
          </w:p>
        </w:tc>
      </w:tr>
      <w:tr w:rsidR="00652DEA" w:rsidRPr="00B32B9A" w14:paraId="74F1D673"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2199465"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C4D4F5"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Re-swelling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1AC43F5" w14:textId="2C8EF3DB" w:rsidR="00652DEA" w:rsidRPr="00B32B9A" w:rsidRDefault="00C15CB5">
            <w:pPr>
              <w:pStyle w:val="aff2"/>
              <w:widowControl w:val="0"/>
              <w:numPr>
                <w:ilvl w:val="0"/>
                <w:numId w:val="100"/>
              </w:numPr>
              <w:spacing w:beforeLines="50" w:before="120" w:afterLines="50" w:after="120"/>
              <w:jc w:val="both"/>
              <w:rPr>
                <w:ins w:id="6662" w:author="Xuning Wei12232" w:date="2026-10-20T16:06:00Z"/>
                <w:rFonts w:ascii="Times New Roman" w:eastAsia="仿宋_GB2312" w:hAnsi="Times New Roman" w:cs="Times New Roman"/>
                <w:color w:val="000000" w:themeColor="text1"/>
                <w:sz w:val="18"/>
                <w:szCs w:val="18"/>
              </w:rPr>
              <w:pPrChange w:id="6663" w:author="Xuning Wei12232" w:date="2026-10-20T16:06:00Z">
                <w:pPr>
                  <w:widowControl w:val="0"/>
                  <w:spacing w:beforeLines="50" w:before="120" w:afterLines="50" w:after="120"/>
                  <w:contextualSpacing/>
                </w:pPr>
              </w:pPrChange>
            </w:pPr>
            <w:del w:id="6664" w:author="Xuning Wei12232" w:date="2026-10-20T16:06:00Z">
              <w:r w:rsidRPr="00B32B9A">
                <w:rPr>
                  <w:rFonts w:ascii="Times New Roman" w:eastAsia="仿宋_GB2312" w:hAnsi="Times New Roman" w:cs="Times New Roman"/>
                  <w:color w:val="000000" w:themeColor="text1"/>
                  <w:sz w:val="18"/>
                  <w:szCs w:val="18"/>
                  <w:rPrChange w:id="6665"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666" w:author="Xuning Wei12232" w:date="2026-10-24T11:11:00Z">
                  <w:rPr/>
                </w:rPrChange>
              </w:rPr>
              <w:t xml:space="preserve">Add </w:t>
            </w:r>
            <w:ins w:id="6667" w:author="Xuning Wei12232" w:date="2026-10-23T19:51:00Z">
              <w:r w:rsidRPr="00B32B9A">
                <w:rPr>
                  <w:rFonts w:ascii="Times New Roman" w:eastAsia="仿宋_GB2312" w:hAnsi="Times New Roman" w:cs="Times New Roman"/>
                  <w:color w:val="000000" w:themeColor="text1"/>
                  <w:sz w:val="18"/>
                  <w:szCs w:val="18"/>
                  <w:rPrChange w:id="6668" w:author="Xuning Wei12232" w:date="2026-10-24T11:11:00Z">
                    <w:rPr>
                      <w:rFonts w:ascii="Times New Roman" w:eastAsia="仿宋_GB2312" w:hAnsi="Times New Roman" w:cs="Times New Roman"/>
                      <w:color w:val="000000" w:themeColor="text1"/>
                      <w:sz w:val="18"/>
                      <w:szCs w:val="18"/>
                      <w:highlight w:val="yellow"/>
                    </w:rPr>
                  </w:rPrChange>
                </w:rPr>
                <w:t>DMF (</w:t>
              </w:r>
            </w:ins>
            <w:r w:rsidR="008646F1" w:rsidRPr="008646F1">
              <w:rPr>
                <w:rFonts w:ascii="Times New Roman" w:eastAsia="仿宋_GB2312" w:hAnsi="Times New Roman" w:cs="Times New Roman"/>
                <w:color w:val="0000FF"/>
                <w:sz w:val="18"/>
                <w:szCs w:val="18"/>
              </w:rPr>
              <w:t>12.0 V</w:t>
            </w:r>
            <w:commentRangeStart w:id="6669"/>
            <w:commentRangeStart w:id="6670"/>
            <w:commentRangeEnd w:id="6669"/>
            <w:r w:rsidR="00D15F12" w:rsidRPr="00B32B9A">
              <w:rPr>
                <w:rStyle w:val="affe"/>
                <w:rFonts w:ascii="Times New Roman" w:eastAsia="仿宋_GB2312" w:hAnsi="Times New Roman" w:cs="Times New Roman"/>
                <w:color w:val="000000" w:themeColor="text1"/>
                <w:sz w:val="18"/>
                <w:szCs w:val="18"/>
                <w:rPrChange w:id="6671"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669"/>
            </w:r>
            <w:commentRangeEnd w:id="6670"/>
            <w:r w:rsidRPr="00B32B9A">
              <w:rPr>
                <w:rStyle w:val="affe"/>
                <w:rFonts w:ascii="Times New Roman" w:eastAsia="仿宋_GB2312" w:hAnsi="Times New Roman" w:cs="Times New Roman"/>
                <w:color w:val="000000" w:themeColor="text1"/>
                <w:sz w:val="18"/>
                <w:szCs w:val="18"/>
                <w:rPrChange w:id="6672" w:author="Xuning Wei12232" w:date="2026-10-24T11:11:00Z">
                  <w:rPr>
                    <w:rStyle w:val="affe"/>
                    <w:rFonts w:ascii="Times New Roman" w:eastAsia="仿宋_GB2312" w:hAnsi="Times New Roman" w:cs="Times New Roman"/>
                    <w:color w:val="000000" w:themeColor="text1"/>
                    <w:sz w:val="18"/>
                    <w:szCs w:val="18"/>
                    <w:highlight w:val="yellow"/>
                  </w:rPr>
                </w:rPrChange>
              </w:rPr>
              <w:commentReference w:id="6670"/>
            </w:r>
            <w:ins w:id="6673" w:author="Xuning Wei12232" w:date="2026-10-23T19:51:00Z">
              <w:r w:rsidRPr="00B32B9A">
                <w:rPr>
                  <w:rFonts w:ascii="Times New Roman" w:eastAsia="仿宋_GB2312" w:hAnsi="Times New Roman" w:cs="Times New Roman"/>
                  <w:color w:val="000000" w:themeColor="text1"/>
                  <w:sz w:val="18"/>
                  <w:szCs w:val="18"/>
                  <w:rPrChange w:id="6674" w:author="Xuning Wei12232" w:date="2026-10-24T11:11:00Z">
                    <w:rPr>
                      <w:rFonts w:ascii="Times New Roman" w:eastAsia="仿宋_GB2312" w:hAnsi="Times New Roman" w:cs="Times New Roman"/>
                      <w:color w:val="000000" w:themeColor="text1"/>
                      <w:sz w:val="18"/>
                      <w:szCs w:val="18"/>
                      <w:highlight w:val="yellow"/>
                    </w:rPr>
                  </w:rPrChange>
                </w:rPr>
                <w:t>, 11.38 kg/kg)</w:t>
              </w:r>
              <w:r w:rsidRPr="00B32B9A">
                <w:rPr>
                  <w:rFonts w:ascii="Times New Roman" w:eastAsia="仿宋_GB2312" w:hAnsi="Times New Roman" w:cs="Times New Roman"/>
                  <w:color w:val="000000" w:themeColor="text1"/>
                  <w:sz w:val="18"/>
                  <w:szCs w:val="18"/>
                </w:rPr>
                <w:t xml:space="preserve"> </w:t>
              </w:r>
            </w:ins>
            <w:del w:id="6675" w:author="Xuning Wei12232" w:date="2026-10-20T08:12:00Z">
              <w:r w:rsidRPr="00B32B9A">
                <w:rPr>
                  <w:rFonts w:ascii="Times New Roman" w:eastAsia="仿宋_GB2312" w:hAnsi="Times New Roman" w:cs="Times New Roman"/>
                  <w:color w:val="000000" w:themeColor="text1"/>
                  <w:sz w:val="18"/>
                  <w:szCs w:val="18"/>
                  <w:rPrChange w:id="6676" w:author="Xuning Wei12232" w:date="2026-10-24T11:11:00Z">
                    <w:rPr/>
                  </w:rPrChange>
                </w:rPr>
                <w:delText>12.0 V DMF (11.376 kg/kg)</w:delText>
              </w:r>
            </w:del>
            <w:del w:id="6677" w:author="Xuning Wei12232" w:date="2026-10-23T19:51:00Z">
              <w:r w:rsidRPr="00B32B9A">
                <w:rPr>
                  <w:rFonts w:ascii="Times New Roman" w:eastAsia="仿宋_GB2312" w:hAnsi="Times New Roman" w:cs="Times New Roman"/>
                  <w:color w:val="000000" w:themeColor="text1"/>
                  <w:sz w:val="18"/>
                  <w:szCs w:val="18"/>
                  <w:rPrChange w:id="6678" w:author="Xuning Wei12232" w:date="2026-10-24T11:11:00Z">
                    <w:rPr/>
                  </w:rPrChange>
                </w:rPr>
                <w:delText xml:space="preserve"> </w:delText>
              </w:r>
            </w:del>
            <w:r w:rsidRPr="00B32B9A">
              <w:rPr>
                <w:rFonts w:ascii="Times New Roman" w:eastAsia="仿宋_GB2312" w:hAnsi="Times New Roman" w:cs="Times New Roman"/>
                <w:color w:val="000000" w:themeColor="text1"/>
                <w:sz w:val="18"/>
                <w:szCs w:val="18"/>
                <w:rPrChange w:id="6679" w:author="Xuning Wei12232" w:date="2026-10-24T11:11:00Z">
                  <w:rPr/>
                </w:rPrChange>
              </w:rPr>
              <w:t>into TJ4S-1213-Sy15.</w:t>
            </w:r>
            <w:del w:id="6680" w:author="Xuning Wei12232" w:date="2026-10-20T16:06:00Z">
              <w:r w:rsidRPr="00B32B9A">
                <w:rPr>
                  <w:rFonts w:ascii="Times New Roman" w:eastAsia="仿宋_GB2312" w:hAnsi="Times New Roman" w:cs="Times New Roman"/>
                  <w:color w:val="000000" w:themeColor="text1"/>
                  <w:sz w:val="18"/>
                  <w:szCs w:val="18"/>
                  <w:rPrChange w:id="6681"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682" w:author="Xuning Wei12232" w:date="2026-10-24T11:11:00Z">
                    <w:rPr/>
                  </w:rPrChange>
                </w:rPr>
                <w:br/>
                <w:delText xml:space="preserve">2. </w:delText>
              </w:r>
            </w:del>
          </w:p>
          <w:p w14:paraId="6441474C" w14:textId="77777777" w:rsidR="00652DEA" w:rsidRPr="00B32B9A" w:rsidRDefault="00C15CB5">
            <w:pPr>
              <w:pStyle w:val="aff2"/>
              <w:widowControl w:val="0"/>
              <w:numPr>
                <w:ilvl w:val="0"/>
                <w:numId w:val="100"/>
              </w:numPr>
              <w:spacing w:beforeLines="50" w:before="120" w:afterLines="50" w:after="120"/>
              <w:jc w:val="both"/>
              <w:rPr>
                <w:rFonts w:ascii="Times New Roman" w:eastAsia="仿宋_GB2312" w:hAnsi="Times New Roman" w:cs="Times New Roman"/>
                <w:color w:val="000000" w:themeColor="text1"/>
                <w:sz w:val="18"/>
                <w:szCs w:val="18"/>
                <w:rPrChange w:id="6683" w:author="Xuning Wei12232" w:date="2026-10-24T11:11:00Z">
                  <w:rPr/>
                </w:rPrChange>
              </w:rPr>
              <w:pPrChange w:id="6684" w:author="Xuning Wei12232" w:date="2026-10-20T16:06: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685" w:author="Xuning Wei12232" w:date="2026-10-24T11:11:00Z">
                  <w:rPr/>
                </w:rPrChange>
              </w:rPr>
              <w:t>Bubble with nitrogen, after s</w:t>
            </w:r>
            <w:r w:rsidRPr="00B32B9A">
              <w:rPr>
                <w:rFonts w:ascii="Times New Roman" w:eastAsia="仿宋_GB2312" w:hAnsi="Times New Roman" w:cs="Times New Roman"/>
                <w:color w:val="000000" w:themeColor="text1"/>
                <w:sz w:val="18"/>
                <w:szCs w:val="18"/>
                <w:rPrChange w:id="6686"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687" w:author="Xuning Wei12232" w:date="2026-10-24T11:11:00Z">
                  <w:rPr/>
                </w:rPrChange>
              </w:rPr>
              <w:t xml:space="preserve">. Drain until there is no obvious drip. </w:t>
            </w:r>
          </w:p>
          <w:p w14:paraId="3951262F"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68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Perform this operation 2 times. </w:t>
            </w:r>
          </w:p>
        </w:tc>
      </w:tr>
      <w:tr w:rsidR="00652DEA" w:rsidRPr="00B32B9A" w14:paraId="01075C74"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A123B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4AFA551"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Fmoc-L- Orn(Boc)-OH</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仿宋_GB2312" w:hAnsi="Times New Roman" w:cs="Times New Roman"/>
                <w:color w:val="000000" w:themeColor="text1"/>
                <w:sz w:val="18"/>
                <w:szCs w:val="18"/>
                <w:lang w:eastAsia="zh-CN"/>
              </w:rPr>
              <w:t xml:space="preserve"> activation and transfer</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3C26680" w14:textId="77777777" w:rsidR="00652DEA" w:rsidRPr="00B32B9A" w:rsidRDefault="00C15CB5">
            <w:pPr>
              <w:pStyle w:val="aff2"/>
              <w:widowControl w:val="0"/>
              <w:numPr>
                <w:ilvl w:val="0"/>
                <w:numId w:val="101"/>
              </w:numPr>
              <w:spacing w:beforeLines="50" w:before="120" w:afterLines="50" w:after="120"/>
              <w:jc w:val="both"/>
              <w:rPr>
                <w:ins w:id="6689" w:author="Xuning Wei12232" w:date="2026-10-20T16:06:00Z"/>
                <w:rFonts w:ascii="Times New Roman" w:eastAsia="等线" w:hAnsi="Times New Roman" w:cs="Times New Roman"/>
                <w:color w:val="000000" w:themeColor="text1"/>
                <w:sz w:val="18"/>
                <w:szCs w:val="18"/>
                <w:lang w:eastAsia="zh-CN"/>
              </w:rPr>
              <w:pPrChange w:id="6690" w:author="Xuning Wei12232" w:date="2026-10-20T16:06:00Z">
                <w:pPr>
                  <w:widowControl w:val="0"/>
                  <w:spacing w:beforeLines="50" w:before="120" w:afterLines="50" w:after="120"/>
                  <w:contextualSpacing/>
                </w:pPr>
              </w:pPrChange>
            </w:pPr>
            <w:del w:id="6691" w:author="Xuning Wei12232" w:date="2026-10-20T16:06:00Z">
              <w:r w:rsidRPr="00B32B9A">
                <w:rPr>
                  <w:rFonts w:ascii="Times New Roman" w:eastAsia="等线" w:hAnsi="Times New Roman" w:cs="Times New Roman"/>
                  <w:color w:val="000000" w:themeColor="text1"/>
                  <w:sz w:val="18"/>
                  <w:szCs w:val="18"/>
                </w:rPr>
                <w:delText xml:space="preserve">1. </w:delText>
              </w:r>
            </w:del>
            <w:r w:rsidRPr="00B32B9A">
              <w:rPr>
                <w:rFonts w:ascii="Times New Roman" w:eastAsia="等线" w:hAnsi="Times New Roman" w:cs="Times New Roman"/>
                <w:color w:val="000000" w:themeColor="text1"/>
                <w:sz w:val="18"/>
                <w:szCs w:val="18"/>
                <w:rPrChange w:id="6692" w:author="Xuning Wei12232" w:date="2026-10-24T11:11:00Z">
                  <w:rPr/>
                </w:rPrChange>
              </w:rPr>
              <w:t xml:space="preserve">Add </w:t>
            </w:r>
            <w:ins w:id="6693" w:author="Xuning Wei12232" w:date="2026-10-20T21:16:00Z">
              <w:r w:rsidRPr="00B32B9A">
                <w:rPr>
                  <w:rFonts w:ascii="Times New Roman" w:eastAsia="等线" w:hAnsi="Times New Roman" w:cs="Times New Roman"/>
                  <w:color w:val="000000" w:themeColor="text1"/>
                  <w:sz w:val="18"/>
                  <w:szCs w:val="18"/>
                  <w:lang w:eastAsia="zh-CN"/>
                  <w:rPrChange w:id="6694"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695" w:author="Xuning Wei12232" w:date="2026-10-20T08:15:00Z">
              <w:r w:rsidRPr="00B32B9A">
                <w:rPr>
                  <w:rFonts w:ascii="Times New Roman" w:eastAsia="等线" w:hAnsi="Times New Roman" w:cs="Times New Roman"/>
                  <w:color w:val="000000" w:themeColor="text1"/>
                  <w:sz w:val="18"/>
                  <w:szCs w:val="18"/>
                  <w:lang w:eastAsia="zh-CN"/>
                  <w:rPrChange w:id="6696" w:author="Xuning Wei12232" w:date="2026-10-24T11:11:00Z">
                    <w:rPr>
                      <w:lang w:eastAsia="zh-CN"/>
                    </w:rPr>
                  </w:rPrChange>
                </w:rPr>
                <w:delText>5.0 V DMF (4.740 kg/kg)</w:delText>
              </w:r>
              <w:r w:rsidRPr="00B32B9A">
                <w:rPr>
                  <w:rFonts w:ascii="Times New Roman" w:eastAsia="等线" w:hAnsi="Times New Roman" w:cs="Times New Roman"/>
                  <w:color w:val="000000" w:themeColor="text1"/>
                  <w:sz w:val="18"/>
                  <w:szCs w:val="18"/>
                  <w:rPrChange w:id="6697" w:author="Xuning Wei12232" w:date="2026-10-24T11:11:00Z">
                    <w:rPr/>
                  </w:rPrChange>
                </w:rPr>
                <w:delText xml:space="preserve"> </w:delText>
              </w:r>
            </w:del>
            <w:ins w:id="6698" w:author="Xuning Wei12232" w:date="2026-10-20T08:15:00Z">
              <w:r w:rsidRPr="00B32B9A">
                <w:rPr>
                  <w:rFonts w:ascii="Times New Roman" w:eastAsia="等线" w:hAnsi="Times New Roman" w:cs="Times New Roman"/>
                  <w:color w:val="000000" w:themeColor="text1"/>
                  <w:sz w:val="18"/>
                  <w:szCs w:val="18"/>
                  <w:lang w:eastAsia="zh-CN"/>
                  <w:rPrChange w:id="6699" w:author="Xuning Wei12232" w:date="2026-10-24T11:11:00Z">
                    <w:rPr>
                      <w:lang w:eastAsia="zh-CN"/>
                    </w:rPr>
                  </w:rPrChange>
                </w:rPr>
                <w:t xml:space="preserve"> </w:t>
              </w:r>
            </w:ins>
            <w:r w:rsidRPr="00B32B9A">
              <w:rPr>
                <w:rFonts w:ascii="Times New Roman" w:eastAsia="等线" w:hAnsi="Times New Roman" w:cs="Times New Roman"/>
                <w:color w:val="000000" w:themeColor="text1"/>
                <w:sz w:val="18"/>
                <w:szCs w:val="18"/>
                <w:rPrChange w:id="6700" w:author="Xuning Wei12232" w:date="2026-10-24T11:11:00Z">
                  <w:rPr/>
                </w:rPrChange>
              </w:rPr>
              <w:t xml:space="preserve">into </w:t>
            </w:r>
            <w:r w:rsidRPr="00B32B9A">
              <w:rPr>
                <w:rFonts w:ascii="Times New Roman" w:eastAsia="仿宋_GB2312" w:hAnsi="Times New Roman" w:cs="Times New Roman"/>
                <w:color w:val="000000" w:themeColor="text1"/>
                <w:sz w:val="18"/>
                <w:szCs w:val="18"/>
                <w:rPrChange w:id="6701" w:author="Xuning Wei12232" w:date="2026-10-24T11:11:00Z">
                  <w:rPr>
                    <w:rFonts w:eastAsia="仿宋_GB2312"/>
                  </w:rPr>
                </w:rPrChange>
              </w:rPr>
              <w:t>TJ4S-1213-Sy15</w:t>
            </w:r>
            <w:r w:rsidRPr="00B32B9A">
              <w:rPr>
                <w:rFonts w:ascii="Times New Roman" w:eastAsia="仿宋_GB2312" w:hAnsi="Times New Roman" w:cs="Times New Roman"/>
                <w:color w:val="000000" w:themeColor="text1"/>
                <w:sz w:val="18"/>
                <w:szCs w:val="18"/>
                <w:lang w:eastAsia="zh-CN"/>
                <w:rPrChange w:id="6702" w:author="Xuning Wei12232" w:date="2026-10-24T11:11:00Z">
                  <w:rPr>
                    <w:rFonts w:eastAsia="仿宋_GB2312"/>
                    <w:lang w:eastAsia="zh-CN"/>
                  </w:rPr>
                </w:rPrChange>
              </w:rPr>
              <w:t>-R01</w:t>
            </w:r>
            <w:r w:rsidRPr="00B32B9A">
              <w:rPr>
                <w:rFonts w:ascii="Times New Roman" w:eastAsia="等线" w:hAnsi="Times New Roman" w:cs="Times New Roman"/>
                <w:color w:val="000000" w:themeColor="text1"/>
                <w:sz w:val="18"/>
                <w:szCs w:val="18"/>
                <w:rPrChange w:id="6703" w:author="Xuning Wei12232" w:date="2026-10-24T11:11:00Z">
                  <w:rPr/>
                </w:rPrChange>
              </w:rPr>
              <w:t xml:space="preserve">. Start the </w:t>
            </w:r>
            <w:r w:rsidRPr="00B32B9A">
              <w:rPr>
                <w:rFonts w:ascii="Times New Roman" w:eastAsia="等线" w:hAnsi="Times New Roman" w:cs="Times New Roman"/>
                <w:color w:val="000000" w:themeColor="text1"/>
                <w:sz w:val="18"/>
                <w:szCs w:val="18"/>
                <w:rPrChange w:id="6704" w:author="Xuning Wei12232" w:date="2026-10-24T11:11:00Z">
                  <w:rPr>
                    <w:color w:val="0000FF"/>
                  </w:rPr>
                </w:rPrChange>
              </w:rPr>
              <w:t>agitator</w:t>
            </w:r>
            <w:r w:rsidRPr="00B32B9A">
              <w:rPr>
                <w:rFonts w:ascii="Times New Roman" w:eastAsia="等线" w:hAnsi="Times New Roman" w:cs="Times New Roman"/>
                <w:color w:val="000000" w:themeColor="text1"/>
                <w:sz w:val="18"/>
                <w:szCs w:val="18"/>
                <w:rPrChange w:id="6705" w:author="Xuning Wei12232" w:date="2026-10-24T11:11:00Z">
                  <w:rPr/>
                </w:rPrChange>
              </w:rPr>
              <w:t xml:space="preserve">. </w:t>
            </w:r>
            <w:del w:id="6706" w:author="Xuning Wei12232" w:date="2026-10-20T16:06:00Z">
              <w:r w:rsidRPr="00B32B9A">
                <w:rPr>
                  <w:rFonts w:ascii="Times New Roman" w:eastAsia="等线" w:hAnsi="Times New Roman" w:cs="Times New Roman"/>
                  <w:color w:val="000000" w:themeColor="text1"/>
                  <w:sz w:val="18"/>
                  <w:szCs w:val="18"/>
                  <w:rPrChange w:id="6707" w:author="Xuning Wei12232" w:date="2026-10-24T11:11:00Z">
                    <w:rPr/>
                  </w:rPrChange>
                </w:rPr>
                <w:br/>
              </w:r>
            </w:del>
            <w:del w:id="6708" w:author="Xuning Wei12232" w:date="2026-10-20T08:46:00Z">
              <w:r w:rsidRPr="00B32B9A">
                <w:rPr>
                  <w:rFonts w:ascii="Times New Roman" w:eastAsia="等线" w:hAnsi="Times New Roman" w:cs="Times New Roman"/>
                  <w:color w:val="000000" w:themeColor="text1"/>
                  <w:sz w:val="18"/>
                  <w:szCs w:val="18"/>
                  <w:rPrChange w:id="6709" w:author="Xuning Wei12232" w:date="2026-10-24T11:11:00Z">
                    <w:rPr/>
                  </w:rPrChange>
                </w:rPr>
                <w:delText>2. Add</w:delText>
              </w:r>
            </w:del>
            <w:del w:id="6710" w:author="Xuning Wei12232" w:date="2026-10-20T08:19:00Z">
              <w:r w:rsidRPr="00B32B9A">
                <w:rPr>
                  <w:rFonts w:ascii="Times New Roman" w:eastAsia="等线" w:hAnsi="Times New Roman" w:cs="Times New Roman"/>
                  <w:color w:val="000000" w:themeColor="text1"/>
                  <w:sz w:val="18"/>
                  <w:szCs w:val="18"/>
                  <w:rPrChange w:id="6711" w:author="Xuning Wei12232" w:date="2026-10-24T11:11:00Z">
                    <w:rPr/>
                  </w:rPrChange>
                </w:rPr>
                <w:delText xml:space="preserve"> 2.0 eq.</w:delText>
              </w:r>
              <w:r w:rsidRPr="00B32B9A">
                <w:rPr>
                  <w:rFonts w:ascii="Times New Roman" w:eastAsia="等线" w:hAnsi="Times New Roman" w:cs="Times New Roman"/>
                  <w:color w:val="000000" w:themeColor="text1"/>
                  <w:sz w:val="18"/>
                  <w:szCs w:val="18"/>
                  <w:lang w:eastAsia="zh-CN"/>
                  <w:rPrChange w:id="6712" w:author="Xuning Wei12232" w:date="2026-10-24T11:11:00Z">
                    <w:rPr>
                      <w:lang w:eastAsia="zh-CN"/>
                    </w:rPr>
                  </w:rPrChange>
                </w:rPr>
                <w:delText xml:space="preserve"> </w:delText>
              </w:r>
            </w:del>
            <w:del w:id="6713" w:author="Xuning Wei12232" w:date="2026-10-20T08:46:00Z">
              <w:r w:rsidRPr="00B32B9A">
                <w:rPr>
                  <w:rFonts w:ascii="Times New Roman" w:eastAsia="仿宋_GB2312" w:hAnsi="Times New Roman" w:cs="Times New Roman"/>
                  <w:color w:val="000000" w:themeColor="text1"/>
                  <w:sz w:val="18"/>
                  <w:szCs w:val="18"/>
                  <w:lang w:eastAsia="zh-CN"/>
                </w:rPr>
                <w:delText>Fmoc-L- Orn(Boc)-OH</w:delText>
              </w:r>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仿宋_GB2312" w:hAnsi="Times New Roman" w:cs="Times New Roman"/>
                  <w:color w:val="000000" w:themeColor="text1"/>
                  <w:sz w:val="18"/>
                  <w:szCs w:val="18"/>
                  <w:rPrChange w:id="6714" w:author="Xuning Wei12232" w:date="2026-10-24T11:11:00Z">
                    <w:rPr>
                      <w:rFonts w:eastAsia="仿宋_GB2312"/>
                    </w:rPr>
                  </w:rPrChange>
                </w:rPr>
                <w:delText>coupling</w:delText>
              </w:r>
              <w:r w:rsidRPr="00B32B9A">
                <w:rPr>
                  <w:rFonts w:ascii="Times New Roman" w:eastAsia="等线" w:hAnsi="Times New Roman" w:cs="Times New Roman"/>
                  <w:color w:val="000000" w:themeColor="text1"/>
                  <w:sz w:val="18"/>
                  <w:szCs w:val="18"/>
                  <w:lang w:eastAsia="zh-CN"/>
                  <w:rPrChange w:id="6715" w:author="Xuning Wei12232" w:date="2026-10-24T11:11:00Z">
                    <w:rPr>
                      <w:lang w:eastAsia="zh-CN"/>
                    </w:rPr>
                  </w:rPrChange>
                </w:rPr>
                <w:delText>.</w:delText>
              </w:r>
              <w:r w:rsidRPr="00B32B9A">
                <w:rPr>
                  <w:rFonts w:ascii="Times New Roman" w:eastAsia="等线" w:hAnsi="Times New Roman" w:cs="Times New Roman"/>
                  <w:color w:val="000000" w:themeColor="text1"/>
                  <w:sz w:val="18"/>
                  <w:szCs w:val="18"/>
                  <w:rPrChange w:id="6716" w:author="Xuning Wei12232" w:date="2026-10-24T11:11:00Z">
                    <w:rPr/>
                  </w:rPrChange>
                </w:rPr>
                <w:delText xml:space="preserve"> </w:delText>
              </w:r>
            </w:del>
            <w:del w:id="6717" w:author="Xuning Wei12232" w:date="2026-10-18T22:31:00Z">
              <w:r w:rsidRPr="00B32B9A">
                <w:rPr>
                  <w:rFonts w:ascii="Times New Roman" w:eastAsia="等线" w:hAnsi="Times New Roman" w:cs="Times New Roman"/>
                  <w:color w:val="000000" w:themeColor="text1"/>
                  <w:sz w:val="18"/>
                  <w:szCs w:val="18"/>
                </w:rPr>
                <w:delText>Stir at least 15minutes.</w:delText>
              </w:r>
            </w:del>
            <w:del w:id="6718" w:author="Xuning Wei12232" w:date="2026-10-20T08:46:00Z">
              <w:r w:rsidRPr="00B32B9A">
                <w:rPr>
                  <w:rFonts w:ascii="Times New Roman" w:eastAsia="等线" w:hAnsi="Times New Roman" w:cs="Times New Roman"/>
                  <w:color w:val="000000" w:themeColor="text1"/>
                  <w:sz w:val="18"/>
                  <w:szCs w:val="18"/>
                  <w:rPrChange w:id="6719" w:author="Xuning Wei12232" w:date="2026-10-24T11:11:00Z">
                    <w:rPr/>
                  </w:rPrChange>
                </w:rPr>
                <w:br/>
              </w:r>
              <w:r w:rsidRPr="00B32B9A">
                <w:rPr>
                  <w:rFonts w:ascii="Times New Roman" w:eastAsia="等线" w:hAnsi="Times New Roman" w:cs="Times New Roman"/>
                  <w:color w:val="000000" w:themeColor="text1"/>
                  <w:sz w:val="18"/>
                  <w:szCs w:val="18"/>
                  <w:lang w:eastAsia="zh-CN"/>
                  <w:rPrChange w:id="6720" w:author="Xuning Wei12232" w:date="2026-10-24T11:11:00Z">
                    <w:rPr>
                      <w:lang w:eastAsia="zh-CN"/>
                    </w:rPr>
                  </w:rPrChange>
                </w:rPr>
                <w:delText>3</w:delText>
              </w:r>
            </w:del>
            <w:del w:id="6721" w:author="Xuning Wei12232" w:date="2026-10-20T16:06:00Z">
              <w:r w:rsidRPr="00B32B9A">
                <w:rPr>
                  <w:rFonts w:ascii="Times New Roman" w:eastAsia="等线" w:hAnsi="Times New Roman" w:cs="Times New Roman"/>
                  <w:color w:val="000000" w:themeColor="text1"/>
                  <w:sz w:val="18"/>
                  <w:szCs w:val="18"/>
                  <w:lang w:eastAsia="zh-CN"/>
                  <w:rPrChange w:id="6722" w:author="Xuning Wei12232" w:date="2026-10-24T11:11:00Z">
                    <w:rPr>
                      <w:lang w:eastAsia="zh-CN"/>
                    </w:rPr>
                  </w:rPrChange>
                </w:rPr>
                <w:delText xml:space="preserve">. </w:delText>
              </w:r>
            </w:del>
          </w:p>
          <w:p w14:paraId="2A8A42E4" w14:textId="2CF78F63" w:rsidR="00652DEA" w:rsidRPr="00B32B9A" w:rsidRDefault="00C15CB5">
            <w:pPr>
              <w:pStyle w:val="aff2"/>
              <w:widowControl w:val="0"/>
              <w:numPr>
                <w:ilvl w:val="0"/>
                <w:numId w:val="101"/>
              </w:numPr>
              <w:spacing w:beforeLines="50" w:before="120" w:afterLines="50" w:after="120"/>
              <w:jc w:val="both"/>
              <w:rPr>
                <w:ins w:id="6723" w:author="Xuning Wei12232" w:date="2026-10-20T21:18:00Z"/>
                <w:rFonts w:ascii="Times New Roman" w:eastAsia="仿宋_GB2312" w:hAnsi="Times New Roman" w:cs="Times New Roman"/>
                <w:color w:val="000000" w:themeColor="text1"/>
                <w:sz w:val="18"/>
                <w:szCs w:val="18"/>
                <w:lang w:eastAsia="zh-CN"/>
                <w:rPrChange w:id="6724" w:author="Xuning Wei12232" w:date="2026-10-24T11:11:00Z">
                  <w:rPr>
                    <w:ins w:id="6725" w:author="Xuning Wei12232" w:date="2026-10-20T21:18:00Z"/>
                    <w:rFonts w:ascii="Times New Roman" w:eastAsia="等线" w:hAnsi="Times New Roman" w:cs="Times New Roman"/>
                    <w:color w:val="000000" w:themeColor="text1"/>
                    <w:sz w:val="18"/>
                    <w:szCs w:val="18"/>
                    <w:lang w:eastAsia="zh-CN"/>
                  </w:rPr>
                </w:rPrChange>
              </w:rPr>
              <w:pPrChange w:id="6726"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lang w:eastAsia="zh-CN"/>
                <w:rPrChange w:id="6727" w:author="Xuning Wei12232" w:date="2026-10-24T11:11:00Z">
                  <w:rPr>
                    <w:lang w:eastAsia="zh-CN"/>
                  </w:rPr>
                </w:rPrChange>
              </w:rPr>
              <w:t>Adjust</w:t>
            </w:r>
            <w:r w:rsidRPr="00B32B9A">
              <w:rPr>
                <w:rFonts w:ascii="Times New Roman" w:eastAsia="等线" w:hAnsi="Times New Roman" w:cs="Times New Roman"/>
                <w:bCs w:val="0"/>
                <w:color w:val="000000" w:themeColor="text1"/>
                <w:sz w:val="18"/>
                <w:szCs w:val="18"/>
                <w:rPrChange w:id="6728" w:author="Xuning Wei12232" w:date="2026-10-24T11:11:00Z">
                  <w:rPr/>
                </w:rPrChange>
              </w:rPr>
              <w:t xml:space="preserve"> the </w:t>
            </w:r>
            <w:ins w:id="6729" w:author="Xuning Wei12232" w:date="2026-10-24T11:10:00Z">
              <w:r w:rsidRPr="00B32B9A">
                <w:rPr>
                  <w:rFonts w:ascii="Times New Roman" w:eastAsia="仿宋_GB2312" w:hAnsi="Times New Roman" w:cs="Times New Roman"/>
                  <w:color w:val="000000" w:themeColor="text1"/>
                  <w:sz w:val="18"/>
                  <w:szCs w:val="18"/>
                  <w:rPrChange w:id="6730" w:author="Xuning Wei12232" w:date="2026-10-24T11:11:00Z">
                    <w:rPr>
                      <w:rFonts w:ascii="Times New Roman" w:eastAsia="仿宋_GB2312" w:hAnsi="Times New Roman" w:cs="Times New Roman"/>
                      <w:color w:val="FF0000"/>
                      <w:sz w:val="18"/>
                      <w:szCs w:val="18"/>
                      <w:highlight w:val="green"/>
                    </w:rPr>
                  </w:rPrChange>
                </w:rPr>
                <w:t>jacket temperature</w:t>
              </w:r>
            </w:ins>
            <w:del w:id="6731" w:author="Xuning Wei12232" w:date="2026-10-24T11:10:00Z">
              <w:r w:rsidRPr="00B32B9A">
                <w:rPr>
                  <w:rFonts w:ascii="Times New Roman" w:eastAsia="等线" w:hAnsi="Times New Roman" w:cs="Times New Roman"/>
                  <w:bCs w:val="0"/>
                  <w:color w:val="000000" w:themeColor="text1"/>
                  <w:sz w:val="18"/>
                  <w:szCs w:val="18"/>
                  <w:rPrChange w:id="6732" w:author="Xuning Wei12232" w:date="2026-10-24T11:11:00Z">
                    <w:rPr/>
                  </w:rPrChange>
                </w:rPr>
                <w:delText>mixture</w:delText>
              </w:r>
            </w:del>
            <w:r w:rsidRPr="00B32B9A">
              <w:rPr>
                <w:rFonts w:ascii="Times New Roman" w:eastAsia="等线" w:hAnsi="Times New Roman" w:cs="Times New Roman"/>
                <w:bCs w:val="0"/>
                <w:color w:val="000000" w:themeColor="text1"/>
                <w:sz w:val="18"/>
                <w:szCs w:val="18"/>
                <w:rPrChange w:id="6733" w:author="Xuning Wei12232" w:date="2026-10-24T11:11:00Z">
                  <w:rPr/>
                </w:rPrChange>
              </w:rPr>
              <w:t xml:space="preserve"> to</w:t>
            </w:r>
            <w:del w:id="6734" w:author="Xuning Wei12232" w:date="2026-10-22T10:33:00Z">
              <w:r w:rsidRPr="00B32B9A">
                <w:rPr>
                  <w:rFonts w:ascii="Times New Roman" w:eastAsia="等线" w:hAnsi="Times New Roman" w:cs="Times New Roman"/>
                  <w:bCs w:val="0"/>
                  <w:color w:val="000000" w:themeColor="text1"/>
                  <w:sz w:val="18"/>
                  <w:szCs w:val="18"/>
                </w:rPr>
                <w:delText xml:space="preserve"> </w:delText>
              </w:r>
            </w:del>
            <w:ins w:id="6735" w:author="Xuning Wei12232" w:date="2026-10-20T21:18:00Z">
              <w:r w:rsidRPr="00B32B9A">
                <w:rPr>
                  <w:rFonts w:ascii="Times New Roman" w:eastAsia="等线" w:hAnsi="Times New Roman" w:cs="Times New Roman"/>
                  <w:bCs w:val="0"/>
                  <w:color w:val="000000" w:themeColor="text1"/>
                  <w:sz w:val="18"/>
                  <w:szCs w:val="18"/>
                </w:rPr>
                <w:t xml:space="preserve"> </w:t>
              </w:r>
            </w:ins>
            <w:r w:rsidR="00895007">
              <w:rPr>
                <w:rFonts w:ascii="Times New Roman" w:eastAsia="等线" w:hAnsi="Times New Roman" w:cs="Times New Roman"/>
                <w:bCs w:val="0"/>
                <w:color w:val="000000" w:themeColor="text1"/>
                <w:sz w:val="18"/>
                <w:szCs w:val="18"/>
                <w:lang w:eastAsia="zh-CN"/>
              </w:rPr>
              <w:t>20 ± 5 °C</w:t>
            </w:r>
            <w:ins w:id="6736" w:author="Xuning Wei12232" w:date="2026-10-20T21:18:00Z">
              <w:r w:rsidRPr="00B32B9A">
                <w:rPr>
                  <w:rFonts w:ascii="Times New Roman" w:eastAsia="等线" w:hAnsi="Times New Roman" w:cs="Times New Roman"/>
                  <w:bCs w:val="0"/>
                  <w:color w:val="000000" w:themeColor="text1"/>
                  <w:sz w:val="18"/>
                  <w:szCs w:val="18"/>
                  <w:lang w:eastAsia="zh-CN"/>
                </w:rPr>
                <w:t xml:space="preserve"> (</w:t>
              </w:r>
            </w:ins>
            <w:ins w:id="6737" w:author="Xuning Wei12232" w:date="2026-10-24T10:48:00Z">
              <w:r w:rsidRPr="00B32B9A">
                <w:rPr>
                  <w:rFonts w:ascii="Times New Roman" w:eastAsia="等线" w:hAnsi="Times New Roman" w:cs="Times New Roman"/>
                  <w:bCs w:val="0"/>
                  <w:color w:val="000000" w:themeColor="text1"/>
                  <w:sz w:val="18"/>
                  <w:szCs w:val="18"/>
                  <w:lang w:eastAsia="zh-CN"/>
                </w:rPr>
                <w:t xml:space="preserve">target: </w:t>
              </w:r>
            </w:ins>
            <w:r w:rsidR="00895007">
              <w:rPr>
                <w:rFonts w:ascii="Times New Roman" w:eastAsia="等线" w:hAnsi="Times New Roman" w:cs="Times New Roman"/>
                <w:bCs w:val="0"/>
                <w:color w:val="000000" w:themeColor="text1"/>
                <w:sz w:val="18"/>
                <w:szCs w:val="18"/>
                <w:lang w:eastAsia="zh-CN"/>
              </w:rPr>
              <w:t>20 °C</w:t>
            </w:r>
            <w:ins w:id="6738" w:author="Xuning Wei12232" w:date="2026-10-20T21:18:00Z">
              <w:r w:rsidRPr="00B32B9A">
                <w:rPr>
                  <w:rFonts w:ascii="Times New Roman" w:eastAsia="等线" w:hAnsi="Times New Roman" w:cs="Times New Roman"/>
                  <w:bCs w:val="0"/>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del w:id="6739" w:author="Xuning Wei12232" w:date="2026-10-20T14:33:00Z">
              <w:r w:rsidRPr="00B32B9A">
                <w:rPr>
                  <w:rFonts w:ascii="Times New Roman" w:eastAsia="等线" w:hAnsi="Times New Roman" w:cs="Times New Roman"/>
                  <w:bCs w:val="0"/>
                  <w:color w:val="000000" w:themeColor="text1"/>
                  <w:sz w:val="18"/>
                  <w:szCs w:val="18"/>
                  <w:lang w:eastAsia="zh-CN"/>
                </w:rPr>
                <w:delText>20 ± 5 °C</w:delText>
              </w:r>
            </w:del>
            <w:del w:id="6740" w:author="Xuning Wei12232" w:date="2026-10-20T21:18:00Z">
              <w:r w:rsidRPr="00B32B9A">
                <w:rPr>
                  <w:rFonts w:ascii="Times New Roman" w:eastAsia="等线" w:hAnsi="Times New Roman" w:cs="Times New Roman"/>
                  <w:bCs w:val="0"/>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Change w:id="6741" w:author="Xuning Wei12232" w:date="2026-10-24T11:11:00Z">
                    <w:rPr/>
                  </w:rPrChange>
                </w:rPr>
                <w:delText xml:space="preserve">. Maintain for next operation at </w:delText>
              </w:r>
            </w:del>
            <w:del w:id="6742" w:author="Xuning Wei12232" w:date="2026-10-20T14:33:00Z">
              <w:r w:rsidRPr="00B32B9A">
                <w:rPr>
                  <w:rFonts w:ascii="Times New Roman" w:eastAsia="等线" w:hAnsi="Times New Roman" w:cs="Times New Roman"/>
                  <w:color w:val="000000" w:themeColor="text1"/>
                  <w:sz w:val="18"/>
                  <w:szCs w:val="18"/>
                  <w:lang w:eastAsia="zh-CN"/>
                  <w:rPrChange w:id="6743" w:author="Xuning Wei12232" w:date="2026-10-24T11:11:00Z">
                    <w:rPr>
                      <w:lang w:eastAsia="zh-CN"/>
                    </w:rPr>
                  </w:rPrChange>
                </w:rPr>
                <w:delText>20 ± 5 °C</w:delText>
              </w:r>
            </w:del>
            <w:del w:id="6744" w:author="Xuning Wei12232" w:date="2026-10-20T21:18:00Z">
              <w:r w:rsidRPr="00B32B9A">
                <w:rPr>
                  <w:rFonts w:ascii="Times New Roman" w:eastAsia="等线" w:hAnsi="Times New Roman" w:cs="Times New Roman"/>
                  <w:color w:val="000000" w:themeColor="text1"/>
                  <w:sz w:val="18"/>
                  <w:szCs w:val="18"/>
                  <w:lang w:eastAsia="zh-CN"/>
                  <w:rPrChange w:id="6745" w:author="Xuning Wei12232" w:date="2026-10-24T11:11:00Z">
                    <w:rPr>
                      <w:lang w:eastAsia="zh-CN"/>
                    </w:rPr>
                  </w:rPrChange>
                </w:rPr>
                <w:delText xml:space="preserve"> (target: </w:delText>
              </w:r>
              <w:r w:rsidRPr="00B32B9A">
                <w:rPr>
                  <w:rFonts w:ascii="Times New Roman" w:eastAsia="等线" w:hAnsi="Times New Roman" w:cs="Times New Roman"/>
                  <w:bCs w:val="0"/>
                  <w:color w:val="000000" w:themeColor="text1"/>
                  <w:sz w:val="18"/>
                  <w:szCs w:val="18"/>
                  <w:lang w:eastAsia="zh-CN"/>
                  <w:rPrChange w:id="6746" w:author="Xuning Wei12232" w:date="2026-10-24T11:11:00Z">
                    <w:rPr>
                      <w:lang w:eastAsia="zh-CN"/>
                    </w:rPr>
                  </w:rPrChange>
                </w:rPr>
                <w:delText>20 °C</w:delText>
              </w:r>
              <w:r w:rsidRPr="00B32B9A">
                <w:rPr>
                  <w:rFonts w:ascii="Times New Roman" w:eastAsia="等线" w:hAnsi="Times New Roman" w:cs="Times New Roman"/>
                  <w:color w:val="000000" w:themeColor="text1"/>
                  <w:sz w:val="18"/>
                  <w:szCs w:val="18"/>
                  <w:lang w:eastAsia="zh-CN"/>
                  <w:rPrChange w:id="6747" w:author="Xuning Wei12232" w:date="2026-10-24T11:11:00Z">
                    <w:rPr>
                      <w:lang w:eastAsia="zh-CN"/>
                    </w:rPr>
                  </w:rPrChange>
                </w:rPr>
                <w:delText>)</w:delText>
              </w:r>
            </w:del>
          </w:p>
          <w:p w14:paraId="0ED71CC7" w14:textId="4FF37AE0" w:rsidR="00652DEA" w:rsidRPr="00B32B9A" w:rsidRDefault="00C15CB5">
            <w:pPr>
              <w:pStyle w:val="aff2"/>
              <w:widowControl w:val="0"/>
              <w:numPr>
                <w:ilvl w:val="0"/>
                <w:numId w:val="101"/>
              </w:numPr>
              <w:spacing w:beforeLines="50" w:before="120" w:afterLines="50" w:after="120"/>
              <w:jc w:val="both"/>
              <w:rPr>
                <w:ins w:id="6748" w:author="Xuning Wei12232" w:date="2026-10-20T16:06:00Z"/>
                <w:rFonts w:ascii="Times New Roman" w:eastAsia="仿宋_GB2312" w:hAnsi="Times New Roman" w:cs="Times New Roman"/>
                <w:color w:val="000000" w:themeColor="text1"/>
                <w:sz w:val="18"/>
                <w:szCs w:val="18"/>
                <w:lang w:eastAsia="zh-CN"/>
                <w:rPrChange w:id="6749" w:author="Xuning Wei12232" w:date="2026-10-24T11:11:00Z">
                  <w:rPr>
                    <w:ins w:id="6750" w:author="Xuning Wei12232" w:date="2026-10-20T16:06:00Z"/>
                    <w:rFonts w:ascii="Times New Roman" w:eastAsia="等线" w:hAnsi="Times New Roman" w:cs="Times New Roman"/>
                    <w:color w:val="000000" w:themeColor="text1"/>
                    <w:sz w:val="18"/>
                    <w:szCs w:val="18"/>
                    <w:lang w:eastAsia="zh-CN"/>
                  </w:rPr>
                </w:rPrChange>
              </w:rPr>
              <w:pPrChange w:id="6751" w:author="Xuning Wei12232" w:date="2026-10-20T16:06:00Z">
                <w:pPr>
                  <w:widowControl w:val="0"/>
                  <w:spacing w:beforeLines="50" w:before="120" w:afterLines="50" w:after="120"/>
                  <w:contextualSpacing/>
                </w:pPr>
              </w:pPrChange>
            </w:pPr>
            <w:ins w:id="6752" w:author="Xuning Wei12232" w:date="2026-10-20T08:46:00Z">
              <w:r w:rsidRPr="00B32B9A">
                <w:rPr>
                  <w:rFonts w:ascii="Times New Roman" w:eastAsia="等线" w:hAnsi="Times New Roman" w:cs="Times New Roman"/>
                  <w:color w:val="000000" w:themeColor="text1"/>
                  <w:sz w:val="18"/>
                  <w:szCs w:val="18"/>
                </w:rPr>
                <w:t>Add</w:t>
              </w:r>
              <w:r w:rsidRPr="00B32B9A">
                <w:rPr>
                  <w:rFonts w:ascii="Times New Roman" w:eastAsia="等线" w:hAnsi="Times New Roman" w:cs="Times New Roman"/>
                  <w:color w:val="000000" w:themeColor="text1"/>
                  <w:sz w:val="18"/>
                  <w:szCs w:val="18"/>
                  <w:lang w:eastAsia="zh-CN"/>
                </w:rPr>
                <w:t xml:space="preserve"> </w:t>
              </w:r>
              <w:r w:rsidRPr="00B32B9A">
                <w:rPr>
                  <w:rFonts w:ascii="Times New Roman" w:eastAsia="仿宋_GB2312" w:hAnsi="Times New Roman" w:cs="Times New Roman"/>
                  <w:color w:val="000000" w:themeColor="text1"/>
                  <w:sz w:val="18"/>
                  <w:szCs w:val="18"/>
                  <w:lang w:eastAsia="zh-CN"/>
                </w:rPr>
                <w:t>Fmoc-L- Orn(Boc)-OH (</w:t>
              </w:r>
              <w:r w:rsidRPr="00B32B9A">
                <w:rPr>
                  <w:rFonts w:ascii="Times New Roman" w:eastAsia="等线" w:hAnsi="Times New Roman" w:cs="Times New Roman"/>
                  <w:color w:val="000000" w:themeColor="text1"/>
                  <w:sz w:val="18"/>
                  <w:szCs w:val="18"/>
                </w:rPr>
                <w:t>2.</w:t>
              </w:r>
            </w:ins>
            <w:ins w:id="6753" w:author="Xuning Wei12232" w:date="2026-10-22T10:33:00Z">
              <w:r w:rsidRPr="00B32B9A">
                <w:rPr>
                  <w:rFonts w:ascii="Times New Roman" w:eastAsia="等线" w:hAnsi="Times New Roman" w:cs="Times New Roman"/>
                  <w:color w:val="000000" w:themeColor="text1"/>
                  <w:sz w:val="18"/>
                  <w:szCs w:val="18"/>
                  <w:rPrChange w:id="6754" w:author="Xuning Wei12232" w:date="2026-10-24T11:11:00Z">
                    <w:rPr>
                      <w:rFonts w:ascii="Times New Roman" w:eastAsia="等线" w:hAnsi="Times New Roman" w:cs="Times New Roman"/>
                      <w:color w:val="000000" w:themeColor="text1"/>
                      <w:sz w:val="18"/>
                      <w:szCs w:val="18"/>
                      <w:highlight w:val="lightGray"/>
                    </w:rPr>
                  </w:rPrChange>
                </w:rPr>
                <w:t>0</w:t>
              </w:r>
            </w:ins>
            <w:ins w:id="6755" w:author="Xuning Wei12232" w:date="2026-10-20T08:46:00Z">
              <w:r w:rsidRPr="00B32B9A">
                <w:rPr>
                  <w:rFonts w:ascii="Times New Roman" w:eastAsia="等线" w:hAnsi="Times New Roman" w:cs="Times New Roman"/>
                  <w:color w:val="000000" w:themeColor="text1"/>
                  <w:sz w:val="18"/>
                  <w:szCs w:val="18"/>
                </w:rPr>
                <w:t>0 eq.</w:t>
              </w:r>
              <w:r w:rsidRPr="00B32B9A">
                <w:rPr>
                  <w:rFonts w:ascii="Times New Roman" w:eastAsia="仿宋_GB2312" w:hAnsi="Times New Roman" w:cs="Times New Roman"/>
                  <w:color w:val="000000" w:themeColor="text1"/>
                  <w:sz w:val="18"/>
                  <w:szCs w:val="18"/>
                  <w:lang w:eastAsia="zh-CN"/>
                </w:rPr>
                <w:t>)</w:t>
              </w:r>
              <w:r w:rsidRPr="00B32B9A">
                <w:rPr>
                  <w:rFonts w:ascii="Times New Roman" w:eastAsia="仿宋_GB2312" w:hAnsi="Times New Roman" w:cs="Times New Roman"/>
                  <w:color w:val="000000" w:themeColor="text1"/>
                  <w:sz w:val="18"/>
                  <w:szCs w:val="18"/>
                </w:rPr>
                <w:t xml:space="preserve"> coupling</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xml:space="preserve"> </w:t>
              </w:r>
            </w:ins>
            <w:ins w:id="6756" w:author="Xuning Wei12232" w:date="2026-10-20T22:21:00Z">
              <w:r w:rsidRPr="00B32B9A">
                <w:rPr>
                  <w:rFonts w:ascii="Times New Roman" w:eastAsia="等线" w:hAnsi="Times New Roman" w:cs="Times New Roman"/>
                  <w:color w:val="000000" w:themeColor="text1"/>
                  <w:sz w:val="18"/>
                  <w:szCs w:val="18"/>
                </w:rPr>
                <w:t>Stir at least 15</w:t>
              </w:r>
            </w:ins>
            <w:ins w:id="6757" w:author="Johan Granander" w:date="2026-10-25T12:54:00Z">
              <w:r w:rsidR="00D15F12" w:rsidRPr="00B32B9A">
                <w:rPr>
                  <w:rFonts w:ascii="Times New Roman" w:eastAsia="等线" w:hAnsi="Times New Roman" w:cs="Times New Roman"/>
                  <w:color w:val="000000" w:themeColor="text1"/>
                  <w:sz w:val="18"/>
                  <w:szCs w:val="18"/>
                </w:rPr>
                <w:t xml:space="preserve"> </w:t>
              </w:r>
            </w:ins>
            <w:ins w:id="6758" w:author="Xuning Wei12232" w:date="2026-10-20T22:21:00Z">
              <w:r w:rsidRPr="00B32B9A">
                <w:rPr>
                  <w:rFonts w:ascii="Times New Roman" w:eastAsia="等线" w:hAnsi="Times New Roman" w:cs="Times New Roman"/>
                  <w:color w:val="000000" w:themeColor="text1"/>
                  <w:sz w:val="18"/>
                  <w:szCs w:val="18"/>
                </w:rPr>
                <w:t xml:space="preserve">minutes at </w:t>
              </w:r>
            </w:ins>
            <w:r w:rsidR="00895007">
              <w:rPr>
                <w:rFonts w:ascii="Times New Roman" w:eastAsia="等线" w:hAnsi="Times New Roman" w:cs="Times New Roman"/>
                <w:color w:val="000000" w:themeColor="text1"/>
                <w:sz w:val="18"/>
                <w:szCs w:val="18"/>
              </w:rPr>
              <w:t>20 ± 5 °C</w:t>
            </w:r>
            <w:ins w:id="6759" w:author="Xuning Wei12232" w:date="2026-10-20T22:21:00Z">
              <w:r w:rsidRPr="00B32B9A">
                <w:rPr>
                  <w:rFonts w:ascii="Times New Roman" w:eastAsia="等线" w:hAnsi="Times New Roman" w:cs="Times New Roman"/>
                  <w:color w:val="000000" w:themeColor="text1"/>
                  <w:sz w:val="18"/>
                  <w:szCs w:val="18"/>
                </w:rPr>
                <w:t xml:space="preserve"> (</w:t>
              </w:r>
            </w:ins>
            <w:ins w:id="6760" w:author="Xuning Wei12232" w:date="2026-10-24T10:48:00Z">
              <w:r w:rsidRPr="00B32B9A">
                <w:rPr>
                  <w:rFonts w:ascii="Times New Roman" w:eastAsia="等线" w:hAnsi="Times New Roman" w:cs="Times New Roman"/>
                  <w:color w:val="000000" w:themeColor="text1"/>
                  <w:sz w:val="18"/>
                  <w:szCs w:val="18"/>
                </w:rPr>
                <w:t xml:space="preserve">target: </w:t>
              </w:r>
            </w:ins>
            <w:r w:rsidR="00895007">
              <w:rPr>
                <w:rFonts w:ascii="Times New Roman" w:eastAsia="等线" w:hAnsi="Times New Roman" w:cs="Times New Roman"/>
                <w:color w:val="000000" w:themeColor="text1"/>
                <w:sz w:val="18"/>
                <w:szCs w:val="18"/>
              </w:rPr>
              <w:t>20 °C</w:t>
            </w:r>
            <w:ins w:id="6761" w:author="Xuning Wei12232" w:date="2026-10-20T22:21:00Z">
              <w:r w:rsidRPr="00B32B9A">
                <w:rPr>
                  <w:rFonts w:ascii="Times New Roman" w:eastAsia="等线" w:hAnsi="Times New Roman" w:cs="Times New Roman"/>
                  <w:color w:val="000000" w:themeColor="text1"/>
                  <w:sz w:val="18"/>
                  <w:szCs w:val="18"/>
                </w:rPr>
                <w:t>)</w:t>
              </w:r>
            </w:ins>
            <w:ins w:id="6762" w:author="Xuning Wei12232" w:date="2026-10-20T08:46:00Z">
              <w:r w:rsidRPr="00B32B9A">
                <w:rPr>
                  <w:rFonts w:ascii="Times New Roman" w:eastAsia="等线" w:hAnsi="Times New Roman" w:cs="Times New Roman"/>
                  <w:color w:val="000000" w:themeColor="text1"/>
                  <w:sz w:val="18"/>
                  <w:szCs w:val="18"/>
                </w:rPr>
                <w:t>, Confirm no visible solids and later use.</w:t>
              </w:r>
            </w:ins>
            <w:del w:id="6763" w:author="Xuning Wei12232" w:date="2026-10-20T16:06:00Z">
              <w:r w:rsidRPr="00B32B9A">
                <w:rPr>
                  <w:rFonts w:ascii="Times New Roman" w:eastAsia="等线" w:hAnsi="Times New Roman" w:cs="Times New Roman"/>
                  <w:color w:val="000000" w:themeColor="text1"/>
                  <w:sz w:val="18"/>
                  <w:szCs w:val="18"/>
                  <w:lang w:eastAsia="zh-CN"/>
                </w:rPr>
                <w:br/>
                <w:delText xml:space="preserve">4. </w:delText>
              </w:r>
            </w:del>
          </w:p>
          <w:p w14:paraId="75F6051A" w14:textId="77777777" w:rsidR="00652DEA" w:rsidRPr="00B32B9A" w:rsidRDefault="00C15CB5">
            <w:pPr>
              <w:pStyle w:val="aff2"/>
              <w:widowControl w:val="0"/>
              <w:numPr>
                <w:ilvl w:val="0"/>
                <w:numId w:val="101"/>
              </w:numPr>
              <w:spacing w:beforeLines="50" w:before="120" w:afterLines="50" w:after="120"/>
              <w:jc w:val="both"/>
              <w:rPr>
                <w:ins w:id="6764" w:author="Xuning Wei12232" w:date="2026-10-20T16:06:00Z"/>
                <w:rFonts w:ascii="Times New Roman" w:eastAsia="仿宋_GB2312" w:hAnsi="Times New Roman" w:cs="Times New Roman"/>
                <w:color w:val="000000" w:themeColor="text1"/>
                <w:sz w:val="18"/>
                <w:szCs w:val="18"/>
                <w:rPrChange w:id="6765" w:author="Xuning Wei12232" w:date="2026-10-24T11:11:00Z">
                  <w:rPr>
                    <w:ins w:id="6766" w:author="Xuning Wei12232" w:date="2026-10-20T16:06:00Z"/>
                    <w:rFonts w:ascii="Times New Roman" w:eastAsia="等线" w:hAnsi="Times New Roman" w:cs="Times New Roman"/>
                    <w:color w:val="000000" w:themeColor="text1"/>
                    <w:sz w:val="18"/>
                    <w:szCs w:val="18"/>
                  </w:rPr>
                </w:rPrChange>
              </w:rPr>
              <w:pPrChange w:id="6767"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768" w:author="Xuning Wei12232" w:date="2026-10-20T21:19:00Z">
              <w:r w:rsidRPr="00B32B9A">
                <w:rPr>
                  <w:rFonts w:ascii="Times New Roman" w:eastAsia="等线" w:hAnsi="Times New Roman" w:cs="Times New Roman"/>
                  <w:bCs w:val="0"/>
                  <w:color w:val="000000" w:themeColor="text1"/>
                  <w:sz w:val="18"/>
                  <w:szCs w:val="18"/>
                </w:rPr>
                <w:t>OxymaPure (</w:t>
              </w:r>
              <w:r w:rsidRPr="00B32B9A">
                <w:rPr>
                  <w:rFonts w:ascii="Times New Roman" w:eastAsia="等线" w:hAnsi="Times New Roman" w:cs="Times New Roman"/>
                  <w:color w:val="000000" w:themeColor="text1"/>
                  <w:sz w:val="18"/>
                  <w:szCs w:val="18"/>
                </w:rPr>
                <w:t>2.0</w:t>
              </w:r>
            </w:ins>
            <w:ins w:id="6769" w:author="Xuning Wei12232" w:date="2026-10-22T10:33:00Z">
              <w:r w:rsidRPr="00B32B9A">
                <w:rPr>
                  <w:rFonts w:ascii="Times New Roman" w:eastAsia="等线" w:hAnsi="Times New Roman" w:cs="Times New Roman"/>
                  <w:color w:val="000000" w:themeColor="text1"/>
                  <w:sz w:val="18"/>
                  <w:szCs w:val="18"/>
                </w:rPr>
                <w:t>0</w:t>
              </w:r>
            </w:ins>
            <w:ins w:id="6770" w:author="Xuning Wei12232" w:date="2026-10-20T21:19:00Z">
              <w:r w:rsidRPr="00B32B9A">
                <w:rPr>
                  <w:rFonts w:ascii="Times New Roman" w:eastAsia="等线" w:hAnsi="Times New Roman" w:cs="Times New Roman"/>
                  <w:color w:val="000000" w:themeColor="text1"/>
                  <w:sz w:val="18"/>
                  <w:szCs w:val="18"/>
                </w:rPr>
                <w:t xml:space="preserve"> eq.</w:t>
              </w:r>
              <w:r w:rsidRPr="00B32B9A">
                <w:rPr>
                  <w:rFonts w:ascii="Times New Roman" w:eastAsia="等线" w:hAnsi="Times New Roman" w:cs="Times New Roman"/>
                  <w:bCs w:val="0"/>
                  <w:color w:val="000000" w:themeColor="text1"/>
                  <w:sz w:val="18"/>
                  <w:szCs w:val="18"/>
                </w:rPr>
                <w:t>)</w:t>
              </w:r>
              <w:r w:rsidRPr="00B32B9A">
                <w:rPr>
                  <w:rFonts w:ascii="Times New Roman" w:eastAsia="等线" w:hAnsi="Times New Roman" w:cs="Times New Roman"/>
                  <w:color w:val="000000" w:themeColor="text1"/>
                  <w:sz w:val="18"/>
                  <w:szCs w:val="18"/>
                </w:rPr>
                <w:t xml:space="preserve"> into </w:t>
              </w:r>
              <w:r w:rsidRPr="00B32B9A">
                <w:rPr>
                  <w:rFonts w:ascii="Times New Roman" w:eastAsia="仿宋_GB2312" w:hAnsi="Times New Roman" w:cs="Times New Roman"/>
                  <w:color w:val="000000" w:themeColor="text1"/>
                  <w:sz w:val="18"/>
                  <w:szCs w:val="18"/>
                </w:rPr>
                <w:t>TJ4S-1213-Sy15</w:t>
              </w:r>
              <w:r w:rsidRPr="00B32B9A">
                <w:rPr>
                  <w:rFonts w:ascii="Times New Roman" w:eastAsia="仿宋_GB2312" w:hAnsi="Times New Roman" w:cs="Times New Roman"/>
                  <w:color w:val="000000" w:themeColor="text1"/>
                  <w:sz w:val="18"/>
                  <w:szCs w:val="18"/>
                  <w:lang w:eastAsia="zh-CN"/>
                </w:rPr>
                <w:t>-R01</w:t>
              </w:r>
              <w:r w:rsidRPr="00B32B9A">
                <w:rPr>
                  <w:rFonts w:ascii="Times New Roman" w:eastAsia="等线" w:hAnsi="Times New Roman" w:cs="Times New Roman"/>
                  <w:color w:val="000000" w:themeColor="text1"/>
                  <w:sz w:val="18"/>
                  <w:szCs w:val="18"/>
                  <w:lang w:eastAsia="zh-CN"/>
                </w:rPr>
                <w:t>)</w:t>
              </w:r>
              <w:r w:rsidRPr="00B32B9A">
                <w:rPr>
                  <w:rFonts w:ascii="Times New Roman" w:eastAsia="等线" w:hAnsi="Times New Roman" w:cs="Times New Roman"/>
                  <w:color w:val="000000" w:themeColor="text1"/>
                  <w:sz w:val="18"/>
                  <w:szCs w:val="18"/>
                </w:rPr>
                <w:t>, rinse the</w:t>
              </w:r>
              <w:r w:rsidRPr="00B32B9A">
                <w:rPr>
                  <w:rFonts w:ascii="Times New Roman" w:eastAsia="等线" w:hAnsi="Times New Roman" w:cs="Times New Roman"/>
                  <w:b/>
                  <w:color w:val="000000" w:themeColor="text1"/>
                  <w:sz w:val="18"/>
                  <w:szCs w:val="18"/>
                </w:rPr>
                <w:t xml:space="preserve"> </w:t>
              </w:r>
              <w:r w:rsidRPr="00B32B9A">
                <w:rPr>
                  <w:rFonts w:ascii="Times New Roman" w:eastAsia="等线" w:hAnsi="Times New Roman" w:cs="Times New Roman"/>
                  <w:color w:val="000000" w:themeColor="text1"/>
                  <w:sz w:val="18"/>
                  <w:szCs w:val="18"/>
                </w:rPr>
                <w:t xml:space="preserve">TJ4S-1213-Sy15-R01 with </w:t>
              </w:r>
              <w:r w:rsidRPr="00B32B9A">
                <w:rPr>
                  <w:rFonts w:ascii="Times New Roman" w:eastAsia="等线" w:hAnsi="Times New Roman" w:cs="Times New Roman"/>
                  <w:color w:val="000000" w:themeColor="text1"/>
                  <w:sz w:val="18"/>
                  <w:szCs w:val="18"/>
                  <w:rPrChange w:id="6771" w:author="Xuning Wei12232" w:date="2026-10-24T11:11:00Z">
                    <w:rPr>
                      <w:rFonts w:ascii="Times New Roman" w:eastAsia="等线" w:hAnsi="Times New Roman" w:cs="Times New Roman"/>
                      <w:color w:val="000000" w:themeColor="text1"/>
                      <w:sz w:val="18"/>
                      <w:szCs w:val="18"/>
                      <w:highlight w:val="cyan"/>
                    </w:rPr>
                  </w:rPrChange>
                </w:rPr>
                <w:t>DMF (2.0 V, 1.9</w:t>
              </w:r>
            </w:ins>
            <w:ins w:id="6772" w:author="Xuning Wei12232" w:date="2026-10-23T16:06:00Z">
              <w:r w:rsidRPr="00B32B9A">
                <w:rPr>
                  <w:rFonts w:ascii="Times New Roman" w:eastAsia="等线" w:hAnsi="Times New Roman" w:cs="Times New Roman"/>
                  <w:color w:val="000000" w:themeColor="text1"/>
                  <w:sz w:val="18"/>
                  <w:szCs w:val="18"/>
                  <w:rPrChange w:id="6773" w:author="Xuning Wei12232" w:date="2026-10-24T11:11:00Z">
                    <w:rPr>
                      <w:rFonts w:ascii="Times New Roman" w:eastAsia="等线" w:hAnsi="Times New Roman" w:cs="Times New Roman"/>
                      <w:color w:val="000000" w:themeColor="text1"/>
                      <w:sz w:val="18"/>
                      <w:szCs w:val="18"/>
                      <w:highlight w:val="cyan"/>
                    </w:rPr>
                  </w:rPrChange>
                </w:rPr>
                <w:t>0</w:t>
              </w:r>
            </w:ins>
            <w:ins w:id="6774" w:author="Xuning Wei12232" w:date="2026-10-20T21:19:00Z">
              <w:r w:rsidRPr="00B32B9A">
                <w:rPr>
                  <w:rFonts w:ascii="Times New Roman" w:eastAsia="等线" w:hAnsi="Times New Roman" w:cs="Times New Roman"/>
                  <w:color w:val="000000" w:themeColor="text1"/>
                  <w:sz w:val="18"/>
                  <w:szCs w:val="18"/>
                  <w:rPrChange w:id="6775" w:author="Xuning Wei12232" w:date="2026-10-24T11:11:00Z">
                    <w:rPr>
                      <w:rFonts w:ascii="Times New Roman" w:eastAsia="等线" w:hAnsi="Times New Roman" w:cs="Times New Roman"/>
                      <w:color w:val="000000" w:themeColor="text1"/>
                      <w:sz w:val="18"/>
                      <w:szCs w:val="18"/>
                      <w:highlight w:val="cyan"/>
                    </w:rPr>
                  </w:rPrChange>
                </w:rPr>
                <w:t xml:space="preserve"> kg/kg)</w:t>
              </w:r>
              <w:r w:rsidRPr="00B32B9A">
                <w:rPr>
                  <w:rFonts w:ascii="Times New Roman" w:eastAsia="等线" w:hAnsi="Times New Roman" w:cs="Times New Roman"/>
                  <w:color w:val="000000" w:themeColor="text1"/>
                  <w:sz w:val="18"/>
                  <w:szCs w:val="18"/>
                </w:rPr>
                <w:t>.</w:t>
              </w:r>
            </w:ins>
            <w:del w:id="6776" w:author="Xuning Wei12232" w:date="2026-10-20T08:13:00Z">
              <w:r w:rsidRPr="00B32B9A">
                <w:rPr>
                  <w:rFonts w:ascii="Times New Roman" w:eastAsia="等线" w:hAnsi="Times New Roman" w:cs="Times New Roman"/>
                  <w:color w:val="000000" w:themeColor="text1"/>
                  <w:sz w:val="18"/>
                  <w:szCs w:val="18"/>
                </w:rPr>
                <w:delText xml:space="preserve">2.0 eq. </w:delText>
              </w:r>
              <w:r w:rsidRPr="00B32B9A">
                <w:rPr>
                  <w:rFonts w:ascii="Times New Roman" w:eastAsia="等线" w:hAnsi="Times New Roman" w:cs="Times New Roman"/>
                  <w:bCs w:val="0"/>
                  <w:color w:val="000000" w:themeColor="text1"/>
                  <w:sz w:val="18"/>
                  <w:szCs w:val="18"/>
                </w:rPr>
                <w:delText>OxymaPure</w:delText>
              </w:r>
            </w:del>
            <w:del w:id="6777" w:author="Xuning Wei12232" w:date="2026-10-20T21:19:00Z">
              <w:r w:rsidRPr="00B32B9A">
                <w:rPr>
                  <w:rFonts w:ascii="Times New Roman" w:eastAsia="等线" w:hAnsi="Times New Roman" w:cs="Times New Roman"/>
                  <w:color w:val="000000" w:themeColor="text1"/>
                  <w:sz w:val="18"/>
                  <w:szCs w:val="18"/>
                </w:rPr>
                <w:delText xml:space="preserve"> into </w:delText>
              </w:r>
              <w:r w:rsidRPr="00B32B9A">
                <w:rPr>
                  <w:rFonts w:ascii="Times New Roman" w:eastAsia="仿宋_GB2312" w:hAnsi="Times New Roman" w:cs="Times New Roman"/>
                  <w:color w:val="000000" w:themeColor="text1"/>
                  <w:sz w:val="18"/>
                  <w:szCs w:val="18"/>
                </w:rPr>
                <w:delText>TJ4S-1213-Sy15</w:delText>
              </w:r>
              <w:r w:rsidRPr="00B32B9A">
                <w:rPr>
                  <w:rFonts w:ascii="Times New Roman" w:eastAsia="仿宋_GB2312" w:hAnsi="Times New Roman" w:cs="Times New Roman"/>
                  <w:color w:val="000000" w:themeColor="text1"/>
                  <w:sz w:val="18"/>
                  <w:szCs w:val="18"/>
                  <w:lang w:eastAsia="zh-CN"/>
                </w:rPr>
                <w:delText>-R01</w:delText>
              </w:r>
              <w:r w:rsidRPr="00B32B9A">
                <w:rPr>
                  <w:rFonts w:ascii="Times New Roman" w:eastAsia="等线" w:hAnsi="Times New Roman" w:cs="Times New Roman"/>
                  <w:color w:val="000000" w:themeColor="text1"/>
                  <w:sz w:val="18"/>
                  <w:szCs w:val="18"/>
                </w:rPr>
                <w:delText xml:space="preserve"> at </w:delText>
              </w:r>
            </w:del>
            <w:del w:id="6778"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779" w:author="Xuning Wei12232" w:date="2026-10-20T21:19:00Z">
              <w:r w:rsidRPr="00B32B9A">
                <w:rPr>
                  <w:rFonts w:ascii="Times New Roman" w:eastAsia="等线" w:hAnsi="Times New Roman" w:cs="Times New Roman"/>
                  <w:color w:val="000000" w:themeColor="text1"/>
                  <w:sz w:val="18"/>
                  <w:szCs w:val="18"/>
                  <w:lang w:eastAsia="zh-CN"/>
                </w:rPr>
                <w:delText xml:space="preserve"> (target: 20 °C)</w:delText>
              </w:r>
              <w:r w:rsidRPr="00B32B9A">
                <w:rPr>
                  <w:rFonts w:ascii="Times New Roman" w:eastAsia="等线" w:hAnsi="Times New Roman" w:cs="Times New Roman"/>
                  <w:color w:val="000000" w:themeColor="text1"/>
                  <w:sz w:val="18"/>
                  <w:szCs w:val="18"/>
                </w:rPr>
                <w:delText>, rinse the</w:delText>
              </w:r>
              <w:r w:rsidRPr="00B32B9A">
                <w:rPr>
                  <w:rFonts w:ascii="Times New Roman" w:eastAsia="等线" w:hAnsi="Times New Roman" w:cs="Times New Roman"/>
                  <w:b/>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delText xml:space="preserve">TJ4S-1213-Sy15-R01 with </w:delText>
              </w:r>
            </w:del>
            <w:del w:id="6780" w:author="Xuning Wei12232" w:date="2026-10-20T08:13:00Z">
              <w:r w:rsidRPr="00B32B9A">
                <w:rPr>
                  <w:rFonts w:ascii="Times New Roman" w:eastAsia="等线" w:hAnsi="Times New Roman" w:cs="Times New Roman"/>
                  <w:color w:val="000000" w:themeColor="text1"/>
                  <w:sz w:val="18"/>
                  <w:szCs w:val="18"/>
                </w:rPr>
                <w:delText>2.0 V DMF (1.896 kg/kg)</w:delText>
              </w:r>
            </w:del>
            <w:del w:id="6781" w:author="Xuning Wei12232" w:date="2026-10-20T21:19:00Z">
              <w:r w:rsidRPr="00B32B9A">
                <w:rPr>
                  <w:rFonts w:ascii="Times New Roman" w:eastAsia="等线" w:hAnsi="Times New Roman" w:cs="Times New Roman"/>
                  <w:color w:val="000000" w:themeColor="text1"/>
                  <w:sz w:val="18"/>
                  <w:szCs w:val="18"/>
                </w:rPr>
                <w:delText>.</w:delText>
              </w:r>
            </w:del>
            <w:del w:id="6782"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5. </w:delText>
              </w:r>
            </w:del>
          </w:p>
          <w:p w14:paraId="755DE354" w14:textId="251436C9" w:rsidR="00652DEA" w:rsidRPr="00B32B9A" w:rsidRDefault="00C15CB5">
            <w:pPr>
              <w:pStyle w:val="aff2"/>
              <w:widowControl w:val="0"/>
              <w:numPr>
                <w:ilvl w:val="0"/>
                <w:numId w:val="101"/>
              </w:numPr>
              <w:spacing w:beforeLines="50" w:before="120" w:afterLines="50" w:after="120"/>
              <w:jc w:val="both"/>
              <w:rPr>
                <w:ins w:id="6783" w:author="Xuning Wei12232" w:date="2026-10-20T16:06:00Z"/>
                <w:rFonts w:ascii="Times New Roman" w:eastAsia="仿宋_GB2312" w:hAnsi="Times New Roman" w:cs="Times New Roman"/>
                <w:color w:val="000000" w:themeColor="text1"/>
                <w:sz w:val="18"/>
                <w:szCs w:val="18"/>
                <w:rPrChange w:id="6784" w:author="Xuning Wei12232" w:date="2026-10-24T11:11:00Z">
                  <w:rPr>
                    <w:ins w:id="6785" w:author="Xuning Wei12232" w:date="2026-10-20T16:06:00Z"/>
                    <w:rFonts w:ascii="Times New Roman" w:eastAsia="等线" w:hAnsi="Times New Roman" w:cs="Times New Roman"/>
                    <w:color w:val="000000" w:themeColor="text1"/>
                    <w:sz w:val="18"/>
                    <w:szCs w:val="18"/>
                  </w:rPr>
                </w:rPrChange>
              </w:rPr>
              <w:pPrChange w:id="6786"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 xml:space="preserve">Add </w:t>
            </w:r>
            <w:ins w:id="6787" w:author="Xuning Wei12232" w:date="2026-10-20T21:21:00Z">
              <w:r w:rsidRPr="00B32B9A">
                <w:rPr>
                  <w:rFonts w:ascii="Times New Roman" w:eastAsia="等线" w:hAnsi="Times New Roman" w:cs="Times New Roman"/>
                  <w:color w:val="000000" w:themeColor="text1"/>
                  <w:sz w:val="18"/>
                  <w:szCs w:val="18"/>
                  <w:rPrChange w:id="6788" w:author="Xuning Wei12232" w:date="2026-10-24T11:11:00Z">
                    <w:rPr>
                      <w:rFonts w:ascii="Times New Roman" w:eastAsia="等线" w:hAnsi="Times New Roman" w:cs="Times New Roman"/>
                      <w:color w:val="FF0000"/>
                      <w:sz w:val="18"/>
                      <w:szCs w:val="18"/>
                      <w:highlight w:val="lightGray"/>
                    </w:rPr>
                  </w:rPrChange>
                </w:rPr>
                <w:t>DIC (2.2</w:t>
              </w:r>
            </w:ins>
            <w:ins w:id="6789" w:author="Xuning Wei12232" w:date="2026-10-22T10:34:00Z">
              <w:r w:rsidRPr="00B32B9A">
                <w:rPr>
                  <w:rFonts w:ascii="Times New Roman" w:eastAsia="等线" w:hAnsi="Times New Roman" w:cs="Times New Roman"/>
                  <w:color w:val="000000" w:themeColor="text1"/>
                  <w:sz w:val="18"/>
                  <w:szCs w:val="18"/>
                  <w:rPrChange w:id="6790" w:author="Xuning Wei12232" w:date="2026-10-24T11:11:00Z">
                    <w:rPr>
                      <w:rFonts w:ascii="Times New Roman" w:eastAsia="等线" w:hAnsi="Times New Roman" w:cs="Times New Roman"/>
                      <w:color w:val="FF0000"/>
                      <w:sz w:val="18"/>
                      <w:szCs w:val="18"/>
                      <w:highlight w:val="lightGray"/>
                    </w:rPr>
                  </w:rPrChange>
                </w:rPr>
                <w:t>0</w:t>
              </w:r>
            </w:ins>
            <w:ins w:id="6791" w:author="Xuning Wei12232" w:date="2026-10-20T21:21:00Z">
              <w:r w:rsidRPr="00B32B9A">
                <w:rPr>
                  <w:rFonts w:ascii="Times New Roman" w:eastAsia="等线" w:hAnsi="Times New Roman" w:cs="Times New Roman"/>
                  <w:color w:val="000000" w:themeColor="text1"/>
                  <w:sz w:val="18"/>
                  <w:szCs w:val="18"/>
                  <w:rPrChange w:id="6792" w:author="Xuning Wei12232" w:date="2026-10-24T11:11:00Z">
                    <w:rPr>
                      <w:rFonts w:ascii="Times New Roman" w:eastAsia="等线" w:hAnsi="Times New Roman" w:cs="Times New Roman"/>
                      <w:color w:val="FF0000"/>
                      <w:sz w:val="18"/>
                      <w:szCs w:val="18"/>
                      <w:highlight w:val="lightGray"/>
                    </w:rPr>
                  </w:rPrChange>
                </w:rPr>
                <w:t xml:space="preserve"> eq.)</w:t>
              </w:r>
              <w:r w:rsidRPr="00B32B9A">
                <w:rPr>
                  <w:rFonts w:ascii="Times New Roman" w:eastAsia="等线" w:hAnsi="Times New Roman" w:cs="Times New Roman"/>
                  <w:color w:val="000000" w:themeColor="text1"/>
                  <w:sz w:val="18"/>
                  <w:szCs w:val="18"/>
                </w:rPr>
                <w:t xml:space="preserve"> into TJ4S-1213-Sy15-R01 at </w:t>
              </w:r>
            </w:ins>
            <w:r w:rsidR="00895007">
              <w:rPr>
                <w:rFonts w:ascii="Times New Roman" w:eastAsia="等线" w:hAnsi="Times New Roman" w:cs="Times New Roman"/>
                <w:color w:val="000000" w:themeColor="text1"/>
                <w:sz w:val="18"/>
                <w:szCs w:val="18"/>
                <w:lang w:eastAsia="zh-CN"/>
              </w:rPr>
              <w:t>20 ± 5 °C</w:t>
            </w:r>
            <w:ins w:id="6793"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794"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795" w:author="Xuning Wei12232" w:date="2026-10-20T21:21:00Z">
              <w:r w:rsidRPr="00B32B9A">
                <w:rPr>
                  <w:rFonts w:ascii="Times New Roman" w:eastAsia="等线" w:hAnsi="Times New Roman" w:cs="Times New Roman"/>
                  <w:color w:val="000000" w:themeColor="text1"/>
                  <w:sz w:val="18"/>
                  <w:szCs w:val="18"/>
                </w:rPr>
                <w:t xml:space="preserve">, activate for </w:t>
              </w:r>
              <w:r w:rsidRPr="00B32B9A">
                <w:rPr>
                  <w:rFonts w:ascii="Times New Roman" w:eastAsia="等线" w:hAnsi="Times New Roman" w:cs="Times New Roman"/>
                  <w:color w:val="000000" w:themeColor="text1"/>
                  <w:sz w:val="18"/>
                  <w:szCs w:val="18"/>
                  <w:rPrChange w:id="6796" w:author="Xuning Wei12232" w:date="2026-10-24T11:11:00Z">
                    <w:rPr>
                      <w:rFonts w:ascii="Times New Roman" w:eastAsia="等线" w:hAnsi="Times New Roman" w:cs="Times New Roman"/>
                      <w:color w:val="000000" w:themeColor="text1"/>
                      <w:sz w:val="18"/>
                      <w:szCs w:val="18"/>
                      <w:highlight w:val="lightGray"/>
                    </w:rPr>
                  </w:rPrChange>
                </w:rPr>
                <w:t>20±5 min (target: 20 min)</w:t>
              </w:r>
              <w:r w:rsidRPr="00B32B9A">
                <w:rPr>
                  <w:rFonts w:ascii="Times New Roman" w:eastAsia="等线" w:hAnsi="Times New Roman" w:cs="Times New Roman"/>
                  <w:color w:val="000000" w:themeColor="text1"/>
                  <w:sz w:val="18"/>
                  <w:szCs w:val="18"/>
                </w:rPr>
                <w:t xml:space="preserve"> at </w:t>
              </w:r>
            </w:ins>
            <w:r w:rsidR="00895007">
              <w:rPr>
                <w:rFonts w:ascii="Times New Roman" w:eastAsia="等线" w:hAnsi="Times New Roman" w:cs="Times New Roman"/>
                <w:color w:val="000000" w:themeColor="text1"/>
                <w:sz w:val="18"/>
                <w:szCs w:val="18"/>
                <w:lang w:eastAsia="zh-CN"/>
              </w:rPr>
              <w:t>20 ± 5 °C</w:t>
            </w:r>
            <w:ins w:id="6797" w:author="Xuning Wei12232" w:date="2026-10-20T21:21:00Z">
              <w:r w:rsidRPr="00B32B9A">
                <w:rPr>
                  <w:rFonts w:ascii="Times New Roman" w:eastAsia="等线" w:hAnsi="Times New Roman" w:cs="Times New Roman"/>
                  <w:color w:val="000000" w:themeColor="text1"/>
                  <w:sz w:val="18"/>
                  <w:szCs w:val="18"/>
                  <w:lang w:eastAsia="zh-CN"/>
                </w:rPr>
                <w:t xml:space="preserve"> (</w:t>
              </w:r>
            </w:ins>
            <w:ins w:id="6798" w:author="Xuning Wei12232" w:date="2026-10-24T10:48:00Z">
              <w:r w:rsidRPr="00B32B9A">
                <w:rPr>
                  <w:rFonts w:ascii="Times New Roman" w:eastAsia="等线" w:hAnsi="Times New Roman" w:cs="Times New Roman"/>
                  <w:color w:val="000000" w:themeColor="text1"/>
                  <w:sz w:val="18"/>
                  <w:szCs w:val="18"/>
                  <w:lang w:eastAsia="zh-CN"/>
                </w:rPr>
                <w:t xml:space="preserve">target: </w:t>
              </w:r>
            </w:ins>
            <w:r w:rsidR="00895007">
              <w:rPr>
                <w:rFonts w:ascii="Times New Roman" w:eastAsia="等线" w:hAnsi="Times New Roman" w:cs="Times New Roman"/>
                <w:color w:val="000000" w:themeColor="text1"/>
                <w:sz w:val="18"/>
                <w:szCs w:val="18"/>
                <w:lang w:eastAsia="zh-CN"/>
              </w:rPr>
              <w:t>20 °C</w:t>
            </w:r>
            <w:ins w:id="6799" w:author="Xuning Wei12232" w:date="2026-10-20T21:21:00Z">
              <w:r w:rsidRPr="00B32B9A">
                <w:rPr>
                  <w:rFonts w:ascii="Times New Roman" w:eastAsia="等线" w:hAnsi="Times New Roman" w:cs="Times New Roman"/>
                  <w:color w:val="000000" w:themeColor="text1"/>
                  <w:sz w:val="18"/>
                  <w:szCs w:val="18"/>
                  <w:lang w:eastAsia="zh-CN"/>
                </w:rPr>
                <w:t>).</w:t>
              </w:r>
            </w:ins>
            <w:del w:id="6800" w:author="Xuning Wei12232" w:date="2026-10-20T08:14:00Z">
              <w:r w:rsidRPr="00B32B9A">
                <w:rPr>
                  <w:rFonts w:ascii="Times New Roman" w:eastAsia="等线" w:hAnsi="Times New Roman" w:cs="Times New Roman"/>
                  <w:color w:val="000000" w:themeColor="text1"/>
                  <w:sz w:val="18"/>
                  <w:szCs w:val="18"/>
                </w:rPr>
                <w:delText>2.2 eq. DIC</w:delText>
              </w:r>
            </w:del>
            <w:del w:id="6801" w:author="Xuning Wei12232" w:date="2026-10-20T21:21:00Z">
              <w:r w:rsidRPr="00B32B9A">
                <w:rPr>
                  <w:rFonts w:ascii="Times New Roman" w:eastAsia="等线" w:hAnsi="Times New Roman" w:cs="Times New Roman"/>
                  <w:color w:val="000000" w:themeColor="text1"/>
                  <w:sz w:val="18"/>
                  <w:szCs w:val="18"/>
                </w:rPr>
                <w:delText xml:space="preserve"> into TJ4S-1213-Sy15-R01. Activate for 20±5 min (target: 20 min) at </w:delText>
              </w:r>
            </w:del>
            <w:del w:id="6802" w:author="Xuning Wei12232" w:date="2026-10-20T14:33:00Z">
              <w:r w:rsidRPr="00B32B9A">
                <w:rPr>
                  <w:rFonts w:ascii="Times New Roman" w:eastAsia="等线" w:hAnsi="Times New Roman" w:cs="Times New Roman"/>
                  <w:color w:val="000000" w:themeColor="text1"/>
                  <w:sz w:val="18"/>
                  <w:szCs w:val="18"/>
                  <w:lang w:eastAsia="zh-CN"/>
                </w:rPr>
                <w:delText>20 ± 5 °C</w:delText>
              </w:r>
            </w:del>
            <w:del w:id="6803" w:author="Xuning Wei12232" w:date="2026-10-20T21:21:00Z">
              <w:r w:rsidRPr="00B32B9A">
                <w:rPr>
                  <w:rFonts w:ascii="Times New Roman" w:eastAsia="等线" w:hAnsi="Times New Roman" w:cs="Times New Roman"/>
                  <w:color w:val="000000" w:themeColor="text1"/>
                  <w:sz w:val="18"/>
                  <w:szCs w:val="18"/>
                  <w:lang w:eastAsia="zh-CN"/>
                </w:rPr>
                <w:delText xml:space="preserve"> (target: 20 °C).</w:delText>
              </w:r>
            </w:del>
            <w:r w:rsidRPr="00B32B9A">
              <w:rPr>
                <w:rFonts w:ascii="Times New Roman" w:eastAsia="等线" w:hAnsi="Times New Roman" w:cs="Times New Roman"/>
                <w:color w:val="000000" w:themeColor="text1"/>
                <w:sz w:val="18"/>
                <w:szCs w:val="18"/>
              </w:rPr>
              <w:t xml:space="preserve"> </w:t>
            </w:r>
            <w:del w:id="6804" w:author="Xuning Wei12232" w:date="2026-10-20T16:06:00Z">
              <w:r w:rsidRPr="00B32B9A">
                <w:rPr>
                  <w:rFonts w:ascii="Times New Roman" w:eastAsia="等线" w:hAnsi="Times New Roman" w:cs="Times New Roman"/>
                  <w:color w:val="000000" w:themeColor="text1"/>
                  <w:sz w:val="18"/>
                  <w:szCs w:val="18"/>
                </w:rPr>
                <w:delText xml:space="preserve"> </w:delText>
              </w:r>
              <w:r w:rsidRPr="00B32B9A">
                <w:rPr>
                  <w:rFonts w:ascii="Times New Roman" w:eastAsia="等线" w:hAnsi="Times New Roman" w:cs="Times New Roman"/>
                  <w:color w:val="000000" w:themeColor="text1"/>
                  <w:sz w:val="18"/>
                  <w:szCs w:val="18"/>
                </w:rPr>
                <w:br/>
                <w:delText xml:space="preserve">6. </w:delText>
              </w:r>
            </w:del>
          </w:p>
          <w:p w14:paraId="72B6C56F" w14:textId="09C6907B" w:rsidR="00652DEA" w:rsidRPr="00B32B9A" w:rsidRDefault="00C15CB5">
            <w:pPr>
              <w:pStyle w:val="aff2"/>
              <w:widowControl w:val="0"/>
              <w:numPr>
                <w:ilvl w:val="0"/>
                <w:numId w:val="101"/>
              </w:numPr>
              <w:spacing w:beforeLines="50" w:before="120" w:afterLines="50" w:after="120"/>
              <w:jc w:val="both"/>
              <w:rPr>
                <w:ins w:id="6805" w:author="Xuning Wei12232" w:date="2026-10-20T16:06:00Z"/>
                <w:rFonts w:ascii="Times New Roman" w:eastAsia="仿宋_GB2312" w:hAnsi="Times New Roman" w:cs="Times New Roman"/>
                <w:color w:val="000000" w:themeColor="text1"/>
                <w:sz w:val="18"/>
                <w:szCs w:val="18"/>
                <w:rPrChange w:id="6806" w:author="Xuning Wei12232" w:date="2026-10-24T11:11:00Z">
                  <w:rPr>
                    <w:ins w:id="6807" w:author="Xuning Wei12232" w:date="2026-10-20T16:06:00Z"/>
                    <w:rFonts w:ascii="Times New Roman" w:eastAsia="等线" w:hAnsi="Times New Roman" w:cs="Times New Roman"/>
                    <w:color w:val="000000" w:themeColor="text1"/>
                    <w:sz w:val="18"/>
                    <w:szCs w:val="18"/>
                  </w:rPr>
                </w:rPrChange>
              </w:rPr>
              <w:pPrChange w:id="6808" w:author="Xuning Wei12232" w:date="2026-10-20T16:06:00Z">
                <w:pPr>
                  <w:widowControl w:val="0"/>
                  <w:spacing w:beforeLines="50" w:before="120" w:afterLines="50" w:after="120"/>
                  <w:contextualSpacing/>
                </w:pPr>
              </w:pPrChange>
            </w:pPr>
            <w:r w:rsidRPr="36F45B6D">
              <w:rPr>
                <w:rFonts w:ascii="Times New Roman" w:eastAsia="等线" w:hAnsi="Times New Roman" w:cs="Times New Roman"/>
                <w:color w:val="000000" w:themeColor="text1"/>
                <w:sz w:val="18"/>
                <w:szCs w:val="18"/>
              </w:rPr>
              <w:t xml:space="preserve">Transfer the mixture in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仿宋_GB2312" w:hAnsi="Times New Roman" w:cs="Times New Roman"/>
                <w:b/>
                <w:color w:val="000000" w:themeColor="text1"/>
                <w:sz w:val="18"/>
                <w:szCs w:val="18"/>
                <w:lang w:eastAsia="zh-CN"/>
              </w:rPr>
              <w:t xml:space="preserve"> </w:t>
            </w:r>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w:t>
            </w:r>
            <w:r w:rsidRPr="36F45B6D">
              <w:rPr>
                <w:rFonts w:ascii="Times New Roman" w:eastAsia="仿宋_GB2312" w:hAnsi="Times New Roman" w:cs="Times New Roman"/>
                <w:color w:val="000000" w:themeColor="text1"/>
                <w:sz w:val="18"/>
                <w:szCs w:val="18"/>
                <w:lang w:eastAsia="zh-CN"/>
              </w:rPr>
              <w:t>5</w:t>
            </w:r>
            <w:r w:rsidRPr="36F45B6D">
              <w:rPr>
                <w:rFonts w:ascii="Times New Roman" w:eastAsia="等线" w:hAnsi="Times New Roman" w:cs="Times New Roman"/>
                <w:color w:val="000000" w:themeColor="text1"/>
                <w:sz w:val="18"/>
                <w:szCs w:val="18"/>
              </w:rPr>
              <w:t>. Add</w:t>
            </w:r>
            <w:del w:id="6809" w:author="Xuning Wei12232" w:date="2026-10-20T08:47:00Z">
              <w:r w:rsidRPr="36F45B6D" w:rsidDel="00C15CB5">
                <w:rPr>
                  <w:rFonts w:ascii="Times New Roman" w:eastAsia="等线" w:hAnsi="Times New Roman" w:cs="Times New Roman"/>
                  <w:color w:val="000000" w:themeColor="text1"/>
                  <w:sz w:val="18"/>
                  <w:szCs w:val="18"/>
                </w:rPr>
                <w:delText xml:space="preserve"> </w:delText>
              </w:r>
              <w:r w:rsidRPr="36F45B6D" w:rsidDel="00C15CB5">
                <w:rPr>
                  <w:rFonts w:ascii="Times New Roman" w:eastAsia="仿宋_GB2312" w:hAnsi="Times New Roman" w:cs="Times New Roman"/>
                  <w:color w:val="000000" w:themeColor="text1"/>
                  <w:sz w:val="18"/>
                  <w:szCs w:val="18"/>
                  <w:lang w:eastAsia="zh-CN"/>
                </w:rPr>
                <w:delText>1.0 V DMF (0.948 kg/kg)</w:delText>
              </w:r>
              <w:r w:rsidRPr="36F45B6D" w:rsidDel="00C15CB5">
                <w:rPr>
                  <w:rFonts w:ascii="Times New Roman" w:eastAsia="等线" w:hAnsi="Times New Roman" w:cs="Times New Roman"/>
                  <w:color w:val="000000" w:themeColor="text1"/>
                  <w:sz w:val="18"/>
                  <w:szCs w:val="18"/>
                </w:rPr>
                <w:delText xml:space="preserve"> </w:delText>
              </w:r>
            </w:del>
            <w:ins w:id="6810" w:author="Xuning Wei12232" w:date="2026-10-20T08:47:00Z">
              <w:r w:rsidRPr="36F45B6D">
                <w:rPr>
                  <w:rFonts w:ascii="Times New Roman" w:eastAsia="等线" w:hAnsi="Times New Roman" w:cs="Times New Roman"/>
                  <w:color w:val="000000" w:themeColor="text1"/>
                  <w:sz w:val="18"/>
                  <w:szCs w:val="18"/>
                </w:rPr>
                <w:t xml:space="preserve"> </w:t>
              </w:r>
            </w:ins>
            <w:ins w:id="6811" w:author="Xuning Wei12232" w:date="2026-10-20T21:25:00Z">
              <w:r w:rsidRPr="36F45B6D">
                <w:rPr>
                  <w:rFonts w:ascii="Times New Roman" w:eastAsia="等线" w:hAnsi="Times New Roman" w:cs="Times New Roman"/>
                  <w:color w:val="000000" w:themeColor="text1"/>
                  <w:sz w:val="18"/>
                  <w:szCs w:val="18"/>
                  <w:rPrChange w:id="6812" w:author="Xuning Wei12232" w:date="2026-10-24T11:11:00Z">
                    <w:rPr>
                      <w:rFonts w:ascii="Times New Roman" w:eastAsia="等线" w:hAnsi="Times New Roman" w:cs="Times New Roman"/>
                      <w:color w:val="FF0000"/>
                      <w:sz w:val="18"/>
                      <w:szCs w:val="18"/>
                      <w:highlight w:val="cyan"/>
                    </w:rPr>
                  </w:rPrChange>
                </w:rPr>
                <w:t>DMF (1.0 V</w:t>
              </w:r>
              <w:r w:rsidRPr="36F45B6D">
                <w:rPr>
                  <w:rFonts w:ascii="Times New Roman" w:eastAsia="等线" w:hAnsi="Times New Roman" w:cs="Times New Roman" w:hint="eastAsia"/>
                  <w:color w:val="000000" w:themeColor="text1"/>
                  <w:sz w:val="18"/>
                  <w:szCs w:val="18"/>
                  <w:rPrChange w:id="6813" w:author="Xuning Wei12232" w:date="2026-10-24T11:11:00Z">
                    <w:rPr>
                      <w:rFonts w:ascii="Times New Roman" w:eastAsia="等线" w:hAnsi="Times New Roman" w:cs="Times New Roman" w:hint="eastAsia"/>
                      <w:color w:val="FF0000"/>
                      <w:sz w:val="18"/>
                      <w:szCs w:val="18"/>
                      <w:highlight w:val="cyan"/>
                    </w:rPr>
                  </w:rPrChange>
                </w:rPr>
                <w:t>，</w:t>
              </w:r>
              <w:r w:rsidRPr="36F45B6D">
                <w:rPr>
                  <w:rFonts w:ascii="Times New Roman" w:eastAsia="等线" w:hAnsi="Times New Roman" w:cs="Times New Roman"/>
                  <w:color w:val="000000" w:themeColor="text1"/>
                  <w:sz w:val="18"/>
                  <w:szCs w:val="18"/>
                  <w:rPrChange w:id="6814" w:author="Xuning Wei12232" w:date="2026-10-24T11:11:00Z">
                    <w:rPr>
                      <w:rFonts w:ascii="Times New Roman" w:eastAsia="等线" w:hAnsi="Times New Roman" w:cs="Times New Roman"/>
                      <w:color w:val="FF0000"/>
                      <w:sz w:val="18"/>
                      <w:szCs w:val="18"/>
                      <w:highlight w:val="cyan"/>
                    </w:rPr>
                  </w:rPrChange>
                </w:rPr>
                <w:t>0.9</w:t>
              </w:r>
            </w:ins>
            <w:r w:rsidR="0E2E5664" w:rsidRPr="36F45B6D">
              <w:rPr>
                <w:rFonts w:ascii="Times New Roman" w:eastAsia="等线" w:hAnsi="Times New Roman" w:cs="Times New Roman"/>
                <w:color w:val="000000" w:themeColor="text1"/>
                <w:sz w:val="18"/>
                <w:szCs w:val="18"/>
              </w:rPr>
              <w:t>4</w:t>
            </w:r>
            <w:ins w:id="6815" w:author="Xuning Wei12232" w:date="2026-10-20T21:25:00Z">
              <w:r w:rsidRPr="36F45B6D">
                <w:rPr>
                  <w:rFonts w:ascii="Times New Roman" w:eastAsia="等线" w:hAnsi="Times New Roman" w:cs="Times New Roman"/>
                  <w:color w:val="000000" w:themeColor="text1"/>
                  <w:sz w:val="18"/>
                  <w:szCs w:val="18"/>
                  <w:rPrChange w:id="6816" w:author="Xuning Wei12232" w:date="2026-10-24T11:11:00Z">
                    <w:rPr>
                      <w:rFonts w:ascii="Times New Roman" w:eastAsia="等线" w:hAnsi="Times New Roman" w:cs="Times New Roman"/>
                      <w:color w:val="FF0000"/>
                      <w:sz w:val="18"/>
                      <w:szCs w:val="18"/>
                      <w:highlight w:val="cyan"/>
                    </w:rPr>
                  </w:rPrChange>
                </w:rPr>
                <w:t xml:space="preserve"> kg/kg)</w:t>
              </w:r>
            </w:ins>
            <w:ins w:id="6817" w:author="Xuning Wei12232" w:date="2026-10-20T08:47:00Z">
              <w:r w:rsidRPr="36F45B6D">
                <w:rPr>
                  <w:rFonts w:ascii="Times New Roman" w:eastAsia="等线" w:hAnsi="Times New Roman" w:cs="Times New Roman"/>
                  <w:color w:val="000000" w:themeColor="text1"/>
                  <w:sz w:val="18"/>
                  <w:szCs w:val="18"/>
                </w:rPr>
                <w:t xml:space="preserve"> </w:t>
              </w:r>
            </w:ins>
            <w:r w:rsidRPr="36F45B6D">
              <w:rPr>
                <w:rFonts w:ascii="Times New Roman" w:eastAsia="等线" w:hAnsi="Times New Roman" w:cs="Times New Roman"/>
                <w:color w:val="000000" w:themeColor="text1"/>
                <w:sz w:val="18"/>
                <w:szCs w:val="18"/>
              </w:rPr>
              <w:t xml:space="preserve">into </w:t>
            </w:r>
            <w:r w:rsidRPr="36F45B6D">
              <w:rPr>
                <w:rFonts w:ascii="Times New Roman" w:eastAsia="仿宋_GB2312" w:hAnsi="Times New Roman" w:cs="Times New Roman"/>
                <w:color w:val="000000" w:themeColor="text1"/>
                <w:sz w:val="18"/>
                <w:szCs w:val="18"/>
              </w:rPr>
              <w:t>TJ4S-1213-Sy15</w:t>
            </w:r>
            <w:r w:rsidRPr="36F45B6D">
              <w:rPr>
                <w:rFonts w:ascii="Times New Roman" w:eastAsia="仿宋_GB2312" w:hAnsi="Times New Roman" w:cs="Times New Roman"/>
                <w:color w:val="000000" w:themeColor="text1"/>
                <w:sz w:val="18"/>
                <w:szCs w:val="18"/>
                <w:lang w:eastAsia="zh-CN"/>
              </w:rPr>
              <w:t>-R01</w:t>
            </w:r>
            <w:r w:rsidRPr="36F45B6D">
              <w:rPr>
                <w:rFonts w:ascii="Times New Roman" w:eastAsia="等线" w:hAnsi="Times New Roman" w:cs="Times New Roman"/>
                <w:color w:val="000000" w:themeColor="text1"/>
                <w:sz w:val="18"/>
                <w:szCs w:val="18"/>
              </w:rPr>
              <w:t xml:space="preserve"> to rinse the wall.</w:t>
            </w:r>
            <w:r>
              <w:br/>
            </w:r>
            <w:del w:id="6818" w:author="Xuning Wei12232" w:date="2026-10-20T16:06:00Z">
              <w:r w:rsidRPr="36F45B6D" w:rsidDel="00C15CB5">
                <w:rPr>
                  <w:rFonts w:ascii="Times New Roman" w:eastAsia="等线" w:hAnsi="Times New Roman" w:cs="Times New Roman"/>
                  <w:color w:val="000000" w:themeColor="text1"/>
                  <w:sz w:val="18"/>
                  <w:szCs w:val="18"/>
                </w:rPr>
                <w:delText xml:space="preserve">7. </w:delText>
              </w:r>
            </w:del>
          </w:p>
          <w:p w14:paraId="0E48469D" w14:textId="77777777" w:rsidR="00652DEA" w:rsidRPr="00B32B9A" w:rsidRDefault="00C15CB5">
            <w:pPr>
              <w:pStyle w:val="aff2"/>
              <w:widowControl w:val="0"/>
              <w:numPr>
                <w:ilvl w:val="0"/>
                <w:numId w:val="101"/>
              </w:numPr>
              <w:spacing w:beforeLines="50" w:before="120" w:afterLines="50" w:after="120"/>
              <w:jc w:val="both"/>
              <w:rPr>
                <w:rFonts w:ascii="Times New Roman" w:eastAsia="仿宋_GB2312" w:hAnsi="Times New Roman" w:cs="Times New Roman"/>
                <w:color w:val="000000" w:themeColor="text1"/>
                <w:sz w:val="18"/>
                <w:szCs w:val="18"/>
              </w:rPr>
              <w:pPrChange w:id="6819" w:author="Xuning Wei12232" w:date="2026-10-20T16:06: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
              <w:t>Bubble with nitrogen to the synthesis reactor (TJ4S-1213-Sy15) for 5 ± 2 min (target: 5 min), then start the agitator. Transfer the mixture in activation tank (TJ4S-1213-Sy15-R01) into synthesis reactor (TJ4S-1213-Sy15)</w:t>
            </w:r>
          </w:p>
        </w:tc>
      </w:tr>
      <w:tr w:rsidR="00652DEA" w:rsidRPr="00B32B9A" w14:paraId="03563C35"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C4CEA3D"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D3AC068"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w:t>
            </w:r>
            <w:r w:rsidRPr="00B32B9A">
              <w:rPr>
                <w:rFonts w:ascii="Times New Roman" w:eastAsia="仿宋_GB2312" w:hAnsi="Times New Roman" w:cs="Times New Roman"/>
                <w:color w:val="000000" w:themeColor="text1"/>
                <w:sz w:val="18"/>
                <w:szCs w:val="18"/>
              </w:rPr>
              <w:t>oupling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FB6A872" w14:textId="146E7D4F" w:rsidR="00652DEA" w:rsidRPr="00B32B9A" w:rsidRDefault="00C15CB5">
            <w:pPr>
              <w:pStyle w:val="aff2"/>
              <w:widowControl w:val="0"/>
              <w:numPr>
                <w:ilvl w:val="0"/>
                <w:numId w:val="102"/>
              </w:numPr>
              <w:spacing w:beforeLines="50" w:before="120" w:afterLines="50" w:after="120"/>
              <w:jc w:val="both"/>
              <w:rPr>
                <w:ins w:id="6820" w:author="Xuning Wei12232" w:date="2026-10-20T16:07:00Z"/>
                <w:rFonts w:ascii="Times New Roman" w:eastAsia="等线" w:hAnsi="Times New Roman" w:cs="Times New Roman"/>
                <w:color w:val="000000" w:themeColor="text1"/>
                <w:sz w:val="18"/>
                <w:szCs w:val="18"/>
              </w:rPr>
              <w:pPrChange w:id="6821" w:author="Xuning Wei12232" w:date="2026-10-20T16:07:00Z">
                <w:pPr>
                  <w:widowControl w:val="0"/>
                  <w:spacing w:beforeLines="50" w:before="120" w:afterLines="50" w:after="120"/>
                  <w:contextualSpacing/>
                </w:pPr>
              </w:pPrChange>
            </w:pPr>
            <w:del w:id="6822" w:author="Xuning Wei12232" w:date="2026-10-20T16:07:00Z">
              <w:r w:rsidRPr="36F45B6D" w:rsidDel="00C15CB5">
                <w:rPr>
                  <w:rFonts w:ascii="Times New Roman" w:eastAsia="等线" w:hAnsi="Times New Roman" w:cs="Times New Roman"/>
                  <w:color w:val="000000" w:themeColor="text1"/>
                  <w:sz w:val="18"/>
                  <w:szCs w:val="18"/>
                </w:rPr>
                <w:delText xml:space="preserve">1. </w:delText>
              </w:r>
            </w:del>
            <w:r w:rsidRPr="36F45B6D">
              <w:rPr>
                <w:rFonts w:ascii="Times New Roman" w:eastAsia="等线" w:hAnsi="Times New Roman" w:cs="Times New Roman"/>
                <w:color w:val="000000" w:themeColor="text1"/>
                <w:sz w:val="18"/>
                <w:szCs w:val="18"/>
                <w:rPrChange w:id="6823" w:author="Xuning Wei12232" w:date="2026-10-24T11:11:00Z">
                  <w:rPr/>
                </w:rPrChange>
              </w:rPr>
              <w:t xml:space="preserve">Heat the mixture to </w:t>
            </w:r>
            <w:r w:rsidR="008E1537" w:rsidRPr="004F28D1">
              <w:rPr>
                <w:rFonts w:ascii="Times New Roman" w:eastAsia="等线" w:hAnsi="Times New Roman" w:cs="Times New Roman"/>
                <w:bCs w:val="0"/>
                <w:color w:val="0000FF"/>
                <w:sz w:val="18"/>
                <w:szCs w:val="18"/>
              </w:rPr>
              <w:t>21 - 26</w:t>
            </w:r>
            <w:ins w:id="6824" w:author="Xuning Wei12232" w:date="2026-10-20T14:33:00Z">
              <w:r w:rsidRPr="36F45B6D">
                <w:rPr>
                  <w:rFonts w:ascii="Times New Roman" w:eastAsia="等线" w:hAnsi="Times New Roman" w:cs="Times New Roman"/>
                  <w:color w:val="00B0F0"/>
                  <w:sz w:val="18"/>
                  <w:szCs w:val="18"/>
                  <w:rPrChange w:id="6825" w:author="Xuning Wei12232" w:date="2026-10-24T11:11:00Z">
                    <w:rPr/>
                  </w:rPrChange>
                </w:rPr>
                <w:t>°C</w:t>
              </w:r>
            </w:ins>
            <w:r w:rsidR="00393CE8">
              <w:rPr>
                <w:rFonts w:ascii="Times New Roman" w:eastAsia="等线" w:hAnsi="Times New Roman" w:cs="Times New Roman"/>
                <w:color w:val="00B0F0"/>
                <w:sz w:val="18"/>
                <w:szCs w:val="18"/>
              </w:rPr>
              <w:t xml:space="preserve"> </w:t>
            </w:r>
            <w:r w:rsidR="00393CE8">
              <w:rPr>
                <w:rFonts w:ascii="Times New Roman" w:eastAsia="等线" w:hAnsi="Times New Roman" w:cs="Times New Roman" w:hint="eastAsia"/>
                <w:color w:val="00B0F0"/>
                <w:sz w:val="18"/>
                <w:szCs w:val="18"/>
                <w:lang w:eastAsia="zh-CN"/>
              </w:rPr>
              <w:t>(</w:t>
            </w:r>
            <w:r w:rsidR="7200D7DD" w:rsidRPr="36F45B6D">
              <w:rPr>
                <w:rFonts w:ascii="Times New Roman" w:eastAsia="等线" w:hAnsi="Times New Roman" w:cs="Times New Roman"/>
                <w:color w:val="00B0F0"/>
                <w:sz w:val="18"/>
                <w:szCs w:val="18"/>
              </w:rPr>
              <w:t>target: 25</w:t>
            </w:r>
            <w:r w:rsidR="7200D7DD" w:rsidRPr="36F45B6D">
              <w:rPr>
                <w:rFonts w:ascii="Times New Roman" w:eastAsia="等线" w:hAnsi="Times New Roman" w:cs="Times New Roman"/>
                <w:color w:val="000000" w:themeColor="text1"/>
                <w:sz w:val="18"/>
                <w:szCs w:val="18"/>
              </w:rPr>
              <w:t>°C</w:t>
            </w:r>
            <w:r w:rsidR="00393CE8">
              <w:rPr>
                <w:rFonts w:ascii="Times New Roman" w:eastAsia="等线" w:hAnsi="Times New Roman" w:cs="Times New Roman"/>
                <w:color w:val="000000" w:themeColor="text1"/>
                <w:sz w:val="18"/>
                <w:szCs w:val="18"/>
              </w:rPr>
              <w:t>)</w:t>
            </w:r>
            <w:r w:rsidRPr="36F45B6D">
              <w:rPr>
                <w:rFonts w:ascii="Times New Roman" w:eastAsia="等线" w:hAnsi="Times New Roman" w:cs="Times New Roman"/>
                <w:color w:val="00B0F0"/>
                <w:sz w:val="18"/>
                <w:szCs w:val="18"/>
                <w:rPrChange w:id="6826" w:author="Xuning Wei12232" w:date="2026-10-24T11:11:00Z">
                  <w:rPr/>
                </w:rPrChange>
              </w:rPr>
              <w:t>.</w:t>
            </w:r>
            <w:r w:rsidRPr="36F45B6D">
              <w:rPr>
                <w:rFonts w:ascii="Times New Roman" w:eastAsia="等线" w:hAnsi="Times New Roman" w:cs="Times New Roman"/>
                <w:color w:val="000000" w:themeColor="text1"/>
                <w:sz w:val="18"/>
                <w:szCs w:val="18"/>
                <w:rPrChange w:id="6827" w:author="Xuning Wei12232" w:date="2026-10-24T11:11:00Z">
                  <w:rPr/>
                </w:rPrChange>
              </w:rPr>
              <w:t xml:space="preserve"> The mixture is allowed to react at </w:t>
            </w:r>
            <w:r w:rsidR="008E1537" w:rsidRPr="004F28D1">
              <w:rPr>
                <w:rFonts w:ascii="Times New Roman" w:eastAsia="等线" w:hAnsi="Times New Roman" w:cs="Times New Roman"/>
                <w:bCs w:val="0"/>
                <w:color w:val="0000FF"/>
                <w:sz w:val="18"/>
                <w:szCs w:val="18"/>
              </w:rPr>
              <w:t>21 - 26</w:t>
            </w:r>
            <w:r w:rsidRPr="36F45B6D">
              <w:rPr>
                <w:rFonts w:ascii="Times New Roman" w:eastAsia="等线" w:hAnsi="Times New Roman" w:cs="Times New Roman"/>
                <w:color w:val="000000" w:themeColor="text1"/>
                <w:sz w:val="18"/>
                <w:szCs w:val="18"/>
                <w:rPrChange w:id="6828" w:author="Xuning Wei12232" w:date="2026-10-24T11:11:00Z">
                  <w:rPr/>
                </w:rPrChange>
              </w:rPr>
              <w:t xml:space="preserve"> (target: </w:t>
            </w:r>
            <w:del w:id="6829" w:author="Xuning Wei12232" w:date="2026-10-20T21:36:00Z">
              <w:r w:rsidRPr="36F45B6D" w:rsidDel="00C15CB5">
                <w:rPr>
                  <w:rFonts w:ascii="Times New Roman" w:eastAsia="等线" w:hAnsi="Times New Roman" w:cs="Times New Roman"/>
                  <w:color w:val="000000" w:themeColor="text1"/>
                  <w:sz w:val="18"/>
                  <w:szCs w:val="18"/>
                  <w:rPrChange w:id="6830" w:author="Xuning Wei12232" w:date="2026-10-24T11:11:00Z">
                    <w:rPr/>
                  </w:rPrChange>
                </w:rPr>
                <w:delText>25 °C</w:delText>
              </w:r>
            </w:del>
            <w:r w:rsidR="00B1139B">
              <w:rPr>
                <w:rFonts w:ascii="Times New Roman" w:eastAsia="等线" w:hAnsi="Times New Roman" w:cs="Times New Roman"/>
                <w:color w:val="000000" w:themeColor="text1"/>
                <w:sz w:val="18"/>
                <w:szCs w:val="18"/>
              </w:rPr>
              <w:t>25 °C</w:t>
            </w:r>
            <w:r w:rsidRPr="36F45B6D">
              <w:rPr>
                <w:rFonts w:ascii="Times New Roman" w:eastAsia="等线" w:hAnsi="Times New Roman" w:cs="Times New Roman"/>
                <w:color w:val="000000" w:themeColor="text1"/>
                <w:sz w:val="18"/>
                <w:szCs w:val="18"/>
                <w:rPrChange w:id="6831" w:author="Xuning Wei12232" w:date="2026-10-24T11:11:00Z">
                  <w:rPr/>
                </w:rPrChange>
              </w:rPr>
              <w:t xml:space="preserve">). </w:t>
            </w:r>
            <w:r>
              <w:br/>
            </w:r>
            <w:del w:id="6832" w:author="Xuning Wei12232" w:date="2026-10-20T16:07:00Z">
              <w:r w:rsidRPr="36F45B6D" w:rsidDel="00C15CB5">
                <w:rPr>
                  <w:rFonts w:ascii="Times New Roman" w:eastAsia="等线" w:hAnsi="Times New Roman" w:cs="Times New Roman"/>
                  <w:color w:val="000000" w:themeColor="text1"/>
                  <w:sz w:val="18"/>
                  <w:szCs w:val="18"/>
                  <w:rPrChange w:id="6833" w:author="Xuning Wei12232" w:date="2026-10-24T11:11:00Z">
                    <w:rPr/>
                  </w:rPrChange>
                </w:rPr>
                <w:delText xml:space="preserve">2. </w:delText>
              </w:r>
            </w:del>
          </w:p>
          <w:p w14:paraId="13510BF5" w14:textId="77777777" w:rsidR="00652DEA" w:rsidRPr="00B32B9A" w:rsidRDefault="00C15CB5">
            <w:pPr>
              <w:pStyle w:val="aff2"/>
              <w:widowControl w:val="0"/>
              <w:numPr>
                <w:ilvl w:val="0"/>
                <w:numId w:val="102"/>
              </w:numPr>
              <w:spacing w:beforeLines="50" w:before="120" w:afterLines="50" w:after="120"/>
              <w:jc w:val="both"/>
              <w:rPr>
                <w:ins w:id="6834" w:author="Xuning Wei12232" w:date="2026-10-20T16:07:00Z"/>
                <w:rFonts w:ascii="Times New Roman" w:eastAsia="等线" w:hAnsi="Times New Roman" w:cs="Times New Roman"/>
                <w:color w:val="000000" w:themeColor="text1"/>
                <w:sz w:val="18"/>
                <w:szCs w:val="18"/>
              </w:rPr>
              <w:pPrChange w:id="6835"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836" w:author="Xuning Wei12232" w:date="2026-10-24T11:11:00Z">
                  <w:rPr/>
                </w:rPrChange>
              </w:rPr>
              <w:lastRenderedPageBreak/>
              <w:t>After 3 h ± 15 min (target</w:t>
            </w:r>
            <w:r w:rsidRPr="00B32B9A">
              <w:rPr>
                <w:rFonts w:ascii="Times New Roman" w:eastAsia="等线" w:hAnsi="Times New Roman" w:cs="Times New Roman"/>
                <w:color w:val="000000" w:themeColor="text1"/>
                <w:sz w:val="18"/>
                <w:szCs w:val="18"/>
                <w:lang w:eastAsia="zh-CN"/>
                <w:rPrChange w:id="6837" w:author="Xuning Wei12232" w:date="2026-10-24T11:11:00Z">
                  <w:rPr>
                    <w:lang w:eastAsia="zh-CN"/>
                  </w:rPr>
                </w:rPrChange>
              </w:rPr>
              <w:t xml:space="preserve">: 3 </w:t>
            </w:r>
            <w:r w:rsidRPr="00B32B9A">
              <w:rPr>
                <w:rFonts w:ascii="Times New Roman" w:eastAsia="等线" w:hAnsi="Times New Roman" w:cs="Times New Roman"/>
                <w:color w:val="000000" w:themeColor="text1"/>
                <w:sz w:val="18"/>
                <w:szCs w:val="18"/>
                <w:rPrChange w:id="6838" w:author="Xuning Wei12232" w:date="2026-10-24T11:11:00Z">
                  <w:rPr/>
                </w:rPrChange>
              </w:rPr>
              <w:t>h), sample the mixture every 0.5 ~ 1 h for ninhydrin test analysis until two consecutive samples test as negative (Yellow to Light pink Report Negative= Complete coupling; Blue to Purple Positive= Incomplete coupling). And the mixture should be stirred for coupling time (</w:t>
            </w:r>
            <w:ins w:id="6839" w:author="Xuning Wei12232" w:date="2026-10-22T06:46:00Z">
              <w:r w:rsidRPr="00B32B9A">
                <w:rPr>
                  <w:rFonts w:ascii="Times New Roman" w:eastAsia="等线" w:hAnsi="Times New Roman" w:cs="Times New Roman"/>
                  <w:color w:val="000000" w:themeColor="text1"/>
                  <w:sz w:val="18"/>
                  <w:szCs w:val="18"/>
                  <w:rPrChange w:id="6840" w:author="Xuning Wei12232" w:date="2026-10-24T11:11:00Z">
                    <w:rPr>
                      <w:rFonts w:ascii="Times New Roman" w:eastAsia="等线" w:hAnsi="Times New Roman" w:cs="Times New Roman"/>
                      <w:color w:val="000000" w:themeColor="text1"/>
                      <w:sz w:val="18"/>
                      <w:szCs w:val="18"/>
                      <w:highlight w:val="lightGray"/>
                    </w:rPr>
                  </w:rPrChange>
                </w:rPr>
                <w:t>4.5</w:t>
              </w:r>
            </w:ins>
            <w:del w:id="6841" w:author="Xuning Wei12232" w:date="2026-10-22T06:46:00Z">
              <w:r w:rsidRPr="00B32B9A">
                <w:rPr>
                  <w:rFonts w:ascii="Times New Roman" w:eastAsia="等线" w:hAnsi="Times New Roman" w:cs="Times New Roman"/>
                  <w:color w:val="000000" w:themeColor="text1"/>
                  <w:sz w:val="18"/>
                  <w:szCs w:val="18"/>
                  <w:rPrChange w:id="6842" w:author="Xuning Wei12232" w:date="2026-10-24T11:11:00Z">
                    <w:rPr/>
                  </w:rPrChange>
                </w:rPr>
                <w:delText>4</w:delText>
              </w:r>
            </w:del>
            <w:r w:rsidRPr="00B32B9A">
              <w:rPr>
                <w:rFonts w:ascii="Times New Roman" w:eastAsia="等线" w:hAnsi="Times New Roman" w:cs="Times New Roman"/>
                <w:color w:val="000000" w:themeColor="text1"/>
                <w:sz w:val="18"/>
                <w:szCs w:val="18"/>
                <w:rPrChange w:id="6843" w:author="Xuning Wei12232" w:date="2026-10-24T11:11:00Z">
                  <w:rPr/>
                </w:rPrChange>
              </w:rPr>
              <w:t xml:space="preserve"> h </w:t>
            </w:r>
            <w:ins w:id="6844" w:author="Xuning Wei12232" w:date="2026-10-22T08:07: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845" w:author="Xuning Wei12232" w:date="2026-10-20T13:10:00Z">
              <w:r w:rsidRPr="00B32B9A">
                <w:rPr>
                  <w:rFonts w:ascii="Times New Roman" w:eastAsia="等线" w:hAnsi="Times New Roman" w:cs="Times New Roman" w:hint="eastAsia"/>
                  <w:color w:val="000000" w:themeColor="text1"/>
                  <w:sz w:val="18"/>
                  <w:szCs w:val="18"/>
                  <w:rPrChange w:id="6846"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847" w:author="Xuning Wei12232" w:date="2026-10-24T11:11:00Z">
                    <w:rPr/>
                  </w:rPrChange>
                </w:rPr>
                <w:delText xml:space="preserve"> </w:delText>
              </w:r>
            </w:del>
            <w:r w:rsidRPr="00B32B9A">
              <w:rPr>
                <w:rFonts w:ascii="Times New Roman" w:eastAsia="等线" w:hAnsi="Times New Roman" w:cs="Times New Roman"/>
                <w:color w:val="000000" w:themeColor="text1"/>
                <w:sz w:val="18"/>
                <w:szCs w:val="18"/>
                <w:rPrChange w:id="6848" w:author="Xuning Wei12232" w:date="2026-10-24T11:11:00Z">
                  <w:rPr/>
                </w:rPrChange>
              </w:rPr>
              <w:t xml:space="preserve">Coupling time </w:t>
            </w:r>
            <w:ins w:id="6849" w:author="Xuning Wei12232" w:date="2026-10-22T08:08:00Z">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w:t>
              </w:r>
            </w:ins>
            <w:del w:id="6850" w:author="Xuning Wei12232" w:date="2026-10-20T13:10:00Z">
              <w:r w:rsidRPr="00B32B9A">
                <w:rPr>
                  <w:rFonts w:ascii="Times New Roman" w:eastAsia="等线" w:hAnsi="Times New Roman" w:cs="Times New Roman" w:hint="eastAsia"/>
                  <w:color w:val="000000" w:themeColor="text1"/>
                  <w:sz w:val="18"/>
                  <w:szCs w:val="18"/>
                  <w:rPrChange w:id="6851" w:author="Xuning Wei12232" w:date="2026-10-24T11:11:00Z">
                    <w:rPr>
                      <w:rFonts w:hint="eastAsia"/>
                    </w:rPr>
                  </w:rPrChange>
                </w:rPr>
                <w:delText>≤</w:delText>
              </w:r>
              <w:r w:rsidRPr="00B32B9A">
                <w:rPr>
                  <w:rFonts w:ascii="Times New Roman" w:eastAsia="等线" w:hAnsi="Times New Roman" w:cs="Times New Roman"/>
                  <w:color w:val="000000" w:themeColor="text1"/>
                  <w:sz w:val="18"/>
                  <w:szCs w:val="18"/>
                  <w:rPrChange w:id="6852" w:author="Xuning Wei12232" w:date="2026-10-24T11:11:00Z">
                    <w:rPr/>
                  </w:rPrChange>
                </w:rPr>
                <w:delText xml:space="preserve"> </w:delText>
              </w:r>
            </w:del>
            <w:ins w:id="6853" w:author="Xuning Wei12232" w:date="2026-10-22T06:46:00Z">
              <w:r w:rsidRPr="00B32B9A">
                <w:rPr>
                  <w:rFonts w:ascii="Times New Roman" w:eastAsia="等线" w:hAnsi="Times New Roman" w:cs="Times New Roman"/>
                  <w:color w:val="000000" w:themeColor="text1"/>
                  <w:sz w:val="18"/>
                  <w:szCs w:val="18"/>
                  <w:rPrChange w:id="6854" w:author="Xuning Wei12232" w:date="2026-10-24T11:11:00Z">
                    <w:rPr>
                      <w:rFonts w:ascii="Times New Roman" w:eastAsia="等线" w:hAnsi="Times New Roman" w:cs="Times New Roman"/>
                      <w:color w:val="000000" w:themeColor="text1"/>
                      <w:sz w:val="18"/>
                      <w:szCs w:val="18"/>
                      <w:highlight w:val="lightGray"/>
                    </w:rPr>
                  </w:rPrChange>
                </w:rPr>
                <w:t>9.5</w:t>
              </w:r>
            </w:ins>
            <w:del w:id="6855" w:author="Xuning Wei12232" w:date="2026-10-22T06:46:00Z">
              <w:r w:rsidRPr="00B32B9A">
                <w:rPr>
                  <w:rFonts w:ascii="Times New Roman" w:eastAsia="等线" w:hAnsi="Times New Roman" w:cs="Times New Roman"/>
                  <w:color w:val="000000" w:themeColor="text1"/>
                  <w:sz w:val="18"/>
                  <w:szCs w:val="18"/>
                  <w:rPrChange w:id="6856" w:author="Xuning Wei12232" w:date="2026-10-24T11:11:00Z">
                    <w:rPr/>
                  </w:rPrChange>
                </w:rPr>
                <w:delText>10</w:delText>
              </w:r>
            </w:del>
            <w:r w:rsidRPr="00B32B9A">
              <w:rPr>
                <w:rFonts w:ascii="Times New Roman" w:eastAsia="等线" w:hAnsi="Times New Roman" w:cs="Times New Roman"/>
                <w:color w:val="000000" w:themeColor="text1"/>
                <w:sz w:val="18"/>
                <w:szCs w:val="18"/>
                <w:rPrChange w:id="6857" w:author="Xuning Wei12232" w:date="2026-10-24T11:11:00Z">
                  <w:rPr/>
                </w:rPrChange>
              </w:rPr>
              <w:t xml:space="preserve"> h). </w:t>
            </w:r>
            <w:del w:id="6858" w:author="Xuning Wei12232" w:date="2026-10-20T16:07:00Z">
              <w:r w:rsidRPr="00B32B9A">
                <w:rPr>
                  <w:rFonts w:ascii="Times New Roman" w:eastAsia="等线" w:hAnsi="Times New Roman" w:cs="Times New Roman"/>
                  <w:color w:val="000000" w:themeColor="text1"/>
                  <w:sz w:val="18"/>
                  <w:szCs w:val="18"/>
                  <w:rPrChange w:id="6859" w:author="Xuning Wei12232" w:date="2026-10-24T11:11:00Z">
                    <w:rPr/>
                  </w:rPrChange>
                </w:rPr>
                <w:br/>
                <w:delText xml:space="preserve">3. </w:delText>
              </w:r>
            </w:del>
          </w:p>
          <w:p w14:paraId="04BC381B" w14:textId="77777777" w:rsidR="00652DEA" w:rsidRPr="00B32B9A" w:rsidRDefault="00C15CB5">
            <w:pPr>
              <w:pStyle w:val="aff2"/>
              <w:widowControl w:val="0"/>
              <w:numPr>
                <w:ilvl w:val="0"/>
                <w:numId w:val="102"/>
              </w:numPr>
              <w:spacing w:beforeLines="50" w:before="120" w:afterLines="50" w:after="120"/>
              <w:jc w:val="both"/>
              <w:rPr>
                <w:rFonts w:ascii="Times New Roman" w:eastAsia="等线" w:hAnsi="Times New Roman" w:cs="Times New Roman"/>
                <w:color w:val="000000" w:themeColor="text1"/>
                <w:sz w:val="18"/>
                <w:szCs w:val="18"/>
                <w:rPrChange w:id="6860" w:author="Xuning Wei12232" w:date="2026-10-24T11:11:00Z">
                  <w:rPr/>
                </w:rPrChange>
              </w:rPr>
              <w:pPrChange w:id="6861" w:author="Xuning Wei12232" w:date="2026-10-20T16:07:00Z">
                <w:pPr>
                  <w:widowControl w:val="0"/>
                  <w:spacing w:beforeLines="50" w:before="120" w:afterLines="50" w:after="120"/>
                  <w:contextualSpacing/>
                </w:pPr>
              </w:pPrChange>
            </w:pPr>
            <w:r w:rsidRPr="00B32B9A">
              <w:rPr>
                <w:rFonts w:ascii="Times New Roman" w:eastAsia="等线" w:hAnsi="Times New Roman" w:cs="Times New Roman"/>
                <w:color w:val="000000" w:themeColor="text1"/>
                <w:sz w:val="18"/>
                <w:szCs w:val="18"/>
                <w:rPrChange w:id="6862" w:author="Xuning Wei12232" w:date="2026-10-24T11:11:00Z">
                  <w:rPr/>
                </w:rPrChange>
              </w:rPr>
              <w:t xml:space="preserve">Stop stirring and turn off the nitrogen. Drain until there is no reaction mixture drip. </w:t>
            </w:r>
          </w:p>
          <w:p w14:paraId="30799B6B"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63"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If resin adherence is found at other times during the reaction, rinse the reactor with 0.50~5.00 kg DMF each time.</w:t>
            </w:r>
          </w:p>
        </w:tc>
      </w:tr>
      <w:tr w:rsidR="00652DEA" w:rsidRPr="00B32B9A" w14:paraId="6FEFA7A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895670"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BAE1C3D"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64227D2" w14:textId="77777777" w:rsidR="00652DEA" w:rsidRPr="00B32B9A" w:rsidRDefault="00C15CB5">
            <w:pPr>
              <w:pStyle w:val="aff2"/>
              <w:widowControl w:val="0"/>
              <w:numPr>
                <w:ilvl w:val="0"/>
                <w:numId w:val="103"/>
              </w:numPr>
              <w:spacing w:beforeLines="50" w:before="120" w:afterLines="50" w:after="120"/>
              <w:jc w:val="both"/>
              <w:rPr>
                <w:ins w:id="6864" w:author="Xuning Wei12232" w:date="2026-10-20T16:08:00Z"/>
                <w:rFonts w:ascii="Times New Roman" w:eastAsia="仿宋_GB2312" w:hAnsi="Times New Roman" w:cs="Times New Roman"/>
                <w:color w:val="000000" w:themeColor="text1"/>
                <w:sz w:val="18"/>
                <w:szCs w:val="18"/>
              </w:rPr>
              <w:pPrChange w:id="6865" w:author="Xuning Wei12232" w:date="2026-10-20T16:08:00Z">
                <w:pPr>
                  <w:widowControl w:val="0"/>
                  <w:spacing w:beforeLines="50" w:before="120" w:afterLines="50" w:after="120"/>
                  <w:contextualSpacing/>
                </w:pPr>
              </w:pPrChange>
            </w:pPr>
            <w:del w:id="6866" w:author="Xuning Wei12232" w:date="2026-10-20T16:07:00Z">
              <w:r w:rsidRPr="00B32B9A">
                <w:rPr>
                  <w:rFonts w:ascii="Times New Roman" w:eastAsia="仿宋_GB2312" w:hAnsi="Times New Roman" w:cs="Times New Roman"/>
                  <w:color w:val="000000" w:themeColor="text1"/>
                  <w:sz w:val="18"/>
                  <w:szCs w:val="18"/>
                  <w:rPrChange w:id="6867"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868" w:author="Xuning Wei12232" w:date="2026-10-24T11:11:00Z">
                  <w:rPr/>
                </w:rPrChange>
              </w:rPr>
              <w:t>Add</w:t>
            </w:r>
            <w:r w:rsidRPr="00B32B9A">
              <w:rPr>
                <w:rFonts w:ascii="Times New Roman" w:eastAsia="仿宋_GB2312" w:hAnsi="Times New Roman" w:cs="Times New Roman"/>
                <w:color w:val="000000" w:themeColor="text1"/>
                <w:sz w:val="18"/>
                <w:szCs w:val="18"/>
              </w:rPr>
              <w:t xml:space="preserve"> </w:t>
            </w:r>
            <w:commentRangeStart w:id="6869"/>
            <w:commentRangeStart w:id="6870"/>
            <w:del w:id="6871" w:author="Xuning Wei12232" w:date="2026-10-20T08:20:00Z">
              <w:r w:rsidRPr="00B32B9A">
                <w:rPr>
                  <w:rFonts w:ascii="Times New Roman" w:eastAsia="仿宋_GB2312" w:hAnsi="Times New Roman" w:cs="Times New Roman"/>
                  <w:color w:val="000000" w:themeColor="text1"/>
                  <w:sz w:val="18"/>
                  <w:szCs w:val="18"/>
                </w:rPr>
                <w:delText>10</w:delText>
              </w:r>
              <w:commentRangeEnd w:id="6869"/>
              <w:r w:rsidRPr="00B32B9A">
                <w:rPr>
                  <w:rStyle w:val="affe"/>
                  <w:rFonts w:ascii="Times New Roman" w:eastAsia="仿宋_GB2312" w:hAnsi="Times New Roman" w:cs="Times New Roman"/>
                  <w:color w:val="000000" w:themeColor="text1"/>
                  <w:sz w:val="18"/>
                  <w:szCs w:val="18"/>
                </w:rPr>
                <w:commentReference w:id="6869"/>
              </w:r>
              <w:commentRangeEnd w:id="6870"/>
              <w:r w:rsidRPr="00B32B9A">
                <w:rPr>
                  <w:rStyle w:val="affe"/>
                  <w:rFonts w:ascii="Times New Roman" w:eastAsia="仿宋_GB2312" w:hAnsi="Times New Roman" w:cs="Times New Roman"/>
                  <w:color w:val="000000" w:themeColor="text1"/>
                  <w:sz w:val="18"/>
                  <w:szCs w:val="18"/>
                </w:rPr>
                <w:commentReference w:id="6870"/>
              </w:r>
              <w:r w:rsidRPr="00B32B9A">
                <w:rPr>
                  <w:rFonts w:ascii="Times New Roman" w:eastAsia="仿宋_GB2312" w:hAnsi="Times New Roman" w:cs="Times New Roman"/>
                  <w:color w:val="000000" w:themeColor="text1"/>
                  <w:sz w:val="18"/>
                  <w:szCs w:val="18"/>
                </w:rPr>
                <w:delText>.</w:delText>
              </w:r>
            </w:del>
            <w:del w:id="6872" w:author="Xuning Wei12232" w:date="2026-10-18T23:17:00Z">
              <w:r w:rsidRPr="00B32B9A">
                <w:rPr>
                  <w:rFonts w:ascii="Times New Roman" w:eastAsia="仿宋_GB2312" w:hAnsi="Times New Roman" w:cs="Times New Roman"/>
                  <w:color w:val="000000" w:themeColor="text1"/>
                  <w:sz w:val="18"/>
                  <w:szCs w:val="18"/>
                </w:rPr>
                <w:delText>0</w:delText>
              </w:r>
            </w:del>
            <w:del w:id="6873" w:author="Xuning Wei12232" w:date="2026-10-20T08:20:00Z">
              <w:r w:rsidRPr="00B32B9A">
                <w:rPr>
                  <w:rFonts w:ascii="Times New Roman" w:eastAsia="仿宋_GB2312" w:hAnsi="Times New Roman" w:cs="Times New Roman"/>
                  <w:color w:val="000000" w:themeColor="text1"/>
                  <w:sz w:val="18"/>
                  <w:szCs w:val="18"/>
                </w:rPr>
                <w:delText xml:space="preserve"> V </w:delText>
              </w:r>
            </w:del>
            <w:r w:rsidRPr="00B32B9A">
              <w:rPr>
                <w:rFonts w:ascii="Times New Roman" w:eastAsia="仿宋_GB2312" w:hAnsi="Times New Roman" w:cs="Times New Roman"/>
                <w:color w:val="000000" w:themeColor="text1"/>
                <w:sz w:val="18"/>
                <w:szCs w:val="18"/>
                <w:lang w:eastAsia="zh-CN"/>
              </w:rPr>
              <w:t>IPAC</w:t>
            </w:r>
            <w:r w:rsidRPr="00B32B9A">
              <w:rPr>
                <w:rFonts w:ascii="Times New Roman" w:eastAsia="仿宋_GB2312" w:hAnsi="Times New Roman" w:cs="Times New Roman"/>
                <w:color w:val="000000" w:themeColor="text1"/>
                <w:sz w:val="18"/>
                <w:szCs w:val="18"/>
              </w:rPr>
              <w:t xml:space="preserve"> </w:t>
            </w:r>
            <w:commentRangeStart w:id="6874"/>
            <w:commentRangeStart w:id="6875"/>
            <w:r w:rsidRPr="00B32B9A">
              <w:rPr>
                <w:rFonts w:ascii="Times New Roman" w:eastAsia="仿宋_GB2312" w:hAnsi="Times New Roman" w:cs="Times New Roman"/>
                <w:color w:val="000000" w:themeColor="text1"/>
                <w:sz w:val="18"/>
                <w:szCs w:val="18"/>
              </w:rPr>
              <w:t>(</w:t>
            </w:r>
            <w:ins w:id="6876" w:author="Xuning Wei12232" w:date="2026-10-20T08:20:00Z">
              <w:r w:rsidRPr="00B32B9A">
                <w:rPr>
                  <w:rFonts w:ascii="Times New Roman" w:eastAsia="仿宋_GB2312" w:hAnsi="Times New Roman" w:cs="Times New Roman"/>
                  <w:color w:val="000000" w:themeColor="text1"/>
                  <w:sz w:val="18"/>
                  <w:szCs w:val="18"/>
                  <w:rPrChange w:id="6877" w:author="Xuning Wei12232" w:date="2026-10-24T11:11:00Z">
                    <w:rPr>
                      <w:color w:val="FF0000"/>
                    </w:rPr>
                  </w:rPrChange>
                </w:rPr>
                <w:t>11.0 V,</w:t>
              </w:r>
            </w:ins>
            <w:commentRangeEnd w:id="6874"/>
            <w:r w:rsidR="00A07897" w:rsidRPr="00B32B9A">
              <w:rPr>
                <w:rStyle w:val="affe"/>
                <w:rFonts w:ascii="Times New Roman" w:eastAsia="仿宋_GB2312" w:hAnsi="Times New Roman" w:cs="Times New Roman"/>
                <w:color w:val="000000" w:themeColor="text1"/>
                <w:sz w:val="18"/>
                <w:szCs w:val="18"/>
                <w:rPrChange w:id="6878" w:author="Xuning Wei12232" w:date="2026-10-24T11:11:00Z">
                  <w:rPr>
                    <w:rStyle w:val="affe"/>
                    <w:color w:val="FF0000"/>
                    <w:sz w:val="22"/>
                    <w:szCs w:val="32"/>
                  </w:rPr>
                </w:rPrChange>
              </w:rPr>
              <w:commentReference w:id="6874"/>
            </w:r>
            <w:commentRangeEnd w:id="6875"/>
            <w:r w:rsidRPr="00B32B9A">
              <w:rPr>
                <w:rStyle w:val="affe"/>
                <w:rFonts w:ascii="Times New Roman" w:eastAsia="仿宋_GB2312" w:hAnsi="Times New Roman" w:cs="Times New Roman"/>
                <w:color w:val="000000" w:themeColor="text1"/>
                <w:sz w:val="18"/>
                <w:szCs w:val="18"/>
                <w:rPrChange w:id="6879" w:author="Xuning Wei12232" w:date="2026-10-24T11:11:00Z">
                  <w:rPr>
                    <w:rStyle w:val="affe"/>
                    <w:color w:val="FF0000"/>
                    <w:sz w:val="22"/>
                    <w:szCs w:val="32"/>
                  </w:rPr>
                </w:rPrChange>
              </w:rPr>
              <w:commentReference w:id="6875"/>
            </w:r>
            <w:ins w:id="6880" w:author="Xuning Wei12232" w:date="2026-10-20T08:20:00Z">
              <w:r w:rsidRPr="00B32B9A">
                <w:rPr>
                  <w:rFonts w:ascii="Times New Roman" w:eastAsia="仿宋_GB2312" w:hAnsi="Times New Roman" w:cs="Times New Roman"/>
                  <w:color w:val="000000" w:themeColor="text1"/>
                  <w:sz w:val="18"/>
                  <w:szCs w:val="18"/>
                  <w:rPrChange w:id="6881" w:author="Xuning Wei12232" w:date="2026-10-24T11:11:00Z">
                    <w:rPr>
                      <w:color w:val="FF0000"/>
                    </w:rPr>
                  </w:rPrChange>
                </w:rPr>
                <w:t xml:space="preserve"> </w:t>
              </w:r>
            </w:ins>
            <w:del w:id="6882" w:author="Xuning Wei12232" w:date="2026-10-18T23:17:00Z">
              <w:r w:rsidRPr="00B32B9A">
                <w:rPr>
                  <w:rFonts w:ascii="Times New Roman" w:eastAsia="仿宋_GB2312" w:hAnsi="Times New Roman" w:cs="Times New Roman"/>
                  <w:color w:val="000000" w:themeColor="text1"/>
                  <w:sz w:val="18"/>
                  <w:szCs w:val="18"/>
                </w:rPr>
                <w:delText>8.730</w:delText>
              </w:r>
            </w:del>
            <w:ins w:id="6883" w:author="Xuning Wei12232" w:date="2026-10-18T23:17:00Z">
              <w:r w:rsidRPr="00B32B9A">
                <w:rPr>
                  <w:rFonts w:ascii="Times New Roman" w:eastAsia="仿宋_GB2312" w:hAnsi="Times New Roman" w:cs="Times New Roman"/>
                  <w:color w:val="000000" w:themeColor="text1"/>
                  <w:sz w:val="18"/>
                  <w:szCs w:val="18"/>
                  <w:rPrChange w:id="6884" w:author="Xuning Wei12232" w:date="2026-10-24T11:11:00Z">
                    <w:rPr>
                      <w:color w:val="FF0000"/>
                    </w:rPr>
                  </w:rPrChange>
                </w:rPr>
                <w:t>9.</w:t>
              </w:r>
            </w:ins>
            <w:ins w:id="6885" w:author="Xuning Wei12232" w:date="2026-10-20T08:20:00Z">
              <w:r w:rsidRPr="00B32B9A">
                <w:rPr>
                  <w:rFonts w:ascii="Times New Roman" w:eastAsia="仿宋_GB2312" w:hAnsi="Times New Roman" w:cs="Times New Roman"/>
                  <w:color w:val="000000" w:themeColor="text1"/>
                  <w:sz w:val="18"/>
                  <w:szCs w:val="18"/>
                  <w:rPrChange w:id="6886" w:author="Xuning Wei12232" w:date="2026-10-24T11:11:00Z">
                    <w:rPr>
                      <w:color w:val="FF0000"/>
                    </w:rPr>
                  </w:rPrChange>
                </w:rPr>
                <w:t>6</w:t>
              </w:r>
            </w:ins>
            <w:ins w:id="6887" w:author="Xuning Wei12232" w:date="2026-10-18T23:17:00Z">
              <w:r w:rsidRPr="00B32B9A">
                <w:rPr>
                  <w:rFonts w:ascii="Times New Roman" w:eastAsia="仿宋_GB2312" w:hAnsi="Times New Roman" w:cs="Times New Roman"/>
                  <w:color w:val="000000" w:themeColor="text1"/>
                  <w:sz w:val="18"/>
                  <w:szCs w:val="18"/>
                </w:rPr>
                <w:t>0</w:t>
              </w:r>
            </w:ins>
            <w:r w:rsidRPr="00B32B9A">
              <w:rPr>
                <w:rFonts w:ascii="Times New Roman" w:eastAsia="仿宋_GB2312" w:hAnsi="Times New Roman" w:cs="Times New Roman"/>
                <w:color w:val="000000" w:themeColor="text1"/>
                <w:sz w:val="18"/>
                <w:szCs w:val="18"/>
              </w:rPr>
              <w:t xml:space="preserve"> kg/kg) </w:t>
            </w:r>
            <w:r w:rsidRPr="00B32B9A">
              <w:rPr>
                <w:rFonts w:ascii="Times New Roman" w:eastAsia="仿宋_GB2312" w:hAnsi="Times New Roman" w:cs="Times New Roman"/>
                <w:color w:val="000000" w:themeColor="text1"/>
                <w:sz w:val="18"/>
                <w:szCs w:val="18"/>
                <w:rPrChange w:id="6888" w:author="Xuning Wei12232" w:date="2026-10-24T11:11:00Z">
                  <w:rPr/>
                </w:rPrChange>
              </w:rPr>
              <w:t>into TJ4S-1213-Sy15.</w:t>
            </w:r>
            <w:del w:id="6889" w:author="Xuning Wei12232" w:date="2026-10-20T16:08:00Z">
              <w:r w:rsidRPr="00B32B9A">
                <w:rPr>
                  <w:rFonts w:ascii="Times New Roman" w:eastAsia="仿宋_GB2312" w:hAnsi="Times New Roman" w:cs="Times New Roman"/>
                  <w:color w:val="000000" w:themeColor="text1"/>
                  <w:sz w:val="18"/>
                  <w:szCs w:val="18"/>
                  <w:rPrChange w:id="6890" w:author="Xuning Wei12232" w:date="2026-10-24T11:11:00Z">
                    <w:rPr/>
                  </w:rPrChange>
                </w:rPr>
                <w:delText xml:space="preserve"> </w:delText>
              </w:r>
              <w:r w:rsidRPr="00B32B9A">
                <w:rPr>
                  <w:rFonts w:ascii="Times New Roman" w:eastAsia="仿宋_GB2312" w:hAnsi="Times New Roman" w:cs="Times New Roman"/>
                  <w:color w:val="000000" w:themeColor="text1"/>
                  <w:sz w:val="18"/>
                  <w:szCs w:val="18"/>
                  <w:rPrChange w:id="6891" w:author="Xuning Wei12232" w:date="2026-10-24T11:11:00Z">
                    <w:rPr/>
                  </w:rPrChange>
                </w:rPr>
                <w:br/>
                <w:delText>2.</w:delText>
              </w:r>
            </w:del>
          </w:p>
          <w:p w14:paraId="4630EE7B" w14:textId="77777777" w:rsidR="00652DEA" w:rsidRPr="00B32B9A" w:rsidRDefault="00C15CB5">
            <w:pPr>
              <w:pStyle w:val="aff2"/>
              <w:widowControl w:val="0"/>
              <w:numPr>
                <w:ilvl w:val="0"/>
                <w:numId w:val="103"/>
              </w:numPr>
              <w:spacing w:beforeLines="50" w:before="120" w:afterLines="50" w:after="120"/>
              <w:jc w:val="both"/>
              <w:rPr>
                <w:rFonts w:ascii="Times New Roman" w:eastAsia="仿宋_GB2312" w:hAnsi="Times New Roman" w:cs="Times New Roman"/>
                <w:color w:val="000000" w:themeColor="text1"/>
                <w:sz w:val="18"/>
                <w:szCs w:val="18"/>
                <w:rPrChange w:id="6892" w:author="Xuning Wei12232" w:date="2026-10-24T11:11:00Z">
                  <w:rPr/>
                </w:rPrChange>
              </w:rPr>
              <w:pPrChange w:id="6893" w:author="Xuning Wei12232" w:date="2026-10-20T16:08: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894" w:author="Xuning Wei12232" w:date="2026-10-24T11:11:00Z">
                  <w:rPr/>
                </w:rPrChange>
              </w:rPr>
              <w:t xml:space="preserve"> Bubble with nitrogen, after s</w:t>
            </w:r>
            <w:r w:rsidRPr="00B32B9A">
              <w:rPr>
                <w:rFonts w:ascii="Times New Roman" w:eastAsia="仿宋_GB2312" w:hAnsi="Times New Roman" w:cs="Times New Roman"/>
                <w:color w:val="000000" w:themeColor="text1"/>
                <w:sz w:val="18"/>
                <w:szCs w:val="18"/>
                <w:rPrChange w:id="6895"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896" w:author="Xuning Wei12232" w:date="2026-10-24T11:11:00Z">
                  <w:rPr/>
                </w:rPrChange>
              </w:rPr>
              <w:t xml:space="preserve">. Drain until there is no obvious drip.  </w:t>
            </w:r>
          </w:p>
          <w:p w14:paraId="38AB4CD5" w14:textId="77777777" w:rsidR="00652DEA" w:rsidRPr="00B32B9A" w:rsidRDefault="00C15CB5">
            <w:pPr>
              <w:widowControl w:val="0"/>
              <w:spacing w:beforeLines="50" w:before="120" w:afterLines="50" w:after="120"/>
              <w:contextualSpacing/>
              <w:jc w:val="both"/>
              <w:rPr>
                <w:rFonts w:ascii="Times New Roman" w:eastAsia="仿宋_GB2312" w:hAnsi="Times New Roman" w:cs="Times New Roman"/>
                <w:color w:val="000000" w:themeColor="text1"/>
                <w:sz w:val="18"/>
                <w:szCs w:val="18"/>
              </w:rPr>
              <w:pPrChange w:id="6897"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Note: Perform this operation 5 times.</w:t>
            </w:r>
          </w:p>
        </w:tc>
      </w:tr>
      <w:tr w:rsidR="00652DEA" w:rsidRPr="00B32B9A" w14:paraId="7230BCEA"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8C1F85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5E16E76"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1127BE7" w14:textId="44FC24D1" w:rsidR="00652DEA" w:rsidRPr="00B32B9A" w:rsidRDefault="00C15CB5">
            <w:pPr>
              <w:pStyle w:val="aff2"/>
              <w:numPr>
                <w:ilvl w:val="0"/>
                <w:numId w:val="104"/>
              </w:numPr>
              <w:spacing w:beforeLines="50" w:before="120" w:afterLines="50" w:after="120"/>
              <w:jc w:val="both"/>
              <w:rPr>
                <w:del w:id="6898" w:author="Xuning Wei12232" w:date="2026-10-20T16:08:00Z"/>
                <w:rFonts w:ascii="Times New Roman" w:eastAsia="仿宋_GB2312" w:hAnsi="Times New Roman" w:cs="Times New Roman"/>
                <w:color w:val="000000" w:themeColor="text1"/>
                <w:sz w:val="18"/>
                <w:szCs w:val="18"/>
                <w:rPrChange w:id="6899" w:author="Xuning Wei12232" w:date="2026-10-24T11:11:00Z">
                  <w:rPr>
                    <w:del w:id="6900" w:author="Xuning Wei12232" w:date="2026-10-20T16:08:00Z"/>
                  </w:rPr>
                </w:rPrChange>
              </w:rPr>
              <w:pPrChange w:id="6901" w:author="Xuning Wei12232" w:date="2026-10-20T16:08:00Z">
                <w:pPr>
                  <w:spacing w:beforeLines="50" w:before="120" w:afterLines="50" w:after="120"/>
                  <w:contextualSpacing/>
                  <w:jc w:val="both"/>
                </w:pPr>
              </w:pPrChange>
            </w:pPr>
            <w:del w:id="6902" w:author="Xuning Wei12232" w:date="2026-10-20T16:08:00Z">
              <w:r w:rsidRPr="00B32B9A">
                <w:rPr>
                  <w:rFonts w:ascii="Times New Roman" w:eastAsia="仿宋_GB2312" w:hAnsi="Times New Roman" w:cs="Times New Roman"/>
                  <w:color w:val="000000" w:themeColor="text1"/>
                  <w:sz w:val="18"/>
                  <w:szCs w:val="18"/>
                  <w:rPrChange w:id="6903" w:author="Xuning Wei12232" w:date="2026-10-24T11:11:00Z">
                    <w:rPr/>
                  </w:rPrChange>
                </w:rPr>
                <w:delText xml:space="preserve">1. </w:delText>
              </w:r>
            </w:del>
            <w:r w:rsidRPr="00B32B9A">
              <w:rPr>
                <w:rFonts w:ascii="Times New Roman" w:eastAsia="仿宋_GB2312" w:hAnsi="Times New Roman" w:cs="Times New Roman"/>
                <w:color w:val="000000" w:themeColor="text1"/>
                <w:sz w:val="18"/>
                <w:szCs w:val="18"/>
                <w:rPrChange w:id="6904" w:author="Xuning Wei12232" w:date="2026-10-24T11:11:00Z">
                  <w:rPr/>
                </w:rPrChange>
              </w:rPr>
              <w:t>Add</w:t>
            </w:r>
            <w:commentRangeStart w:id="6905"/>
            <w:commentRangeStart w:id="6906"/>
            <w:r w:rsidRPr="00B32B9A">
              <w:rPr>
                <w:rFonts w:ascii="Times New Roman" w:eastAsia="仿宋_GB2312" w:hAnsi="Times New Roman" w:cs="Times New Roman"/>
                <w:color w:val="000000" w:themeColor="text1"/>
                <w:sz w:val="18"/>
                <w:szCs w:val="18"/>
                <w:rPrChange w:id="6907" w:author="Xuning Wei12232" w:date="2026-10-24T11:11:00Z">
                  <w:rPr/>
                </w:rPrChange>
              </w:rPr>
              <w:t xml:space="preserve"> </w:t>
            </w:r>
            <w:ins w:id="6908" w:author="Xuning Wei12232" w:date="2026-10-20T08:21:00Z">
              <w:r w:rsidRPr="00B32B9A">
                <w:rPr>
                  <w:rFonts w:ascii="Times New Roman" w:eastAsia="仿宋_GB2312" w:hAnsi="Times New Roman" w:cs="Times New Roman"/>
                  <w:color w:val="000000" w:themeColor="text1"/>
                  <w:sz w:val="18"/>
                  <w:szCs w:val="18"/>
                  <w:rPrChange w:id="6909" w:author="Xuning Wei12232" w:date="2026-10-24T11:11:00Z">
                    <w:rPr>
                      <w:color w:val="FF0000"/>
                    </w:rPr>
                  </w:rPrChange>
                </w:rPr>
                <w:t>Toluene (11.0</w:t>
              </w:r>
            </w:ins>
            <w:ins w:id="6910" w:author="Johan Granander" w:date="2026-10-25T12:55:00Z">
              <w:r w:rsidR="002C172C" w:rsidRPr="00B32B9A">
                <w:rPr>
                  <w:rFonts w:ascii="Times New Roman" w:eastAsia="仿宋_GB2312" w:hAnsi="Times New Roman" w:cs="Times New Roman"/>
                  <w:color w:val="000000" w:themeColor="text1"/>
                  <w:sz w:val="18"/>
                  <w:szCs w:val="18"/>
                </w:rPr>
                <w:t xml:space="preserve"> </w:t>
              </w:r>
            </w:ins>
            <w:ins w:id="6911" w:author="Xuning Wei12232" w:date="2026-10-20T08:21:00Z">
              <w:r w:rsidRPr="00B32B9A">
                <w:rPr>
                  <w:rFonts w:ascii="Times New Roman" w:eastAsia="仿宋_GB2312" w:hAnsi="Times New Roman" w:cs="Times New Roman"/>
                  <w:color w:val="000000" w:themeColor="text1"/>
                  <w:sz w:val="18"/>
                  <w:szCs w:val="18"/>
                  <w:rPrChange w:id="6912" w:author="Xuning Wei12232" w:date="2026-10-24T11:11:00Z">
                    <w:rPr>
                      <w:color w:val="FF0000"/>
                    </w:rPr>
                  </w:rPrChange>
                </w:rPr>
                <w:t>V, 9.59 kg/kg)</w:t>
              </w:r>
            </w:ins>
            <w:commentRangeEnd w:id="6905"/>
            <w:r w:rsidR="00BD3C20" w:rsidRPr="00B32B9A">
              <w:rPr>
                <w:rStyle w:val="affe"/>
                <w:rFonts w:ascii="Times New Roman" w:eastAsia="仿宋_GB2312" w:hAnsi="Times New Roman" w:cs="Times New Roman"/>
                <w:color w:val="000000" w:themeColor="text1"/>
                <w:sz w:val="18"/>
                <w:szCs w:val="18"/>
              </w:rPr>
              <w:commentReference w:id="6905"/>
            </w:r>
            <w:commentRangeEnd w:id="6906"/>
            <w:r w:rsidRPr="00B32B9A">
              <w:rPr>
                <w:rStyle w:val="affe"/>
                <w:rFonts w:ascii="Times New Roman" w:eastAsia="仿宋_GB2312" w:hAnsi="Times New Roman" w:cs="Times New Roman"/>
                <w:color w:val="000000" w:themeColor="text1"/>
                <w:sz w:val="18"/>
                <w:szCs w:val="18"/>
              </w:rPr>
              <w:commentReference w:id="6906"/>
            </w:r>
            <w:del w:id="6913" w:author="Xuning Wei12232" w:date="2026-10-20T08:21:00Z">
              <w:r w:rsidRPr="00B32B9A">
                <w:rPr>
                  <w:rFonts w:ascii="Times New Roman" w:eastAsia="仿宋_GB2312" w:hAnsi="Times New Roman" w:cs="Times New Roman"/>
                  <w:color w:val="000000" w:themeColor="text1"/>
                  <w:sz w:val="18"/>
                  <w:szCs w:val="18"/>
                </w:rPr>
                <w:delText>10.</w:delText>
              </w:r>
            </w:del>
            <w:del w:id="6914" w:author="Xuning Wei12232" w:date="2026-10-18T23:23:00Z">
              <w:r w:rsidRPr="00B32B9A">
                <w:rPr>
                  <w:rFonts w:ascii="Times New Roman" w:eastAsia="仿宋_GB2312" w:hAnsi="Times New Roman" w:cs="Times New Roman"/>
                  <w:color w:val="000000" w:themeColor="text1"/>
                  <w:sz w:val="18"/>
                  <w:szCs w:val="18"/>
                </w:rPr>
                <w:delText>0</w:delText>
              </w:r>
            </w:del>
            <w:del w:id="6915" w:author="Xuning Wei12232" w:date="2026-10-20T08:21:00Z">
              <w:r w:rsidRPr="00B32B9A">
                <w:rPr>
                  <w:rFonts w:ascii="Times New Roman" w:eastAsia="仿宋_GB2312" w:hAnsi="Times New Roman" w:cs="Times New Roman"/>
                  <w:color w:val="000000" w:themeColor="text1"/>
                  <w:sz w:val="18"/>
                  <w:szCs w:val="18"/>
                </w:rPr>
                <w:delText xml:space="preserve"> V Toluene (</w:delText>
              </w:r>
            </w:del>
            <w:del w:id="6916" w:author="Xuning Wei12232" w:date="2026-10-18T23:22:00Z">
              <w:r w:rsidRPr="00B32B9A">
                <w:rPr>
                  <w:rFonts w:ascii="Times New Roman" w:eastAsia="仿宋_GB2312" w:hAnsi="Times New Roman" w:cs="Times New Roman"/>
                  <w:color w:val="000000" w:themeColor="text1"/>
                  <w:sz w:val="18"/>
                  <w:szCs w:val="18"/>
                </w:rPr>
                <w:delText>8.72</w:delText>
              </w:r>
            </w:del>
            <w:del w:id="6917" w:author="Xuning Wei12232" w:date="2026-10-20T08:21:00Z">
              <w:r w:rsidRPr="00B32B9A">
                <w:rPr>
                  <w:rFonts w:ascii="Times New Roman" w:eastAsia="仿宋_GB2312" w:hAnsi="Times New Roman" w:cs="Times New Roman"/>
                  <w:color w:val="000000" w:themeColor="text1"/>
                  <w:sz w:val="18"/>
                  <w:szCs w:val="18"/>
                </w:rPr>
                <w:delText>0 kg/kg)</w:delText>
              </w:r>
            </w:del>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Change w:id="6918" w:author="Xuning Wei12232" w:date="2026-10-24T11:11:00Z">
                  <w:rPr/>
                </w:rPrChange>
              </w:rPr>
              <w:t>into</w:t>
            </w:r>
            <w:r w:rsidRPr="00B32B9A">
              <w:rPr>
                <w:rFonts w:ascii="Times New Roman" w:eastAsia="等线" w:hAnsi="Times New Roman" w:cs="Times New Roman"/>
                <w:color w:val="000000" w:themeColor="text1"/>
                <w:sz w:val="18"/>
                <w:szCs w:val="18"/>
                <w:rPrChange w:id="6919"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920" w:author="Xuning Wei12232" w:date="2026-10-24T11:11:00Z">
                  <w:rPr/>
                </w:rPrChange>
              </w:rPr>
              <w:t>TJ4S-1213-Sy15 via dip tube and diaphragm pump. Bubble with nitrogen, after s</w:t>
            </w:r>
            <w:r w:rsidRPr="00B32B9A">
              <w:rPr>
                <w:rFonts w:ascii="Times New Roman" w:eastAsia="仿宋_GB2312" w:hAnsi="Times New Roman" w:cs="Times New Roman"/>
                <w:color w:val="000000" w:themeColor="text1"/>
                <w:sz w:val="18"/>
                <w:szCs w:val="18"/>
                <w:rPrChange w:id="692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22" w:author="Xuning Wei12232" w:date="2026-10-24T11:11:00Z">
                  <w:rPr/>
                </w:rPrChange>
              </w:rPr>
              <w:t>. Drain until there is no obvious drip</w:t>
            </w:r>
          </w:p>
          <w:p w14:paraId="39CDDD6A" w14:textId="77777777" w:rsidR="00652DEA" w:rsidRPr="00B32B9A" w:rsidRDefault="00C15CB5">
            <w:pPr>
              <w:pStyle w:val="aff2"/>
              <w:numPr>
                <w:ilvl w:val="0"/>
                <w:numId w:val="104"/>
              </w:numPr>
              <w:spacing w:beforeLines="50" w:before="120" w:afterLines="50" w:after="120"/>
              <w:jc w:val="both"/>
              <w:rPr>
                <w:ins w:id="6923" w:author="Xuning Wei12232" w:date="2026-10-20T16:08:00Z"/>
                <w:rFonts w:ascii="Times New Roman" w:eastAsia="仿宋_GB2312" w:hAnsi="Times New Roman" w:cs="Times New Roman"/>
                <w:color w:val="000000" w:themeColor="text1"/>
                <w:sz w:val="18"/>
                <w:szCs w:val="18"/>
              </w:rPr>
              <w:pPrChange w:id="6924" w:author="Xuning Wei12232" w:date="2026-10-20T16:08:00Z">
                <w:pPr>
                  <w:spacing w:beforeLines="50" w:before="120" w:afterLines="50" w:after="120"/>
                  <w:contextualSpacing/>
                </w:pPr>
              </w:pPrChange>
            </w:pPr>
            <w:del w:id="6925" w:author="Xuning Wei12232" w:date="2026-10-20T16:08:00Z">
              <w:r w:rsidRPr="00B32B9A">
                <w:rPr>
                  <w:rFonts w:ascii="Times New Roman" w:eastAsia="仿宋_GB2312" w:hAnsi="Times New Roman" w:cs="Times New Roman"/>
                  <w:color w:val="000000" w:themeColor="text1"/>
                  <w:sz w:val="18"/>
                  <w:szCs w:val="18"/>
                </w:rPr>
                <w:delText xml:space="preserve">2. </w:delText>
              </w:r>
            </w:del>
          </w:p>
          <w:p w14:paraId="4754140B" w14:textId="1B0C3B4F" w:rsidR="00652DEA" w:rsidRPr="00B32B9A" w:rsidRDefault="00C15CB5">
            <w:pPr>
              <w:pStyle w:val="aff2"/>
              <w:numPr>
                <w:ilvl w:val="0"/>
                <w:numId w:val="104"/>
              </w:numPr>
              <w:spacing w:beforeLines="50" w:before="120" w:afterLines="50" w:after="120"/>
              <w:jc w:val="both"/>
              <w:rPr>
                <w:ins w:id="6926" w:author="Xuning Wei12232" w:date="2026-10-20T16:08:00Z"/>
                <w:rFonts w:ascii="Times New Roman" w:eastAsia="仿宋_GB2312" w:hAnsi="Times New Roman" w:cs="Times New Roman"/>
                <w:color w:val="000000" w:themeColor="text1"/>
                <w:sz w:val="18"/>
                <w:szCs w:val="18"/>
              </w:rPr>
              <w:pPrChange w:id="692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del w:id="6928" w:author="Johan Granander" w:date="2026-10-25T12:57:00Z">
              <w:r w:rsidRPr="00B32B9A" w:rsidDel="00A07897">
                <w:rPr>
                  <w:rFonts w:ascii="Times New Roman" w:eastAsia="仿宋_GB2312" w:hAnsi="Times New Roman" w:cs="Times New Roman"/>
                  <w:color w:val="000000" w:themeColor="text1"/>
                  <w:sz w:val="18"/>
                  <w:szCs w:val="18"/>
                </w:rPr>
                <w:delText xml:space="preserve">10.0 </w:delText>
              </w:r>
            </w:del>
            <w:ins w:id="6929" w:author="Xuning Wei12232" w:date="2026-10-20T11:42:00Z">
              <w:del w:id="6930" w:author="Johan Granander" w:date="2026-10-25T12:57:00Z">
                <w:r w:rsidRPr="00B32B9A" w:rsidDel="00A07897">
                  <w:rPr>
                    <w:rFonts w:ascii="Times New Roman" w:eastAsia="仿宋_GB2312" w:hAnsi="Times New Roman" w:cs="Times New Roman"/>
                    <w:color w:val="000000" w:themeColor="text1"/>
                    <w:sz w:val="18"/>
                    <w:szCs w:val="18"/>
                  </w:rPr>
                  <w:delText xml:space="preserve">1.0 </w:delText>
                </w:r>
              </w:del>
            </w:ins>
            <w:del w:id="6931" w:author="Johan Granander" w:date="2026-10-25T12:57:00Z">
              <w:r w:rsidRPr="00B32B9A" w:rsidDel="00A07897">
                <w:rPr>
                  <w:rFonts w:ascii="Times New Roman" w:eastAsia="仿宋_GB2312" w:hAnsi="Times New Roman" w:cs="Times New Roman"/>
                  <w:color w:val="000000" w:themeColor="text1"/>
                  <w:sz w:val="18"/>
                  <w:szCs w:val="18"/>
                </w:rPr>
                <w:delText xml:space="preserve">V </w:delText>
              </w:r>
            </w:del>
            <w:r w:rsidRPr="00B32B9A">
              <w:rPr>
                <w:rFonts w:ascii="Times New Roman" w:eastAsia="仿宋_GB2312" w:hAnsi="Times New Roman" w:cs="Times New Roman"/>
                <w:color w:val="000000" w:themeColor="text1"/>
                <w:sz w:val="18"/>
                <w:szCs w:val="18"/>
              </w:rPr>
              <w:t>MTBE (</w:t>
            </w:r>
            <w:ins w:id="6932" w:author="Johan Granander" w:date="2026-10-25T12:56:00Z">
              <w:r w:rsidR="00E61FA1" w:rsidRPr="00B32B9A">
                <w:rPr>
                  <w:rFonts w:ascii="Times New Roman" w:eastAsia="仿宋_GB2312" w:hAnsi="Times New Roman" w:cs="Times New Roman"/>
                  <w:color w:val="000000" w:themeColor="text1"/>
                  <w:sz w:val="18"/>
                  <w:szCs w:val="18"/>
                </w:rPr>
                <w:t xml:space="preserve">11.0 V, </w:t>
              </w:r>
            </w:ins>
            <w:del w:id="6933" w:author="Xuning Wei12232" w:date="2026-10-20T11:42:00Z">
              <w:r w:rsidRPr="00B32B9A">
                <w:rPr>
                  <w:rFonts w:ascii="Times New Roman" w:eastAsia="仿宋_GB2312" w:hAnsi="Times New Roman" w:cs="Times New Roman"/>
                  <w:color w:val="000000" w:themeColor="text1"/>
                  <w:sz w:val="18"/>
                  <w:szCs w:val="18"/>
                </w:rPr>
                <w:delText>7.</w:delText>
              </w:r>
            </w:del>
            <w:ins w:id="6934" w:author="Xuning Wei12232" w:date="2026-10-20T11:42:00Z">
              <w:r w:rsidRPr="00B32B9A">
                <w:rPr>
                  <w:rFonts w:ascii="Times New Roman" w:eastAsia="仿宋_GB2312" w:hAnsi="Times New Roman" w:cs="Times New Roman"/>
                  <w:color w:val="000000" w:themeColor="text1"/>
                  <w:sz w:val="18"/>
                  <w:szCs w:val="18"/>
                </w:rPr>
                <w:t>8.15</w:t>
              </w:r>
            </w:ins>
            <w:del w:id="6935" w:author="Xuning Wei12232" w:date="2026-10-18T23:25:00Z">
              <w:r w:rsidRPr="00B32B9A">
                <w:rPr>
                  <w:rFonts w:ascii="Times New Roman" w:eastAsia="仿宋_GB2312" w:hAnsi="Times New Roman" w:cs="Times New Roman"/>
                  <w:color w:val="000000" w:themeColor="text1"/>
                  <w:sz w:val="18"/>
                  <w:szCs w:val="18"/>
                </w:rPr>
                <w:delText>410</w:delText>
              </w:r>
            </w:del>
            <w:r w:rsidRPr="00B32B9A">
              <w:rPr>
                <w:rFonts w:ascii="Times New Roman" w:eastAsia="仿宋_GB2312" w:hAnsi="Times New Roman" w:cs="Times New Roman"/>
                <w:color w:val="000000" w:themeColor="text1"/>
                <w:sz w:val="18"/>
                <w:szCs w:val="18"/>
              </w:rPr>
              <w:t xml:space="preserve"> kg/kg) into TJ4S-1213-Sy15. Bubble with nitrogen, after stirring, turn off the nitrogen. Drain until there is no obvious drip </w:t>
            </w:r>
            <w:del w:id="6936" w:author="Xuning Wei12232" w:date="2026-10-20T16:08:00Z">
              <w:r w:rsidRPr="00B32B9A">
                <w:rPr>
                  <w:rFonts w:ascii="Times New Roman" w:eastAsia="仿宋_GB2312" w:hAnsi="Times New Roman" w:cs="Times New Roman"/>
                  <w:color w:val="000000" w:themeColor="text1"/>
                  <w:sz w:val="18"/>
                  <w:szCs w:val="18"/>
                </w:rPr>
                <w:br/>
              </w:r>
              <w:r w:rsidRPr="00B32B9A">
                <w:rPr>
                  <w:rFonts w:ascii="Times New Roman" w:eastAsia="仿宋_GB2312" w:hAnsi="Times New Roman" w:cs="Times New Roman"/>
                  <w:color w:val="000000" w:themeColor="text1"/>
                  <w:sz w:val="18"/>
                  <w:szCs w:val="18"/>
                  <w:lang w:eastAsia="zh-CN"/>
                </w:rPr>
                <w:delText xml:space="preserve">3. </w:delText>
              </w:r>
            </w:del>
          </w:p>
          <w:p w14:paraId="5F0E47EA" w14:textId="3FF459B4" w:rsidR="00652DEA" w:rsidRPr="00B32B9A" w:rsidRDefault="00C15CB5">
            <w:pPr>
              <w:pStyle w:val="aff2"/>
              <w:numPr>
                <w:ilvl w:val="0"/>
                <w:numId w:val="104"/>
              </w:numPr>
              <w:spacing w:beforeLines="50" w:before="120" w:afterLines="50" w:after="120"/>
              <w:jc w:val="both"/>
              <w:rPr>
                <w:rFonts w:ascii="Times New Roman" w:eastAsia="仿宋_GB2312" w:hAnsi="Times New Roman" w:cs="Times New Roman"/>
                <w:color w:val="000000" w:themeColor="text1"/>
                <w:sz w:val="18"/>
                <w:szCs w:val="18"/>
              </w:rPr>
              <w:pPrChange w:id="693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Add </w:t>
            </w:r>
            <w:commentRangeStart w:id="6938"/>
            <w:commentRangeStart w:id="6939"/>
            <w:ins w:id="6940" w:author="Xuning Wei12232" w:date="2026-10-20T08:21:00Z">
              <w:r w:rsidRPr="00B32B9A">
                <w:rPr>
                  <w:rFonts w:ascii="Times New Roman" w:eastAsia="仿宋_GB2312" w:hAnsi="Times New Roman" w:cs="Times New Roman"/>
                  <w:color w:val="000000" w:themeColor="text1"/>
                  <w:sz w:val="18"/>
                  <w:szCs w:val="18"/>
                </w:rPr>
                <w:t>MTBE (11.0 V</w:t>
              </w:r>
            </w:ins>
            <w:ins w:id="6941" w:author="Johan Granander" w:date="2026-10-25T12:56:00Z">
              <w:r w:rsidR="002C172C" w:rsidRPr="00B32B9A">
                <w:rPr>
                  <w:rFonts w:ascii="Times New Roman" w:eastAsia="仿宋_GB2312" w:hAnsi="Times New Roman" w:cs="Times New Roman"/>
                  <w:color w:val="000000" w:themeColor="text1"/>
                  <w:sz w:val="18"/>
                  <w:szCs w:val="18"/>
                </w:rPr>
                <w:t>,</w:t>
              </w:r>
            </w:ins>
            <w:ins w:id="6942" w:author="Xuning Wei12232" w:date="2026-10-20T08:21:00Z">
              <w:r w:rsidRPr="00B32B9A">
                <w:rPr>
                  <w:rFonts w:ascii="Times New Roman" w:eastAsia="仿宋_GB2312" w:hAnsi="Times New Roman" w:cs="Times New Roman"/>
                  <w:color w:val="000000" w:themeColor="text1"/>
                  <w:sz w:val="18"/>
                  <w:szCs w:val="18"/>
                </w:rPr>
                <w:t xml:space="preserve"> 8.15 kg/kg</w:t>
              </w:r>
            </w:ins>
            <w:commentRangeEnd w:id="6938"/>
            <w:r w:rsidR="00BD3C20" w:rsidRPr="00B32B9A">
              <w:rPr>
                <w:rStyle w:val="affe"/>
                <w:rFonts w:ascii="Times New Roman" w:eastAsia="仿宋_GB2312" w:hAnsi="Times New Roman" w:cs="Times New Roman"/>
                <w:color w:val="000000" w:themeColor="text1"/>
                <w:sz w:val="18"/>
                <w:szCs w:val="18"/>
              </w:rPr>
              <w:commentReference w:id="6938"/>
            </w:r>
            <w:commentRangeEnd w:id="6939"/>
            <w:r w:rsidRPr="00B32B9A">
              <w:rPr>
                <w:rStyle w:val="affe"/>
                <w:rFonts w:ascii="Times New Roman" w:eastAsia="仿宋_GB2312" w:hAnsi="Times New Roman" w:cs="Times New Roman"/>
                <w:color w:val="000000" w:themeColor="text1"/>
                <w:sz w:val="18"/>
                <w:szCs w:val="18"/>
              </w:rPr>
              <w:commentReference w:id="6939"/>
            </w:r>
            <w:ins w:id="6943" w:author="Xuning Wei12232" w:date="2026-10-20T08:21:00Z">
              <w:r w:rsidRPr="00B32B9A">
                <w:rPr>
                  <w:rFonts w:ascii="Times New Roman" w:eastAsia="仿宋_GB2312" w:hAnsi="Times New Roman" w:cs="Times New Roman"/>
                  <w:color w:val="000000" w:themeColor="text1"/>
                  <w:sz w:val="18"/>
                  <w:szCs w:val="18"/>
                </w:rPr>
                <w:t>)</w:t>
              </w:r>
            </w:ins>
            <w:del w:id="6944" w:author="Xuning Wei12232" w:date="2026-10-18T23:26:00Z">
              <w:r w:rsidRPr="00B32B9A">
                <w:rPr>
                  <w:rFonts w:ascii="Times New Roman" w:eastAsia="仿宋_GB2312" w:hAnsi="Times New Roman" w:cs="Times New Roman"/>
                  <w:color w:val="000000" w:themeColor="text1"/>
                  <w:sz w:val="18"/>
                  <w:szCs w:val="18"/>
                </w:rPr>
                <w:delText>10.0 V MTBE (7.410 kg/kg)</w:delText>
              </w:r>
            </w:del>
            <w:r w:rsidRPr="00B32B9A">
              <w:rPr>
                <w:rFonts w:ascii="Times New Roman" w:eastAsia="仿宋_GB2312" w:hAnsi="Times New Roman" w:cs="Times New Roman"/>
                <w:color w:val="000000" w:themeColor="text1"/>
                <w:sz w:val="18"/>
                <w:szCs w:val="18"/>
              </w:rPr>
              <w:t xml:space="preserve"> into</w:t>
            </w:r>
            <w:r w:rsidRPr="00B32B9A">
              <w:rPr>
                <w:rFonts w:ascii="Times New Roman" w:eastAsia="等线"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rPr>
              <w:t>TJ4S-1213-Sy15.  Bubble with nitrogen, after stirring, turn off the nitrogen. Drain until there is no obvious drip</w:t>
            </w:r>
          </w:p>
        </w:tc>
      </w:tr>
      <w:tr w:rsidR="00652DEA" w:rsidRPr="00B32B9A" w14:paraId="6A5FF11E"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C8FE7CE"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E36864"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rPr>
              <w:t>Wash resin</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A24145" w14:textId="09A036C9" w:rsidR="00652DEA" w:rsidRPr="00B32B9A" w:rsidRDefault="00C15CB5">
            <w:pPr>
              <w:pStyle w:val="aff2"/>
              <w:numPr>
                <w:ilvl w:val="0"/>
                <w:numId w:val="105"/>
              </w:numPr>
              <w:spacing w:beforeLines="50" w:before="120" w:afterLines="50" w:after="120"/>
              <w:jc w:val="both"/>
              <w:rPr>
                <w:ins w:id="6945" w:author="Xuning Wei12232" w:date="2026-10-20T16:08:00Z"/>
                <w:rFonts w:ascii="Times New Roman" w:eastAsia="仿宋_GB2312" w:hAnsi="Times New Roman" w:cs="Times New Roman"/>
                <w:color w:val="000000" w:themeColor="text1"/>
                <w:sz w:val="18"/>
                <w:szCs w:val="18"/>
              </w:rPr>
              <w:pPrChange w:id="6946" w:author="Xuning Wei12232" w:date="2026-10-20T16:08:00Z">
                <w:pPr>
                  <w:spacing w:beforeLines="50" w:before="120" w:afterLines="50" w:after="120"/>
                  <w:contextualSpacing/>
                </w:pPr>
              </w:pPrChange>
            </w:pPr>
            <w:del w:id="6947" w:author="Xuning Wei12232" w:date="2026-10-20T16:08:00Z">
              <w:r w:rsidRPr="00B32B9A">
                <w:rPr>
                  <w:rFonts w:ascii="Times New Roman" w:eastAsia="仿宋_GB2312" w:hAnsi="Times New Roman" w:cs="Times New Roman"/>
                  <w:color w:val="000000" w:themeColor="text1"/>
                  <w:sz w:val="18"/>
                  <w:szCs w:val="18"/>
                </w:rPr>
                <w:delText xml:space="preserve">1. </w:delText>
              </w:r>
            </w:del>
            <w:r w:rsidRPr="00B32B9A">
              <w:rPr>
                <w:rFonts w:ascii="Times New Roman" w:eastAsia="仿宋_GB2312" w:hAnsi="Times New Roman" w:cs="Times New Roman"/>
                <w:color w:val="000000" w:themeColor="text1"/>
                <w:sz w:val="18"/>
                <w:szCs w:val="18"/>
                <w:rPrChange w:id="6948" w:author="Xuning Wei12232" w:date="2026-10-24T11:11:00Z">
                  <w:rPr/>
                </w:rPrChange>
              </w:rPr>
              <w:t xml:space="preserve">Add </w:t>
            </w:r>
            <w:ins w:id="6949" w:author="Xuning Wei12232" w:date="2026-10-20T08:21:00Z">
              <w:r w:rsidRPr="00B32B9A">
                <w:rPr>
                  <w:rFonts w:ascii="Times New Roman" w:eastAsia="仿宋_GB2312" w:hAnsi="Times New Roman" w:cs="Times New Roman"/>
                  <w:color w:val="000000" w:themeColor="text1"/>
                  <w:sz w:val="18"/>
                  <w:szCs w:val="18"/>
                  <w:rPrChange w:id="6950" w:author="Xuning Wei12232" w:date="2026-10-24T11:11:00Z">
                    <w:rPr>
                      <w:color w:val="FF0000"/>
                    </w:rPr>
                  </w:rPrChange>
                </w:rPr>
                <w:t>Toluene (11.0</w:t>
              </w:r>
            </w:ins>
            <w:ins w:id="6951" w:author="Johan Granander" w:date="2026-10-25T12:56:00Z">
              <w:r w:rsidR="002C172C" w:rsidRPr="00B32B9A">
                <w:rPr>
                  <w:rFonts w:ascii="Times New Roman" w:eastAsia="仿宋_GB2312" w:hAnsi="Times New Roman" w:cs="Times New Roman"/>
                  <w:color w:val="000000" w:themeColor="text1"/>
                  <w:sz w:val="18"/>
                  <w:szCs w:val="18"/>
                </w:rPr>
                <w:t xml:space="preserve"> </w:t>
              </w:r>
            </w:ins>
            <w:ins w:id="6952" w:author="Xuning Wei12232" w:date="2026-10-20T08:21:00Z">
              <w:r w:rsidRPr="00B32B9A">
                <w:rPr>
                  <w:rFonts w:ascii="Times New Roman" w:eastAsia="仿宋_GB2312" w:hAnsi="Times New Roman" w:cs="Times New Roman"/>
                  <w:color w:val="000000" w:themeColor="text1"/>
                  <w:sz w:val="18"/>
                  <w:szCs w:val="18"/>
                  <w:rPrChange w:id="6953" w:author="Xuning Wei12232" w:date="2026-10-24T11:11:00Z">
                    <w:rPr>
                      <w:color w:val="FF0000"/>
                    </w:rPr>
                  </w:rPrChange>
                </w:rPr>
                <w:t xml:space="preserve">V, 9.59 kg/kg) </w:t>
              </w:r>
            </w:ins>
            <w:del w:id="6954" w:author="Xuning Wei12232" w:date="2026-10-18T23:23:00Z">
              <w:r w:rsidRPr="00B32B9A">
                <w:rPr>
                  <w:rFonts w:ascii="Times New Roman" w:eastAsia="仿宋_GB2312" w:hAnsi="Times New Roman" w:cs="Times New Roman"/>
                  <w:color w:val="000000" w:themeColor="text1"/>
                  <w:sz w:val="18"/>
                  <w:szCs w:val="18"/>
                  <w:rPrChange w:id="6955" w:author="Xuning Wei12232" w:date="2026-10-24T11:11:00Z">
                    <w:rPr/>
                  </w:rPrChange>
                </w:rPr>
                <w:delText xml:space="preserve">10.0 V Toluene (8.720 kg/kg) </w:delText>
              </w:r>
            </w:del>
            <w:r w:rsidRPr="00B32B9A">
              <w:rPr>
                <w:rFonts w:ascii="Times New Roman" w:eastAsia="仿宋_GB2312" w:hAnsi="Times New Roman" w:cs="Times New Roman"/>
                <w:color w:val="000000" w:themeColor="text1"/>
                <w:sz w:val="18"/>
                <w:szCs w:val="18"/>
                <w:rPrChange w:id="6956" w:author="Xuning Wei12232" w:date="2026-10-24T11:11:00Z">
                  <w:rPr/>
                </w:rPrChange>
              </w:rPr>
              <w:t>into</w:t>
            </w:r>
            <w:r w:rsidRPr="00B32B9A">
              <w:rPr>
                <w:rFonts w:ascii="Times New Roman" w:eastAsia="等线" w:hAnsi="Times New Roman" w:cs="Times New Roman"/>
                <w:color w:val="000000" w:themeColor="text1"/>
                <w:sz w:val="18"/>
                <w:szCs w:val="18"/>
                <w:rPrChange w:id="6957"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958" w:author="Xuning Wei12232" w:date="2026-10-24T11:11:00Z">
                  <w:rPr/>
                </w:rPrChange>
              </w:rPr>
              <w:t>TJ4S-1213-Sy15 by manually weighing via dip tube and diaphragm pump. Bubble with nitrogen, after s</w:t>
            </w:r>
            <w:r w:rsidRPr="00B32B9A">
              <w:rPr>
                <w:rFonts w:ascii="Times New Roman" w:eastAsia="仿宋_GB2312" w:hAnsi="Times New Roman" w:cs="Times New Roman"/>
                <w:color w:val="000000" w:themeColor="text1"/>
                <w:sz w:val="18"/>
                <w:szCs w:val="18"/>
                <w:rPrChange w:id="6959"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60" w:author="Xuning Wei12232" w:date="2026-10-24T11:11:00Z">
                  <w:rPr/>
                </w:rPrChange>
              </w:rPr>
              <w:t>. Drain until there is no obvious drip.</w:t>
            </w:r>
            <w:del w:id="6961" w:author="Xuning Wei12232" w:date="2026-10-20T16:08:00Z">
              <w:r w:rsidRPr="00B32B9A">
                <w:rPr>
                  <w:rFonts w:ascii="Times New Roman" w:eastAsia="仿宋_GB2312" w:hAnsi="Times New Roman" w:cs="Times New Roman"/>
                  <w:color w:val="000000" w:themeColor="text1"/>
                  <w:sz w:val="18"/>
                  <w:szCs w:val="18"/>
                  <w:rPrChange w:id="6962" w:author="Xuning Wei12232" w:date="2026-10-24T11:11:00Z">
                    <w:rPr/>
                  </w:rPrChange>
                </w:rPr>
                <w:br/>
                <w:delText xml:space="preserve">2. </w:delText>
              </w:r>
            </w:del>
          </w:p>
          <w:p w14:paraId="45B3EAD8" w14:textId="1051C3D5" w:rsidR="00652DEA" w:rsidRPr="00B32B9A" w:rsidRDefault="00C15CB5">
            <w:pPr>
              <w:pStyle w:val="aff2"/>
              <w:numPr>
                <w:ilvl w:val="0"/>
                <w:numId w:val="105"/>
              </w:numPr>
              <w:spacing w:beforeLines="50" w:before="120" w:afterLines="50" w:after="120"/>
              <w:jc w:val="both"/>
              <w:rPr>
                <w:ins w:id="6963" w:author="Xuning Wei12232" w:date="2026-10-20T16:08:00Z"/>
                <w:rFonts w:ascii="Times New Roman" w:eastAsia="仿宋_GB2312" w:hAnsi="Times New Roman" w:cs="Times New Roman"/>
                <w:color w:val="000000" w:themeColor="text1"/>
                <w:sz w:val="18"/>
                <w:szCs w:val="18"/>
              </w:rPr>
              <w:pPrChange w:id="6964"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65" w:author="Xuning Wei12232" w:date="2026-10-24T11:11:00Z">
                  <w:rPr/>
                </w:rPrChange>
              </w:rPr>
              <w:t xml:space="preserve">Add </w:t>
            </w:r>
            <w:ins w:id="6966" w:author="Xuning Wei12232" w:date="2026-10-20T08:21:00Z">
              <w:r w:rsidRPr="00B32B9A">
                <w:rPr>
                  <w:rFonts w:ascii="Times New Roman" w:eastAsia="仿宋_GB2312" w:hAnsi="Times New Roman" w:cs="Times New Roman"/>
                  <w:color w:val="000000" w:themeColor="text1"/>
                  <w:sz w:val="18"/>
                  <w:szCs w:val="18"/>
                  <w:rPrChange w:id="6967" w:author="Xuning Wei12232" w:date="2026-10-24T11:11:00Z">
                    <w:rPr>
                      <w:color w:val="FF0000"/>
                    </w:rPr>
                  </w:rPrChange>
                </w:rPr>
                <w:t>MTBE (11.0 V</w:t>
              </w:r>
            </w:ins>
            <w:ins w:id="6968" w:author="Johan Granander" w:date="2026-10-25T12:56:00Z">
              <w:r w:rsidR="00E61FA1" w:rsidRPr="00B32B9A">
                <w:rPr>
                  <w:rFonts w:ascii="Times New Roman" w:eastAsia="仿宋_GB2312" w:hAnsi="Times New Roman" w:cs="Times New Roman"/>
                  <w:color w:val="000000" w:themeColor="text1"/>
                  <w:sz w:val="18"/>
                  <w:szCs w:val="18"/>
                </w:rPr>
                <w:t>,</w:t>
              </w:r>
            </w:ins>
            <w:ins w:id="6969" w:author="Xuning Wei12232" w:date="2026-10-20T08:21:00Z">
              <w:r w:rsidRPr="00B32B9A">
                <w:rPr>
                  <w:rFonts w:ascii="Times New Roman" w:eastAsia="仿宋_GB2312" w:hAnsi="Times New Roman" w:cs="Times New Roman"/>
                  <w:color w:val="000000" w:themeColor="text1"/>
                  <w:sz w:val="18"/>
                  <w:szCs w:val="18"/>
                  <w:rPrChange w:id="6970" w:author="Xuning Wei12232" w:date="2026-10-24T11:11:00Z">
                    <w:rPr>
                      <w:color w:val="FF0000"/>
                    </w:rPr>
                  </w:rPrChange>
                </w:rPr>
                <w:t xml:space="preserve"> 8.15 kg/kg)</w:t>
              </w:r>
            </w:ins>
            <w:del w:id="6971" w:author="Xuning Wei12232" w:date="2026-10-18T23:26:00Z">
              <w:r w:rsidRPr="00B32B9A">
                <w:rPr>
                  <w:rFonts w:ascii="Times New Roman" w:eastAsia="仿宋_GB2312" w:hAnsi="Times New Roman" w:cs="Times New Roman"/>
                  <w:color w:val="000000" w:themeColor="text1"/>
                  <w:sz w:val="18"/>
                  <w:szCs w:val="18"/>
                  <w:rPrChange w:id="6972"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6973" w:author="Xuning Wei12232" w:date="2026-10-24T11:11:00Z">
                  <w:rPr/>
                </w:rPrChange>
              </w:rPr>
              <w:t xml:space="preserve"> into TJ4S-1213-Sy15. Bubble with nitrogen, after s</w:t>
            </w:r>
            <w:r w:rsidRPr="00B32B9A">
              <w:rPr>
                <w:rFonts w:ascii="Times New Roman" w:eastAsia="仿宋_GB2312" w:hAnsi="Times New Roman" w:cs="Times New Roman"/>
                <w:color w:val="000000" w:themeColor="text1"/>
                <w:sz w:val="18"/>
                <w:szCs w:val="18"/>
                <w:rPrChange w:id="6974"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75" w:author="Xuning Wei12232" w:date="2026-10-24T11:11:00Z">
                  <w:rPr/>
                </w:rPrChange>
              </w:rPr>
              <w:t>. Drain until there is no obvious drip.</w:t>
            </w:r>
            <w:del w:id="6976" w:author="Xuning Wei12232" w:date="2026-10-20T16:08:00Z">
              <w:r w:rsidRPr="00B32B9A">
                <w:rPr>
                  <w:rFonts w:ascii="Times New Roman" w:eastAsia="仿宋_GB2312" w:hAnsi="Times New Roman" w:cs="Times New Roman"/>
                  <w:color w:val="000000" w:themeColor="text1"/>
                  <w:sz w:val="18"/>
                  <w:szCs w:val="18"/>
                  <w:rPrChange w:id="6977" w:author="Xuning Wei12232" w:date="2026-10-24T11:11:00Z">
                    <w:rPr/>
                  </w:rPrChange>
                </w:rPr>
                <w:br/>
                <w:delText xml:space="preserve">3. </w:delText>
              </w:r>
            </w:del>
          </w:p>
          <w:p w14:paraId="146579B0" w14:textId="7142506A" w:rsidR="00652DEA" w:rsidRPr="00B32B9A" w:rsidRDefault="00C15CB5">
            <w:pPr>
              <w:pStyle w:val="aff2"/>
              <w:numPr>
                <w:ilvl w:val="0"/>
                <w:numId w:val="105"/>
              </w:numPr>
              <w:spacing w:beforeLines="50" w:before="120" w:afterLines="50" w:after="120"/>
              <w:jc w:val="both"/>
              <w:rPr>
                <w:ins w:id="6978" w:author="Xuning Wei12232" w:date="2026-10-20T16:08:00Z"/>
                <w:rFonts w:ascii="Times New Roman" w:eastAsia="仿宋_GB2312" w:hAnsi="Times New Roman" w:cs="Times New Roman"/>
                <w:color w:val="000000" w:themeColor="text1"/>
                <w:sz w:val="18"/>
                <w:szCs w:val="18"/>
              </w:rPr>
              <w:pPrChange w:id="6979"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80" w:author="Xuning Wei12232" w:date="2026-10-24T11:11:00Z">
                  <w:rPr/>
                </w:rPrChange>
              </w:rPr>
              <w:t xml:space="preserve">Add </w:t>
            </w:r>
            <w:ins w:id="6981" w:author="Xuning Wei12232" w:date="2026-10-20T08:21:00Z">
              <w:r w:rsidRPr="00B32B9A">
                <w:rPr>
                  <w:rFonts w:ascii="Times New Roman" w:eastAsia="仿宋_GB2312" w:hAnsi="Times New Roman" w:cs="Times New Roman"/>
                  <w:color w:val="000000" w:themeColor="text1"/>
                  <w:sz w:val="18"/>
                  <w:szCs w:val="18"/>
                  <w:rPrChange w:id="6982" w:author="Xuning Wei12232" w:date="2026-10-24T11:11:00Z">
                    <w:rPr>
                      <w:color w:val="FF0000"/>
                    </w:rPr>
                  </w:rPrChange>
                </w:rPr>
                <w:t>MTBE (11.0 V</w:t>
              </w:r>
            </w:ins>
            <w:ins w:id="6983" w:author="Johan Granander" w:date="2026-10-25T12:56:00Z">
              <w:r w:rsidR="00E61FA1" w:rsidRPr="00B32B9A">
                <w:rPr>
                  <w:rFonts w:ascii="Times New Roman" w:eastAsia="仿宋_GB2312" w:hAnsi="Times New Roman" w:cs="Times New Roman"/>
                  <w:color w:val="000000" w:themeColor="text1"/>
                  <w:sz w:val="18"/>
                  <w:szCs w:val="18"/>
                </w:rPr>
                <w:t>,</w:t>
              </w:r>
            </w:ins>
            <w:ins w:id="6984" w:author="Xuning Wei12232" w:date="2026-10-20T08:21:00Z">
              <w:r w:rsidRPr="00B32B9A">
                <w:rPr>
                  <w:rFonts w:ascii="Times New Roman" w:eastAsia="仿宋_GB2312" w:hAnsi="Times New Roman" w:cs="Times New Roman"/>
                  <w:color w:val="000000" w:themeColor="text1"/>
                  <w:sz w:val="18"/>
                  <w:szCs w:val="18"/>
                  <w:rPrChange w:id="6985" w:author="Xuning Wei12232" w:date="2026-10-24T11:11:00Z">
                    <w:rPr>
                      <w:color w:val="FF0000"/>
                    </w:rPr>
                  </w:rPrChange>
                </w:rPr>
                <w:t xml:space="preserve"> 8.15 kg/kg)</w:t>
              </w:r>
            </w:ins>
            <w:del w:id="6986" w:author="Xuning Wei12232" w:date="2026-10-18T23:27:00Z">
              <w:r w:rsidRPr="00B32B9A">
                <w:rPr>
                  <w:rFonts w:ascii="Times New Roman" w:eastAsia="仿宋_GB2312" w:hAnsi="Times New Roman" w:cs="Times New Roman"/>
                  <w:color w:val="000000" w:themeColor="text1"/>
                  <w:sz w:val="18"/>
                  <w:szCs w:val="18"/>
                  <w:rPrChange w:id="6987" w:author="Xuning Wei12232" w:date="2026-10-24T11:11:00Z">
                    <w:rPr/>
                  </w:rPrChange>
                </w:rPr>
                <w:delText>10.0 V MTBE (7.410 kg/kg)</w:delText>
              </w:r>
            </w:del>
            <w:r w:rsidRPr="00B32B9A">
              <w:rPr>
                <w:rFonts w:ascii="Times New Roman" w:eastAsia="仿宋_GB2312" w:hAnsi="Times New Roman" w:cs="Times New Roman"/>
                <w:color w:val="000000" w:themeColor="text1"/>
                <w:sz w:val="18"/>
                <w:szCs w:val="18"/>
                <w:rPrChange w:id="6988" w:author="Xuning Wei12232" w:date="2026-10-24T11:11:00Z">
                  <w:rPr/>
                </w:rPrChange>
              </w:rPr>
              <w:t xml:space="preserve"> into</w:t>
            </w:r>
            <w:r w:rsidRPr="00B32B9A">
              <w:rPr>
                <w:rFonts w:ascii="Times New Roman" w:eastAsia="等线" w:hAnsi="Times New Roman" w:cs="Times New Roman"/>
                <w:color w:val="000000" w:themeColor="text1"/>
                <w:sz w:val="18"/>
                <w:szCs w:val="18"/>
                <w:rPrChange w:id="6989" w:author="Xuning Wei12232" w:date="2026-10-24T11:11:00Z">
                  <w:rPr>
                    <w:rFonts w:eastAsia="等线"/>
                  </w:rPr>
                </w:rPrChange>
              </w:rPr>
              <w:t xml:space="preserve"> </w:t>
            </w:r>
            <w:r w:rsidRPr="00B32B9A">
              <w:rPr>
                <w:rFonts w:ascii="Times New Roman" w:eastAsia="仿宋_GB2312" w:hAnsi="Times New Roman" w:cs="Times New Roman"/>
                <w:color w:val="000000" w:themeColor="text1"/>
                <w:sz w:val="18"/>
                <w:szCs w:val="18"/>
                <w:rPrChange w:id="6990" w:author="Xuning Wei12232" w:date="2026-10-24T11:11:00Z">
                  <w:rPr/>
                </w:rPrChange>
              </w:rPr>
              <w:t>TJ4S-1213-Sy15. Bubble with nitrogen, after s</w:t>
            </w:r>
            <w:r w:rsidRPr="00B32B9A">
              <w:rPr>
                <w:rFonts w:ascii="Times New Roman" w:eastAsia="仿宋_GB2312" w:hAnsi="Times New Roman" w:cs="Times New Roman"/>
                <w:color w:val="000000" w:themeColor="text1"/>
                <w:sz w:val="18"/>
                <w:szCs w:val="18"/>
                <w:rPrChange w:id="6991" w:author="Xuning Wei12232" w:date="2026-10-24T11:11:00Z">
                  <w:rPr>
                    <w:color w:val="0000FF"/>
                  </w:rPr>
                </w:rPrChange>
              </w:rPr>
              <w:t>tirring, turn off the nitrogen</w:t>
            </w:r>
            <w:r w:rsidRPr="00B32B9A">
              <w:rPr>
                <w:rFonts w:ascii="Times New Roman" w:eastAsia="仿宋_GB2312" w:hAnsi="Times New Roman" w:cs="Times New Roman"/>
                <w:color w:val="000000" w:themeColor="text1"/>
                <w:sz w:val="18"/>
                <w:szCs w:val="18"/>
                <w:rPrChange w:id="6992" w:author="Xuning Wei12232" w:date="2026-10-24T11:11:00Z">
                  <w:rPr/>
                </w:rPrChange>
              </w:rPr>
              <w:t>. Drain until there is no obvious drip.</w:t>
            </w:r>
            <w:del w:id="6993" w:author="Xuning Wei12232" w:date="2026-10-20T16:08:00Z">
              <w:r w:rsidRPr="00B32B9A">
                <w:rPr>
                  <w:rFonts w:ascii="Times New Roman" w:eastAsia="仿宋_GB2312" w:hAnsi="Times New Roman" w:cs="Times New Roman"/>
                  <w:color w:val="000000" w:themeColor="text1"/>
                  <w:sz w:val="18"/>
                  <w:szCs w:val="18"/>
                  <w:rPrChange w:id="6994" w:author="Xuning Wei12232" w:date="2026-10-24T11:11:00Z">
                    <w:rPr/>
                  </w:rPrChange>
                </w:rPr>
                <w:br/>
              </w:r>
              <w:r w:rsidRPr="00B32B9A">
                <w:rPr>
                  <w:rFonts w:ascii="Times New Roman" w:eastAsia="仿宋_GB2312" w:hAnsi="Times New Roman" w:cs="Times New Roman"/>
                  <w:color w:val="000000" w:themeColor="text1"/>
                  <w:sz w:val="18"/>
                  <w:szCs w:val="18"/>
                  <w:lang w:eastAsia="zh-CN"/>
                  <w:rPrChange w:id="6995" w:author="Xuning Wei12232" w:date="2026-10-24T11:11:00Z">
                    <w:rPr>
                      <w:lang w:eastAsia="zh-CN"/>
                    </w:rPr>
                  </w:rPrChange>
                </w:rPr>
                <w:delText xml:space="preserve">4. </w:delText>
              </w:r>
            </w:del>
          </w:p>
          <w:p w14:paraId="4100DF45" w14:textId="77777777" w:rsidR="00652DEA" w:rsidRPr="00B32B9A" w:rsidRDefault="00C15CB5">
            <w:pPr>
              <w:pStyle w:val="aff2"/>
              <w:numPr>
                <w:ilvl w:val="0"/>
                <w:numId w:val="105"/>
              </w:numPr>
              <w:spacing w:beforeLines="50" w:before="120" w:afterLines="50" w:after="120"/>
              <w:jc w:val="both"/>
              <w:rPr>
                <w:rFonts w:ascii="Times New Roman" w:eastAsia="仿宋_GB2312" w:hAnsi="Times New Roman" w:cs="Times New Roman"/>
                <w:color w:val="000000" w:themeColor="text1"/>
                <w:sz w:val="18"/>
                <w:szCs w:val="18"/>
                <w:rPrChange w:id="6996" w:author="Xuning Wei12232" w:date="2026-10-24T11:11:00Z">
                  <w:rPr/>
                </w:rPrChange>
              </w:rPr>
              <w:pPrChange w:id="6997" w:author="Xuning Wei12232" w:date="2026-10-20T16:08:00Z">
                <w:pPr>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Change w:id="6998" w:author="Xuning Wei12232" w:date="2026-10-24T11:11:00Z">
                  <w:rPr/>
                </w:rPrChange>
              </w:rPr>
              <w:t xml:space="preserve">Sample the MTBE washing solution during the second stirring and develop with chloranil, compare the color with the standard 500 ppm piperidine in MTBE solution as reference solution. If the color is darker than the reference solution, repeat Step 93 until the chloranil test color of the washing solution is lighter than or consistent with that of the reference solution. If the color is lighter or consistent with the reference solution, </w:t>
            </w:r>
          </w:p>
        </w:tc>
      </w:tr>
      <w:tr w:rsidR="00652DEA" w:rsidRPr="00B32B9A" w14:paraId="481FFCB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1004F19"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F09FEF3"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Drying</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E8BE38" w14:textId="77777777" w:rsidR="00652DEA" w:rsidRPr="00B32B9A" w:rsidRDefault="00C15CB5">
            <w:pPr>
              <w:spacing w:beforeLines="50" w:before="120" w:afterLines="50" w:after="120"/>
              <w:contextualSpacing/>
              <w:jc w:val="both"/>
              <w:rPr>
                <w:rFonts w:ascii="Times New Roman" w:eastAsia="仿宋_GB2312" w:hAnsi="Times New Roman" w:cs="Times New Roman"/>
                <w:color w:val="000000" w:themeColor="text1"/>
                <w:sz w:val="18"/>
                <w:szCs w:val="18"/>
              </w:rPr>
            </w:pPr>
            <w:r w:rsidRPr="00B32B9A">
              <w:rPr>
                <w:rFonts w:ascii="Times New Roman" w:eastAsia="仿宋_GB2312" w:hAnsi="Times New Roman" w:cs="Times New Roman"/>
                <w:color w:val="000000" w:themeColor="text1"/>
                <w:sz w:val="18"/>
                <w:szCs w:val="18"/>
              </w:rPr>
              <w:t xml:space="preserve">Sweep with nitrogen, and vacuum underneath at T </w:t>
            </w:r>
            <w:ins w:id="6999" w:author="Xuning Wei12232" w:date="2026-10-21T09:19:00Z">
              <w:r w:rsidRPr="00B32B9A">
                <w:rPr>
                  <w:rFonts w:ascii="Times New Roman" w:eastAsia="仿宋_GB2312" w:hAnsi="Times New Roman" w:cs="Times New Roman" w:hint="eastAsia"/>
                  <w:color w:val="000000" w:themeColor="text1"/>
                  <w:sz w:val="18"/>
                  <w:szCs w:val="18"/>
                </w:rPr>
                <w:t>≤</w:t>
              </w:r>
            </w:ins>
            <w:ins w:id="7000" w:author="Xuning Wei12232" w:date="2026-10-22T08:10:00Z">
              <w:r w:rsidRPr="00B32B9A">
                <w:rPr>
                  <w:rFonts w:ascii="Times New Roman" w:eastAsia="仿宋_GB2312" w:hAnsi="Times New Roman" w:cs="Times New Roman"/>
                  <w:color w:val="000000" w:themeColor="text1"/>
                  <w:sz w:val="18"/>
                  <w:szCs w:val="18"/>
                </w:rPr>
                <w:t xml:space="preserve"> </w:t>
              </w:r>
            </w:ins>
            <w:del w:id="7001"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r w:rsidRPr="00B32B9A">
              <w:rPr>
                <w:rFonts w:ascii="Times New Roman" w:eastAsia="仿宋_GB2312" w:hAnsi="Times New Roman" w:cs="Times New Roman"/>
                <w:color w:val="000000" w:themeColor="text1"/>
                <w:sz w:val="18"/>
                <w:szCs w:val="18"/>
              </w:rPr>
              <w:t>30</w:t>
            </w:r>
            <w:ins w:id="7002" w:author="Xuning Wei12232" w:date="2026-10-22T16:09:00Z">
              <w:r w:rsidRPr="00B32B9A">
                <w:rPr>
                  <w:rFonts w:ascii="Times New Roman" w:eastAsia="仿宋_GB2312" w:hAnsi="Times New Roman" w:cs="Times New Roman"/>
                  <w:color w:val="000000" w:themeColor="text1"/>
                  <w:sz w:val="18"/>
                  <w:szCs w:val="18"/>
                </w:rPr>
                <w:t xml:space="preserve"> </w:t>
              </w:r>
              <w:r w:rsidRPr="00B32B9A">
                <w:rPr>
                  <w:rFonts w:ascii="Times New Roman" w:eastAsia="仿宋_GB2312" w:hAnsi="Times New Roman" w:cs="Times New Roman"/>
                  <w:color w:val="000000" w:themeColor="text1"/>
                  <w:sz w:val="18"/>
                  <w:szCs w:val="18"/>
                  <w:vertAlign w:val="superscript"/>
                  <w:lang w:eastAsia="zh-CN"/>
                </w:rPr>
                <w:t>o</w:t>
              </w:r>
              <w:r w:rsidRPr="00B32B9A">
                <w:rPr>
                  <w:rFonts w:ascii="Times New Roman" w:eastAsia="仿宋_GB2312" w:hAnsi="Times New Roman" w:cs="Times New Roman"/>
                  <w:color w:val="000000" w:themeColor="text1"/>
                  <w:sz w:val="18"/>
                  <w:szCs w:val="18"/>
                  <w:lang w:eastAsia="zh-CN"/>
                </w:rPr>
                <w:t>C</w:t>
              </w:r>
            </w:ins>
            <w:del w:id="7003" w:author="Xuning Wei12232" w:date="2026-10-20T13:13:00Z">
              <w:r w:rsidRPr="00B32B9A">
                <w:rPr>
                  <w:rFonts w:ascii="Times New Roman" w:eastAsia="仿宋_GB2312" w:hAnsi="Times New Roman" w:cs="Times New Roman"/>
                  <w:color w:val="000000" w:themeColor="text1"/>
                  <w:sz w:val="18"/>
                  <w:szCs w:val="18"/>
                </w:rPr>
                <w:delText xml:space="preserve"> </w:delText>
              </w:r>
              <w:r w:rsidRPr="00B32B9A">
                <w:rPr>
                  <w:rFonts w:ascii="Times New Roman" w:eastAsia="微软雅黑" w:hAnsi="Times New Roman" w:cs="Times New Roman" w:hint="eastAsia"/>
                  <w:color w:val="000000" w:themeColor="text1"/>
                  <w:sz w:val="18"/>
                  <w:szCs w:val="18"/>
                </w:rPr>
                <w:delText>℃</w:delText>
              </w:r>
            </w:del>
            <w:r w:rsidRPr="00B32B9A">
              <w:rPr>
                <w:rFonts w:ascii="Times New Roman" w:eastAsia="仿宋_GB2312" w:hAnsi="Times New Roman" w:cs="Times New Roman"/>
                <w:color w:val="000000" w:themeColor="text1"/>
                <w:sz w:val="18"/>
                <w:szCs w:val="18"/>
              </w:rPr>
              <w:t xml:space="preserve"> by jacket. After drying for </w:t>
            </w:r>
            <w:r w:rsidRPr="00B32B9A">
              <w:rPr>
                <w:rFonts w:ascii="Times New Roman" w:eastAsia="仿宋_GB2312" w:hAnsi="Times New Roman" w:cs="Times New Roman"/>
                <w:color w:val="000000" w:themeColor="text1"/>
                <w:sz w:val="18"/>
                <w:szCs w:val="18"/>
                <w:rPrChange w:id="7004" w:author="Xuning Wei12232" w:date="2026-10-24T11:11:00Z">
                  <w:rPr>
                    <w:rFonts w:ascii="Times New Roman" w:eastAsia="仿宋_GB2312" w:hAnsi="Times New Roman" w:cs="Times New Roman"/>
                    <w:color w:val="0000FF"/>
                    <w:sz w:val="18"/>
                    <w:szCs w:val="18"/>
                  </w:rPr>
                </w:rPrChange>
              </w:rPr>
              <w:t>16</w:t>
            </w:r>
            <w:r w:rsidRPr="00B32B9A">
              <w:rPr>
                <w:rFonts w:ascii="Times New Roman" w:eastAsia="仿宋_GB2312" w:hAnsi="Times New Roman" w:cs="Times New Roman" w:hint="eastAsia"/>
                <w:color w:val="000000" w:themeColor="text1"/>
                <w:sz w:val="18"/>
                <w:szCs w:val="18"/>
                <w:lang w:eastAsia="zh-CN"/>
                <w:rPrChange w:id="7005" w:author="Xuning Wei12232" w:date="2026-10-24T11:11:00Z">
                  <w:rPr>
                    <w:rFonts w:ascii="Times New Roman" w:eastAsia="仿宋_GB2312" w:hAnsi="Times New Roman" w:cs="Times New Roman" w:hint="eastAsia"/>
                    <w:color w:val="0000FF"/>
                    <w:sz w:val="18"/>
                    <w:szCs w:val="18"/>
                    <w:lang w:eastAsia="zh-CN"/>
                  </w:rPr>
                </w:rPrChange>
              </w:rPr>
              <w:t>±</w:t>
            </w:r>
            <w:r w:rsidRPr="00B32B9A">
              <w:rPr>
                <w:rFonts w:ascii="Times New Roman" w:eastAsia="仿宋_GB2312" w:hAnsi="Times New Roman" w:cs="Times New Roman"/>
                <w:color w:val="000000" w:themeColor="text1"/>
                <w:sz w:val="18"/>
                <w:szCs w:val="18"/>
                <w:rPrChange w:id="7006" w:author="Xuning Wei12232" w:date="2026-10-24T11:11:00Z">
                  <w:rPr>
                    <w:rFonts w:ascii="Times New Roman" w:eastAsia="仿宋_GB2312" w:hAnsi="Times New Roman" w:cs="Times New Roman"/>
                    <w:color w:val="0000FF"/>
                    <w:sz w:val="18"/>
                    <w:szCs w:val="18"/>
                  </w:rPr>
                </w:rPrChange>
              </w:rPr>
              <w:t>2 h</w:t>
            </w:r>
            <w:r w:rsidRPr="00B32B9A">
              <w:rPr>
                <w:rFonts w:ascii="Times New Roman" w:eastAsia="仿宋_GB2312" w:hAnsi="Times New Roman" w:cs="Times New Roman"/>
                <w:color w:val="000000" w:themeColor="text1"/>
                <w:sz w:val="18"/>
                <w:szCs w:val="18"/>
              </w:rPr>
              <w:t>, sample the solid for LOD analysis until L</w:t>
            </w:r>
            <w:ins w:id="7007" w:author="Xuning Wei12232" w:date="2026-10-22T08:08:00Z">
              <w:r w:rsidRPr="00B32B9A">
                <w:rPr>
                  <w:rFonts w:ascii="Times New Roman" w:eastAsia="仿宋_GB2312" w:hAnsi="Times New Roman" w:cs="Times New Roman"/>
                  <w:color w:val="000000" w:themeColor="text1"/>
                  <w:sz w:val="18"/>
                  <w:szCs w:val="18"/>
                  <w:rPrChange w:id="7008" w:author="Xuning Wei12232" w:date="2026-10-24T11:11:00Z">
                    <w:rPr>
                      <w:rFonts w:ascii="Times New Roman" w:eastAsia="仿宋_GB2312" w:hAnsi="Times New Roman" w:cs="Times New Roman"/>
                      <w:color w:val="FF0000"/>
                      <w:sz w:val="18"/>
                      <w:szCs w:val="18"/>
                    </w:rPr>
                  </w:rPrChange>
                </w:rPr>
                <w:t xml:space="preserve">OD </w:t>
              </w:r>
              <w:r w:rsidRPr="00B32B9A">
                <w:rPr>
                  <w:rFonts w:ascii="Times New Roman" w:eastAsia="仿宋_GB2312" w:hAnsi="Times New Roman" w:cs="Times New Roman" w:hint="eastAsia"/>
                  <w:color w:val="000000" w:themeColor="text1"/>
                  <w:sz w:val="18"/>
                  <w:szCs w:val="18"/>
                </w:rPr>
                <w:t>≤</w:t>
              </w:r>
              <w:r w:rsidRPr="00B32B9A">
                <w:rPr>
                  <w:rFonts w:ascii="Times New Roman" w:eastAsia="仿宋_GB2312" w:hAnsi="Times New Roman" w:cs="Times New Roman"/>
                  <w:color w:val="000000" w:themeColor="text1"/>
                  <w:sz w:val="18"/>
                  <w:szCs w:val="18"/>
                </w:rPr>
                <w:t xml:space="preserve"> 9%</w:t>
              </w:r>
            </w:ins>
            <w:ins w:id="7009" w:author="Xuning Wei12232" w:date="2026-10-24T10:56:00Z">
              <w:r w:rsidRPr="00B32B9A">
                <w:rPr>
                  <w:rFonts w:ascii="Times New Roman" w:eastAsia="仿宋_GB2312" w:hAnsi="Times New Roman" w:cs="Times New Roman"/>
                  <w:color w:val="000000" w:themeColor="text1"/>
                  <w:sz w:val="18"/>
                  <w:szCs w:val="18"/>
                </w:rPr>
                <w:t xml:space="preserve"> (w/w)</w:t>
              </w:r>
            </w:ins>
            <w:ins w:id="7010" w:author="Xuning Wei12232" w:date="2026-10-22T08:08:00Z">
              <w:r w:rsidRPr="00B32B9A">
                <w:rPr>
                  <w:rFonts w:ascii="Times New Roman" w:eastAsia="仿宋_GB2312" w:hAnsi="Times New Roman" w:cs="Times New Roman"/>
                  <w:color w:val="000000" w:themeColor="text1"/>
                  <w:sz w:val="18"/>
                  <w:szCs w:val="18"/>
                </w:rPr>
                <w:t>.</w:t>
              </w:r>
            </w:ins>
            <w:del w:id="7011" w:author="Xuning Wei12232" w:date="2026-10-21T15:18:00Z">
              <w:r w:rsidRPr="00B32B9A">
                <w:rPr>
                  <w:rFonts w:ascii="Times New Roman" w:eastAsia="仿宋_GB2312" w:hAnsi="Times New Roman" w:cs="Times New Roman"/>
                  <w:color w:val="000000" w:themeColor="text1"/>
                  <w:sz w:val="18"/>
                  <w:szCs w:val="18"/>
                </w:rPr>
                <w:delText xml:space="preserve">OD </w:delText>
              </w:r>
            </w:del>
            <w:del w:id="7012" w:author="Xuning Wei12232" w:date="2026-10-20T13:10:00Z">
              <w:r w:rsidRPr="00B32B9A">
                <w:rPr>
                  <w:rFonts w:ascii="Times New Roman" w:eastAsia="仿宋_GB2312" w:hAnsi="Times New Roman" w:cs="Times New Roman" w:hint="eastAsia"/>
                  <w:color w:val="000000" w:themeColor="text1"/>
                  <w:sz w:val="18"/>
                  <w:szCs w:val="18"/>
                </w:rPr>
                <w:delText>≤</w:delText>
              </w:r>
              <w:r w:rsidRPr="00B32B9A">
                <w:rPr>
                  <w:rFonts w:ascii="Times New Roman" w:eastAsia="仿宋_GB2312" w:hAnsi="Times New Roman" w:cs="Times New Roman"/>
                  <w:color w:val="000000" w:themeColor="text1"/>
                  <w:sz w:val="18"/>
                  <w:szCs w:val="18"/>
                  <w:lang w:eastAsia="zh-CN"/>
                </w:rPr>
                <w:delText xml:space="preserve"> </w:delText>
              </w:r>
            </w:del>
            <w:del w:id="7013" w:author="Xuning Wei12232" w:date="2026-10-18T23:27:00Z">
              <w:r w:rsidRPr="00B32B9A">
                <w:rPr>
                  <w:rFonts w:ascii="Times New Roman" w:eastAsia="仿宋_GB2312" w:hAnsi="Times New Roman" w:cs="Times New Roman"/>
                  <w:color w:val="000000" w:themeColor="text1"/>
                  <w:sz w:val="18"/>
                  <w:szCs w:val="18"/>
                </w:rPr>
                <w:delText>10</w:delText>
              </w:r>
            </w:del>
            <w:del w:id="7014" w:author="Xuning Wei12232" w:date="2026-10-20T11:42:00Z">
              <w:r w:rsidRPr="00B32B9A">
                <w:rPr>
                  <w:rFonts w:ascii="Times New Roman" w:eastAsia="仿宋_GB2312" w:hAnsi="Times New Roman" w:cs="Times New Roman"/>
                  <w:color w:val="000000" w:themeColor="text1"/>
                  <w:sz w:val="18"/>
                  <w:szCs w:val="18"/>
                </w:rPr>
                <w:delText xml:space="preserve">.0 </w:delText>
              </w:r>
            </w:del>
            <w:del w:id="7015" w:author="Xuning Wei12232" w:date="2026-10-21T15:18:00Z">
              <w:r w:rsidRPr="00B32B9A">
                <w:rPr>
                  <w:rFonts w:ascii="Times New Roman" w:eastAsia="仿宋_GB2312" w:hAnsi="Times New Roman" w:cs="Times New Roman"/>
                  <w:color w:val="000000" w:themeColor="text1"/>
                  <w:sz w:val="18"/>
                  <w:szCs w:val="18"/>
                </w:rPr>
                <w:delText>%.</w:delText>
              </w:r>
            </w:del>
            <w:ins w:id="7016" w:author="Xuning Wei12232" w:date="2026-10-21T15:18:00Z">
              <w:r w:rsidRPr="00B32B9A">
                <w:rPr>
                  <w:rFonts w:ascii="Times New Roman" w:eastAsia="仿宋_GB2312" w:hAnsi="Times New Roman" w:cs="Times New Roman"/>
                  <w:color w:val="000000" w:themeColor="text1"/>
                  <w:sz w:val="18"/>
                  <w:szCs w:val="18"/>
                  <w:rPrChange w:id="7017" w:author="Xuning Wei12232" w:date="2026-10-24T11:11:00Z">
                    <w:rPr>
                      <w:rFonts w:ascii="Times New Roman" w:eastAsia="仿宋_GB2312" w:hAnsi="Times New Roman" w:cs="Times New Roman"/>
                      <w:color w:val="FF0000"/>
                      <w:sz w:val="18"/>
                      <w:szCs w:val="18"/>
                    </w:rPr>
                  </w:rPrChange>
                </w:rPr>
                <w:t xml:space="preserve"> </w:t>
              </w:r>
            </w:ins>
          </w:p>
        </w:tc>
      </w:tr>
      <w:tr w:rsidR="00652DEA" w:rsidRPr="00B32B9A" w14:paraId="37F7F9BF" w14:textId="77777777" w:rsidTr="0099207C">
        <w:trPr>
          <w:trHeight w:val="20"/>
        </w:trPr>
        <w:tc>
          <w:tcPr>
            <w:tcW w:w="310"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C0C651" w14:textId="77777777" w:rsidR="00652DEA" w:rsidRPr="00B32B9A" w:rsidRDefault="00652DEA">
            <w:pPr>
              <w:pStyle w:val="aff2"/>
              <w:numPr>
                <w:ilvl w:val="0"/>
                <w:numId w:val="12"/>
              </w:numPr>
              <w:spacing w:beforeLines="50" w:before="120" w:afterLines="50" w:after="120"/>
              <w:jc w:val="center"/>
              <w:rPr>
                <w:rFonts w:ascii="Times New Roman" w:eastAsia="仿宋_GB2312" w:hAnsi="Times New Roman" w:cs="Times New Roman"/>
                <w:color w:val="000000" w:themeColor="text1"/>
                <w:sz w:val="18"/>
                <w:szCs w:val="18"/>
                <w:lang w:eastAsia="zh-CN"/>
              </w:rPr>
            </w:pPr>
          </w:p>
        </w:tc>
        <w:tc>
          <w:tcPr>
            <w:tcW w:w="781"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9C16462" w14:textId="77777777" w:rsidR="00652DEA" w:rsidRPr="00B32B9A" w:rsidRDefault="00C15CB5">
            <w:pPr>
              <w:spacing w:beforeLines="50" w:before="120" w:afterLines="50" w:after="120"/>
              <w:contextualSpacing/>
              <w:jc w:val="center"/>
              <w:rPr>
                <w:rFonts w:ascii="Times New Roman" w:eastAsia="仿宋_GB2312" w:hAnsi="Times New Roman" w:cs="Times New Roman"/>
                <w:color w:val="000000" w:themeColor="text1"/>
                <w:sz w:val="18"/>
                <w:szCs w:val="18"/>
                <w:lang w:eastAsia="zh-CN"/>
              </w:rPr>
            </w:pPr>
            <w:r w:rsidRPr="00B32B9A">
              <w:rPr>
                <w:rFonts w:ascii="Times New Roman" w:eastAsia="仿宋_GB2312" w:hAnsi="Times New Roman" w:cs="Times New Roman"/>
                <w:color w:val="000000" w:themeColor="text1"/>
                <w:sz w:val="18"/>
                <w:szCs w:val="18"/>
                <w:lang w:eastAsia="zh-CN"/>
              </w:rPr>
              <w:t>Collect</w:t>
            </w:r>
          </w:p>
        </w:tc>
        <w:tc>
          <w:tcPr>
            <w:tcW w:w="3909" w:type="pct"/>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69CDD06" w14:textId="727D4B07" w:rsidR="00652DEA" w:rsidRPr="00B32B9A" w:rsidRDefault="00C15CB5">
            <w:pPr>
              <w:widowControl w:val="0"/>
              <w:spacing w:beforeLines="50" w:before="120" w:afterLines="50" w:after="120"/>
              <w:contextualSpacing/>
              <w:jc w:val="both"/>
              <w:rPr>
                <w:rFonts w:ascii="Times New Roman" w:eastAsia="等线" w:hAnsi="Times New Roman" w:cs="Times New Roman"/>
                <w:color w:val="000000" w:themeColor="text1"/>
                <w:sz w:val="18"/>
                <w:szCs w:val="18"/>
              </w:rPr>
              <w:pPrChange w:id="7018" w:author="Xuning Wei12232" w:date="2026-10-20T13:13:00Z">
                <w:pPr>
                  <w:widowControl w:val="0"/>
                  <w:spacing w:beforeLines="50" w:before="120" w:afterLines="50" w:after="120"/>
                  <w:contextualSpacing/>
                </w:pPr>
              </w:pPrChange>
            </w:pPr>
            <w:r w:rsidRPr="00B32B9A">
              <w:rPr>
                <w:rFonts w:ascii="Times New Roman" w:eastAsia="仿宋_GB2312" w:hAnsi="Times New Roman" w:cs="Times New Roman"/>
                <w:color w:val="000000" w:themeColor="text1"/>
                <w:sz w:val="18"/>
                <w:szCs w:val="18"/>
              </w:rPr>
              <w:t xml:space="preserve">Put in-process intermediate ASYM-141366 into </w:t>
            </w:r>
            <w:r w:rsidR="002D2635" w:rsidRPr="002D2635">
              <w:rPr>
                <w:rFonts w:ascii="Times New Roman" w:eastAsia="仿宋_GB2312" w:hAnsi="Times New Roman" w:cs="Times New Roman"/>
                <w:color w:val="000000" w:themeColor="text1"/>
                <w:sz w:val="18"/>
                <w:szCs w:val="18"/>
              </w:rPr>
              <w:t>an inner grade LDPE powder charging bag, then enclose the inner bag in an outer pharmaceutical-grade LDPE bag. Purge the interior of the package with nitrogen, and place desiccant between the two layers (whe</w:t>
            </w:r>
            <w:r w:rsidR="002D2635" w:rsidRPr="002D2635">
              <w:rPr>
                <w:rFonts w:ascii="Times New Roman" w:eastAsia="仿宋_GB2312" w:hAnsi="Times New Roman" w:cs="Times New Roman" w:hint="eastAsia"/>
                <w:color w:val="000000" w:themeColor="text1"/>
                <w:sz w:val="18"/>
                <w:szCs w:val="18"/>
              </w:rPr>
              <w:t xml:space="preserve">n net weight </w:t>
            </w:r>
            <w:r w:rsidR="002D2635" w:rsidRPr="002D2635">
              <w:rPr>
                <w:rFonts w:ascii="Times New Roman" w:eastAsia="仿宋_GB2312" w:hAnsi="Times New Roman" w:cs="Times New Roman" w:hint="eastAsia"/>
                <w:color w:val="000000" w:themeColor="text1"/>
                <w:sz w:val="18"/>
                <w:szCs w:val="18"/>
              </w:rPr>
              <w:t>≤</w:t>
            </w:r>
            <w:r w:rsidR="002D2635" w:rsidRPr="002D2635">
              <w:rPr>
                <w:rFonts w:ascii="Times New Roman" w:eastAsia="仿宋_GB2312" w:hAnsi="Times New Roman" w:cs="Times New Roman" w:hint="eastAsia"/>
                <w:color w:val="000000" w:themeColor="text1"/>
                <w:sz w:val="18"/>
                <w:szCs w:val="18"/>
              </w:rPr>
              <w:t xml:space="preserve"> 1 kg, desiccant amount shall be NLT 10% of the net weight; when net weight &gt; 1 kg, desiccant amount NLT 1% of net weight + 100 g).The inner bag is sealed with a sealing clip, and the outer bag is sealed separately with a cable tie.</w:t>
            </w:r>
            <w:r w:rsidR="002D2635">
              <w:rPr>
                <w:rFonts w:ascii="Times New Roman" w:eastAsia="仿宋_GB2312" w:hAnsi="Times New Roman" w:cs="Times New Roman"/>
                <w:color w:val="000000" w:themeColor="text1"/>
                <w:sz w:val="18"/>
                <w:szCs w:val="18"/>
              </w:rPr>
              <w:t xml:space="preserve"> </w:t>
            </w:r>
            <w:r w:rsidR="002D2635" w:rsidRPr="002D2635">
              <w:rPr>
                <w:rFonts w:ascii="Times New Roman" w:eastAsia="仿宋_GB2312" w:hAnsi="Times New Roman" w:cs="Times New Roman" w:hint="eastAsia"/>
                <w:color w:val="000000" w:themeColor="text1"/>
                <w:sz w:val="18"/>
                <w:szCs w:val="18"/>
              </w:rPr>
              <w:t>After labe</w:t>
            </w:r>
            <w:r w:rsidR="002D2635" w:rsidRPr="002D2635">
              <w:rPr>
                <w:rFonts w:ascii="Times New Roman" w:eastAsia="仿宋_GB2312" w:hAnsi="Times New Roman" w:cs="Times New Roman"/>
                <w:color w:val="000000" w:themeColor="text1"/>
                <w:sz w:val="18"/>
                <w:szCs w:val="18"/>
              </w:rPr>
              <w:t>ling and weighing, place the material into a lidded HDPE packaging drum for temporary storage, then transfer to cold storage at 2–8 °C under sealed and light-protected conditions.</w:t>
            </w:r>
            <w:r w:rsidRPr="00B32B9A">
              <w:rPr>
                <w:rFonts w:ascii="Times New Roman" w:eastAsia="仿宋_GB2312" w:hAnsi="Times New Roman" w:cs="Times New Roman"/>
                <w:color w:val="000000" w:themeColor="text1"/>
                <w:sz w:val="18"/>
                <w:szCs w:val="18"/>
              </w:rPr>
              <w:t xml:space="preserve"> </w:t>
            </w:r>
          </w:p>
        </w:tc>
      </w:tr>
    </w:tbl>
    <w:p w14:paraId="308D56CC" w14:textId="77777777" w:rsidR="00652DEA" w:rsidRPr="00652DEA" w:rsidRDefault="00C15CB5">
      <w:pPr>
        <w:rPr>
          <w:rFonts w:ascii="Times New Roman" w:eastAsia="仿宋_GB2312" w:hAnsi="Times New Roman" w:cs="Times New Roman"/>
          <w:b/>
          <w:color w:val="000000" w:themeColor="text1"/>
          <w:sz w:val="18"/>
          <w:szCs w:val="21"/>
          <w:lang w:eastAsia="zh-CN"/>
          <w:rPrChange w:id="7019" w:author="Xuning Wei12232" w:date="2026-10-24T11:11:00Z">
            <w:rPr>
              <w:rFonts w:ascii="Times New Roman" w:eastAsia="仿宋_GB2312" w:hAnsi="Times New Roman" w:cs="Times New Roman"/>
              <w:b/>
              <w:color w:val="000000" w:themeColor="text1"/>
              <w:sz w:val="21"/>
              <w:szCs w:val="21"/>
              <w:lang w:eastAsia="zh-CN"/>
            </w:rPr>
          </w:rPrChange>
        </w:rPr>
        <w:sectPr w:rsidR="00652DEA" w:rsidRPr="00652DEA">
          <w:headerReference w:type="default" r:id="rId30"/>
          <w:pgSz w:w="11907" w:h="16839"/>
          <w:pgMar w:top="720" w:right="1440" w:bottom="720" w:left="1440" w:header="720" w:footer="720" w:gutter="0"/>
          <w:cols w:space="720"/>
          <w:docGrid w:linePitch="360"/>
        </w:sectPr>
      </w:pPr>
      <w:ins w:id="7020" w:author="Xuning Wei12232" w:date="2026-09-17T15:59:00Z">
        <w:r>
          <w:rPr>
            <w:rFonts w:ascii="Times New Roman" w:eastAsia="仿宋_GB2312" w:hAnsi="Times New Roman" w:cs="Times New Roman"/>
            <w:b/>
            <w:sz w:val="21"/>
            <w:szCs w:val="21"/>
            <w:lang w:eastAsia="zh-CN"/>
          </w:rPr>
          <w:br/>
        </w:r>
      </w:ins>
    </w:p>
    <w:bookmarkEnd w:id="1641"/>
    <w:p w14:paraId="797E50C6" w14:textId="77777777" w:rsidR="00652DEA" w:rsidRDefault="00C15CB5">
      <w:pPr>
        <w:pStyle w:val="aff2"/>
        <w:spacing w:line="276" w:lineRule="auto"/>
        <w:ind w:leftChars="200" w:left="440"/>
        <w:rPr>
          <w:rFonts w:ascii="Times New Roman" w:hAnsi="Times New Roman" w:cs="Times New Roman"/>
          <w:sz w:val="16"/>
          <w:szCs w:val="15"/>
        </w:rPr>
        <w:sectPr w:rsidR="00652DEA">
          <w:headerReference w:type="default" r:id="rId31"/>
          <w:pgSz w:w="16839" w:h="11907" w:orient="landscape"/>
          <w:pgMar w:top="1440" w:right="720" w:bottom="1440" w:left="720" w:header="720" w:footer="720" w:gutter="0"/>
          <w:cols w:space="720"/>
          <w:docGrid w:linePitch="360"/>
        </w:sectPr>
      </w:pPr>
      <w:commentRangeStart w:id="7021"/>
      <w:commentRangeStart w:id="7022"/>
      <w:commentRangeStart w:id="7023"/>
      <w:commentRangeStart w:id="7024"/>
      <w:commentRangeStart w:id="7025"/>
      <w:commentRangeEnd w:id="7021"/>
      <w:r>
        <w:rPr>
          <w:rStyle w:val="affe"/>
          <w:rFonts w:ascii="Times New Roman" w:hAnsi="Times New Roman" w:cs="Times New Roman"/>
          <w:sz w:val="16"/>
          <w:szCs w:val="15"/>
        </w:rPr>
        <w:lastRenderedPageBreak/>
        <w:commentReference w:id="7021"/>
      </w:r>
      <w:commentRangeEnd w:id="7022"/>
      <w:r>
        <w:rPr>
          <w:rStyle w:val="affe"/>
          <w:rFonts w:ascii="Times New Roman" w:hAnsi="Times New Roman" w:cs="Times New Roman"/>
          <w:sz w:val="16"/>
          <w:szCs w:val="15"/>
        </w:rPr>
        <w:commentReference w:id="7022"/>
      </w:r>
      <w:commentRangeEnd w:id="7023"/>
      <w:r>
        <w:rPr>
          <w:rStyle w:val="affe"/>
          <w:rFonts w:ascii="Times New Roman" w:hAnsi="Times New Roman" w:cs="Times New Roman"/>
          <w:sz w:val="16"/>
          <w:szCs w:val="15"/>
        </w:rPr>
        <w:commentReference w:id="7023"/>
      </w:r>
      <w:commentRangeEnd w:id="7024"/>
      <w:r>
        <w:rPr>
          <w:rStyle w:val="affe"/>
          <w:rFonts w:ascii="Times New Roman" w:hAnsi="Times New Roman" w:cs="Times New Roman"/>
          <w:sz w:val="16"/>
          <w:szCs w:val="15"/>
        </w:rPr>
        <w:commentReference w:id="7024"/>
      </w:r>
      <w:commentRangeEnd w:id="7025"/>
      <w:r>
        <w:rPr>
          <w:rStyle w:val="affe"/>
          <w:rFonts w:ascii="Times New Roman" w:hAnsi="Times New Roman" w:cs="Times New Roman"/>
          <w:sz w:val="16"/>
          <w:szCs w:val="15"/>
        </w:rPr>
        <w:commentReference w:id="7025"/>
      </w:r>
    </w:p>
    <w:p w14:paraId="20B99AE2" w14:textId="04250EE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7026" w:name="_Toc435535590"/>
      <w:bookmarkStart w:id="7027" w:name="_Toc394330429"/>
      <w:bookmarkStart w:id="7028" w:name="_Toc417310589"/>
      <w:bookmarkStart w:id="7029" w:name="_Toc243596304"/>
      <w:bookmarkStart w:id="7030" w:name="_Toc253738424"/>
      <w:bookmarkStart w:id="7031" w:name="_Toc294622996"/>
      <w:bookmarkEnd w:id="1638"/>
      <w:bookmarkEnd w:id="1639"/>
      <w:bookmarkEnd w:id="1640"/>
      <w:r>
        <w:rPr>
          <w:rFonts w:ascii="Times New Roman" w:eastAsia="仿宋_GB2312" w:hAnsi="Times New Roman" w:cs="Times New Roman"/>
          <w:sz w:val="21"/>
          <w:szCs w:val="21"/>
        </w:rPr>
        <w:lastRenderedPageBreak/>
        <w:t>Critical Process Par</w:t>
      </w:r>
      <w:r w:rsidR="0096200E">
        <w:rPr>
          <w:rFonts w:ascii="Times New Roman" w:eastAsia="仿宋_GB2312" w:hAnsi="Times New Roman" w:cs="Times New Roman"/>
          <w:sz w:val="21"/>
          <w:szCs w:val="21"/>
        </w:rPr>
        <w:t>αMe</w:t>
      </w:r>
      <w:r>
        <w:rPr>
          <w:rFonts w:ascii="Times New Roman" w:eastAsia="仿宋_GB2312" w:hAnsi="Times New Roman" w:cs="Times New Roman"/>
          <w:sz w:val="21"/>
          <w:szCs w:val="21"/>
        </w:rPr>
        <w:t>ters and Critical Quality Attributes (</w:t>
      </w:r>
      <w:del w:id="7032" w:author="Xuning Wei12232" w:date="2026-10-18T09:37:00Z">
        <w:r>
          <w:rPr>
            <w:rFonts w:ascii="Times New Roman" w:eastAsia="仿宋_GB2312" w:hAnsi="Times New Roman" w:cs="Times New Roman"/>
            <w:sz w:val="21"/>
            <w:szCs w:val="21"/>
            <w:rPrChange w:id="7033" w:author="Xuning Wei12232" w:date="2026-10-24T11:11:00Z">
              <w:rPr>
                <w:rFonts w:ascii="Times New Roman" w:eastAsia="仿宋_GB2312" w:hAnsi="Times New Roman" w:cs="Times New Roman"/>
                <w:color w:val="0000FF"/>
                <w:sz w:val="21"/>
                <w:szCs w:val="21"/>
              </w:rPr>
            </w:rPrChange>
          </w:rPr>
          <w:delText xml:space="preserve">IPCs </w:delText>
        </w:r>
        <w:commentRangeStart w:id="7034"/>
        <w:commentRangeStart w:id="7035"/>
        <w:commentRangeStart w:id="7036"/>
        <w:r>
          <w:rPr>
            <w:rFonts w:ascii="Times New Roman" w:eastAsia="仿宋_GB2312" w:hAnsi="Times New Roman" w:cs="Times New Roman"/>
            <w:sz w:val="21"/>
            <w:szCs w:val="21"/>
            <w:rPrChange w:id="7037"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038" w:author="Xuning Wei12232" w:date="2026-10-24T11:11:00Z">
            <w:rPr>
              <w:rFonts w:ascii="Times New Roman" w:eastAsia="仿宋_GB2312" w:hAnsi="Times New Roman" w:cs="Times New Roman"/>
              <w:color w:val="0000FF"/>
              <w:sz w:val="21"/>
              <w:szCs w:val="21"/>
            </w:rPr>
          </w:rPrChange>
        </w:rPr>
        <w:t xml:space="preserve">CPPs </w:t>
      </w:r>
      <w:commentRangeEnd w:id="7034"/>
      <w:r>
        <w:rPr>
          <w:rStyle w:val="affe"/>
          <w:rFonts w:ascii="Times New Roman" w:eastAsia="仿宋_GB2312" w:hAnsi="Times New Roman" w:cs="Times New Roman"/>
          <w:rPrChange w:id="7039" w:author="Xuning Wei12232" w:date="2026-10-24T11:11:00Z">
            <w:rPr>
              <w:rStyle w:val="affe"/>
              <w:rFonts w:ascii="Times New Roman" w:eastAsia="仿宋_GB2312" w:hAnsi="Times New Roman" w:cs="Times New Roman"/>
              <w:color w:val="0000FF"/>
            </w:rPr>
          </w:rPrChange>
        </w:rPr>
        <w:commentReference w:id="7034"/>
      </w:r>
      <w:commentRangeEnd w:id="7035"/>
      <w:r>
        <w:rPr>
          <w:rStyle w:val="affe"/>
          <w:rFonts w:ascii="Times New Roman" w:eastAsia="仿宋_GB2312" w:hAnsi="Times New Roman" w:cs="Times New Roman"/>
          <w:rPrChange w:id="7040" w:author="Xuning Wei12232" w:date="2026-10-24T11:11:00Z">
            <w:rPr>
              <w:rStyle w:val="affe"/>
              <w:rFonts w:ascii="Times New Roman" w:eastAsia="仿宋_GB2312" w:hAnsi="Times New Roman" w:cs="Times New Roman"/>
              <w:color w:val="0000FF"/>
            </w:rPr>
          </w:rPrChange>
        </w:rPr>
        <w:commentReference w:id="7035"/>
      </w:r>
      <w:commentRangeEnd w:id="7036"/>
      <w:r>
        <w:rPr>
          <w:rStyle w:val="affe"/>
          <w:rFonts w:ascii="Times New Roman" w:eastAsia="仿宋_GB2312" w:hAnsi="Times New Roman" w:cs="Times New Roman"/>
          <w:rPrChange w:id="7041" w:author="Xuning Wei12232" w:date="2026-10-24T11:11:00Z">
            <w:rPr>
              <w:rStyle w:val="affe"/>
              <w:rFonts w:ascii="Times New Roman" w:eastAsia="仿宋_GB2312" w:hAnsi="Times New Roman" w:cs="Times New Roman"/>
              <w:color w:val="0000FF"/>
            </w:rPr>
          </w:rPrChange>
        </w:rPr>
        <w:commentReference w:id="7036"/>
      </w:r>
      <w:r>
        <w:rPr>
          <w:rFonts w:ascii="Times New Roman" w:eastAsia="仿宋_GB2312" w:hAnsi="Times New Roman" w:cs="Times New Roman"/>
          <w:sz w:val="21"/>
          <w:szCs w:val="21"/>
          <w:rPrChange w:id="7042" w:author="Xuning Wei12232" w:date="2026-10-24T11:11:00Z">
            <w:rPr>
              <w:rFonts w:ascii="Times New Roman" w:eastAsia="仿宋_GB2312" w:hAnsi="Times New Roman" w:cs="Times New Roman"/>
              <w:color w:val="0000FF"/>
              <w:sz w:val="21"/>
              <w:szCs w:val="21"/>
            </w:rPr>
          </w:rPrChange>
        </w:rPr>
        <w:t>and CQAs)</w:t>
      </w:r>
      <w:bookmarkEnd w:id="7026"/>
      <w:bookmarkEnd w:id="7027"/>
      <w:bookmarkEnd w:id="7028"/>
      <w:bookmarkEnd w:id="7029"/>
    </w:p>
    <w:p w14:paraId="4F546669" w14:textId="77777777" w:rsidR="00652DEA" w:rsidRDefault="00C15CB5">
      <w:pPr>
        <w:spacing w:beforeLines="50" w:before="120" w:afterLines="50" w:after="120" w:line="360" w:lineRule="auto"/>
        <w:contextualSpacing/>
        <w:jc w:val="both"/>
        <w:rPr>
          <w:ins w:id="7043" w:author="Xuning Wei12232" w:date="2026-10-16T08:16:00Z"/>
        </w:rPr>
      </w:pPr>
      <w:del w:id="7044" w:author="Xuning Wei12232" w:date="2026-10-18T09:37:00Z">
        <w:r>
          <w:rPr>
            <w:rFonts w:ascii="Times New Roman" w:eastAsia="仿宋_GB2312" w:hAnsi="Times New Roman" w:cs="Times New Roman"/>
            <w:sz w:val="20"/>
            <w:szCs w:val="20"/>
            <w:lang w:eastAsia="zh-CN"/>
          </w:rPr>
          <w:delText xml:space="preserve">Based </w:delText>
        </w:r>
        <w:bookmarkEnd w:id="7030"/>
        <w:bookmarkEnd w:id="7031"/>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045"/>
        <w:commentRangeStart w:id="7046"/>
        <w:commentRangeStart w:id="7047"/>
        <w:r>
          <w:rPr>
            <w:rFonts w:ascii="Times New Roman" w:eastAsia="仿宋_GB2312" w:hAnsi="Times New Roman" w:cs="Times New Roman"/>
            <w:sz w:val="20"/>
            <w:szCs w:val="20"/>
            <w:lang w:eastAsia="zh-CN"/>
          </w:rPr>
          <w:delText>TTD and QRA and memo document</w:delText>
        </w:r>
        <w:commentRangeEnd w:id="7045"/>
        <w:r>
          <w:rPr>
            <w:rStyle w:val="affe"/>
            <w:rFonts w:ascii="Times New Roman" w:eastAsia="仿宋_GB2312" w:hAnsi="Times New Roman" w:cs="Times New Roman"/>
            <w:sz w:val="20"/>
            <w:szCs w:val="20"/>
            <w:lang w:eastAsia="zh-CN"/>
          </w:rPr>
          <w:commentReference w:id="7045"/>
        </w:r>
        <w:commentRangeEnd w:id="7046"/>
        <w:r>
          <w:rPr>
            <w:rStyle w:val="affe"/>
            <w:rFonts w:ascii="Times New Roman" w:eastAsia="仿宋_GB2312" w:hAnsi="Times New Roman" w:cs="Times New Roman"/>
            <w:sz w:val="20"/>
            <w:szCs w:val="20"/>
            <w:lang w:eastAsia="zh-CN"/>
          </w:rPr>
          <w:commentReference w:id="7046"/>
        </w:r>
        <w:commentRangeEnd w:id="7047"/>
        <w:r>
          <w:rPr>
            <w:rStyle w:val="affe"/>
            <w:rFonts w:ascii="Times New Roman" w:eastAsia="仿宋_GB2312" w:hAnsi="Times New Roman" w:cs="Times New Roman"/>
            <w:sz w:val="20"/>
            <w:szCs w:val="20"/>
            <w:lang w:eastAsia="zh-CN"/>
          </w:rPr>
          <w:commentReference w:id="7047"/>
        </w:r>
        <w:r>
          <w:rPr>
            <w:rFonts w:ascii="Times New Roman" w:eastAsia="仿宋_GB2312" w:hAnsi="Times New Roman" w:cs="Times New Roman"/>
            <w:sz w:val="20"/>
            <w:szCs w:val="20"/>
            <w:lang w:eastAsia="zh-CN"/>
          </w:rPr>
          <w:delText xml:space="preserve"> (EXM-TTD-XX and QRA_XX_V1 and QRA_XX_Memo V2) from Lilly,</w:delText>
        </w:r>
        <w:commentRangeStart w:id="7048"/>
        <w:commentRangeStart w:id="7049"/>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048"/>
        <w:r>
          <w:rPr>
            <w:rStyle w:val="affe"/>
            <w:rFonts w:ascii="Times New Roman" w:eastAsia="仿宋_GB2312" w:hAnsi="Times New Roman" w:cs="Times New Roman"/>
            <w:sz w:val="20"/>
            <w:szCs w:val="20"/>
            <w:lang w:eastAsia="zh-CN"/>
          </w:rPr>
          <w:commentReference w:id="7048"/>
        </w:r>
        <w:commentRangeEnd w:id="7049"/>
        <w:r>
          <w:rPr>
            <w:rStyle w:val="affe"/>
            <w:rFonts w:ascii="Times New Roman" w:eastAsia="仿宋_GB2312" w:hAnsi="Times New Roman" w:cs="Times New Roman"/>
            <w:sz w:val="20"/>
            <w:szCs w:val="20"/>
            <w:lang w:eastAsia="zh-CN"/>
          </w:rPr>
          <w:commentReference w:id="7049"/>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050"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051" w:author="Xuning Wei12232" w:date="2026-10-16T08:17:00Z">
        <w:r>
          <w:rPr>
            <w:rFonts w:ascii="Times New Roman" w:eastAsia="Times New Roman" w:hAnsi="Times New Roman" w:cs="Times New Roman"/>
            <w:sz w:val="20"/>
            <w:szCs w:val="20"/>
          </w:rPr>
          <w:t>1366</w:t>
        </w:r>
      </w:ins>
      <w:ins w:id="7052" w:author="Xuning Wei12232" w:date="2026-10-16T08:16:00Z">
        <w:r>
          <w:rPr>
            <w:rFonts w:ascii="Times New Roman" w:eastAsia="Times New Roman" w:hAnsi="Times New Roman" w:cs="Times New Roman"/>
            <w:sz w:val="20"/>
            <w:szCs w:val="20"/>
          </w:rPr>
          <w:t>.</w:t>
        </w:r>
      </w:ins>
    </w:p>
    <w:p w14:paraId="7FF63931" w14:textId="1A281B47" w:rsidR="00652DEA" w:rsidRDefault="00C15CB5">
      <w:pPr>
        <w:spacing w:beforeLines="50" w:before="120" w:afterLines="50" w:after="120" w:line="360" w:lineRule="auto"/>
        <w:contextualSpacing/>
        <w:jc w:val="both"/>
        <w:rPr>
          <w:ins w:id="7053" w:author="Xuning Wei12232" w:date="2026-10-16T08:16:00Z"/>
        </w:rPr>
      </w:pPr>
      <w:ins w:id="7054" w:author="Xuning Wei12232" w:date="2026-10-16T08:16:00Z">
        <w:r>
          <w:rPr>
            <w:rFonts w:ascii="Times New Roman" w:eastAsia="Times New Roman" w:hAnsi="Times New Roman" w:cs="Times New Roman"/>
            <w:sz w:val="20"/>
            <w:szCs w:val="20"/>
          </w:rPr>
          <w:t>The quality of the Step 1 output is assured by (1) operating the critical process par</w:t>
        </w:r>
      </w:ins>
      <w:r w:rsidR="0096200E">
        <w:rPr>
          <w:rFonts w:ascii="Times New Roman" w:eastAsia="Times New Roman" w:hAnsi="Times New Roman" w:cs="Times New Roman"/>
          <w:sz w:val="20"/>
          <w:szCs w:val="20"/>
        </w:rPr>
        <w:t>αMe</w:t>
      </w:r>
      <w:ins w:id="7055" w:author="Xuning Wei12232" w:date="2026-10-16T08:16:00Z">
        <w:r>
          <w:rPr>
            <w:rFonts w:ascii="Times New Roman" w:eastAsia="Times New Roman" w:hAnsi="Times New Roman" w:cs="Times New Roman"/>
            <w:sz w:val="20"/>
            <w:szCs w:val="20"/>
          </w:rPr>
          <w:t>ters (CPPs) within their proven acceptable ranges (PARs), and (2) in-process controls (IPCs) that confirm the peptide on-resin is suitable for forward processing to produce Step 2 product ASYM-14002</w:t>
        </w:r>
      </w:ins>
      <w:ins w:id="7056" w:author="Xuning Wei12232" w:date="2026-10-16T08:17:00Z">
        <w:r>
          <w:rPr>
            <w:rFonts w:ascii="Times New Roman" w:eastAsia="Times New Roman" w:hAnsi="Times New Roman" w:cs="Times New Roman"/>
            <w:sz w:val="20"/>
            <w:szCs w:val="20"/>
          </w:rPr>
          <w:t>0</w:t>
        </w:r>
      </w:ins>
      <w:ins w:id="7057" w:author="Xuning Wei12232" w:date="2026-10-16T08:16:00Z">
        <w:r>
          <w:rPr>
            <w:rFonts w:ascii="Times New Roman" w:eastAsia="Times New Roman" w:hAnsi="Times New Roman" w:cs="Times New Roman"/>
            <w:sz w:val="20"/>
            <w:szCs w:val="20"/>
          </w:rPr>
          <w:t xml:space="preserve"> (LSN418292</w:t>
        </w:r>
      </w:ins>
      <w:ins w:id="7058" w:author="Xuning Wei12232" w:date="2026-10-16T08:17:00Z">
        <w:r>
          <w:rPr>
            <w:rFonts w:ascii="Times New Roman" w:eastAsia="Times New Roman" w:hAnsi="Times New Roman" w:cs="Times New Roman"/>
            <w:sz w:val="20"/>
            <w:szCs w:val="20"/>
          </w:rPr>
          <w:t>4</w:t>
        </w:r>
      </w:ins>
      <w:ins w:id="7059" w:author="Xuning Wei12232" w:date="2026-10-16T08:16:00Z">
        <w:r>
          <w:rPr>
            <w:rFonts w:ascii="Times New Roman" w:eastAsia="Times New Roman" w:hAnsi="Times New Roman" w:cs="Times New Roman"/>
            <w:sz w:val="20"/>
            <w:szCs w:val="20"/>
          </w:rPr>
          <w:t>) meeting their specifications.</w:t>
        </w:r>
      </w:ins>
    </w:p>
    <w:p w14:paraId="45A67F13" w14:textId="77777777" w:rsidR="00652DEA" w:rsidRDefault="00C15CB5">
      <w:pPr>
        <w:spacing w:beforeLines="50" w:before="120" w:afterLines="50" w:after="120" w:line="360" w:lineRule="auto"/>
        <w:contextualSpacing/>
        <w:jc w:val="both"/>
        <w:rPr>
          <w:ins w:id="7060" w:author="Xuning Wei12232" w:date="2026-10-16T08:16:00Z"/>
        </w:rPr>
      </w:pPr>
      <w:ins w:id="7061"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062" w:author="Xuning Wei12232" w:date="2026-10-19T21:06:00Z">
        <w:r>
          <w:rPr>
            <w:rFonts w:ascii="Times New Roman" w:eastAsia="Times New Roman" w:hAnsi="Times New Roman" w:cs="Times New Roman"/>
            <w:sz w:val="20"/>
            <w:szCs w:val="20"/>
          </w:rPr>
          <w:t xml:space="preserve"> previous</w:t>
        </w:r>
      </w:ins>
      <w:ins w:id="7063"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064" w:author="Xuning Wei12232" w:date="2026-10-16T08:18:00Z">
        <w:r>
          <w:rPr>
            <w:rFonts w:ascii="Times New Roman" w:eastAsia="Times New Roman" w:hAnsi="Times New Roman" w:cs="Times New Roman"/>
            <w:sz w:val="20"/>
            <w:szCs w:val="20"/>
          </w:rPr>
          <w:t>2</w:t>
        </w:r>
      </w:ins>
      <w:ins w:id="7065" w:author="Xuning Wei12232" w:date="2026-10-16T08:16:00Z">
        <w:r>
          <w:rPr>
            <w:rFonts w:ascii="Times New Roman" w:eastAsia="Times New Roman" w:hAnsi="Times New Roman" w:cs="Times New Roman"/>
            <w:sz w:val="20"/>
            <w:szCs w:val="20"/>
          </w:rPr>
          <w:t>. The CPPs, with their PARs</w:t>
        </w:r>
        <w:commentRangeStart w:id="7066"/>
        <w:commentRangeStart w:id="7067"/>
        <w:commentRangeStart w:id="7068"/>
        <w:commentRangeStart w:id="7069"/>
        <w:commentRangeStart w:id="7070"/>
        <w:r>
          <w:rPr>
            <w:rFonts w:ascii="Times New Roman" w:eastAsia="Times New Roman" w:hAnsi="Times New Roman" w:cs="Times New Roman"/>
            <w:sz w:val="20"/>
            <w:szCs w:val="20"/>
          </w:rPr>
          <w:t>, normal operating ranges and targets</w:t>
        </w:r>
        <w:commentRangeEnd w:id="7066"/>
        <w:r>
          <w:rPr>
            <w:rStyle w:val="affe"/>
            <w:rFonts w:ascii="Times New Roman" w:eastAsia="Times New Roman" w:hAnsi="Times New Roman" w:cs="Times New Roman"/>
            <w:sz w:val="20"/>
            <w:szCs w:val="20"/>
          </w:rPr>
          <w:commentReference w:id="7066"/>
        </w:r>
        <w:commentRangeEnd w:id="7067"/>
        <w:r>
          <w:rPr>
            <w:rStyle w:val="affe"/>
            <w:rFonts w:ascii="Times New Roman" w:eastAsia="Times New Roman" w:hAnsi="Times New Roman" w:cs="Times New Roman"/>
            <w:sz w:val="20"/>
            <w:szCs w:val="20"/>
          </w:rPr>
          <w:commentReference w:id="7067"/>
        </w:r>
        <w:commentRangeEnd w:id="7068"/>
        <w:r>
          <w:rPr>
            <w:rStyle w:val="affe"/>
            <w:rFonts w:ascii="Times New Roman" w:eastAsia="Times New Roman" w:hAnsi="Times New Roman" w:cs="Times New Roman"/>
            <w:sz w:val="20"/>
            <w:szCs w:val="20"/>
          </w:rPr>
          <w:commentReference w:id="7068"/>
        </w:r>
        <w:commentRangeEnd w:id="7069"/>
        <w:r>
          <w:rPr>
            <w:rStyle w:val="affe"/>
            <w:rFonts w:ascii="Times New Roman" w:eastAsia="Times New Roman" w:hAnsi="Times New Roman" w:cs="Times New Roman"/>
            <w:sz w:val="20"/>
            <w:szCs w:val="20"/>
          </w:rPr>
          <w:commentReference w:id="7069"/>
        </w:r>
        <w:commentRangeEnd w:id="7070"/>
        <w:r>
          <w:rPr>
            <w:rStyle w:val="affe"/>
            <w:rFonts w:ascii="Times New Roman" w:eastAsia="Times New Roman" w:hAnsi="Times New Roman" w:cs="Times New Roman"/>
            <w:sz w:val="20"/>
            <w:szCs w:val="20"/>
          </w:rPr>
          <w:commentReference w:id="7070"/>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071" w:author="Xuning Wei12232" w:date="2026-10-24T11:11:00Z">
              <w:rPr>
                <w:rFonts w:ascii="Times New Roman" w:eastAsia="Times New Roman" w:hAnsi="Times New Roman" w:cs="Times New Roman"/>
                <w:color w:val="000000" w:themeColor="text1"/>
                <w:sz w:val="20"/>
                <w:szCs w:val="20"/>
              </w:rPr>
            </w:rPrChange>
          </w:rPr>
          <w:t>Table 7</w:t>
        </w:r>
      </w:ins>
      <w:ins w:id="7072" w:author="Xuning Wei12232" w:date="2026-10-19T21:05:00Z">
        <w:r>
          <w:rPr>
            <w:rFonts w:ascii="Times New Roman" w:eastAsia="Times New Roman" w:hAnsi="Times New Roman" w:cs="Times New Roman"/>
            <w:sz w:val="20"/>
            <w:szCs w:val="20"/>
          </w:rPr>
          <w:t>.</w:t>
        </w:r>
      </w:ins>
      <w:ins w:id="7073" w:author="Xuning Wei12232" w:date="2026-10-16T08:16:00Z">
        <w:r>
          <w:rPr>
            <w:rFonts w:ascii="Times New Roman" w:eastAsia="Times New Roman" w:hAnsi="Times New Roman" w:cs="Times New Roman"/>
            <w:sz w:val="20"/>
            <w:szCs w:val="20"/>
          </w:rPr>
          <w:t xml:space="preserve"> </w:t>
        </w:r>
        <w:del w:id="7074" w:author="Yachao Liu11087" w:date="2026-10-13T01:19:00Z">
          <w:r>
            <w:rPr>
              <w:rFonts w:ascii="Times New Roman" w:eastAsia="Times New Roman" w:hAnsi="Times New Roman" w:cs="Times New Roman"/>
              <w:sz w:val="20"/>
              <w:szCs w:val="20"/>
            </w:rPr>
            <w:delText>(Section 9)</w:delText>
          </w:r>
        </w:del>
        <w:del w:id="7075"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076"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7B04FA47" w14:textId="77777777" w:rsidR="00652DEA" w:rsidRDefault="00652DEA">
      <w:pPr>
        <w:spacing w:beforeLines="50" w:before="120" w:afterLines="50" w:after="120" w:line="360" w:lineRule="auto"/>
        <w:contextualSpacing/>
        <w:jc w:val="both"/>
        <w:rPr>
          <w:del w:id="7077" w:author="Xuning Wei12232" w:date="2026-10-19T21:06:00Z"/>
          <w:rFonts w:ascii="Times New Roman" w:eastAsia="仿宋_GB2312" w:hAnsi="Times New Roman" w:cs="Times New Roman"/>
          <w:sz w:val="20"/>
          <w:szCs w:val="20"/>
        </w:rPr>
      </w:pPr>
    </w:p>
    <w:p w14:paraId="0720F4C1" w14:textId="77777777" w:rsidR="00652DEA" w:rsidRDefault="00C15CB5">
      <w:pPr>
        <w:spacing w:beforeLines="50" w:before="120" w:afterLines="50" w:after="120" w:line="360" w:lineRule="auto"/>
        <w:contextualSpacing/>
        <w:jc w:val="both"/>
        <w:rPr>
          <w:del w:id="7078" w:author="Xuning Wei12232" w:date="2026-10-18T10:12:00Z"/>
          <w:rFonts w:ascii="Times New Roman" w:eastAsia="仿宋_GB2312" w:hAnsi="Times New Roman" w:cs="Times New Roman"/>
          <w:sz w:val="20"/>
          <w:szCs w:val="20"/>
        </w:rPr>
      </w:pPr>
      <w:del w:id="7079"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71E7D582" w14:textId="77777777" w:rsidR="00652DEA" w:rsidRDefault="00C15CB5">
      <w:pPr>
        <w:spacing w:beforeLines="50" w:before="120" w:afterLines="50" w:after="120" w:line="360" w:lineRule="auto"/>
        <w:jc w:val="center"/>
        <w:rPr>
          <w:del w:id="7080" w:author="Xuning Wei12232" w:date="2026-10-18T10:12:00Z"/>
          <w:rFonts w:ascii="Times New Roman" w:eastAsia="仿宋_GB2312" w:hAnsi="Times New Roman" w:cs="Times New Roman"/>
          <w:sz w:val="20"/>
          <w:szCs w:val="20"/>
          <w:lang w:eastAsia="zh-CN"/>
        </w:rPr>
      </w:pPr>
      <w:del w:id="7081"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652DEA" w14:paraId="60E4826A" w14:textId="77777777">
        <w:trPr>
          <w:trHeight w:val="20"/>
          <w:tblHeader/>
          <w:jc w:val="center"/>
          <w:del w:id="7082"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762432FF" w14:textId="77777777" w:rsidR="00652DEA" w:rsidRDefault="00C15CB5">
            <w:pPr>
              <w:spacing w:line="360" w:lineRule="auto"/>
              <w:jc w:val="center"/>
              <w:rPr>
                <w:del w:id="7083" w:author="Xuning Wei12232" w:date="2026-10-18T10:12:00Z"/>
                <w:rFonts w:ascii="Times New Roman" w:hAnsi="Times New Roman" w:cs="Times New Roman"/>
                <w:b/>
                <w:bCs w:val="0"/>
                <w:sz w:val="18"/>
                <w:szCs w:val="18"/>
              </w:rPr>
            </w:pPr>
            <w:del w:id="7084"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5837B4ED" w14:textId="77777777" w:rsidR="00652DEA" w:rsidRDefault="00C15CB5">
            <w:pPr>
              <w:spacing w:line="360" w:lineRule="auto"/>
              <w:jc w:val="center"/>
              <w:rPr>
                <w:del w:id="7085" w:author="Xuning Wei12232" w:date="2026-10-18T10:12:00Z"/>
                <w:rFonts w:ascii="Times New Roman" w:hAnsi="Times New Roman" w:cs="Times New Roman"/>
                <w:b/>
                <w:bCs w:val="0"/>
                <w:sz w:val="18"/>
                <w:szCs w:val="18"/>
              </w:rPr>
            </w:pPr>
            <w:del w:id="7086"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72DBF2E4" w14:textId="77777777" w:rsidR="00652DEA" w:rsidRDefault="00C15CB5">
            <w:pPr>
              <w:spacing w:line="360" w:lineRule="auto"/>
              <w:jc w:val="center"/>
              <w:rPr>
                <w:del w:id="7087" w:author="Xuning Wei12232" w:date="2026-10-18T10:12:00Z"/>
                <w:rFonts w:ascii="Times New Roman" w:hAnsi="Times New Roman" w:cs="Times New Roman"/>
                <w:b/>
                <w:bCs w:val="0"/>
                <w:sz w:val="18"/>
                <w:szCs w:val="18"/>
              </w:rPr>
            </w:pPr>
            <w:del w:id="7088"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194A1F8" w14:textId="77777777" w:rsidR="00652DEA" w:rsidRDefault="00C15CB5">
            <w:pPr>
              <w:spacing w:line="360" w:lineRule="auto"/>
              <w:jc w:val="center"/>
              <w:rPr>
                <w:del w:id="7089" w:author="Xuning Wei12232" w:date="2026-10-18T10:12:00Z"/>
                <w:rFonts w:ascii="Times New Roman" w:hAnsi="Times New Roman" w:cs="Times New Roman"/>
                <w:b/>
                <w:bCs w:val="0"/>
                <w:sz w:val="18"/>
                <w:szCs w:val="18"/>
              </w:rPr>
            </w:pPr>
            <w:del w:id="7090"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1FDF52F2" w14:textId="77777777" w:rsidR="00652DEA" w:rsidRDefault="00C15CB5">
            <w:pPr>
              <w:spacing w:line="360" w:lineRule="auto"/>
              <w:jc w:val="center"/>
              <w:rPr>
                <w:del w:id="7091" w:author="Xuning Wei12232" w:date="2026-10-18T10:12:00Z"/>
                <w:rFonts w:ascii="Times New Roman" w:hAnsi="Times New Roman" w:cs="Times New Roman"/>
                <w:b/>
                <w:bCs w:val="0"/>
                <w:sz w:val="18"/>
                <w:szCs w:val="18"/>
              </w:rPr>
            </w:pPr>
            <w:del w:id="7092" w:author="Xuning Wei12232" w:date="2026-10-18T10:12:00Z">
              <w:r>
                <w:rPr>
                  <w:rFonts w:ascii="Times New Roman" w:hAnsi="Times New Roman" w:cs="Times New Roman"/>
                  <w:b/>
                  <w:sz w:val="18"/>
                  <w:szCs w:val="18"/>
                </w:rPr>
                <w:delText>Criteria</w:delText>
              </w:r>
            </w:del>
          </w:p>
        </w:tc>
      </w:tr>
      <w:tr w:rsidR="00652DEA" w14:paraId="78E8C5E2" w14:textId="77777777">
        <w:trPr>
          <w:trHeight w:val="20"/>
          <w:jc w:val="center"/>
          <w:del w:id="7093"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B22E8AD" w14:textId="77777777" w:rsidR="00652DEA" w:rsidRDefault="00C15CB5">
            <w:pPr>
              <w:spacing w:line="360" w:lineRule="auto"/>
              <w:jc w:val="center"/>
              <w:rPr>
                <w:del w:id="7094" w:author="Xuning Wei12232" w:date="2026-10-18T10:12:00Z"/>
                <w:rFonts w:ascii="Times New Roman" w:eastAsia="仿宋_GB2312" w:hAnsi="Times New Roman" w:cs="Times New Roman"/>
                <w:b/>
                <w:bCs w:val="0"/>
                <w:kern w:val="18"/>
                <w:sz w:val="18"/>
                <w:szCs w:val="18"/>
                <w:lang w:eastAsia="zh-CN"/>
              </w:rPr>
            </w:pPr>
            <w:del w:id="7095"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63A60A7" w14:textId="77777777" w:rsidR="00652DEA" w:rsidRDefault="00C15CB5">
            <w:pPr>
              <w:spacing w:line="360" w:lineRule="auto"/>
              <w:jc w:val="center"/>
              <w:rPr>
                <w:del w:id="7096" w:author="Xuning Wei12232" w:date="2026-10-18T10:12:00Z"/>
                <w:rFonts w:ascii="Times New Roman" w:eastAsia="仿宋_GB2312" w:hAnsi="Times New Roman" w:cs="Times New Roman"/>
                <w:bCs w:val="0"/>
                <w:kern w:val="18"/>
                <w:sz w:val="18"/>
                <w:szCs w:val="18"/>
                <w:lang w:eastAsia="zh-CN"/>
              </w:rPr>
            </w:pPr>
            <w:del w:id="7097"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7CFC307" w14:textId="77777777" w:rsidR="00652DEA" w:rsidRDefault="00C15CB5">
            <w:pPr>
              <w:spacing w:line="360" w:lineRule="auto"/>
              <w:jc w:val="center"/>
              <w:rPr>
                <w:del w:id="7098" w:author="Xuning Wei12232" w:date="2026-10-18T10:12:00Z"/>
                <w:rFonts w:ascii="Times New Roman" w:eastAsia="仿宋_GB2312" w:hAnsi="Times New Roman" w:cs="Times New Roman"/>
                <w:bCs w:val="0"/>
                <w:kern w:val="18"/>
                <w:sz w:val="18"/>
                <w:szCs w:val="18"/>
                <w:lang w:eastAsia="zh-CN"/>
              </w:rPr>
            </w:pPr>
            <w:del w:id="7099"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CF0FDD9" w14:textId="77777777" w:rsidR="00652DEA" w:rsidRDefault="00C15CB5">
            <w:pPr>
              <w:spacing w:line="360" w:lineRule="auto"/>
              <w:jc w:val="center"/>
              <w:rPr>
                <w:del w:id="7100" w:author="Xuning Wei12232" w:date="2026-10-18T10:12:00Z"/>
                <w:rFonts w:ascii="Times New Roman" w:eastAsia="仿宋_GB2312" w:hAnsi="Times New Roman" w:cs="Times New Roman"/>
                <w:kern w:val="18"/>
                <w:sz w:val="18"/>
                <w:szCs w:val="18"/>
                <w:lang w:eastAsia="zh-CN"/>
              </w:rPr>
            </w:pPr>
            <w:del w:id="7101"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01AB93" w14:textId="77777777" w:rsidR="00652DEA" w:rsidRDefault="00C15CB5">
            <w:pPr>
              <w:spacing w:line="360" w:lineRule="auto"/>
              <w:jc w:val="center"/>
              <w:rPr>
                <w:del w:id="7102" w:author="Xuning Wei12232" w:date="2026-10-18T10:12:00Z"/>
                <w:rFonts w:ascii="Times New Roman" w:eastAsia="仿宋_GB2312" w:hAnsi="Times New Roman" w:cs="Times New Roman"/>
                <w:kern w:val="18"/>
                <w:sz w:val="18"/>
                <w:szCs w:val="18"/>
                <w:lang w:eastAsia="zh-CN"/>
              </w:rPr>
            </w:pPr>
            <w:del w:id="7103"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652DEA" w14:paraId="4716A258" w14:textId="77777777">
        <w:trPr>
          <w:trHeight w:val="20"/>
          <w:jc w:val="center"/>
          <w:del w:id="7104"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568C698B" w14:textId="77777777" w:rsidR="00652DEA" w:rsidRDefault="00652DEA">
            <w:pPr>
              <w:spacing w:line="360" w:lineRule="auto"/>
              <w:jc w:val="center"/>
              <w:rPr>
                <w:del w:id="7105"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18F999B5" w14:textId="77777777" w:rsidR="00652DEA" w:rsidRDefault="00C15CB5">
            <w:pPr>
              <w:spacing w:line="360" w:lineRule="auto"/>
              <w:jc w:val="center"/>
              <w:rPr>
                <w:del w:id="7106" w:author="Xuning Wei12232" w:date="2026-10-18T10:12:00Z"/>
                <w:rFonts w:ascii="Times New Roman" w:eastAsia="仿宋_GB2312" w:hAnsi="Times New Roman" w:cs="Times New Roman"/>
                <w:bCs w:val="0"/>
                <w:kern w:val="18"/>
                <w:sz w:val="18"/>
                <w:szCs w:val="18"/>
                <w:lang w:eastAsia="zh-CN"/>
              </w:rPr>
            </w:pPr>
            <w:del w:id="7107"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734B605" w14:textId="77777777" w:rsidR="00652DEA" w:rsidRDefault="00C15CB5">
            <w:pPr>
              <w:spacing w:line="360" w:lineRule="auto"/>
              <w:jc w:val="center"/>
              <w:rPr>
                <w:del w:id="7108" w:author="Xuning Wei12232" w:date="2026-10-18T10:12:00Z"/>
                <w:rFonts w:ascii="Times New Roman" w:eastAsia="仿宋_GB2312" w:hAnsi="Times New Roman" w:cs="Times New Roman"/>
                <w:bCs w:val="0"/>
                <w:kern w:val="18"/>
                <w:sz w:val="18"/>
                <w:szCs w:val="18"/>
                <w:lang w:eastAsia="zh-CN"/>
              </w:rPr>
            </w:pPr>
            <w:del w:id="7109" w:author="Xuning Wei12232" w:date="2026-10-18T10:12:00Z">
              <w:r>
                <w:rPr>
                  <w:rFonts w:ascii="Times New Roman" w:hAnsi="Times New Roman" w:cs="Times New Roman"/>
                  <w:kern w:val="18"/>
                  <w:sz w:val="18"/>
                  <w:szCs w:val="18"/>
                </w:rPr>
                <w:delText>Ninhydrin test in amino acid coupling (</w:delText>
              </w:r>
              <w:commentRangeStart w:id="7110"/>
              <w:commentRangeStart w:id="7111"/>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110"/>
              <w:r>
                <w:rPr>
                  <w:rStyle w:val="affe"/>
                  <w:rFonts w:ascii="Times New Roman" w:hAnsi="Times New Roman" w:cs="Times New Roman"/>
                  <w:kern w:val="18"/>
                  <w:sz w:val="18"/>
                  <w:szCs w:val="18"/>
                  <w:vertAlign w:val="superscript"/>
                </w:rPr>
                <w:commentReference w:id="7110"/>
              </w:r>
              <w:commentRangeEnd w:id="7111"/>
              <w:r>
                <w:rPr>
                  <w:rStyle w:val="affe"/>
                  <w:rFonts w:ascii="Times New Roman" w:hAnsi="Times New Roman" w:cs="Times New Roman"/>
                  <w:kern w:val="18"/>
                  <w:sz w:val="18"/>
                  <w:szCs w:val="18"/>
                  <w:vertAlign w:val="superscript"/>
                </w:rPr>
                <w:commentReference w:id="7111"/>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71FEEAB" w14:textId="77777777" w:rsidR="00652DEA" w:rsidRDefault="00C15CB5">
            <w:pPr>
              <w:spacing w:line="360" w:lineRule="auto"/>
              <w:jc w:val="center"/>
              <w:rPr>
                <w:del w:id="7112" w:author="Xuning Wei12232" w:date="2026-10-18T10:12:00Z"/>
                <w:rFonts w:ascii="Times New Roman" w:eastAsia="仿宋_GB2312" w:hAnsi="Times New Roman" w:cs="Times New Roman"/>
                <w:kern w:val="18"/>
                <w:sz w:val="18"/>
                <w:szCs w:val="18"/>
                <w:lang w:eastAsia="zh-CN"/>
              </w:rPr>
            </w:pPr>
            <w:del w:id="7113"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882A5" w14:textId="77777777" w:rsidR="00652DEA" w:rsidRDefault="00C15CB5">
            <w:pPr>
              <w:spacing w:line="360" w:lineRule="auto"/>
              <w:jc w:val="center"/>
              <w:rPr>
                <w:del w:id="7114" w:author="Xuning Wei12232" w:date="2026-10-18T10:12:00Z"/>
                <w:rFonts w:ascii="Times New Roman" w:eastAsia="仿宋_GB2312" w:hAnsi="Times New Roman" w:cs="Times New Roman"/>
                <w:kern w:val="18"/>
                <w:sz w:val="18"/>
                <w:szCs w:val="18"/>
                <w:lang w:eastAsia="zh-CN"/>
              </w:rPr>
            </w:pPr>
            <w:del w:id="7115"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151B625F" w14:textId="77777777">
        <w:trPr>
          <w:trHeight w:val="20"/>
          <w:jc w:val="center"/>
          <w:del w:id="7116"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939487" w14:textId="77777777" w:rsidR="00652DEA" w:rsidRDefault="00652DEA">
            <w:pPr>
              <w:spacing w:line="360" w:lineRule="auto"/>
              <w:jc w:val="center"/>
              <w:rPr>
                <w:del w:id="7117"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FCD5EC4" w14:textId="77777777" w:rsidR="00652DEA" w:rsidRDefault="00C15CB5">
            <w:pPr>
              <w:spacing w:line="360" w:lineRule="auto"/>
              <w:jc w:val="center"/>
              <w:rPr>
                <w:del w:id="7118" w:author="Xuning Wei12232" w:date="2026-10-18T10:12:00Z"/>
                <w:rFonts w:ascii="Times New Roman" w:eastAsia="仿宋_GB2312" w:hAnsi="Times New Roman" w:cs="Times New Roman"/>
                <w:bCs w:val="0"/>
                <w:kern w:val="18"/>
                <w:sz w:val="18"/>
                <w:szCs w:val="18"/>
                <w:lang w:eastAsia="zh-CN"/>
              </w:rPr>
            </w:pPr>
            <w:del w:id="7119"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1259824" w14:textId="77777777" w:rsidR="00652DEA" w:rsidRDefault="00C15CB5">
            <w:pPr>
              <w:spacing w:line="360" w:lineRule="auto"/>
              <w:jc w:val="center"/>
              <w:rPr>
                <w:del w:id="7120" w:author="Xuning Wei12232" w:date="2026-10-18T10:12:00Z"/>
                <w:rFonts w:ascii="Times New Roman" w:eastAsia="仿宋_GB2312" w:hAnsi="Times New Roman" w:cs="Times New Roman"/>
                <w:b/>
                <w:bCs w:val="0"/>
                <w:kern w:val="18"/>
                <w:sz w:val="18"/>
                <w:szCs w:val="18"/>
                <w:lang w:eastAsia="zh-CN"/>
              </w:rPr>
            </w:pPr>
            <w:del w:id="7121"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707C750" w14:textId="77777777" w:rsidR="00652DEA" w:rsidRDefault="00C15CB5">
            <w:pPr>
              <w:spacing w:line="360" w:lineRule="auto"/>
              <w:jc w:val="center"/>
              <w:rPr>
                <w:del w:id="7122" w:author="Xuning Wei12232" w:date="2026-10-18T10:12:00Z"/>
                <w:rFonts w:ascii="Times New Roman" w:eastAsia="仿宋_GB2312" w:hAnsi="Times New Roman" w:cs="Times New Roman"/>
                <w:kern w:val="18"/>
                <w:sz w:val="18"/>
                <w:szCs w:val="18"/>
              </w:rPr>
            </w:pPr>
            <w:del w:id="7123"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D11945" w14:textId="77777777" w:rsidR="00652DEA" w:rsidRDefault="00C15CB5">
            <w:pPr>
              <w:spacing w:line="360" w:lineRule="auto"/>
              <w:jc w:val="center"/>
              <w:rPr>
                <w:del w:id="7124" w:author="Xuning Wei12232" w:date="2026-10-18T10:12:00Z"/>
                <w:rFonts w:ascii="Times New Roman" w:eastAsia="仿宋_GB2312" w:hAnsi="Times New Roman" w:cs="Times New Roman"/>
                <w:kern w:val="18"/>
                <w:sz w:val="18"/>
                <w:szCs w:val="18"/>
                <w:lang w:eastAsia="zh-CN"/>
              </w:rPr>
            </w:pPr>
            <w:del w:id="7125"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FB826F7" w14:textId="77777777">
        <w:trPr>
          <w:trHeight w:val="20"/>
          <w:jc w:val="center"/>
          <w:del w:id="7126"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AA258D8" w14:textId="77777777" w:rsidR="00652DEA" w:rsidRDefault="00652DEA">
            <w:pPr>
              <w:spacing w:line="360" w:lineRule="auto"/>
              <w:jc w:val="center"/>
              <w:rPr>
                <w:del w:id="7127"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598DEE6" w14:textId="77777777" w:rsidR="00652DEA" w:rsidRDefault="00C15CB5">
            <w:pPr>
              <w:spacing w:line="360" w:lineRule="auto"/>
              <w:jc w:val="center"/>
              <w:rPr>
                <w:del w:id="7128" w:author="Xuning Wei12232" w:date="2026-10-18T10:12:00Z"/>
                <w:rFonts w:ascii="Times New Roman" w:eastAsia="仿宋_GB2312" w:hAnsi="Times New Roman" w:cs="Times New Roman"/>
                <w:kern w:val="18"/>
                <w:sz w:val="18"/>
                <w:szCs w:val="18"/>
                <w:lang w:eastAsia="zh-CN"/>
              </w:rPr>
            </w:pPr>
            <w:del w:id="7129"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0B6F7574" w14:textId="77777777" w:rsidR="00652DEA" w:rsidRDefault="00C15CB5">
            <w:pPr>
              <w:spacing w:line="360" w:lineRule="auto"/>
              <w:jc w:val="center"/>
              <w:rPr>
                <w:del w:id="7130" w:author="Xuning Wei12232" w:date="2026-10-18T10:12:00Z"/>
                <w:rFonts w:ascii="Times New Roman" w:eastAsia="仿宋_GB2312" w:hAnsi="Times New Roman" w:cs="Times New Roman"/>
                <w:bCs w:val="0"/>
                <w:kern w:val="18"/>
                <w:sz w:val="18"/>
                <w:szCs w:val="18"/>
                <w:lang w:eastAsia="zh-CN"/>
              </w:rPr>
            </w:pPr>
            <w:del w:id="7131"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6F3CF451" w14:textId="77777777" w:rsidR="00652DEA" w:rsidRDefault="00C15CB5">
            <w:pPr>
              <w:spacing w:line="360" w:lineRule="auto"/>
              <w:jc w:val="center"/>
              <w:rPr>
                <w:del w:id="7132" w:author="Xuning Wei12232" w:date="2026-10-18T10:12:00Z"/>
                <w:rFonts w:ascii="Times New Roman" w:eastAsia="仿宋_GB2312" w:hAnsi="Times New Roman" w:cs="Times New Roman"/>
                <w:kern w:val="18"/>
                <w:sz w:val="18"/>
                <w:szCs w:val="18"/>
                <w:lang w:eastAsia="zh-CN"/>
              </w:rPr>
            </w:pPr>
            <w:del w:id="7133"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3F8E53" w14:textId="77777777" w:rsidR="00652DEA" w:rsidRDefault="00C15CB5">
            <w:pPr>
              <w:spacing w:line="360" w:lineRule="auto"/>
              <w:jc w:val="center"/>
              <w:rPr>
                <w:del w:id="7134" w:author="Xuning Wei12232" w:date="2026-10-18T10:12:00Z"/>
                <w:rFonts w:ascii="Times New Roman" w:eastAsia="仿宋_GB2312" w:hAnsi="Times New Roman" w:cs="Times New Roman"/>
                <w:kern w:val="18"/>
                <w:sz w:val="18"/>
                <w:szCs w:val="18"/>
                <w:lang w:eastAsia="zh-CN"/>
              </w:rPr>
            </w:pPr>
            <w:del w:id="7135"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6E376C3C" w14:textId="77777777">
        <w:trPr>
          <w:trHeight w:val="67"/>
          <w:jc w:val="center"/>
          <w:del w:id="7136"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6FFBD3EC" w14:textId="77777777" w:rsidR="00652DEA" w:rsidRDefault="00652DEA">
            <w:pPr>
              <w:spacing w:line="360" w:lineRule="auto"/>
              <w:jc w:val="center"/>
              <w:rPr>
                <w:del w:id="7137"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44240AAE" w14:textId="77777777" w:rsidR="00652DEA" w:rsidRDefault="00C15CB5">
            <w:pPr>
              <w:spacing w:line="360" w:lineRule="auto"/>
              <w:jc w:val="center"/>
              <w:rPr>
                <w:del w:id="7138" w:author="Xuning Wei12232" w:date="2026-10-18T10:12:00Z"/>
                <w:rFonts w:ascii="Times New Roman" w:eastAsia="仿宋_GB2312" w:hAnsi="Times New Roman" w:cs="Times New Roman"/>
                <w:kern w:val="18"/>
                <w:sz w:val="18"/>
                <w:szCs w:val="18"/>
                <w:lang w:eastAsia="zh-CN"/>
              </w:rPr>
            </w:pPr>
            <w:del w:id="7139"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1B9FEF1" w14:textId="77777777" w:rsidR="00652DEA" w:rsidRDefault="00C15CB5">
            <w:pPr>
              <w:spacing w:line="360" w:lineRule="auto"/>
              <w:jc w:val="center"/>
              <w:rPr>
                <w:del w:id="7140" w:author="Xuning Wei12232" w:date="2026-10-18T10:12:00Z"/>
                <w:rFonts w:ascii="Times New Roman" w:hAnsi="Times New Roman" w:cs="Times New Roman"/>
                <w:kern w:val="18"/>
                <w:sz w:val="18"/>
                <w:szCs w:val="18"/>
                <w:lang w:eastAsia="zh-CN"/>
              </w:rPr>
            </w:pPr>
            <w:del w:id="7141"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11F337" w14:textId="77777777" w:rsidR="00652DEA" w:rsidRDefault="00C15CB5">
            <w:pPr>
              <w:spacing w:line="360" w:lineRule="auto"/>
              <w:jc w:val="center"/>
              <w:rPr>
                <w:del w:id="7142" w:author="Xuning Wei12232" w:date="2026-10-18T10:12:00Z"/>
                <w:rFonts w:ascii="Times New Roman" w:eastAsia="仿宋_GB2312" w:hAnsi="Times New Roman" w:cs="Times New Roman"/>
                <w:sz w:val="18"/>
                <w:szCs w:val="18"/>
                <w:lang w:eastAsia="zh-CN"/>
              </w:rPr>
            </w:pPr>
            <w:del w:id="7143"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37030F" w14:textId="77777777" w:rsidR="00652DEA" w:rsidRDefault="00C15CB5">
            <w:pPr>
              <w:spacing w:line="360" w:lineRule="auto"/>
              <w:jc w:val="center"/>
              <w:rPr>
                <w:del w:id="7144" w:author="Xuning Wei12232" w:date="2026-10-18T10:12:00Z"/>
                <w:rFonts w:ascii="Times New Roman" w:eastAsia="仿宋_GB2312" w:hAnsi="Times New Roman" w:cs="Times New Roman"/>
                <w:kern w:val="18"/>
                <w:sz w:val="18"/>
                <w:szCs w:val="18"/>
                <w:lang w:eastAsia="zh-CN"/>
              </w:rPr>
            </w:pPr>
            <w:del w:id="7145" w:author="Xuning Wei12232" w:date="2026-10-18T10:12:00Z">
              <w:r>
                <w:rPr>
                  <w:rFonts w:ascii="Times New Roman" w:eastAsia="仿宋_GB2312" w:hAnsi="Times New Roman" w:cs="Times New Roman"/>
                  <w:kern w:val="18"/>
                  <w:sz w:val="18"/>
                  <w:szCs w:val="18"/>
                  <w:lang w:eastAsia="zh-CN"/>
                </w:rPr>
                <w:delText>Negative</w:delText>
              </w:r>
            </w:del>
          </w:p>
        </w:tc>
      </w:tr>
      <w:tr w:rsidR="00652DEA" w14:paraId="2989E337" w14:textId="77777777">
        <w:trPr>
          <w:trHeight w:val="20"/>
          <w:jc w:val="center"/>
          <w:del w:id="7146"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0DCCCAD" w14:textId="77777777" w:rsidR="00652DEA" w:rsidRDefault="00652DEA">
            <w:pPr>
              <w:spacing w:line="360" w:lineRule="auto"/>
              <w:jc w:val="center"/>
              <w:rPr>
                <w:del w:id="7147"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29B4EA11" w14:textId="77777777" w:rsidR="00652DEA" w:rsidRDefault="00C15CB5">
            <w:pPr>
              <w:spacing w:line="360" w:lineRule="auto"/>
              <w:jc w:val="center"/>
              <w:rPr>
                <w:del w:id="7148" w:author="Xuning Wei12232" w:date="2026-10-18T10:12:00Z"/>
                <w:rFonts w:ascii="Times New Roman" w:eastAsia="仿宋_GB2312" w:hAnsi="Times New Roman" w:cs="Times New Roman"/>
                <w:bCs w:val="0"/>
                <w:kern w:val="18"/>
                <w:sz w:val="18"/>
                <w:szCs w:val="18"/>
                <w:lang w:eastAsia="zh-CN"/>
              </w:rPr>
            </w:pPr>
            <w:del w:id="7149"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4C5489" w14:textId="77777777" w:rsidR="00652DEA" w:rsidRDefault="00C15CB5">
            <w:pPr>
              <w:spacing w:line="360" w:lineRule="auto"/>
              <w:jc w:val="center"/>
              <w:rPr>
                <w:del w:id="7150" w:author="Xuning Wei12232" w:date="2026-10-18T10:12:00Z"/>
                <w:rFonts w:ascii="Times New Roman" w:eastAsia="仿宋_GB2312" w:hAnsi="Times New Roman" w:cs="Times New Roman"/>
                <w:bCs w:val="0"/>
                <w:kern w:val="18"/>
                <w:sz w:val="18"/>
                <w:szCs w:val="18"/>
                <w:lang w:eastAsia="zh-CN"/>
              </w:rPr>
            </w:pPr>
            <w:del w:id="7151" w:author="Xuning Wei12232" w:date="2026-10-18T10:12:00Z">
              <w:r>
                <w:rPr>
                  <w:rFonts w:ascii="Times New Roman" w:eastAsia="仿宋_GB2312" w:hAnsi="Times New Roman" w:cs="Times New Roman"/>
                  <w:kern w:val="18"/>
                  <w:sz w:val="18"/>
                  <w:szCs w:val="18"/>
                  <w:lang w:eastAsia="zh-CN"/>
                </w:rPr>
                <w:delText xml:space="preserve">LOD </w:delText>
              </w:r>
              <w:commentRangeStart w:id="7152"/>
              <w:commentRangeStart w:id="7153"/>
              <w:r>
                <w:rPr>
                  <w:rFonts w:ascii="Times New Roman" w:eastAsia="仿宋_GB2312" w:hAnsi="Times New Roman" w:cs="Times New Roman"/>
                  <w:kern w:val="18"/>
                  <w:sz w:val="18"/>
                  <w:szCs w:val="18"/>
                  <w:lang w:eastAsia="zh-CN"/>
                </w:rPr>
                <w:delText xml:space="preserve">during </w:delText>
              </w:r>
              <w:commentRangeEnd w:id="7152"/>
              <w:r>
                <w:rPr>
                  <w:rStyle w:val="affe"/>
                  <w:rFonts w:ascii="Times New Roman" w:eastAsia="仿宋_GB2312" w:hAnsi="Times New Roman" w:cs="Times New Roman"/>
                  <w:kern w:val="18"/>
                  <w:sz w:val="18"/>
                  <w:szCs w:val="18"/>
                  <w:lang w:eastAsia="zh-CN"/>
                </w:rPr>
                <w:commentReference w:id="7152"/>
              </w:r>
              <w:commentRangeEnd w:id="7153"/>
              <w:r>
                <w:rPr>
                  <w:rStyle w:val="affe"/>
                  <w:rFonts w:ascii="Times New Roman" w:eastAsia="仿宋_GB2312" w:hAnsi="Times New Roman" w:cs="Times New Roman"/>
                  <w:kern w:val="18"/>
                  <w:sz w:val="18"/>
                  <w:szCs w:val="18"/>
                  <w:lang w:eastAsia="zh-CN"/>
                </w:rPr>
                <w:commentReference w:id="7153"/>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36F9F3B4" w14:textId="77777777" w:rsidR="00652DEA" w:rsidRDefault="00C15CB5">
            <w:pPr>
              <w:spacing w:line="360" w:lineRule="auto"/>
              <w:jc w:val="center"/>
              <w:rPr>
                <w:del w:id="7154" w:author="Xuning Wei12232" w:date="2026-10-18T10:12:00Z"/>
                <w:rFonts w:ascii="Times New Roman" w:eastAsia="仿宋_GB2312" w:hAnsi="Times New Roman" w:cs="Times New Roman"/>
                <w:kern w:val="18"/>
                <w:sz w:val="18"/>
                <w:szCs w:val="18"/>
                <w:lang w:eastAsia="zh-CN"/>
              </w:rPr>
            </w:pPr>
            <w:del w:id="7155"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92867A" w14:textId="77777777" w:rsidR="00652DEA" w:rsidRDefault="00C15CB5">
            <w:pPr>
              <w:spacing w:line="360" w:lineRule="auto"/>
              <w:jc w:val="center"/>
              <w:rPr>
                <w:del w:id="7156" w:author="Xuning Wei12232" w:date="2026-10-18T10:12:00Z"/>
                <w:rFonts w:ascii="Times New Roman" w:eastAsia="仿宋_GB2312" w:hAnsi="Times New Roman" w:cs="Times New Roman"/>
                <w:kern w:val="18"/>
                <w:sz w:val="18"/>
                <w:szCs w:val="18"/>
                <w:lang w:eastAsia="zh-CN"/>
              </w:rPr>
            </w:pPr>
            <w:del w:id="7157" w:author="Xuning Wei12232" w:date="2026-10-18T10:12:00Z">
              <w:r>
                <w:rPr>
                  <w:rFonts w:ascii="Times New Roman" w:eastAsia="仿宋_GB2312" w:hAnsi="Times New Roman" w:cs="Times New Roman" w:hint="eastAsia"/>
                  <w:kern w:val="18"/>
                  <w:sz w:val="18"/>
                  <w:szCs w:val="18"/>
                  <w:lang w:eastAsia="zh-CN"/>
                </w:rPr>
                <w:delText>≤</w:delText>
              </w:r>
            </w:del>
            <w:del w:id="7158" w:author="Xuning Wei12232" w:date="2026-10-16T08:02:00Z">
              <w:r>
                <w:rPr>
                  <w:rFonts w:ascii="Times New Roman" w:eastAsia="仿宋_GB2312" w:hAnsi="Times New Roman" w:cs="Times New Roman"/>
                  <w:kern w:val="18"/>
                  <w:sz w:val="18"/>
                  <w:szCs w:val="18"/>
                  <w:lang w:eastAsia="zh-CN"/>
                </w:rPr>
                <w:delText>10</w:delText>
              </w:r>
            </w:del>
            <w:del w:id="7159" w:author="Xuning Wei12232" w:date="2026-10-18T10:12:00Z">
              <w:r>
                <w:rPr>
                  <w:rFonts w:ascii="Times New Roman" w:eastAsia="仿宋_GB2312" w:hAnsi="Times New Roman" w:cs="Times New Roman"/>
                  <w:kern w:val="18"/>
                  <w:sz w:val="18"/>
                  <w:szCs w:val="18"/>
                  <w:lang w:eastAsia="zh-CN"/>
                </w:rPr>
                <w:delText>.0</w:delText>
              </w:r>
              <w:commentRangeStart w:id="7160"/>
              <w:commentRangeStart w:id="7161"/>
              <w:r>
                <w:rPr>
                  <w:rFonts w:ascii="Times New Roman" w:eastAsia="仿宋_GB2312" w:hAnsi="Times New Roman" w:cs="Times New Roman"/>
                  <w:kern w:val="18"/>
                  <w:sz w:val="18"/>
                  <w:szCs w:val="18"/>
                  <w:lang w:eastAsia="zh-CN"/>
                </w:rPr>
                <w:delText>%</w:delText>
              </w:r>
              <w:commentRangeEnd w:id="7160"/>
              <w:r>
                <w:rPr>
                  <w:rStyle w:val="affe"/>
                  <w:rFonts w:ascii="Times New Roman" w:eastAsia="仿宋_GB2312" w:hAnsi="Times New Roman" w:cs="Times New Roman"/>
                  <w:kern w:val="18"/>
                  <w:sz w:val="18"/>
                  <w:szCs w:val="18"/>
                  <w:lang w:eastAsia="zh-CN"/>
                </w:rPr>
                <w:commentReference w:id="7160"/>
              </w:r>
              <w:commentRangeEnd w:id="7161"/>
              <w:r>
                <w:rPr>
                  <w:rStyle w:val="affe"/>
                  <w:rFonts w:ascii="Times New Roman" w:eastAsia="仿宋_GB2312" w:hAnsi="Times New Roman" w:cs="Times New Roman"/>
                  <w:kern w:val="18"/>
                  <w:sz w:val="18"/>
                  <w:szCs w:val="18"/>
                  <w:lang w:eastAsia="zh-CN"/>
                </w:rPr>
                <w:commentReference w:id="7161"/>
              </w:r>
            </w:del>
          </w:p>
        </w:tc>
      </w:tr>
    </w:tbl>
    <w:p w14:paraId="5E7FE9EE" w14:textId="77777777" w:rsidR="00652DEA" w:rsidRPr="00652DEA" w:rsidRDefault="00C15CB5">
      <w:pPr>
        <w:spacing w:beforeLines="50" w:before="120" w:afterLines="50" w:after="120" w:line="360" w:lineRule="auto"/>
        <w:contextualSpacing/>
        <w:jc w:val="both"/>
        <w:rPr>
          <w:del w:id="7162" w:author="Xuning Wei12232" w:date="2026-10-18T10:12:00Z"/>
          <w:rFonts w:ascii="Times New Roman" w:eastAsia="仿宋_GB2312" w:hAnsi="Times New Roman" w:cs="Times New Roman"/>
          <w:b/>
          <w:i/>
          <w:sz w:val="18"/>
          <w:szCs w:val="18"/>
          <w:rPrChange w:id="7163" w:author="Xuning Wei12232" w:date="2026-10-24T11:11:00Z">
            <w:rPr>
              <w:del w:id="7164" w:author="Xuning Wei12232" w:date="2026-10-18T10:12:00Z"/>
              <w:rFonts w:ascii="Times New Roman" w:eastAsia="仿宋_GB2312" w:hAnsi="Times New Roman" w:cs="Times New Roman"/>
              <w:i/>
              <w:color w:val="0000FF"/>
              <w:sz w:val="18"/>
              <w:szCs w:val="18"/>
            </w:rPr>
          </w:rPrChange>
        </w:rPr>
      </w:pPr>
      <w:del w:id="7165" w:author="Xuning Wei12232" w:date="2026-10-18T10:12:00Z">
        <w:r>
          <w:rPr>
            <w:rFonts w:ascii="Times New Roman" w:eastAsia="仿宋_GB2312" w:hAnsi="Times New Roman" w:cs="Times New Roman"/>
            <w:b/>
            <w:i/>
            <w:sz w:val="18"/>
            <w:szCs w:val="18"/>
            <w:rPrChange w:id="7166"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3F6B15F9" w14:textId="341314CD" w:rsidR="00652DEA" w:rsidRPr="00652DEA" w:rsidRDefault="00C15CB5">
      <w:pPr>
        <w:pStyle w:val="aff2"/>
        <w:numPr>
          <w:ilvl w:val="0"/>
          <w:numId w:val="11"/>
        </w:numPr>
        <w:spacing w:beforeLines="50" w:before="120" w:afterLines="50" w:after="120"/>
        <w:rPr>
          <w:ins w:id="7167" w:author="Xuning Wei12232" w:date="2026-10-16T08:19:00Z"/>
          <w:rFonts w:ascii="Times New Roman" w:hAnsi="Times New Roman" w:cs="Times New Roman"/>
          <w:b/>
          <w:rPrChange w:id="7168" w:author="Xuning Wei12232" w:date="2026-10-24T11:11:00Z">
            <w:rPr>
              <w:ins w:id="7169" w:author="Xuning Wei12232" w:date="2026-10-16T08:19:00Z"/>
              <w:rFonts w:ascii="Times New Roman" w:hAnsi="Times New Roman" w:cs="Times New Roman"/>
            </w:rPr>
          </w:rPrChange>
        </w:rPr>
      </w:pPr>
      <w:ins w:id="7170" w:author="Xuning Wei12232" w:date="2026-10-16T08:19:00Z">
        <w:r>
          <w:rPr>
            <w:rFonts w:ascii="Times New Roman" w:eastAsia="仿宋_GB2312" w:hAnsi="Times New Roman" w:cs="Times New Roman"/>
            <w:b/>
            <w:sz w:val="20"/>
            <w:szCs w:val="20"/>
          </w:rPr>
          <w:t xml:space="preserve">Operating Ranges for </w:t>
        </w:r>
        <w:commentRangeStart w:id="7171"/>
        <w:commentRangeStart w:id="7172"/>
        <w:r>
          <w:rPr>
            <w:rFonts w:ascii="Times New Roman" w:eastAsia="仿宋_GB2312" w:hAnsi="Times New Roman" w:cs="Times New Roman"/>
            <w:b/>
            <w:sz w:val="20"/>
            <w:szCs w:val="20"/>
          </w:rPr>
          <w:t>Critical Process Par</w:t>
        </w:r>
      </w:ins>
      <w:r w:rsidR="0096200E">
        <w:rPr>
          <w:rFonts w:ascii="Times New Roman" w:eastAsia="仿宋_GB2312" w:hAnsi="Times New Roman" w:cs="Times New Roman"/>
          <w:b/>
          <w:sz w:val="20"/>
          <w:szCs w:val="20"/>
        </w:rPr>
        <w:t>αMe</w:t>
      </w:r>
      <w:ins w:id="7173" w:author="Xuning Wei12232" w:date="2026-10-16T08:19:00Z">
        <w:r>
          <w:rPr>
            <w:rFonts w:ascii="Times New Roman" w:eastAsia="仿宋_GB2312" w:hAnsi="Times New Roman" w:cs="Times New Roman"/>
            <w:b/>
            <w:sz w:val="20"/>
            <w:szCs w:val="20"/>
          </w:rPr>
          <w:t>ters</w:t>
        </w:r>
        <w:commentRangeEnd w:id="7171"/>
        <w:r w:rsidRPr="00652DEA">
          <w:rPr>
            <w:rStyle w:val="affe"/>
            <w:rFonts w:ascii="Times New Roman" w:hAnsi="Times New Roman" w:cs="Times New Roman"/>
            <w:b/>
            <w:sz w:val="22"/>
            <w:szCs w:val="32"/>
            <w:rPrChange w:id="7174" w:author="Xuning Wei12232" w:date="2026-10-24T11:11:00Z">
              <w:rPr>
                <w:rStyle w:val="affe"/>
                <w:rFonts w:ascii="Times New Roman" w:hAnsi="Times New Roman" w:cs="Times New Roman"/>
                <w:sz w:val="22"/>
                <w:szCs w:val="32"/>
              </w:rPr>
            </w:rPrChange>
          </w:rPr>
          <w:commentReference w:id="7171"/>
        </w:r>
        <w:commentRangeEnd w:id="7172"/>
        <w:r w:rsidRPr="00652DEA">
          <w:rPr>
            <w:rStyle w:val="affe"/>
            <w:rFonts w:ascii="Times New Roman" w:hAnsi="Times New Roman" w:cs="Times New Roman"/>
            <w:b/>
            <w:sz w:val="22"/>
            <w:szCs w:val="32"/>
            <w:rPrChange w:id="7175" w:author="Xuning Wei12232" w:date="2026-10-24T11:11:00Z">
              <w:rPr>
                <w:rStyle w:val="affe"/>
                <w:rFonts w:ascii="Times New Roman" w:hAnsi="Times New Roman" w:cs="Times New Roman"/>
                <w:sz w:val="22"/>
                <w:szCs w:val="32"/>
              </w:rPr>
            </w:rPrChange>
          </w:rPr>
          <w:commentReference w:id="7172"/>
        </w:r>
      </w:ins>
    </w:p>
    <w:p w14:paraId="538411A6" w14:textId="52C295FD" w:rsidR="00652DEA" w:rsidRPr="00652DEA" w:rsidRDefault="00C15CB5">
      <w:pPr>
        <w:spacing w:beforeLines="50" w:before="120" w:afterLines="50" w:after="120" w:line="360" w:lineRule="auto"/>
        <w:jc w:val="center"/>
        <w:rPr>
          <w:ins w:id="7176" w:author="Xuning Wei12232" w:date="2026-10-16T08:19:00Z"/>
          <w:rFonts w:ascii="Times New Roman" w:eastAsia="Times New Roman" w:hAnsi="Times New Roman" w:cs="Times New Roman"/>
          <w:b/>
          <w:color w:val="000000" w:themeColor="text1"/>
          <w:sz w:val="18"/>
          <w:szCs w:val="18"/>
          <w:rPrChange w:id="7177" w:author="Xuning Wei12232" w:date="2026-10-24T11:11:00Z">
            <w:rPr>
              <w:ins w:id="7178" w:author="Xuning Wei12232" w:date="2026-10-16T08:19:00Z"/>
              <w:rFonts w:ascii="Calibri" w:eastAsia="Calibri" w:hAnsi="Calibri" w:cs="Calibri"/>
              <w:color w:val="000000" w:themeColor="text1"/>
              <w:szCs w:val="22"/>
            </w:rPr>
          </w:rPrChange>
        </w:rPr>
        <w:pPrChange w:id="7179" w:author="Yachao Liu11087" w:date="2026-10-13T09:49:00Z">
          <w:pPr>
            <w:pStyle w:val="aff2"/>
            <w:numPr>
              <w:numId w:val="106"/>
            </w:numPr>
            <w:spacing w:beforeLines="50" w:before="120" w:afterLines="50" w:after="120"/>
            <w:ind w:left="134" w:hanging="134"/>
          </w:pPr>
        </w:pPrChange>
      </w:pPr>
      <w:ins w:id="7180" w:author="Xuning Wei12232" w:date="2026-10-16T08:19:00Z">
        <w:r>
          <w:rPr>
            <w:rFonts w:ascii="Times New Roman" w:eastAsia="Times New Roman" w:hAnsi="Times New Roman" w:cs="Times New Roman"/>
            <w:b/>
            <w:color w:val="000000" w:themeColor="text1"/>
            <w:sz w:val="18"/>
            <w:szCs w:val="18"/>
            <w:rPrChange w:id="7181" w:author="Xuning Wei12232" w:date="2026-10-24T11:11:00Z">
              <w:rPr>
                <w:rFonts w:ascii="Calibri" w:eastAsia="Calibri" w:hAnsi="Calibri" w:cs="Calibri"/>
                <w:b/>
                <w:color w:val="000000" w:themeColor="text1"/>
                <w:szCs w:val="22"/>
              </w:rPr>
            </w:rPrChange>
          </w:rPr>
          <w:t xml:space="preserve">Table 7: </w:t>
        </w:r>
        <w:r>
          <w:rPr>
            <w:rFonts w:ascii="Times New Roman" w:eastAsia="Times New Roman" w:hAnsi="Times New Roman" w:cs="Times New Roman"/>
            <w:b/>
            <w:sz w:val="18"/>
            <w:szCs w:val="18"/>
          </w:rPr>
          <w:t>Eloralintide fragment L2</w:t>
        </w:r>
        <w:r>
          <w:rPr>
            <w:rFonts w:ascii="Times New Roman" w:eastAsia="Times New Roman" w:hAnsi="Times New Roman" w:cs="Times New Roman"/>
            <w:b/>
            <w:color w:val="000000" w:themeColor="text1"/>
            <w:sz w:val="18"/>
            <w:szCs w:val="18"/>
            <w:rPrChange w:id="7182" w:author="Xuning Wei12232" w:date="2026-10-24T11:11:00Z">
              <w:rPr>
                <w:rFonts w:ascii="Calibri" w:eastAsia="Calibri" w:hAnsi="Calibri" w:cs="Calibri"/>
                <w:color w:val="000000" w:themeColor="text1"/>
                <w:szCs w:val="22"/>
              </w:rPr>
            </w:rPrChange>
          </w:rPr>
          <w:t xml:space="preserve"> Critical Process Par</w:t>
        </w:r>
      </w:ins>
      <w:r w:rsidR="0096200E">
        <w:rPr>
          <w:rFonts w:ascii="Times New Roman" w:eastAsia="Times New Roman" w:hAnsi="Times New Roman" w:cs="Times New Roman"/>
          <w:b/>
          <w:color w:val="000000" w:themeColor="text1"/>
          <w:sz w:val="18"/>
          <w:szCs w:val="18"/>
        </w:rPr>
        <w:t>αMe</w:t>
      </w:r>
      <w:ins w:id="7183" w:author="Xuning Wei12232" w:date="2026-10-16T08:19:00Z">
        <w:r>
          <w:rPr>
            <w:rFonts w:ascii="Times New Roman" w:eastAsia="Times New Roman" w:hAnsi="Times New Roman" w:cs="Times New Roman"/>
            <w:b/>
            <w:color w:val="000000" w:themeColor="text1"/>
            <w:sz w:val="18"/>
            <w:szCs w:val="18"/>
            <w:rPrChange w:id="7184" w:author="Xuning Wei12232" w:date="2026-10-24T11:11:00Z">
              <w:rPr>
                <w:rFonts w:ascii="Calibri" w:eastAsia="Calibri" w:hAnsi="Calibri" w:cs="Calibri"/>
                <w:color w:val="000000" w:themeColor="text1"/>
                <w:szCs w:val="22"/>
              </w:rPr>
            </w:rPrChange>
          </w:rPr>
          <w:t>ters (CPPs)</w:t>
        </w:r>
      </w:ins>
    </w:p>
    <w:p w14:paraId="4DFE69AA" w14:textId="77777777" w:rsidR="00652DEA" w:rsidRDefault="00C15CB5">
      <w:pPr>
        <w:spacing w:beforeLines="50" w:before="120" w:afterLines="50" w:after="120" w:line="360" w:lineRule="auto"/>
        <w:contextualSpacing/>
        <w:jc w:val="both"/>
        <w:rPr>
          <w:del w:id="7185" w:author="Xuning Wei12232" w:date="2026-10-16T08:19:00Z"/>
          <w:rFonts w:ascii="Times New Roman" w:eastAsia="仿宋_GB2312" w:hAnsi="Times New Roman" w:cs="Times New Roman"/>
          <w:sz w:val="20"/>
          <w:szCs w:val="20"/>
        </w:rPr>
      </w:pPr>
      <w:del w:id="7186" w:author="Xuning Wei12232" w:date="2026-10-16T08:19:00Z">
        <w:r>
          <w:rPr>
            <w:rFonts w:ascii="Times New Roman" w:eastAsia="仿宋_GB2312" w:hAnsi="Times New Roman" w:cs="Times New Roman"/>
            <w:sz w:val="20"/>
            <w:szCs w:val="20"/>
          </w:rPr>
          <w:delText xml:space="preserve">The key </w:delText>
        </w:r>
        <w:commentRangeStart w:id="7187"/>
        <w:commentRangeStart w:id="7188"/>
        <w:r>
          <w:rPr>
            <w:rFonts w:ascii="Times New Roman" w:eastAsia="仿宋_GB2312" w:hAnsi="Times New Roman" w:cs="Times New Roman"/>
            <w:sz w:val="20"/>
            <w:szCs w:val="20"/>
          </w:rPr>
          <w:delText>CPPs</w:delText>
        </w:r>
        <w:commentRangeEnd w:id="7187"/>
        <w:r>
          <w:rPr>
            <w:rStyle w:val="affe"/>
            <w:rFonts w:ascii="Times New Roman" w:eastAsia="仿宋_GB2312" w:hAnsi="Times New Roman" w:cs="Times New Roman"/>
            <w:sz w:val="20"/>
            <w:szCs w:val="20"/>
          </w:rPr>
          <w:commentReference w:id="7187"/>
        </w:r>
        <w:commentRangeEnd w:id="7188"/>
        <w:r>
          <w:rPr>
            <w:rStyle w:val="affe"/>
            <w:rFonts w:ascii="Times New Roman" w:eastAsia="仿宋_GB2312" w:hAnsi="Times New Roman" w:cs="Times New Roman"/>
            <w:sz w:val="20"/>
            <w:szCs w:val="20"/>
          </w:rPr>
          <w:commentReference w:id="7188"/>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189"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a"/>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41"/>
        <w:gridCol w:w="2511"/>
        <w:gridCol w:w="776"/>
        <w:gridCol w:w="1262"/>
        <w:gridCol w:w="1263"/>
        <w:gridCol w:w="1201"/>
        <w:gridCol w:w="1153"/>
      </w:tblGrid>
      <w:tr w:rsidR="00652DEA" w14:paraId="2398246D" w14:textId="77777777" w:rsidTr="36F45B6D">
        <w:trPr>
          <w:trHeight w:val="620"/>
          <w:jc w:val="center"/>
          <w:ins w:id="7190" w:author="Xuning Wei12232" w:date="2026-10-16T08:20:00Z"/>
        </w:trPr>
        <w:tc>
          <w:tcPr>
            <w:tcW w:w="841" w:type="dxa"/>
            <w:shd w:val="clear" w:color="auto" w:fill="E7E6E6"/>
            <w:tcMar>
              <w:left w:w="108" w:type="dxa"/>
              <w:right w:w="108" w:type="dxa"/>
            </w:tcMar>
            <w:vAlign w:val="center"/>
          </w:tcPr>
          <w:p w14:paraId="750D2389" w14:textId="77777777" w:rsidR="00652DEA" w:rsidRPr="00652DEA" w:rsidRDefault="00C15CB5">
            <w:pPr>
              <w:spacing w:line="276" w:lineRule="auto"/>
              <w:jc w:val="both"/>
              <w:rPr>
                <w:ins w:id="7191" w:author="Xuning Wei12232" w:date="2026-10-16T08:20:00Z"/>
                <w:rFonts w:ascii="Times New Roman" w:eastAsia="Times New Roman" w:hAnsi="Times New Roman" w:cs="Times New Roman"/>
                <w:b/>
                <w:sz w:val="18"/>
                <w:szCs w:val="18"/>
                <w:rPrChange w:id="7192" w:author="Xuning Wei12232" w:date="2026-10-24T11:11:00Z">
                  <w:rPr>
                    <w:ins w:id="7193" w:author="Xuning Wei12232" w:date="2026-10-16T08:20:00Z"/>
                    <w:rFonts w:ascii="Calibri" w:eastAsia="Calibri" w:hAnsi="Calibri" w:cs="Calibri"/>
                    <w:b/>
                    <w:szCs w:val="22"/>
                  </w:rPr>
                </w:rPrChange>
              </w:rPr>
              <w:pPrChange w:id="7194" w:author="Xuning Wei12232" w:date="2026-10-23T17:21:00Z">
                <w:pPr/>
              </w:pPrChange>
            </w:pPr>
            <w:ins w:id="7195" w:author="Xuning Wei12232" w:date="2026-10-16T08:20:00Z">
              <w:r>
                <w:rPr>
                  <w:rFonts w:ascii="Times New Roman" w:eastAsia="Times New Roman" w:hAnsi="Times New Roman" w:cs="Times New Roman"/>
                  <w:b/>
                  <w:sz w:val="18"/>
                  <w:szCs w:val="18"/>
                  <w:rPrChange w:id="7196" w:author="Xuning Wei12232" w:date="2026-10-24T11:11:00Z">
                    <w:rPr>
                      <w:rFonts w:ascii="Calibri" w:eastAsia="Calibri" w:hAnsi="Calibri" w:cs="Calibri"/>
                      <w:b/>
                      <w:szCs w:val="22"/>
                    </w:rPr>
                  </w:rPrChange>
                </w:rPr>
                <w:t>Step</w:t>
              </w:r>
            </w:ins>
          </w:p>
        </w:tc>
        <w:tc>
          <w:tcPr>
            <w:tcW w:w="2511" w:type="dxa"/>
            <w:shd w:val="clear" w:color="auto" w:fill="E7E6E6"/>
            <w:tcMar>
              <w:left w:w="108" w:type="dxa"/>
              <w:right w:w="108" w:type="dxa"/>
            </w:tcMar>
            <w:vAlign w:val="center"/>
          </w:tcPr>
          <w:p w14:paraId="1471D45A" w14:textId="54CCFA7B" w:rsidR="00652DEA" w:rsidRPr="00652DEA" w:rsidRDefault="00C15CB5">
            <w:pPr>
              <w:spacing w:line="276" w:lineRule="auto"/>
              <w:jc w:val="both"/>
              <w:rPr>
                <w:ins w:id="7197" w:author="Xuning Wei12232" w:date="2026-10-16T08:20:00Z"/>
                <w:rFonts w:ascii="Times New Roman" w:eastAsia="Times New Roman" w:hAnsi="Times New Roman" w:cs="Times New Roman"/>
                <w:b/>
                <w:sz w:val="18"/>
                <w:szCs w:val="18"/>
                <w:rPrChange w:id="7198" w:author="Xuning Wei12232" w:date="2026-10-24T11:11:00Z">
                  <w:rPr>
                    <w:ins w:id="7199" w:author="Xuning Wei12232" w:date="2026-10-16T08:20:00Z"/>
                    <w:rFonts w:ascii="Calibri" w:eastAsia="Calibri" w:hAnsi="Calibri" w:cs="Calibri"/>
                    <w:b/>
                    <w:szCs w:val="22"/>
                  </w:rPr>
                </w:rPrChange>
              </w:rPr>
              <w:pPrChange w:id="7200" w:author="Xuning Wei12232" w:date="2026-10-23T17:21:00Z">
                <w:pPr/>
              </w:pPrChange>
            </w:pPr>
            <w:ins w:id="7201" w:author="Xuning Wei12232" w:date="2026-10-16T08:20:00Z">
              <w:r>
                <w:rPr>
                  <w:rFonts w:ascii="Times New Roman" w:eastAsia="Times New Roman" w:hAnsi="Times New Roman" w:cs="Times New Roman"/>
                  <w:b/>
                  <w:sz w:val="18"/>
                  <w:szCs w:val="18"/>
                  <w:rPrChange w:id="7202" w:author="Xuning Wei12232" w:date="2026-10-24T11:11:00Z">
                    <w:rPr>
                      <w:rFonts w:ascii="Calibri" w:eastAsia="Calibri" w:hAnsi="Calibri" w:cs="Calibri"/>
                      <w:b/>
                      <w:szCs w:val="22"/>
                    </w:rPr>
                  </w:rPrChange>
                </w:rPr>
                <w:t>Par</w:t>
              </w:r>
            </w:ins>
            <w:r w:rsidR="0096200E">
              <w:rPr>
                <w:rFonts w:ascii="Times New Roman" w:eastAsia="Times New Roman" w:hAnsi="Times New Roman" w:cs="Times New Roman"/>
                <w:b/>
                <w:sz w:val="18"/>
                <w:szCs w:val="18"/>
              </w:rPr>
              <w:t>αMe</w:t>
            </w:r>
            <w:ins w:id="7203" w:author="Xuning Wei12232" w:date="2026-10-16T08:20:00Z">
              <w:r>
                <w:rPr>
                  <w:rFonts w:ascii="Times New Roman" w:eastAsia="Times New Roman" w:hAnsi="Times New Roman" w:cs="Times New Roman"/>
                  <w:b/>
                  <w:sz w:val="18"/>
                  <w:szCs w:val="18"/>
                  <w:rPrChange w:id="7204" w:author="Xuning Wei12232" w:date="2026-10-24T11:11:00Z">
                    <w:rPr>
                      <w:rFonts w:ascii="Calibri" w:eastAsia="Calibri" w:hAnsi="Calibri" w:cs="Calibri"/>
                      <w:b/>
                      <w:szCs w:val="22"/>
                    </w:rPr>
                  </w:rPrChange>
                </w:rPr>
                <w:t>ter</w:t>
              </w:r>
            </w:ins>
          </w:p>
        </w:tc>
        <w:tc>
          <w:tcPr>
            <w:tcW w:w="776" w:type="dxa"/>
            <w:shd w:val="clear" w:color="auto" w:fill="E7E6E6"/>
            <w:tcMar>
              <w:left w:w="108" w:type="dxa"/>
              <w:right w:w="108" w:type="dxa"/>
            </w:tcMar>
            <w:vAlign w:val="center"/>
          </w:tcPr>
          <w:p w14:paraId="3AB3EEAD" w14:textId="77777777" w:rsidR="00652DEA" w:rsidRDefault="00C15CB5">
            <w:pPr>
              <w:spacing w:line="276" w:lineRule="auto"/>
              <w:jc w:val="both"/>
              <w:rPr>
                <w:ins w:id="7205" w:author="Xuning Wei12232" w:date="2026-10-16T08:20:00Z"/>
                <w:rFonts w:ascii="Times New Roman" w:eastAsia="Times New Roman" w:hAnsi="Times New Roman" w:cs="Times New Roman"/>
                <w:b/>
                <w:sz w:val="18"/>
                <w:szCs w:val="18"/>
              </w:rPr>
              <w:pPrChange w:id="7206" w:author="Xuning Wei12232" w:date="2026-10-23T17:21:00Z">
                <w:pPr>
                  <w:spacing w:line="276" w:lineRule="auto"/>
                  <w:jc w:val="center"/>
                </w:pPr>
              </w:pPrChange>
            </w:pPr>
            <w:ins w:id="7207" w:author="Xuning Wei12232" w:date="2026-10-16T08:20:00Z">
              <w:r>
                <w:rPr>
                  <w:rFonts w:ascii="Times New Roman" w:eastAsia="Times New Roman" w:hAnsi="Times New Roman" w:cs="Times New Roman"/>
                  <w:b/>
                  <w:sz w:val="18"/>
                  <w:szCs w:val="18"/>
                  <w:rPrChange w:id="7208" w:author="Xuning Wei12232" w:date="2026-10-24T11:11:00Z">
                    <w:rPr>
                      <w:rFonts w:ascii="Calibri" w:eastAsia="Calibri" w:hAnsi="Calibri" w:cs="Calibri"/>
                      <w:b/>
                      <w:szCs w:val="22"/>
                    </w:rPr>
                  </w:rPrChange>
                </w:rPr>
                <w:t>Type</w:t>
              </w:r>
            </w:ins>
          </w:p>
        </w:tc>
        <w:tc>
          <w:tcPr>
            <w:tcW w:w="1262" w:type="dxa"/>
            <w:shd w:val="clear" w:color="auto" w:fill="E7E6E6"/>
            <w:tcMar>
              <w:left w:w="108" w:type="dxa"/>
              <w:right w:w="108" w:type="dxa"/>
            </w:tcMar>
            <w:vAlign w:val="center"/>
          </w:tcPr>
          <w:p w14:paraId="461A4C5F" w14:textId="77777777" w:rsidR="00652DEA" w:rsidRPr="00652DEA" w:rsidRDefault="00C15CB5">
            <w:pPr>
              <w:spacing w:line="276" w:lineRule="auto"/>
              <w:jc w:val="both"/>
              <w:rPr>
                <w:ins w:id="7209" w:author="Xuning Wei12232" w:date="2026-10-16T08:20:00Z"/>
                <w:rFonts w:ascii="Times New Roman" w:eastAsia="Times New Roman" w:hAnsi="Times New Roman" w:cs="Times New Roman"/>
                <w:b/>
                <w:sz w:val="18"/>
                <w:szCs w:val="18"/>
                <w:rPrChange w:id="7210" w:author="Xuning Wei12232" w:date="2026-10-24T11:11:00Z">
                  <w:rPr>
                    <w:ins w:id="7211" w:author="Xuning Wei12232" w:date="2026-10-16T08:20:00Z"/>
                    <w:rFonts w:ascii="Calibri" w:eastAsia="Calibri" w:hAnsi="Calibri" w:cs="Calibri"/>
                    <w:b/>
                    <w:szCs w:val="22"/>
                  </w:rPr>
                </w:rPrChange>
              </w:rPr>
              <w:pPrChange w:id="7212" w:author="Xuning Wei12232" w:date="2026-10-23T17:21:00Z">
                <w:pPr/>
              </w:pPrChange>
            </w:pPr>
            <w:ins w:id="7213" w:author="Xuning Wei12232" w:date="2026-10-16T08:20:00Z">
              <w:r>
                <w:rPr>
                  <w:rFonts w:ascii="Times New Roman" w:eastAsia="Times New Roman" w:hAnsi="Times New Roman" w:cs="Times New Roman"/>
                  <w:b/>
                  <w:sz w:val="18"/>
                  <w:szCs w:val="18"/>
                  <w:rPrChange w:id="7214" w:author="Xuning Wei12232" w:date="2026-10-24T11:11:00Z">
                    <w:rPr>
                      <w:rFonts w:ascii="Calibri" w:eastAsia="Calibri" w:hAnsi="Calibri" w:cs="Calibri"/>
                      <w:b/>
                      <w:szCs w:val="22"/>
                    </w:rPr>
                  </w:rPrChange>
                </w:rPr>
                <w:t>Target</w:t>
              </w:r>
            </w:ins>
          </w:p>
        </w:tc>
        <w:tc>
          <w:tcPr>
            <w:tcW w:w="1263" w:type="dxa"/>
            <w:shd w:val="clear" w:color="auto" w:fill="E7E6E6"/>
            <w:tcMar>
              <w:left w:w="108" w:type="dxa"/>
              <w:right w:w="108" w:type="dxa"/>
            </w:tcMar>
            <w:vAlign w:val="center"/>
          </w:tcPr>
          <w:p w14:paraId="6697D3E0" w14:textId="77777777" w:rsidR="00652DEA" w:rsidRPr="00652DEA" w:rsidRDefault="00C15CB5">
            <w:pPr>
              <w:spacing w:line="276" w:lineRule="auto"/>
              <w:jc w:val="both"/>
              <w:rPr>
                <w:ins w:id="7215" w:author="Xuning Wei12232" w:date="2026-10-16T08:20:00Z"/>
                <w:rFonts w:ascii="Times New Roman" w:eastAsia="Times New Roman" w:hAnsi="Times New Roman" w:cs="Times New Roman"/>
                <w:b/>
                <w:sz w:val="18"/>
                <w:szCs w:val="18"/>
                <w:rPrChange w:id="7216" w:author="Xuning Wei12232" w:date="2026-10-24T11:11:00Z">
                  <w:rPr>
                    <w:ins w:id="7217" w:author="Xuning Wei12232" w:date="2026-10-16T08:20:00Z"/>
                    <w:rFonts w:ascii="Calibri" w:eastAsia="Calibri" w:hAnsi="Calibri" w:cs="Calibri"/>
                    <w:b/>
                    <w:szCs w:val="22"/>
                  </w:rPr>
                </w:rPrChange>
              </w:rPr>
              <w:pPrChange w:id="7218" w:author="Xuning Wei12232" w:date="2026-10-23T17:21:00Z">
                <w:pPr/>
              </w:pPrChange>
            </w:pPr>
            <w:ins w:id="7219" w:author="Xuning Wei12232" w:date="2026-10-16T08:20:00Z">
              <w:r>
                <w:rPr>
                  <w:rFonts w:ascii="Times New Roman" w:eastAsia="Times New Roman" w:hAnsi="Times New Roman" w:cs="Times New Roman"/>
                  <w:b/>
                  <w:sz w:val="18"/>
                  <w:szCs w:val="18"/>
                  <w:rPrChange w:id="7220" w:author="Xuning Wei12232" w:date="2026-10-24T11:11:00Z">
                    <w:rPr>
                      <w:rFonts w:ascii="Calibri" w:eastAsia="Calibri" w:hAnsi="Calibri" w:cs="Calibri"/>
                      <w:b/>
                      <w:szCs w:val="22"/>
                    </w:rPr>
                  </w:rPrChange>
                </w:rPr>
                <w:t>PAR</w:t>
              </w:r>
            </w:ins>
            <w:ins w:id="7221" w:author="Xuning Wei12232" w:date="2026-10-18T09:47:00Z">
              <w:r>
                <w:rPr>
                  <w:rFonts w:ascii="Times New Roman" w:eastAsia="Times New Roman" w:hAnsi="Times New Roman" w:cs="Times New Roman"/>
                  <w:b/>
                  <w:sz w:val="18"/>
                  <w:szCs w:val="18"/>
                  <w:rPrChange w:id="7222" w:author="Xuning Wei12232" w:date="2026-10-24T11:11:00Z">
                    <w:rPr>
                      <w:rFonts w:ascii="Times New Roman" w:eastAsia="Times New Roman" w:hAnsi="Times New Roman" w:cs="Times New Roman"/>
                      <w:sz w:val="20"/>
                      <w:szCs w:val="20"/>
                    </w:rPr>
                  </w:rPrChange>
                </w:rPr>
                <w:t>*</w:t>
              </w:r>
            </w:ins>
            <w:commentRangeStart w:id="7223"/>
            <w:commentRangeStart w:id="7224"/>
            <w:commentRangeEnd w:id="7223"/>
            <w:r w:rsidR="00C46168" w:rsidRPr="00652DEA">
              <w:rPr>
                <w:rStyle w:val="affe"/>
                <w:rFonts w:ascii="Times New Roman" w:eastAsia="Times New Roman" w:hAnsi="Times New Roman" w:cs="Times New Roman"/>
                <w:b/>
                <w:sz w:val="18"/>
                <w:szCs w:val="18"/>
                <w:rPrChange w:id="7225" w:author="Xuning Wei12232" w:date="2026-10-24T11:11:00Z">
                  <w:rPr>
                    <w:rStyle w:val="affe"/>
                    <w:rFonts w:ascii="Calibri" w:eastAsia="Calibri" w:hAnsi="Calibri" w:cs="Calibri"/>
                    <w:b/>
                    <w:sz w:val="22"/>
                    <w:szCs w:val="22"/>
                  </w:rPr>
                </w:rPrChange>
              </w:rPr>
              <w:commentReference w:id="7223"/>
            </w:r>
            <w:commentRangeEnd w:id="7224"/>
            <w:r w:rsidRPr="00652DEA">
              <w:rPr>
                <w:rStyle w:val="affe"/>
                <w:rFonts w:ascii="Times New Roman" w:eastAsia="Times New Roman" w:hAnsi="Times New Roman" w:cs="Times New Roman"/>
                <w:b/>
                <w:sz w:val="18"/>
                <w:szCs w:val="18"/>
                <w:rPrChange w:id="7226" w:author="Xuning Wei12232" w:date="2026-10-24T11:11:00Z">
                  <w:rPr>
                    <w:rStyle w:val="affe"/>
                    <w:rFonts w:ascii="Calibri" w:eastAsia="Calibri" w:hAnsi="Calibri" w:cs="Calibri"/>
                    <w:b/>
                    <w:sz w:val="22"/>
                    <w:szCs w:val="22"/>
                  </w:rPr>
                </w:rPrChange>
              </w:rPr>
              <w:commentReference w:id="7224"/>
            </w:r>
          </w:p>
        </w:tc>
        <w:tc>
          <w:tcPr>
            <w:tcW w:w="1201" w:type="dxa"/>
            <w:shd w:val="clear" w:color="auto" w:fill="E7E6E6"/>
            <w:tcMar>
              <w:left w:w="108" w:type="dxa"/>
              <w:right w:w="108" w:type="dxa"/>
            </w:tcMar>
            <w:vAlign w:val="center"/>
          </w:tcPr>
          <w:p w14:paraId="4152750C" w14:textId="29CF4D6D" w:rsidR="00652DEA" w:rsidRPr="00652DEA" w:rsidRDefault="00C15CB5">
            <w:pPr>
              <w:jc w:val="both"/>
              <w:rPr>
                <w:ins w:id="7227" w:author="Xuning Wei12232" w:date="2026-10-16T08:20:00Z"/>
                <w:rFonts w:ascii="Times New Roman" w:eastAsia="Times New Roman" w:hAnsi="Times New Roman" w:cs="Times New Roman"/>
                <w:b/>
                <w:sz w:val="18"/>
                <w:szCs w:val="18"/>
                <w:rPrChange w:id="7228" w:author="Xuning Wei12232" w:date="2026-10-24T11:11:00Z">
                  <w:rPr>
                    <w:ins w:id="7229" w:author="Xuning Wei12232" w:date="2026-10-16T08:20:00Z"/>
                    <w:rFonts w:ascii="Times New Roman" w:eastAsia="Times New Roman" w:hAnsi="Times New Roman" w:cs="Times New Roman"/>
                    <w:b/>
                    <w:color w:val="000000" w:themeColor="text1"/>
                    <w:sz w:val="20"/>
                    <w:szCs w:val="20"/>
                  </w:rPr>
                </w:rPrChange>
              </w:rPr>
              <w:pPrChange w:id="7230" w:author="Xuning Wei12232" w:date="2026-10-23T17:21:00Z">
                <w:pPr>
                  <w:jc w:val="center"/>
                </w:pPr>
              </w:pPrChange>
            </w:pPr>
            <w:ins w:id="7231" w:author="Xuning Wei12232" w:date="2026-10-16T08:20:00Z">
              <w:r>
                <w:rPr>
                  <w:rFonts w:ascii="Times New Roman" w:eastAsia="Times New Roman" w:hAnsi="Times New Roman" w:cs="Times New Roman"/>
                  <w:b/>
                  <w:sz w:val="18"/>
                  <w:szCs w:val="18"/>
                  <w:rPrChange w:id="7232" w:author="Xuning Wei12232" w:date="2026-10-24T11:11:00Z">
                    <w:rPr>
                      <w:rFonts w:ascii="Times New Roman" w:eastAsia="Times New Roman" w:hAnsi="Times New Roman" w:cs="Times New Roman"/>
                      <w:b/>
                      <w:color w:val="000000" w:themeColor="text1"/>
                      <w:sz w:val="20"/>
                      <w:szCs w:val="20"/>
                    </w:rPr>
                  </w:rPrChange>
                </w:rPr>
                <w:t>NOR</w:t>
              </w:r>
            </w:ins>
            <w:ins w:id="7233" w:author="Johan Granander" w:date="2026-10-25T12:59:00Z">
              <w:r w:rsidR="00266D36">
                <w:rPr>
                  <w:rFonts w:ascii="Times New Roman" w:eastAsia="Times New Roman" w:hAnsi="Times New Roman" w:cs="Times New Roman"/>
                  <w:b/>
                  <w:sz w:val="18"/>
                  <w:szCs w:val="18"/>
                </w:rPr>
                <w:t xml:space="preserve"> </w:t>
              </w:r>
            </w:ins>
            <w:ins w:id="7234" w:author="Xuning Wei12232" w:date="2026-10-16T08:20:00Z">
              <w:r>
                <w:rPr>
                  <w:rFonts w:ascii="Times New Roman" w:eastAsia="Times New Roman" w:hAnsi="Times New Roman" w:cs="Times New Roman"/>
                  <w:b/>
                  <w:sz w:val="18"/>
                  <w:szCs w:val="18"/>
                  <w:rPrChange w:id="7235" w:author="Xuning Wei12232" w:date="2026-10-24T11:11:00Z">
                    <w:rPr>
                      <w:rFonts w:ascii="Times New Roman" w:eastAsia="Times New Roman" w:hAnsi="Times New Roman" w:cs="Times New Roman"/>
                      <w:b/>
                      <w:color w:val="000000" w:themeColor="text1"/>
                      <w:sz w:val="20"/>
                      <w:szCs w:val="20"/>
                    </w:rPr>
                  </w:rPrChange>
                </w:rPr>
                <w:t>(MOR)</w:t>
              </w:r>
            </w:ins>
          </w:p>
        </w:tc>
        <w:tc>
          <w:tcPr>
            <w:tcW w:w="1153" w:type="dxa"/>
            <w:shd w:val="clear" w:color="auto" w:fill="E7E6E6"/>
            <w:tcMar>
              <w:left w:w="108" w:type="dxa"/>
              <w:right w:w="108" w:type="dxa"/>
            </w:tcMar>
            <w:vAlign w:val="center"/>
          </w:tcPr>
          <w:p w14:paraId="0FFE63E3" w14:textId="77777777" w:rsidR="00652DEA" w:rsidRPr="00652DEA" w:rsidRDefault="00C15CB5">
            <w:pPr>
              <w:spacing w:line="276" w:lineRule="auto"/>
              <w:jc w:val="both"/>
              <w:rPr>
                <w:ins w:id="7236" w:author="Xuning Wei12232" w:date="2026-10-16T08:20:00Z"/>
                <w:rFonts w:ascii="Times New Roman" w:eastAsia="Times New Roman" w:hAnsi="Times New Roman" w:cs="Times New Roman"/>
                <w:b/>
                <w:sz w:val="18"/>
                <w:szCs w:val="18"/>
                <w:rPrChange w:id="7237" w:author="Xuning Wei12232" w:date="2026-10-24T11:11:00Z">
                  <w:rPr>
                    <w:ins w:id="7238" w:author="Xuning Wei12232" w:date="2026-10-16T08:20:00Z"/>
                    <w:rFonts w:ascii="Calibri" w:eastAsia="Calibri" w:hAnsi="Calibri" w:cs="Calibri"/>
                    <w:b/>
                    <w:szCs w:val="22"/>
                  </w:rPr>
                </w:rPrChange>
              </w:rPr>
              <w:pPrChange w:id="7239" w:author="Xuning Wei12232" w:date="2026-10-23T17:21:00Z">
                <w:pPr/>
              </w:pPrChange>
            </w:pPr>
            <w:ins w:id="7240" w:author="Xuning Wei12232" w:date="2026-10-16T08:20:00Z">
              <w:r>
                <w:rPr>
                  <w:rFonts w:ascii="Times New Roman" w:eastAsia="Times New Roman" w:hAnsi="Times New Roman" w:cs="Times New Roman"/>
                  <w:b/>
                  <w:sz w:val="18"/>
                  <w:szCs w:val="18"/>
                  <w:rPrChange w:id="7241" w:author="Xuning Wei12232" w:date="2026-10-24T11:11:00Z">
                    <w:rPr>
                      <w:rFonts w:ascii="Calibri" w:eastAsia="Calibri" w:hAnsi="Calibri" w:cs="Calibri"/>
                      <w:b/>
                      <w:szCs w:val="22"/>
                    </w:rPr>
                  </w:rPrChange>
                </w:rPr>
                <w:t>Unit</w:t>
              </w:r>
            </w:ins>
          </w:p>
        </w:tc>
      </w:tr>
      <w:tr w:rsidR="00652DEA" w14:paraId="3EC19625" w14:textId="77777777" w:rsidTr="36F45B6D">
        <w:trPr>
          <w:trHeight w:val="330"/>
          <w:jc w:val="center"/>
          <w:ins w:id="7242" w:author="Xuning Wei12232" w:date="2026-10-16T08:20:00Z"/>
        </w:trPr>
        <w:tc>
          <w:tcPr>
            <w:tcW w:w="841" w:type="dxa"/>
            <w:vMerge w:val="restart"/>
            <w:tcMar>
              <w:left w:w="108" w:type="dxa"/>
              <w:right w:w="108" w:type="dxa"/>
            </w:tcMar>
            <w:vAlign w:val="center"/>
          </w:tcPr>
          <w:p w14:paraId="0D2696A3" w14:textId="77777777" w:rsidR="00652DEA" w:rsidRPr="00652DEA" w:rsidRDefault="00C15CB5">
            <w:pPr>
              <w:jc w:val="both"/>
              <w:rPr>
                <w:ins w:id="7243" w:author="Xuning Wei12232" w:date="2026-10-16T08:21:00Z"/>
                <w:rFonts w:ascii="Times New Roman" w:eastAsia="Times New Roman" w:hAnsi="Times New Roman" w:cs="Times New Roman"/>
                <w:sz w:val="18"/>
                <w:szCs w:val="18"/>
                <w:rPrChange w:id="7244" w:author="Xuning Wei12232" w:date="2026-10-24T11:11:00Z">
                  <w:rPr>
                    <w:ins w:id="7245" w:author="Xuning Wei12232" w:date="2026-10-16T08:21:00Z"/>
                    <w:rFonts w:ascii="Calibri" w:eastAsia="Calibri" w:hAnsi="Calibri" w:cs="Calibri"/>
                    <w:szCs w:val="22"/>
                  </w:rPr>
                </w:rPrChange>
              </w:rPr>
              <w:pPrChange w:id="7246" w:author="Xuning Wei12232" w:date="2026-10-23T17:21:00Z">
                <w:pPr/>
              </w:pPrChange>
            </w:pPr>
            <w:ins w:id="7247" w:author="Xuning Wei12232" w:date="2026-10-16T08:21:00Z">
              <w:r>
                <w:rPr>
                  <w:rFonts w:ascii="Times New Roman" w:eastAsia="Times New Roman" w:hAnsi="Times New Roman" w:cs="Times New Roman"/>
                  <w:sz w:val="18"/>
                  <w:szCs w:val="18"/>
                  <w:rPrChange w:id="7248" w:author="Xuning Wei12232" w:date="2026-10-24T11:11:00Z">
                    <w:rPr>
                      <w:rFonts w:ascii="Calibri" w:eastAsia="Calibri" w:hAnsi="Calibri" w:cs="Calibri"/>
                      <w:szCs w:val="22"/>
                    </w:rPr>
                  </w:rPrChange>
                </w:rPr>
                <w:t>Step 1</w:t>
              </w:r>
            </w:ins>
          </w:p>
          <w:p w14:paraId="1BB3322D" w14:textId="77777777" w:rsidR="00652DEA" w:rsidRPr="00652DEA" w:rsidRDefault="00C15CB5">
            <w:pPr>
              <w:jc w:val="both"/>
              <w:rPr>
                <w:ins w:id="7249" w:author="Xuning Wei12232" w:date="2026-10-16T08:20:00Z"/>
                <w:rFonts w:ascii="Times New Roman" w:hAnsi="Times New Roman" w:cs="Times New Roman"/>
                <w:sz w:val="18"/>
                <w:szCs w:val="18"/>
                <w:rPrChange w:id="7250" w:author="Xuning Wei12232" w:date="2026-10-24T11:11:00Z">
                  <w:rPr>
                    <w:ins w:id="7251" w:author="Xuning Wei12232" w:date="2026-10-16T08:20:00Z"/>
                  </w:rPr>
                </w:rPrChange>
              </w:rPr>
              <w:pPrChange w:id="7252" w:author="Xuning Wei12232" w:date="2026-10-23T17:21:00Z">
                <w:pPr/>
              </w:pPrChange>
            </w:pPr>
            <w:ins w:id="7253" w:author="Xuning Wei12232" w:date="2026-10-16T08:21:00Z">
              <w:r>
                <w:rPr>
                  <w:rFonts w:ascii="Times New Roman" w:eastAsia="Times New Roman" w:hAnsi="Times New Roman" w:cs="Times New Roman"/>
                  <w:sz w:val="18"/>
                  <w:szCs w:val="18"/>
                  <w:rPrChange w:id="7254" w:author="Xuning Wei12232" w:date="2026-10-24T11:11:00Z">
                    <w:rPr>
                      <w:rFonts w:ascii="Calibri" w:eastAsia="Calibri" w:hAnsi="Calibri" w:cs="Calibri"/>
                      <w:szCs w:val="22"/>
                    </w:rPr>
                  </w:rPrChange>
                </w:rPr>
                <w:t>SPPS</w:t>
              </w:r>
            </w:ins>
          </w:p>
        </w:tc>
        <w:tc>
          <w:tcPr>
            <w:tcW w:w="2511" w:type="dxa"/>
            <w:tcMar>
              <w:left w:w="108" w:type="dxa"/>
              <w:right w:w="108" w:type="dxa"/>
            </w:tcMar>
            <w:vAlign w:val="center"/>
          </w:tcPr>
          <w:p w14:paraId="71636156" w14:textId="77777777" w:rsidR="00652DEA" w:rsidRDefault="00C15CB5">
            <w:pPr>
              <w:jc w:val="both"/>
              <w:rPr>
                <w:ins w:id="7255" w:author="Xuning Wei12232" w:date="2026-10-23T17:34:00Z"/>
                <w:rFonts w:ascii="Times New Roman" w:eastAsia="等线" w:hAnsi="Times New Roman" w:cs="Times New Roman"/>
                <w:bCs w:val="0"/>
                <w:sz w:val="18"/>
                <w:szCs w:val="18"/>
              </w:rPr>
            </w:pPr>
            <w:ins w:id="7256" w:author="Xuning Wei12232" w:date="2026-10-23T17:34:00Z">
              <w:r>
                <w:rPr>
                  <w:rFonts w:ascii="Times New Roman" w:eastAsia="等线" w:hAnsi="Times New Roman" w:cs="Times New Roman"/>
                  <w:bCs w:val="0"/>
                  <w:sz w:val="18"/>
                  <w:szCs w:val="18"/>
                </w:rPr>
                <w:t xml:space="preserve">Resin loading - DIPEA  </w:t>
              </w:r>
            </w:ins>
          </w:p>
          <w:p w14:paraId="2351ABBB" w14:textId="77777777" w:rsidR="00652DEA" w:rsidRPr="00652DEA" w:rsidRDefault="00C15CB5">
            <w:pPr>
              <w:jc w:val="both"/>
              <w:rPr>
                <w:ins w:id="7257" w:author="Xuning Wei12232" w:date="2026-10-16T08:20:00Z"/>
                <w:rFonts w:ascii="Times New Roman" w:eastAsia="Times New Roman" w:hAnsi="Times New Roman" w:cs="Times New Roman"/>
                <w:sz w:val="18"/>
                <w:szCs w:val="18"/>
                <w:rPrChange w:id="7258" w:author="Xuning Wei12232" w:date="2026-10-24T11:11:00Z">
                  <w:rPr>
                    <w:ins w:id="7259" w:author="Xuning Wei12232" w:date="2026-10-16T08:20:00Z"/>
                    <w:rFonts w:ascii="Calibri" w:eastAsia="Calibri" w:hAnsi="Calibri" w:cs="Calibri"/>
                    <w:szCs w:val="22"/>
                  </w:rPr>
                </w:rPrChange>
              </w:rPr>
              <w:pPrChange w:id="7260" w:author="Xuning Wei12232" w:date="2026-10-23T17:21:00Z">
                <w:pPr/>
              </w:pPrChange>
            </w:pPr>
            <w:ins w:id="7261" w:author="Xuning Wei12232" w:date="2026-10-23T17:34:00Z">
              <w:r>
                <w:rPr>
                  <w:rFonts w:ascii="Times New Roman" w:eastAsia="等线" w:hAnsi="Times New Roman" w:cs="Times New Roman"/>
                  <w:bCs w:val="0"/>
                  <w:sz w:val="18"/>
                  <w:szCs w:val="18"/>
                </w:rPr>
                <w:t>quantity</w:t>
              </w:r>
            </w:ins>
          </w:p>
        </w:tc>
        <w:tc>
          <w:tcPr>
            <w:tcW w:w="776" w:type="dxa"/>
            <w:tcMar>
              <w:left w:w="108" w:type="dxa"/>
              <w:right w:w="108" w:type="dxa"/>
            </w:tcMar>
            <w:vAlign w:val="center"/>
          </w:tcPr>
          <w:p w14:paraId="511A6291" w14:textId="77777777" w:rsidR="00652DEA" w:rsidRPr="00652DEA" w:rsidRDefault="00C15CB5">
            <w:pPr>
              <w:jc w:val="both"/>
              <w:rPr>
                <w:ins w:id="7262" w:author="Xuning Wei12232" w:date="2026-10-16T08:20:00Z"/>
                <w:rFonts w:ascii="Times New Roman" w:eastAsiaTheme="minorEastAsia" w:hAnsi="Times New Roman" w:cs="Times New Roman"/>
                <w:sz w:val="18"/>
                <w:szCs w:val="18"/>
                <w:lang w:eastAsia="zh-CN"/>
                <w:rPrChange w:id="7263" w:author="Xuning Wei12232" w:date="2026-10-24T11:11:00Z">
                  <w:rPr>
                    <w:ins w:id="7264" w:author="Xuning Wei12232" w:date="2026-10-16T08:20:00Z"/>
                    <w:rFonts w:ascii="Times New Roman" w:eastAsia="Times New Roman" w:hAnsi="Times New Roman" w:cs="Times New Roman"/>
                    <w:sz w:val="18"/>
                    <w:szCs w:val="18"/>
                  </w:rPr>
                </w:rPrChange>
              </w:rPr>
              <w:pPrChange w:id="7265" w:author="Xuning Wei12232" w:date="2026-10-23T17:21:00Z">
                <w:pPr>
                  <w:jc w:val="center"/>
                </w:pPr>
              </w:pPrChange>
            </w:pPr>
            <w:ins w:id="726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6203AE0" w14:textId="77777777" w:rsidR="00652DEA" w:rsidRPr="00652DEA" w:rsidRDefault="00C15CB5">
            <w:pPr>
              <w:jc w:val="both"/>
              <w:rPr>
                <w:ins w:id="7267" w:author="Xuning Wei12232" w:date="2026-10-16T08:20:00Z"/>
                <w:rFonts w:ascii="Times New Roman" w:eastAsia="Times New Roman" w:hAnsi="Times New Roman" w:cs="Times New Roman"/>
                <w:sz w:val="18"/>
                <w:szCs w:val="18"/>
                <w:rPrChange w:id="7268" w:author="Xuning Wei12232" w:date="2026-10-24T11:11:00Z">
                  <w:rPr>
                    <w:ins w:id="7269" w:author="Xuning Wei12232" w:date="2026-10-16T08:20:00Z"/>
                    <w:rFonts w:ascii="Calibri" w:eastAsia="Calibri" w:hAnsi="Calibri" w:cs="Calibri"/>
                    <w:szCs w:val="22"/>
                  </w:rPr>
                </w:rPrChange>
              </w:rPr>
              <w:pPrChange w:id="7270" w:author="Xuning Wei12232" w:date="2026-10-23T17:21:00Z">
                <w:pPr/>
              </w:pPrChange>
            </w:pPr>
            <w:ins w:id="7271" w:author="Xuning Wei12232" w:date="2026-10-20T08:55:00Z">
              <w:r>
                <w:rPr>
                  <w:rFonts w:ascii="Times New Roman" w:eastAsia="等线" w:hAnsi="Times New Roman" w:cs="Times New Roman"/>
                  <w:bCs w:val="0"/>
                  <w:sz w:val="18"/>
                  <w:szCs w:val="18"/>
                </w:rPr>
                <w:t>6.00</w:t>
              </w:r>
            </w:ins>
          </w:p>
        </w:tc>
        <w:tc>
          <w:tcPr>
            <w:tcW w:w="1263" w:type="dxa"/>
            <w:tcMar>
              <w:left w:w="108" w:type="dxa"/>
              <w:right w:w="108" w:type="dxa"/>
            </w:tcMar>
            <w:vAlign w:val="center"/>
          </w:tcPr>
          <w:p w14:paraId="39E16C09" w14:textId="77777777" w:rsidR="00652DEA" w:rsidRPr="00652DEA" w:rsidRDefault="00C15CB5">
            <w:pPr>
              <w:jc w:val="both"/>
              <w:rPr>
                <w:ins w:id="7272" w:author="Xuning Wei12232" w:date="2026-10-16T08:20:00Z"/>
                <w:rFonts w:ascii="Times New Roman" w:eastAsia="Times New Roman" w:hAnsi="Times New Roman" w:cs="Times New Roman"/>
                <w:sz w:val="18"/>
                <w:szCs w:val="18"/>
                <w:rPrChange w:id="7273" w:author="Xuning Wei12232" w:date="2026-10-24T11:11:00Z">
                  <w:rPr>
                    <w:ins w:id="7274" w:author="Xuning Wei12232" w:date="2026-10-16T08:20:00Z"/>
                    <w:rFonts w:ascii="Calibri" w:eastAsia="Calibri" w:hAnsi="Calibri" w:cs="Calibri"/>
                    <w:b/>
                    <w:szCs w:val="22"/>
                  </w:rPr>
                </w:rPrChange>
              </w:rPr>
              <w:pPrChange w:id="7275" w:author="Xuning Wei12232" w:date="2026-10-23T17:21:00Z">
                <w:pPr/>
              </w:pPrChange>
            </w:pPr>
            <w:ins w:id="7276"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Mar>
              <w:left w:w="108" w:type="dxa"/>
              <w:right w:w="108" w:type="dxa"/>
            </w:tcMar>
            <w:vAlign w:val="center"/>
          </w:tcPr>
          <w:p w14:paraId="31CCE0A1" w14:textId="2ECCE98E" w:rsidR="00652DEA" w:rsidRDefault="00BD2ADF">
            <w:pPr>
              <w:jc w:val="both"/>
              <w:rPr>
                <w:ins w:id="7277" w:author="Xuning Wei12232" w:date="2026-10-16T08:20:00Z"/>
                <w:rFonts w:ascii="Times New Roman" w:eastAsia="Times New Roman" w:hAnsi="Times New Roman" w:cs="Times New Roman"/>
                <w:bCs w:val="0"/>
                <w:sz w:val="18"/>
                <w:szCs w:val="18"/>
              </w:rPr>
              <w:pPrChange w:id="7278" w:author="Xuning Wei12232" w:date="2026-10-23T17:21:00Z">
                <w:pPr>
                  <w:jc w:val="center"/>
                </w:pPr>
              </w:pPrChange>
            </w:pPr>
            <w:ins w:id="7279" w:author="Xuning Wei12232" w:date="2026-10-23T19:24:00Z">
              <w:r w:rsidRPr="00BD2ADF">
                <w:rPr>
                  <w:rFonts w:ascii="Times New Roman" w:eastAsiaTheme="minorEastAsia" w:hAnsi="Times New Roman" w:cs="Times New Roman"/>
                  <w:bCs w:val="0"/>
                  <w:color w:val="0000FF"/>
                  <w:sz w:val="18"/>
                  <w:szCs w:val="18"/>
                  <w:lang w:eastAsia="zh-CN"/>
                </w:rPr>
                <w:t>5.</w:t>
              </w:r>
            </w:ins>
            <w:r w:rsidRPr="00BD2ADF">
              <w:rPr>
                <w:rFonts w:ascii="Times New Roman" w:eastAsiaTheme="minorEastAsia" w:hAnsi="Times New Roman" w:cs="Times New Roman"/>
                <w:bCs w:val="0"/>
                <w:color w:val="0000FF"/>
                <w:sz w:val="18"/>
                <w:szCs w:val="18"/>
                <w:lang w:eastAsia="zh-CN"/>
              </w:rPr>
              <w:t>70</w:t>
            </w:r>
            <w:ins w:id="7280" w:author="Xuning Wei12232" w:date="2026-10-23T19:24:00Z">
              <w:r w:rsidRPr="00BD2ADF">
                <w:rPr>
                  <w:rFonts w:ascii="Times New Roman" w:eastAsiaTheme="minorEastAsia" w:hAnsi="Times New Roman" w:cs="Times New Roman"/>
                  <w:bCs w:val="0"/>
                  <w:color w:val="0000FF"/>
                  <w:sz w:val="18"/>
                  <w:szCs w:val="18"/>
                  <w:lang w:eastAsia="zh-CN"/>
                </w:rPr>
                <w:t xml:space="preserve"> -</w:t>
              </w:r>
              <w:r w:rsidRPr="00BD2ADF">
                <w:rPr>
                  <w:rFonts w:ascii="Times New Roman" w:eastAsiaTheme="minorEastAsia" w:hAnsi="Times New Roman" w:cs="Times New Roman"/>
                  <w:b/>
                  <w:bCs w:val="0"/>
                  <w:color w:val="0000FF"/>
                  <w:sz w:val="18"/>
                  <w:szCs w:val="18"/>
                  <w:lang w:eastAsia="zh-CN"/>
                </w:rPr>
                <w:t xml:space="preserve"> 6.3</w:t>
              </w:r>
            </w:ins>
            <w:r w:rsidRPr="00BD2ADF">
              <w:rPr>
                <w:rFonts w:ascii="Times New Roman" w:eastAsiaTheme="minorEastAsia" w:hAnsi="Times New Roman" w:cs="Times New Roman"/>
                <w:b/>
                <w:bCs w:val="0"/>
                <w:color w:val="0000FF"/>
                <w:sz w:val="18"/>
                <w:szCs w:val="18"/>
                <w:lang w:eastAsia="zh-CN"/>
              </w:rPr>
              <w:t>0</w:t>
            </w:r>
          </w:p>
        </w:tc>
        <w:tc>
          <w:tcPr>
            <w:tcW w:w="1153" w:type="dxa"/>
            <w:tcMar>
              <w:left w:w="108" w:type="dxa"/>
              <w:right w:w="108" w:type="dxa"/>
            </w:tcMar>
            <w:vAlign w:val="center"/>
          </w:tcPr>
          <w:p w14:paraId="2B49A373" w14:textId="77777777" w:rsidR="00652DEA" w:rsidRPr="00652DEA" w:rsidRDefault="00C15CB5">
            <w:pPr>
              <w:jc w:val="both"/>
              <w:rPr>
                <w:ins w:id="7281" w:author="Xuning Wei12232" w:date="2026-10-16T08:20:00Z"/>
                <w:rFonts w:ascii="Times New Roman" w:eastAsia="Times New Roman" w:hAnsi="Times New Roman" w:cs="Times New Roman"/>
                <w:sz w:val="18"/>
                <w:szCs w:val="18"/>
                <w:rPrChange w:id="7282" w:author="Xuning Wei12232" w:date="2026-10-24T11:11:00Z">
                  <w:rPr>
                    <w:ins w:id="7283" w:author="Xuning Wei12232" w:date="2026-10-16T08:20:00Z"/>
                    <w:rFonts w:ascii="Calibri" w:eastAsia="Calibri" w:hAnsi="Calibri" w:cs="Calibri"/>
                    <w:szCs w:val="22"/>
                  </w:rPr>
                </w:rPrChange>
              </w:rPr>
              <w:pPrChange w:id="7284" w:author="Xuning Wei12232" w:date="2026-10-23T17:21:00Z">
                <w:pPr/>
              </w:pPrChange>
            </w:pPr>
            <w:ins w:id="7285" w:author="Xuning Wei12232" w:date="2026-10-23T19:11:00Z">
              <w:r>
                <w:rPr>
                  <w:rFonts w:ascii="Times New Roman" w:eastAsia="等线" w:hAnsi="Times New Roman" w:cs="Times New Roman"/>
                  <w:bCs w:val="0"/>
                  <w:sz w:val="18"/>
                  <w:szCs w:val="18"/>
                  <w:rPrChange w:id="7286" w:author="Xuning Wei12232" w:date="2026-10-24T11:11:00Z">
                    <w:rPr>
                      <w:rFonts w:ascii="Times New Roman" w:eastAsia="等线" w:hAnsi="Times New Roman" w:cs="Times New Roman"/>
                      <w:bCs w:val="0"/>
                      <w:color w:val="0000FF"/>
                      <w:sz w:val="18"/>
                      <w:szCs w:val="18"/>
                    </w:rPr>
                  </w:rPrChange>
                </w:rPr>
                <w:t>eq</w:t>
              </w:r>
            </w:ins>
          </w:p>
        </w:tc>
      </w:tr>
      <w:tr w:rsidR="00652DEA" w14:paraId="0D233509" w14:textId="77777777" w:rsidTr="36F45B6D">
        <w:trPr>
          <w:trHeight w:val="330"/>
          <w:jc w:val="center"/>
          <w:ins w:id="7287" w:author="Xuning Wei12232" w:date="2026-10-16T08:20:00Z"/>
        </w:trPr>
        <w:tc>
          <w:tcPr>
            <w:tcW w:w="841" w:type="dxa"/>
            <w:vMerge/>
            <w:tcMar>
              <w:left w:w="108" w:type="dxa"/>
              <w:right w:w="108" w:type="dxa"/>
            </w:tcMar>
            <w:vAlign w:val="center"/>
          </w:tcPr>
          <w:p w14:paraId="36AF6883" w14:textId="77777777" w:rsidR="00652DEA" w:rsidRPr="00652DEA" w:rsidRDefault="00652DEA">
            <w:pPr>
              <w:jc w:val="both"/>
              <w:rPr>
                <w:ins w:id="7288" w:author="Xuning Wei12232" w:date="2026-10-16T08:20:00Z"/>
                <w:rFonts w:ascii="Times New Roman" w:hAnsi="Times New Roman" w:cs="Times New Roman"/>
                <w:sz w:val="18"/>
                <w:szCs w:val="18"/>
                <w:rPrChange w:id="7289" w:author="Xuning Wei12232" w:date="2026-10-24T11:11:00Z">
                  <w:rPr>
                    <w:ins w:id="7290" w:author="Xuning Wei12232" w:date="2026-10-16T08:20:00Z"/>
                  </w:rPr>
                </w:rPrChange>
              </w:rPr>
              <w:pPrChange w:id="7291" w:author="Xuning Wei12232" w:date="2026-10-23T17:21:00Z">
                <w:pPr/>
              </w:pPrChange>
            </w:pPr>
          </w:p>
        </w:tc>
        <w:tc>
          <w:tcPr>
            <w:tcW w:w="2511" w:type="dxa"/>
            <w:tcMar>
              <w:left w:w="108" w:type="dxa"/>
              <w:right w:w="108" w:type="dxa"/>
            </w:tcMar>
            <w:vAlign w:val="center"/>
          </w:tcPr>
          <w:p w14:paraId="0ACD1C62" w14:textId="77777777" w:rsidR="00652DEA" w:rsidRDefault="00C15CB5">
            <w:pPr>
              <w:jc w:val="both"/>
              <w:rPr>
                <w:ins w:id="7292" w:author="Xuning Wei12232" w:date="2026-10-23T17:34:00Z"/>
                <w:rFonts w:ascii="Times New Roman" w:eastAsia="等线" w:hAnsi="Times New Roman" w:cs="Times New Roman"/>
                <w:bCs w:val="0"/>
                <w:sz w:val="18"/>
                <w:szCs w:val="18"/>
              </w:rPr>
            </w:pPr>
            <w:ins w:id="7293" w:author="Xuning Wei12232" w:date="2026-10-23T17:34:00Z">
              <w:r>
                <w:rPr>
                  <w:rFonts w:ascii="Times New Roman" w:eastAsia="等线" w:hAnsi="Times New Roman" w:cs="Times New Roman"/>
                  <w:bCs w:val="0"/>
                  <w:sz w:val="18"/>
                  <w:szCs w:val="18"/>
                </w:rPr>
                <w:t xml:space="preserve">Resin loading - Dissolution  </w:t>
              </w:r>
            </w:ins>
          </w:p>
          <w:p w14:paraId="43F49883" w14:textId="77777777" w:rsidR="00652DEA" w:rsidRDefault="00C15CB5">
            <w:pPr>
              <w:jc w:val="both"/>
              <w:rPr>
                <w:ins w:id="7294" w:author="Xuning Wei12232" w:date="2026-10-16T08:20:00Z"/>
                <w:rFonts w:ascii="Times New Roman" w:eastAsia="Times New Roman" w:hAnsi="Times New Roman" w:cs="Times New Roman"/>
                <w:sz w:val="18"/>
                <w:szCs w:val="18"/>
              </w:rPr>
              <w:pPrChange w:id="7295" w:author="Xuning Wei12232" w:date="2026-10-23T17:21:00Z">
                <w:pPr/>
              </w:pPrChange>
            </w:pPr>
            <w:ins w:id="7296" w:author="Xuning Wei12232" w:date="2026-10-23T17:34:00Z">
              <w:r>
                <w:rPr>
                  <w:rFonts w:ascii="Times New Roman" w:eastAsia="等线" w:hAnsi="Times New Roman" w:cs="Times New Roman"/>
                  <w:bCs w:val="0"/>
                  <w:sz w:val="18"/>
                  <w:szCs w:val="18"/>
                </w:rPr>
                <w:t>temperature</w:t>
              </w:r>
            </w:ins>
          </w:p>
        </w:tc>
        <w:tc>
          <w:tcPr>
            <w:tcW w:w="776" w:type="dxa"/>
            <w:tcMar>
              <w:left w:w="108" w:type="dxa"/>
              <w:right w:w="108" w:type="dxa"/>
            </w:tcMar>
            <w:vAlign w:val="center"/>
          </w:tcPr>
          <w:p w14:paraId="1BF16120" w14:textId="77777777" w:rsidR="00652DEA" w:rsidRDefault="00C15CB5">
            <w:pPr>
              <w:jc w:val="both"/>
              <w:rPr>
                <w:ins w:id="7297" w:author="Xuning Wei12232" w:date="2026-10-16T08:20:00Z"/>
                <w:rFonts w:ascii="Times New Roman" w:eastAsia="Times New Roman" w:hAnsi="Times New Roman" w:cs="Times New Roman"/>
                <w:sz w:val="18"/>
                <w:szCs w:val="18"/>
              </w:rPr>
              <w:pPrChange w:id="7298" w:author="Xuning Wei12232" w:date="2026-10-23T17:21:00Z">
                <w:pPr>
                  <w:jc w:val="center"/>
                </w:pPr>
              </w:pPrChange>
            </w:pPr>
            <w:ins w:id="729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FE0A8F" w14:textId="77777777" w:rsidR="00652DEA" w:rsidRDefault="00C15CB5">
            <w:pPr>
              <w:jc w:val="both"/>
              <w:rPr>
                <w:ins w:id="7300" w:author="Xuning Wei12232" w:date="2026-10-16T08:20:00Z"/>
                <w:rFonts w:ascii="Times New Roman" w:eastAsia="Times New Roman" w:hAnsi="Times New Roman" w:cs="Times New Roman"/>
                <w:sz w:val="18"/>
                <w:szCs w:val="18"/>
              </w:rPr>
              <w:pPrChange w:id="7301" w:author="Xuning Wei12232" w:date="2026-10-23T17:21:00Z">
                <w:pPr>
                  <w:jc w:val="center"/>
                </w:pPr>
              </w:pPrChange>
            </w:pPr>
            <w:ins w:id="7302"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1BFB0562" w14:textId="77777777" w:rsidR="00652DEA" w:rsidRPr="00652DEA" w:rsidRDefault="00C15CB5">
            <w:pPr>
              <w:jc w:val="both"/>
              <w:rPr>
                <w:ins w:id="7303" w:author="Xuning Wei12232" w:date="2026-10-16T08:20:00Z"/>
                <w:rFonts w:ascii="Times New Roman" w:eastAsiaTheme="minorEastAsia" w:hAnsi="Times New Roman" w:cs="Times New Roman"/>
                <w:b/>
                <w:sz w:val="18"/>
                <w:szCs w:val="18"/>
                <w:lang w:eastAsia="zh-CN"/>
                <w:rPrChange w:id="7304" w:author="Xuning Wei12232" w:date="2026-10-24T11:11:00Z">
                  <w:rPr>
                    <w:ins w:id="7305" w:author="Xuning Wei12232" w:date="2026-10-16T08:20:00Z"/>
                    <w:rFonts w:ascii="Times New Roman" w:eastAsia="Times New Roman" w:hAnsi="Times New Roman" w:cs="Times New Roman"/>
                    <w:b/>
                    <w:sz w:val="18"/>
                    <w:szCs w:val="18"/>
                  </w:rPr>
                </w:rPrChange>
              </w:rPr>
              <w:pPrChange w:id="7306" w:author="Xuning Wei12232" w:date="2026-10-23T17:21:00Z">
                <w:pPr>
                  <w:jc w:val="center"/>
                </w:pPr>
              </w:pPrChange>
            </w:pPr>
            <w:ins w:id="7307" w:author="Xuning Wei12232" w:date="2026-10-23T19:12:00Z">
              <w:r>
                <w:rPr>
                  <w:rFonts w:ascii="Times New Roman" w:eastAsiaTheme="minorEastAsia" w:hAnsi="Times New Roman" w:cs="Times New Roman"/>
                  <w:b/>
                  <w:sz w:val="18"/>
                  <w:szCs w:val="18"/>
                  <w:lang w:eastAsia="zh-CN"/>
                </w:rPr>
                <w:t>17.0 – 33.8</w:t>
              </w:r>
            </w:ins>
          </w:p>
        </w:tc>
        <w:tc>
          <w:tcPr>
            <w:tcW w:w="1201" w:type="dxa"/>
            <w:tcMar>
              <w:left w:w="108" w:type="dxa"/>
              <w:right w:w="108" w:type="dxa"/>
            </w:tcMar>
            <w:vAlign w:val="center"/>
          </w:tcPr>
          <w:p w14:paraId="3DE4F47C" w14:textId="5B856F10" w:rsidR="00652DEA" w:rsidRDefault="00C15CB5">
            <w:pPr>
              <w:jc w:val="both"/>
              <w:rPr>
                <w:ins w:id="7308" w:author="Xuning Wei12232" w:date="2026-10-16T08:20:00Z"/>
                <w:rFonts w:ascii="Times New Roman" w:eastAsia="Times New Roman" w:hAnsi="Times New Roman" w:cs="Times New Roman"/>
                <w:bCs w:val="0"/>
                <w:sz w:val="18"/>
                <w:szCs w:val="18"/>
              </w:rPr>
              <w:pPrChange w:id="7309" w:author="Xuning Wei12232" w:date="2026-10-23T17:21:00Z">
                <w:pPr>
                  <w:jc w:val="center"/>
                </w:pPr>
              </w:pPrChange>
            </w:pPr>
            <w:ins w:id="7310"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03C35A24" w14:textId="77777777" w:rsidR="00652DEA" w:rsidRDefault="00C15CB5">
            <w:pPr>
              <w:jc w:val="both"/>
              <w:rPr>
                <w:ins w:id="7311" w:author="Xuning Wei12232" w:date="2026-10-16T08:20:00Z"/>
                <w:rFonts w:ascii="Times New Roman" w:eastAsia="Times New Roman" w:hAnsi="Times New Roman" w:cs="Times New Roman"/>
                <w:sz w:val="18"/>
                <w:szCs w:val="18"/>
              </w:rPr>
              <w:pPrChange w:id="7312" w:author="Xuning Wei12232" w:date="2026-10-23T17:21:00Z">
                <w:pPr>
                  <w:jc w:val="center"/>
                </w:pPr>
              </w:pPrChange>
            </w:pPr>
            <w:ins w:id="7313" w:author="Xuning Wei12232" w:date="2026-10-23T19:12:00Z">
              <w:r>
                <w:rPr>
                  <w:rFonts w:ascii="Times New Roman" w:eastAsia="等线" w:hAnsi="Times New Roman" w:cs="Times New Roman"/>
                  <w:bCs w:val="0"/>
                  <w:sz w:val="18"/>
                  <w:szCs w:val="18"/>
                  <w:rPrChange w:id="7314" w:author="Xuning Wei12232" w:date="2026-10-24T11:11:00Z">
                    <w:rPr>
                      <w:rFonts w:ascii="Times New Roman" w:eastAsia="等线" w:hAnsi="Times New Roman" w:cs="Times New Roman"/>
                      <w:bCs w:val="0"/>
                      <w:color w:val="0000FF"/>
                      <w:sz w:val="18"/>
                      <w:szCs w:val="18"/>
                    </w:rPr>
                  </w:rPrChange>
                </w:rPr>
                <w:t>°C</w:t>
              </w:r>
            </w:ins>
          </w:p>
        </w:tc>
      </w:tr>
      <w:tr w:rsidR="00652DEA" w14:paraId="6FB3040F" w14:textId="77777777" w:rsidTr="36F45B6D">
        <w:trPr>
          <w:trHeight w:val="330"/>
          <w:jc w:val="center"/>
          <w:ins w:id="7315" w:author="Xuning Wei12232" w:date="2026-10-16T08:20:00Z"/>
        </w:trPr>
        <w:tc>
          <w:tcPr>
            <w:tcW w:w="841" w:type="dxa"/>
            <w:vMerge/>
            <w:tcMar>
              <w:left w:w="108" w:type="dxa"/>
              <w:right w:w="108" w:type="dxa"/>
            </w:tcMar>
            <w:vAlign w:val="center"/>
          </w:tcPr>
          <w:p w14:paraId="54C529ED" w14:textId="77777777" w:rsidR="00652DEA" w:rsidRPr="00652DEA" w:rsidRDefault="00652DEA">
            <w:pPr>
              <w:jc w:val="both"/>
              <w:rPr>
                <w:ins w:id="7316" w:author="Xuning Wei12232" w:date="2026-10-16T08:20:00Z"/>
                <w:rFonts w:ascii="Times New Roman" w:hAnsi="Times New Roman" w:cs="Times New Roman"/>
                <w:sz w:val="18"/>
                <w:szCs w:val="18"/>
                <w:rPrChange w:id="7317" w:author="Xuning Wei12232" w:date="2026-10-24T11:11:00Z">
                  <w:rPr>
                    <w:ins w:id="7318" w:author="Xuning Wei12232" w:date="2026-10-16T08:20:00Z"/>
                  </w:rPr>
                </w:rPrChange>
              </w:rPr>
              <w:pPrChange w:id="7319" w:author="Xuning Wei12232" w:date="2026-10-23T17:21:00Z">
                <w:pPr/>
              </w:pPrChange>
            </w:pPr>
          </w:p>
        </w:tc>
        <w:tc>
          <w:tcPr>
            <w:tcW w:w="2511" w:type="dxa"/>
            <w:tcMar>
              <w:left w:w="108" w:type="dxa"/>
              <w:right w:w="108" w:type="dxa"/>
            </w:tcMar>
            <w:vAlign w:val="center"/>
          </w:tcPr>
          <w:p w14:paraId="72FB2514" w14:textId="77777777" w:rsidR="00652DEA" w:rsidRDefault="00C15CB5">
            <w:pPr>
              <w:jc w:val="both"/>
              <w:rPr>
                <w:ins w:id="7320" w:author="Xuning Wei12232" w:date="2026-10-23T16:51:00Z"/>
                <w:rFonts w:ascii="Times New Roman" w:eastAsia="等线" w:hAnsi="Times New Roman" w:cs="Times New Roman"/>
                <w:bCs w:val="0"/>
                <w:sz w:val="18"/>
                <w:szCs w:val="18"/>
              </w:rPr>
              <w:pPrChange w:id="7321" w:author="Xuning Wei12232" w:date="2026-10-23T17:21:00Z">
                <w:pPr>
                  <w:jc w:val="center"/>
                </w:pPr>
              </w:pPrChange>
            </w:pPr>
            <w:ins w:id="7322" w:author="Xuning Wei12232" w:date="2026-10-23T17:14:00Z">
              <w:r>
                <w:rPr>
                  <w:rFonts w:ascii="Times New Roman" w:eastAsia="等线" w:hAnsi="Times New Roman" w:cs="Times New Roman"/>
                  <w:bCs w:val="0"/>
                  <w:sz w:val="18"/>
                  <w:szCs w:val="18"/>
                </w:rPr>
                <w:t xml:space="preserve">Resin loading </w:t>
              </w:r>
            </w:ins>
            <w:ins w:id="7323" w:author="Xuning Wei12232" w:date="2026-10-23T17:35:00Z">
              <w:r>
                <w:rPr>
                  <w:rFonts w:ascii="Times New Roman" w:eastAsia="等线" w:hAnsi="Times New Roman" w:cs="Times New Roman" w:hint="eastAsia"/>
                  <w:bCs w:val="0"/>
                  <w:sz w:val="18"/>
                  <w:szCs w:val="18"/>
                </w:rPr>
                <w:t>–</w:t>
              </w:r>
            </w:ins>
          </w:p>
          <w:p w14:paraId="22E465F2" w14:textId="77777777" w:rsidR="00652DEA" w:rsidRDefault="00C15CB5">
            <w:pPr>
              <w:jc w:val="both"/>
              <w:rPr>
                <w:ins w:id="7324" w:author="Xuning Wei12232" w:date="2026-10-16T08:20:00Z"/>
                <w:rFonts w:ascii="Times New Roman" w:eastAsia="Times New Roman" w:hAnsi="Times New Roman" w:cs="Times New Roman"/>
                <w:sz w:val="18"/>
                <w:szCs w:val="18"/>
              </w:rPr>
              <w:pPrChange w:id="7325" w:author="Xuning Wei12232" w:date="2026-10-23T17:35:00Z">
                <w:pPr/>
              </w:pPrChange>
            </w:pPr>
            <w:ins w:id="7326" w:author="Xuning Wei12232" w:date="2026-10-23T16:51:00Z">
              <w:r>
                <w:rPr>
                  <w:rFonts w:ascii="Times New Roman" w:eastAsia="等线" w:hAnsi="Times New Roman" w:cs="Times New Roman"/>
                  <w:bCs w:val="0"/>
                  <w:sz w:val="18"/>
                  <w:szCs w:val="18"/>
                </w:rPr>
                <w:t>Coupling Reaction temperature</w:t>
              </w:r>
            </w:ins>
          </w:p>
        </w:tc>
        <w:tc>
          <w:tcPr>
            <w:tcW w:w="776" w:type="dxa"/>
            <w:tcMar>
              <w:left w:w="108" w:type="dxa"/>
              <w:right w:w="108" w:type="dxa"/>
            </w:tcMar>
            <w:vAlign w:val="center"/>
          </w:tcPr>
          <w:p w14:paraId="239DC1CA" w14:textId="77777777" w:rsidR="00652DEA" w:rsidRDefault="00C15CB5">
            <w:pPr>
              <w:jc w:val="both"/>
              <w:rPr>
                <w:ins w:id="7327" w:author="Xuning Wei12232" w:date="2026-10-16T08:20:00Z"/>
                <w:rFonts w:ascii="Times New Roman" w:eastAsia="Times New Roman" w:hAnsi="Times New Roman" w:cs="Times New Roman"/>
                <w:sz w:val="18"/>
                <w:szCs w:val="18"/>
              </w:rPr>
              <w:pPrChange w:id="7328" w:author="Xuning Wei12232" w:date="2026-10-23T17:21:00Z">
                <w:pPr>
                  <w:jc w:val="center"/>
                </w:pPr>
              </w:pPrChange>
            </w:pPr>
            <w:ins w:id="732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2C0B334" w14:textId="77777777" w:rsidR="00652DEA" w:rsidRDefault="00C15CB5">
            <w:pPr>
              <w:jc w:val="both"/>
              <w:rPr>
                <w:ins w:id="7330" w:author="Xuning Wei12232" w:date="2026-10-16T08:20:00Z"/>
                <w:rFonts w:ascii="Times New Roman" w:eastAsia="Times New Roman" w:hAnsi="Times New Roman" w:cs="Times New Roman"/>
                <w:sz w:val="18"/>
                <w:szCs w:val="18"/>
              </w:rPr>
              <w:pPrChange w:id="7331" w:author="Xuning Wei12232" w:date="2026-10-23T17:21:00Z">
                <w:pPr>
                  <w:jc w:val="center"/>
                </w:pPr>
              </w:pPrChange>
            </w:pPr>
            <w:ins w:id="7332" w:author="Xuning Wei12232" w:date="2026-10-20T08:55: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3E3B383C" w14:textId="77777777" w:rsidR="00652DEA" w:rsidRPr="00652DEA" w:rsidRDefault="00C15CB5">
            <w:pPr>
              <w:jc w:val="both"/>
              <w:rPr>
                <w:ins w:id="7333" w:author="Xuning Wei12232" w:date="2026-10-16T08:20:00Z"/>
                <w:rFonts w:ascii="Times New Roman" w:eastAsiaTheme="minorEastAsia" w:hAnsi="Times New Roman" w:cs="Times New Roman"/>
                <w:b/>
                <w:sz w:val="18"/>
                <w:szCs w:val="18"/>
                <w:lang w:eastAsia="zh-CN"/>
                <w:rPrChange w:id="7334" w:author="Xuning Wei12232" w:date="2026-10-24T11:11:00Z">
                  <w:rPr>
                    <w:ins w:id="7335" w:author="Xuning Wei12232" w:date="2026-10-16T08:20:00Z"/>
                    <w:rFonts w:ascii="Times New Roman" w:eastAsia="Times New Roman" w:hAnsi="Times New Roman" w:cs="Times New Roman"/>
                    <w:b/>
                    <w:sz w:val="18"/>
                    <w:szCs w:val="18"/>
                  </w:rPr>
                </w:rPrChange>
              </w:rPr>
              <w:pPrChange w:id="7336" w:author="Xuning Wei12232" w:date="2026-10-23T17:21:00Z">
                <w:pPr>
                  <w:jc w:val="center"/>
                </w:pPr>
              </w:pPrChange>
            </w:pPr>
            <w:ins w:id="7337" w:author="Xuning Wei12232" w:date="2026-10-23T19:12:00Z">
              <w:r>
                <w:rPr>
                  <w:rFonts w:ascii="Times New Roman" w:eastAsiaTheme="minorEastAsia" w:hAnsi="Times New Roman" w:cs="Times New Roman"/>
                  <w:b/>
                  <w:sz w:val="18"/>
                  <w:szCs w:val="18"/>
                  <w:lang w:eastAsia="zh-CN"/>
                </w:rPr>
                <w:t>17.2 – 32.7</w:t>
              </w:r>
            </w:ins>
          </w:p>
        </w:tc>
        <w:tc>
          <w:tcPr>
            <w:tcW w:w="1201" w:type="dxa"/>
            <w:tcMar>
              <w:left w:w="108" w:type="dxa"/>
              <w:right w:w="108" w:type="dxa"/>
            </w:tcMar>
            <w:vAlign w:val="center"/>
          </w:tcPr>
          <w:p w14:paraId="7C642C68" w14:textId="5E411892" w:rsidR="00652DEA" w:rsidRDefault="00C15CB5">
            <w:pPr>
              <w:jc w:val="both"/>
              <w:rPr>
                <w:ins w:id="7338" w:author="Xuning Wei12232" w:date="2026-10-16T08:20:00Z"/>
                <w:rFonts w:ascii="Times New Roman" w:eastAsia="Times New Roman" w:hAnsi="Times New Roman" w:cs="Times New Roman"/>
                <w:bCs w:val="0"/>
                <w:sz w:val="18"/>
                <w:szCs w:val="18"/>
              </w:rPr>
              <w:pPrChange w:id="7339" w:author="Xuning Wei12232" w:date="2026-10-23T17:21:00Z">
                <w:pPr>
                  <w:jc w:val="center"/>
                </w:pPr>
              </w:pPrChange>
            </w:pPr>
            <w:ins w:id="7340" w:author="Xuning Wei12232" w:date="2026-10-23T19:12: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59EF305E" w14:textId="77777777" w:rsidR="00652DEA" w:rsidRDefault="00C15CB5">
            <w:pPr>
              <w:jc w:val="both"/>
              <w:rPr>
                <w:ins w:id="7341" w:author="Xuning Wei12232" w:date="2026-10-16T08:20:00Z"/>
                <w:rFonts w:ascii="Times New Roman" w:eastAsia="Times New Roman" w:hAnsi="Times New Roman" w:cs="Times New Roman"/>
                <w:sz w:val="18"/>
                <w:szCs w:val="18"/>
              </w:rPr>
              <w:pPrChange w:id="7342" w:author="Xuning Wei12232" w:date="2026-10-23T17:21:00Z">
                <w:pPr>
                  <w:jc w:val="center"/>
                </w:pPr>
              </w:pPrChange>
            </w:pPr>
            <w:ins w:id="7343" w:author="Xuning Wei12232" w:date="2026-10-23T19:12:00Z">
              <w:r>
                <w:rPr>
                  <w:rFonts w:ascii="Times New Roman" w:eastAsia="等线" w:hAnsi="Times New Roman" w:cs="Times New Roman"/>
                  <w:bCs w:val="0"/>
                  <w:sz w:val="18"/>
                  <w:szCs w:val="18"/>
                  <w:rPrChange w:id="7344" w:author="Xuning Wei12232" w:date="2026-10-24T11:11:00Z">
                    <w:rPr>
                      <w:rFonts w:ascii="Times New Roman" w:eastAsia="等线" w:hAnsi="Times New Roman" w:cs="Times New Roman"/>
                      <w:bCs w:val="0"/>
                      <w:color w:val="0000FF"/>
                      <w:sz w:val="18"/>
                      <w:szCs w:val="18"/>
                    </w:rPr>
                  </w:rPrChange>
                </w:rPr>
                <w:t>°C</w:t>
              </w:r>
            </w:ins>
          </w:p>
        </w:tc>
      </w:tr>
      <w:tr w:rsidR="00652DEA" w14:paraId="131D25A4" w14:textId="77777777" w:rsidTr="36F45B6D">
        <w:trPr>
          <w:trHeight w:val="330"/>
          <w:jc w:val="center"/>
          <w:ins w:id="7345" w:author="Xuning Wei12232" w:date="2026-10-16T08:20:00Z"/>
        </w:trPr>
        <w:tc>
          <w:tcPr>
            <w:tcW w:w="841" w:type="dxa"/>
            <w:vMerge/>
            <w:tcMar>
              <w:left w:w="108" w:type="dxa"/>
              <w:right w:w="108" w:type="dxa"/>
            </w:tcMar>
            <w:vAlign w:val="center"/>
          </w:tcPr>
          <w:p w14:paraId="1C0157D6" w14:textId="77777777" w:rsidR="00652DEA" w:rsidRPr="00652DEA" w:rsidRDefault="00652DEA">
            <w:pPr>
              <w:jc w:val="both"/>
              <w:rPr>
                <w:ins w:id="7346" w:author="Xuning Wei12232" w:date="2026-10-16T08:20:00Z"/>
                <w:rFonts w:ascii="Times New Roman" w:hAnsi="Times New Roman" w:cs="Times New Roman"/>
                <w:sz w:val="18"/>
                <w:szCs w:val="18"/>
                <w:rPrChange w:id="7347" w:author="Xuning Wei12232" w:date="2026-10-24T11:11:00Z">
                  <w:rPr>
                    <w:ins w:id="7348" w:author="Xuning Wei12232" w:date="2026-10-16T08:20:00Z"/>
                  </w:rPr>
                </w:rPrChange>
              </w:rPr>
              <w:pPrChange w:id="7349" w:author="Xuning Wei12232" w:date="2026-10-23T17:21:00Z">
                <w:pPr/>
              </w:pPrChange>
            </w:pPr>
          </w:p>
        </w:tc>
        <w:tc>
          <w:tcPr>
            <w:tcW w:w="2511" w:type="dxa"/>
            <w:tcMar>
              <w:left w:w="108" w:type="dxa"/>
              <w:right w:w="108" w:type="dxa"/>
            </w:tcMar>
            <w:vAlign w:val="center"/>
          </w:tcPr>
          <w:p w14:paraId="0414588A" w14:textId="77777777" w:rsidR="00652DEA" w:rsidRDefault="00C15CB5">
            <w:pPr>
              <w:jc w:val="both"/>
              <w:rPr>
                <w:ins w:id="7350" w:author="Xuning Wei12232" w:date="2026-10-16T08:20:00Z"/>
                <w:rFonts w:ascii="Times New Roman" w:eastAsia="Times New Roman" w:hAnsi="Times New Roman" w:cs="Times New Roman"/>
                <w:sz w:val="18"/>
                <w:szCs w:val="18"/>
              </w:rPr>
              <w:pPrChange w:id="7351" w:author="Xuning Wei12232" w:date="2026-10-23T17:35:00Z">
                <w:pPr/>
              </w:pPrChange>
            </w:pPr>
            <w:ins w:id="7352" w:author="Xuning Wei12232" w:date="2026-10-23T17:14:00Z">
              <w:r>
                <w:rPr>
                  <w:rFonts w:ascii="Times New Roman" w:eastAsia="等线" w:hAnsi="Times New Roman" w:cs="Times New Roman"/>
                  <w:bCs w:val="0"/>
                  <w:sz w:val="18"/>
                  <w:szCs w:val="18"/>
                </w:rPr>
                <w:t xml:space="preserve">Resin loading </w:t>
              </w:r>
            </w:ins>
            <w:ins w:id="7353" w:author="Xuning Wei12232" w:date="2026-10-23T17:35:00Z">
              <w:r>
                <w:rPr>
                  <w:rFonts w:ascii="Times New Roman" w:eastAsia="等线" w:hAnsi="Times New Roman" w:cs="Times New Roman"/>
                  <w:bCs w:val="0"/>
                  <w:sz w:val="18"/>
                  <w:szCs w:val="18"/>
                </w:rPr>
                <w:t xml:space="preserve">– </w:t>
              </w:r>
            </w:ins>
            <w:ins w:id="7354" w:author="Xuning Wei12232" w:date="2026-10-23T16:42:00Z">
              <w:r>
                <w:rPr>
                  <w:rFonts w:ascii="Times New Roman" w:eastAsia="等线" w:hAnsi="Times New Roman" w:cs="Times New Roman"/>
                  <w:bCs w:val="0"/>
                  <w:sz w:val="18"/>
                  <w:szCs w:val="18"/>
                </w:rPr>
                <w:t>Capping DMF wash quantity</w:t>
              </w:r>
            </w:ins>
          </w:p>
        </w:tc>
        <w:tc>
          <w:tcPr>
            <w:tcW w:w="776" w:type="dxa"/>
            <w:tcMar>
              <w:left w:w="108" w:type="dxa"/>
              <w:right w:w="108" w:type="dxa"/>
            </w:tcMar>
            <w:vAlign w:val="center"/>
          </w:tcPr>
          <w:p w14:paraId="7C5F9063" w14:textId="77777777" w:rsidR="00652DEA" w:rsidRDefault="00C15CB5">
            <w:pPr>
              <w:jc w:val="both"/>
              <w:rPr>
                <w:ins w:id="7355" w:author="Xuning Wei12232" w:date="2026-10-16T08:20:00Z"/>
                <w:rFonts w:ascii="Times New Roman" w:eastAsia="Times New Roman" w:hAnsi="Times New Roman" w:cs="Times New Roman"/>
                <w:sz w:val="18"/>
                <w:szCs w:val="18"/>
              </w:rPr>
              <w:pPrChange w:id="7356" w:author="Xuning Wei12232" w:date="2026-10-23T17:21:00Z">
                <w:pPr>
                  <w:jc w:val="center"/>
                </w:pPr>
              </w:pPrChange>
            </w:pPr>
            <w:ins w:id="735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02C20FB" w14:textId="77777777" w:rsidR="00652DEA" w:rsidRPr="00652DEA" w:rsidRDefault="00C15CB5">
            <w:pPr>
              <w:jc w:val="both"/>
              <w:rPr>
                <w:ins w:id="7358" w:author="Xuning Wei12232" w:date="2026-10-16T08:20:00Z"/>
                <w:rFonts w:ascii="Times New Roman" w:eastAsia="等线" w:hAnsi="Times New Roman" w:cs="Times New Roman"/>
                <w:bCs w:val="0"/>
                <w:sz w:val="18"/>
                <w:szCs w:val="18"/>
                <w:rPrChange w:id="7359" w:author="Xuning Wei12232" w:date="2026-10-24T11:11:00Z">
                  <w:rPr>
                    <w:ins w:id="7360" w:author="Xuning Wei12232" w:date="2026-10-16T08:20:00Z"/>
                    <w:rFonts w:ascii="Times New Roman" w:eastAsia="Times New Roman" w:hAnsi="Times New Roman" w:cs="Times New Roman"/>
                    <w:sz w:val="18"/>
                    <w:szCs w:val="18"/>
                  </w:rPr>
                </w:rPrChange>
              </w:rPr>
              <w:pPrChange w:id="7361" w:author="Xuning Wei12232" w:date="2026-10-23T17:21:00Z">
                <w:pPr>
                  <w:jc w:val="center"/>
                </w:pPr>
              </w:pPrChange>
            </w:pPr>
            <w:ins w:id="7362" w:author="Xuning Wei12232" w:date="2026-10-20T08:55:00Z">
              <w:r>
                <w:rPr>
                  <w:rFonts w:ascii="Times New Roman" w:eastAsia="等线" w:hAnsi="Times New Roman" w:cs="Times New Roman"/>
                  <w:bCs w:val="0"/>
                  <w:sz w:val="18"/>
                  <w:szCs w:val="18"/>
                  <w:rPrChange w:id="7363" w:author="Xuning Wei12232" w:date="2026-10-24T11:11:00Z">
                    <w:rPr>
                      <w:rFonts w:ascii="Times New Roman" w:eastAsia="等线" w:hAnsi="Times New Roman" w:cs="Times New Roman"/>
                      <w:bCs w:val="0"/>
                      <w:color w:val="FF0000"/>
                      <w:sz w:val="18"/>
                      <w:szCs w:val="18"/>
                    </w:rPr>
                  </w:rPrChange>
                </w:rPr>
                <w:t>NLT 7.58</w:t>
              </w:r>
            </w:ins>
          </w:p>
        </w:tc>
        <w:tc>
          <w:tcPr>
            <w:tcW w:w="1263" w:type="dxa"/>
            <w:tcMar>
              <w:left w:w="108" w:type="dxa"/>
              <w:right w:w="108" w:type="dxa"/>
            </w:tcMar>
            <w:vAlign w:val="center"/>
          </w:tcPr>
          <w:p w14:paraId="07E2D65D" w14:textId="77777777" w:rsidR="00652DEA" w:rsidRPr="00652DEA" w:rsidRDefault="00C15CB5">
            <w:pPr>
              <w:jc w:val="both"/>
              <w:rPr>
                <w:ins w:id="7364" w:author="Xuning Wei12232" w:date="2026-10-16T08:20:00Z"/>
                <w:rFonts w:ascii="Times New Roman" w:eastAsiaTheme="minorEastAsia" w:hAnsi="Times New Roman" w:cs="Times New Roman"/>
                <w:b/>
                <w:sz w:val="18"/>
                <w:szCs w:val="18"/>
                <w:lang w:eastAsia="zh-CN"/>
                <w:rPrChange w:id="7365" w:author="Xuning Wei12232" w:date="2026-10-24T11:11:00Z">
                  <w:rPr>
                    <w:ins w:id="7366" w:author="Xuning Wei12232" w:date="2026-10-16T08:20:00Z"/>
                    <w:rFonts w:ascii="Times New Roman" w:eastAsia="Times New Roman" w:hAnsi="Times New Roman" w:cs="Times New Roman"/>
                    <w:b/>
                    <w:sz w:val="18"/>
                    <w:szCs w:val="18"/>
                  </w:rPr>
                </w:rPrChange>
              </w:rPr>
              <w:pPrChange w:id="7367" w:author="Xuning Wei12232" w:date="2026-10-23T17:21:00Z">
                <w:pPr>
                  <w:jc w:val="center"/>
                </w:pPr>
              </w:pPrChange>
            </w:pPr>
            <w:ins w:id="7368"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369" w:author="Xuning Wei12232" w:date="2026-10-24T11:11:00Z">
                    <w:rPr>
                      <w:rFonts w:ascii="Times New Roman" w:eastAsia="等线" w:hAnsi="Times New Roman" w:cs="Times New Roman"/>
                      <w:bCs w:val="0"/>
                      <w:sz w:val="18"/>
                      <w:szCs w:val="18"/>
                    </w:rPr>
                  </w:rPrChange>
                </w:rPr>
                <w:t xml:space="preserve"> 7.58</w:t>
              </w:r>
            </w:ins>
          </w:p>
        </w:tc>
        <w:tc>
          <w:tcPr>
            <w:tcW w:w="1201" w:type="dxa"/>
            <w:tcMar>
              <w:left w:w="108" w:type="dxa"/>
              <w:right w:w="108" w:type="dxa"/>
            </w:tcMar>
            <w:vAlign w:val="center"/>
          </w:tcPr>
          <w:p w14:paraId="3A140FBA" w14:textId="29E188AC" w:rsidR="00652DEA" w:rsidRPr="00652DEA" w:rsidRDefault="00C15CB5">
            <w:pPr>
              <w:jc w:val="both"/>
              <w:rPr>
                <w:ins w:id="7370" w:author="Xuning Wei12232" w:date="2026-10-16T08:20:00Z"/>
                <w:rFonts w:ascii="Times New Roman" w:eastAsia="Times New Roman" w:hAnsi="Times New Roman" w:cs="Times New Roman"/>
                <w:b/>
                <w:bCs w:val="0"/>
                <w:sz w:val="18"/>
                <w:szCs w:val="18"/>
                <w:rPrChange w:id="7371" w:author="Xuning Wei12232" w:date="2026-10-24T11:11:00Z">
                  <w:rPr>
                    <w:ins w:id="7372" w:author="Xuning Wei12232" w:date="2026-10-16T08:20:00Z"/>
                    <w:rFonts w:ascii="Times New Roman" w:eastAsia="Times New Roman" w:hAnsi="Times New Roman" w:cs="Times New Roman"/>
                    <w:bCs w:val="0"/>
                    <w:color w:val="000000" w:themeColor="text1"/>
                    <w:sz w:val="18"/>
                    <w:szCs w:val="18"/>
                  </w:rPr>
                </w:rPrChange>
              </w:rPr>
              <w:pPrChange w:id="7373" w:author="Xuning Wei12232" w:date="2026-10-23T17:23:00Z">
                <w:pPr>
                  <w:jc w:val="center"/>
                </w:pPr>
              </w:pPrChange>
            </w:pPr>
            <w:ins w:id="7374" w:author="Xuning Wei12232" w:date="2026-10-23T19:12:00Z">
              <w:r w:rsidRPr="00DB5E31">
                <w:rPr>
                  <w:rFonts w:ascii="Times New Roman" w:eastAsiaTheme="minorEastAsia" w:hAnsi="Times New Roman" w:cs="Times New Roman"/>
                  <w:b/>
                  <w:bCs w:val="0"/>
                  <w:color w:val="0000FF"/>
                  <w:sz w:val="18"/>
                  <w:szCs w:val="18"/>
                  <w:lang w:eastAsia="zh-CN"/>
                </w:rPr>
                <w:t>8.</w:t>
              </w:r>
            </w:ins>
            <w:r w:rsidR="00DB5E31" w:rsidRPr="00DB5E31">
              <w:rPr>
                <w:rFonts w:ascii="Times New Roman" w:eastAsiaTheme="minorEastAsia" w:hAnsi="Times New Roman" w:cs="Times New Roman"/>
                <w:b/>
                <w:bCs w:val="0"/>
                <w:color w:val="0000FF"/>
                <w:sz w:val="18"/>
                <w:szCs w:val="18"/>
                <w:lang w:eastAsia="zh-CN"/>
              </w:rPr>
              <w:t>10</w:t>
            </w:r>
            <w:ins w:id="7375" w:author="Xuning Wei12232" w:date="2026-10-23T19:12:00Z">
              <w:r w:rsidRPr="00DB5E31">
                <w:rPr>
                  <w:rFonts w:ascii="Times New Roman" w:eastAsiaTheme="minorEastAsia" w:hAnsi="Times New Roman" w:cs="Times New Roman"/>
                  <w:b/>
                  <w:bCs w:val="0"/>
                  <w:color w:val="0000FF"/>
                  <w:sz w:val="18"/>
                  <w:szCs w:val="18"/>
                  <w:lang w:eastAsia="zh-CN"/>
                </w:rPr>
                <w:t xml:space="preserve"> </w:t>
              </w:r>
              <w:r w:rsidRPr="00DB5E31">
                <w:rPr>
                  <w:rFonts w:ascii="Times New Roman" w:eastAsiaTheme="minorEastAsia" w:hAnsi="Times New Roman" w:cs="Times New Roman"/>
                  <w:bCs w:val="0"/>
                  <w:color w:val="0000FF"/>
                  <w:sz w:val="18"/>
                  <w:szCs w:val="18"/>
                  <w:lang w:eastAsia="zh-CN"/>
                </w:rPr>
                <w:t xml:space="preserve">– </w:t>
              </w:r>
            </w:ins>
            <w:r w:rsidR="00DB5E31" w:rsidRPr="00DB5E31">
              <w:rPr>
                <w:rFonts w:ascii="Times New Roman" w:eastAsiaTheme="minorEastAsia" w:hAnsi="Times New Roman" w:cs="Times New Roman"/>
                <w:bCs w:val="0"/>
                <w:color w:val="0000FF"/>
                <w:sz w:val="18"/>
                <w:szCs w:val="18"/>
                <w:lang w:eastAsia="zh-CN"/>
              </w:rPr>
              <w:t>8.96</w:t>
            </w:r>
          </w:p>
        </w:tc>
        <w:tc>
          <w:tcPr>
            <w:tcW w:w="1153" w:type="dxa"/>
            <w:tcMar>
              <w:left w:w="108" w:type="dxa"/>
              <w:right w:w="108" w:type="dxa"/>
            </w:tcMar>
            <w:vAlign w:val="center"/>
          </w:tcPr>
          <w:p w14:paraId="49A39B1E" w14:textId="77777777" w:rsidR="00652DEA" w:rsidRPr="00652DEA" w:rsidRDefault="00C15CB5">
            <w:pPr>
              <w:jc w:val="both"/>
              <w:rPr>
                <w:ins w:id="7376" w:author="Xuning Wei12232" w:date="2026-10-16T08:20:00Z"/>
                <w:rFonts w:ascii="Times New Roman" w:eastAsia="等线" w:hAnsi="Times New Roman" w:cs="Times New Roman"/>
                <w:bCs w:val="0"/>
                <w:sz w:val="18"/>
                <w:szCs w:val="18"/>
                <w:rPrChange w:id="7377" w:author="Xuning Wei12232" w:date="2026-10-24T11:11:00Z">
                  <w:rPr>
                    <w:ins w:id="7378" w:author="Xuning Wei12232" w:date="2026-10-16T08:20:00Z"/>
                    <w:rFonts w:ascii="Times New Roman" w:eastAsia="Times New Roman" w:hAnsi="Times New Roman" w:cs="Times New Roman"/>
                    <w:sz w:val="18"/>
                    <w:szCs w:val="18"/>
                  </w:rPr>
                </w:rPrChange>
              </w:rPr>
              <w:pPrChange w:id="7379" w:author="Xuning Wei12232" w:date="2026-10-23T17:21:00Z">
                <w:pPr>
                  <w:jc w:val="center"/>
                </w:pPr>
              </w:pPrChange>
            </w:pPr>
            <w:ins w:id="7380" w:author="Xuning Wei12232" w:date="2026-10-23T19:12:00Z">
              <w:r>
                <w:rPr>
                  <w:rFonts w:ascii="Times New Roman" w:eastAsia="等线" w:hAnsi="Times New Roman" w:cs="Times New Roman"/>
                  <w:bCs w:val="0"/>
                  <w:sz w:val="18"/>
                  <w:szCs w:val="18"/>
                  <w:rPrChange w:id="7381" w:author="Xuning Wei12232" w:date="2026-10-24T11:11:00Z">
                    <w:rPr>
                      <w:rFonts w:ascii="Times New Roman" w:eastAsia="等线" w:hAnsi="Times New Roman" w:cs="Times New Roman"/>
                      <w:bCs w:val="0"/>
                      <w:color w:val="0000FF"/>
                      <w:sz w:val="18"/>
                      <w:szCs w:val="18"/>
                    </w:rPr>
                  </w:rPrChange>
                </w:rPr>
                <w:t>kg/kg</w:t>
              </w:r>
            </w:ins>
          </w:p>
        </w:tc>
      </w:tr>
      <w:tr w:rsidR="00652DEA" w14:paraId="043FBBF2" w14:textId="77777777" w:rsidTr="36F45B6D">
        <w:trPr>
          <w:trHeight w:val="330"/>
          <w:jc w:val="center"/>
          <w:ins w:id="7382" w:author="Xuning Wei12232" w:date="2026-10-23T17:09:00Z"/>
        </w:trPr>
        <w:tc>
          <w:tcPr>
            <w:tcW w:w="841" w:type="dxa"/>
            <w:vMerge/>
            <w:tcMar>
              <w:left w:w="108" w:type="dxa"/>
              <w:right w:w="108" w:type="dxa"/>
            </w:tcMar>
            <w:vAlign w:val="center"/>
          </w:tcPr>
          <w:p w14:paraId="3691E7B2" w14:textId="77777777" w:rsidR="00652DEA" w:rsidRDefault="00652DEA">
            <w:pPr>
              <w:jc w:val="both"/>
              <w:rPr>
                <w:ins w:id="7383" w:author="Xuning Wei12232" w:date="2026-10-23T17:09:00Z"/>
                <w:rFonts w:ascii="Times New Roman" w:hAnsi="Times New Roman" w:cs="Times New Roman"/>
                <w:sz w:val="18"/>
                <w:szCs w:val="18"/>
              </w:rPr>
              <w:pPrChange w:id="7384" w:author="Xuning Wei12232" w:date="2026-10-23T17:21:00Z">
                <w:pPr>
                  <w:jc w:val="center"/>
                </w:pPr>
              </w:pPrChange>
            </w:pPr>
          </w:p>
        </w:tc>
        <w:tc>
          <w:tcPr>
            <w:tcW w:w="2511" w:type="dxa"/>
            <w:tcMar>
              <w:left w:w="108" w:type="dxa"/>
              <w:right w:w="108" w:type="dxa"/>
            </w:tcMar>
            <w:vAlign w:val="center"/>
          </w:tcPr>
          <w:p w14:paraId="0D2B5926" w14:textId="77777777" w:rsidR="00652DEA" w:rsidRDefault="00C15CB5">
            <w:pPr>
              <w:jc w:val="both"/>
              <w:rPr>
                <w:ins w:id="7385" w:author="Xuning Wei12232" w:date="2026-10-23T17:09:00Z"/>
                <w:rFonts w:ascii="Times New Roman" w:eastAsia="等线" w:hAnsi="Times New Roman" w:cs="Times New Roman"/>
                <w:bCs w:val="0"/>
                <w:sz w:val="18"/>
                <w:szCs w:val="18"/>
              </w:rPr>
              <w:pPrChange w:id="7386" w:author="Xuning Wei12232" w:date="2026-10-23T17:21:00Z">
                <w:pPr>
                  <w:jc w:val="center"/>
                </w:pPr>
              </w:pPrChange>
            </w:pPr>
            <w:ins w:id="7387" w:author="Xuning Wei12232" w:date="2026-10-23T17:09:00Z">
              <w:r>
                <w:rPr>
                  <w:rFonts w:ascii="Times New Roman" w:hAnsi="Times New Roman" w:cs="Times New Roman"/>
                  <w:sz w:val="18"/>
                  <w:szCs w:val="18"/>
                </w:rPr>
                <w:t>Deprotection temperature (Standard AA)</w:t>
              </w:r>
            </w:ins>
          </w:p>
        </w:tc>
        <w:tc>
          <w:tcPr>
            <w:tcW w:w="776" w:type="dxa"/>
            <w:tcMar>
              <w:left w:w="108" w:type="dxa"/>
              <w:right w:w="108" w:type="dxa"/>
            </w:tcMar>
            <w:vAlign w:val="center"/>
          </w:tcPr>
          <w:p w14:paraId="587A5D83" w14:textId="77777777" w:rsidR="00652DEA" w:rsidRDefault="00C15CB5">
            <w:pPr>
              <w:jc w:val="both"/>
              <w:rPr>
                <w:ins w:id="7388" w:author="Xuning Wei12232" w:date="2026-10-23T17:09:00Z"/>
                <w:rFonts w:ascii="Times New Roman" w:eastAsiaTheme="minorEastAsia" w:hAnsi="Times New Roman" w:cs="Times New Roman"/>
                <w:sz w:val="18"/>
                <w:szCs w:val="18"/>
                <w:lang w:eastAsia="zh-CN"/>
              </w:rPr>
              <w:pPrChange w:id="7389" w:author="Xuning Wei12232" w:date="2026-10-23T17:21:00Z">
                <w:pPr>
                  <w:jc w:val="center"/>
                </w:pPr>
              </w:pPrChange>
            </w:pPr>
            <w:ins w:id="7390" w:author="Xuning Wei12232" w:date="2026-10-23T17:09: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35D5C9D" w14:textId="77777777" w:rsidR="00652DEA" w:rsidRDefault="00C15CB5">
            <w:pPr>
              <w:jc w:val="both"/>
              <w:rPr>
                <w:ins w:id="7391" w:author="Xuning Wei12232" w:date="2026-10-23T17:09:00Z"/>
                <w:rFonts w:ascii="Times New Roman" w:eastAsia="等线" w:hAnsi="Times New Roman" w:cs="Times New Roman"/>
                <w:bCs w:val="0"/>
                <w:sz w:val="18"/>
                <w:szCs w:val="18"/>
              </w:rPr>
              <w:pPrChange w:id="7392" w:author="Xuning Wei12232" w:date="2026-10-23T17:21:00Z">
                <w:pPr>
                  <w:jc w:val="center"/>
                </w:pPr>
              </w:pPrChange>
            </w:pPr>
            <w:ins w:id="7393" w:author="Xuning Wei12232" w:date="2026-10-23T19:12:00Z">
              <w:r>
                <w:rPr>
                  <w:rFonts w:ascii="Times New Roman" w:eastAsia="等线" w:hAnsi="Times New Roman" w:cs="Times New Roman"/>
                  <w:bCs w:val="0"/>
                  <w:sz w:val="18"/>
                  <w:szCs w:val="18"/>
                </w:rPr>
                <w:t>25.0</w:t>
              </w:r>
            </w:ins>
          </w:p>
        </w:tc>
        <w:tc>
          <w:tcPr>
            <w:tcW w:w="1263" w:type="dxa"/>
            <w:tcMar>
              <w:left w:w="108" w:type="dxa"/>
              <w:right w:w="108" w:type="dxa"/>
            </w:tcMar>
            <w:vAlign w:val="center"/>
          </w:tcPr>
          <w:p w14:paraId="5386E509" w14:textId="77777777" w:rsidR="00652DEA" w:rsidRDefault="00C15CB5">
            <w:pPr>
              <w:jc w:val="both"/>
              <w:rPr>
                <w:ins w:id="7394" w:author="Xuning Wei12232" w:date="2026-10-23T17:09:00Z"/>
                <w:rFonts w:ascii="Times New Roman" w:eastAsiaTheme="minorEastAsia" w:hAnsi="Times New Roman" w:cs="Times New Roman"/>
                <w:sz w:val="18"/>
                <w:szCs w:val="18"/>
                <w:lang w:eastAsia="zh-CN"/>
              </w:rPr>
              <w:pPrChange w:id="7395" w:author="Xuning Wei12232" w:date="2026-10-23T17:21:00Z">
                <w:pPr>
                  <w:jc w:val="center"/>
                </w:pPr>
              </w:pPrChange>
            </w:pPr>
            <w:ins w:id="7396" w:author="Xuning Wei12232" w:date="2026-10-23T19:12:00Z">
              <w:r>
                <w:rPr>
                  <w:rFonts w:ascii="Times New Roman" w:eastAsiaTheme="minorEastAsia" w:hAnsi="Times New Roman" w:cs="Times New Roman"/>
                  <w:b/>
                  <w:sz w:val="18"/>
                  <w:szCs w:val="18"/>
                  <w:lang w:eastAsia="zh-CN"/>
                </w:rPr>
                <w:t>17.0 – 34.8</w:t>
              </w:r>
            </w:ins>
          </w:p>
        </w:tc>
        <w:tc>
          <w:tcPr>
            <w:tcW w:w="1201" w:type="dxa"/>
            <w:tcMar>
              <w:left w:w="108" w:type="dxa"/>
              <w:right w:w="108" w:type="dxa"/>
            </w:tcMar>
            <w:vAlign w:val="center"/>
          </w:tcPr>
          <w:p w14:paraId="4E709ADE" w14:textId="6E1069C5" w:rsidR="00652DEA" w:rsidRDefault="00C15CB5">
            <w:pPr>
              <w:jc w:val="both"/>
              <w:rPr>
                <w:ins w:id="7397" w:author="Xuning Wei12232" w:date="2026-10-23T17:09:00Z"/>
                <w:rFonts w:ascii="Times New Roman" w:eastAsiaTheme="minorEastAsia" w:hAnsi="Times New Roman" w:cs="Times New Roman"/>
                <w:bCs w:val="0"/>
                <w:sz w:val="18"/>
                <w:szCs w:val="18"/>
                <w:lang w:eastAsia="zh-CN"/>
              </w:rPr>
              <w:pPrChange w:id="7398" w:author="Xuning Wei12232" w:date="2026-10-23T17:21:00Z">
                <w:pPr>
                  <w:ind w:firstLineChars="100" w:firstLine="181"/>
                  <w:jc w:val="center"/>
                </w:pPr>
              </w:pPrChange>
            </w:pPr>
            <w:ins w:id="7399" w:author="Xuning Wei12232" w:date="2026-10-23T19:12:00Z">
              <w:r>
                <w:rPr>
                  <w:rFonts w:ascii="Times New Roman" w:eastAsiaTheme="minorEastAsia" w:hAnsi="Times New Roman" w:cs="Times New Roman"/>
                  <w:b/>
                  <w:bCs w:val="0"/>
                  <w:sz w:val="18"/>
                  <w:szCs w:val="18"/>
                  <w:lang w:eastAsia="zh-CN"/>
                </w:rPr>
                <w:t>20</w:t>
              </w:r>
            </w:ins>
            <w:r w:rsidR="00D331CE">
              <w:rPr>
                <w:rFonts w:ascii="Times New Roman" w:eastAsiaTheme="minorEastAsia" w:hAnsi="Times New Roman" w:cs="Times New Roman"/>
                <w:b/>
                <w:bCs w:val="0"/>
                <w:sz w:val="18"/>
                <w:szCs w:val="18"/>
                <w:lang w:eastAsia="zh-CN"/>
              </w:rPr>
              <w:t xml:space="preserve"> </w:t>
            </w:r>
            <w:ins w:id="7400" w:author="Xuning Wei12232" w:date="2026-10-23T19:12:00Z">
              <w:r>
                <w:rPr>
                  <w:rFonts w:ascii="Times New Roman" w:eastAsiaTheme="minorEastAsia" w:hAnsi="Times New Roman" w:cs="Times New Roman"/>
                  <w:b/>
                  <w:bCs w:val="0"/>
                  <w:sz w:val="18"/>
                  <w:szCs w:val="18"/>
                  <w:lang w:eastAsia="zh-CN"/>
                </w:rPr>
                <w:t>– 30</w:t>
              </w:r>
            </w:ins>
          </w:p>
        </w:tc>
        <w:tc>
          <w:tcPr>
            <w:tcW w:w="1153" w:type="dxa"/>
            <w:tcMar>
              <w:left w:w="108" w:type="dxa"/>
              <w:right w:w="108" w:type="dxa"/>
            </w:tcMar>
            <w:vAlign w:val="center"/>
          </w:tcPr>
          <w:p w14:paraId="7EF21729" w14:textId="77777777" w:rsidR="00652DEA" w:rsidRDefault="00C15CB5">
            <w:pPr>
              <w:jc w:val="both"/>
              <w:rPr>
                <w:ins w:id="7401" w:author="Xuning Wei12232" w:date="2026-10-23T17:09:00Z"/>
                <w:rFonts w:ascii="Times New Roman" w:eastAsia="等线" w:hAnsi="Times New Roman" w:cs="Times New Roman"/>
                <w:bCs w:val="0"/>
                <w:sz w:val="18"/>
                <w:szCs w:val="18"/>
              </w:rPr>
              <w:pPrChange w:id="7402" w:author="Xuning Wei12232" w:date="2026-10-23T17:21:00Z">
                <w:pPr>
                  <w:jc w:val="center"/>
                </w:pPr>
              </w:pPrChange>
            </w:pPr>
            <w:ins w:id="7403" w:author="Xuning Wei12232" w:date="2026-10-23T19:12:00Z">
              <w:r>
                <w:rPr>
                  <w:rFonts w:ascii="Times New Roman" w:eastAsia="等线" w:hAnsi="Times New Roman" w:cs="Times New Roman"/>
                  <w:bCs w:val="0"/>
                  <w:sz w:val="18"/>
                  <w:szCs w:val="18"/>
                  <w:rPrChange w:id="7404" w:author="Xuning Wei12232" w:date="2026-10-24T11:11:00Z">
                    <w:rPr>
                      <w:rFonts w:ascii="Times New Roman" w:eastAsia="等线" w:hAnsi="Times New Roman" w:cs="Times New Roman"/>
                      <w:bCs w:val="0"/>
                      <w:color w:val="0000FF"/>
                      <w:sz w:val="18"/>
                      <w:szCs w:val="18"/>
                    </w:rPr>
                  </w:rPrChange>
                </w:rPr>
                <w:t>°C</w:t>
              </w:r>
            </w:ins>
          </w:p>
        </w:tc>
      </w:tr>
      <w:tr w:rsidR="00652DEA" w14:paraId="3F88BEFC" w14:textId="77777777" w:rsidTr="36F45B6D">
        <w:trPr>
          <w:trHeight w:val="330"/>
          <w:jc w:val="center"/>
          <w:ins w:id="7405" w:author="Xuning Wei12232" w:date="2026-10-23T17:09:00Z"/>
        </w:trPr>
        <w:tc>
          <w:tcPr>
            <w:tcW w:w="841" w:type="dxa"/>
            <w:vMerge/>
            <w:tcMar>
              <w:left w:w="108" w:type="dxa"/>
              <w:right w:w="108" w:type="dxa"/>
            </w:tcMar>
            <w:vAlign w:val="center"/>
          </w:tcPr>
          <w:p w14:paraId="526770CE" w14:textId="77777777" w:rsidR="00652DEA" w:rsidRDefault="00652DEA">
            <w:pPr>
              <w:jc w:val="both"/>
              <w:rPr>
                <w:ins w:id="7406" w:author="Xuning Wei12232" w:date="2026-10-23T17:09:00Z"/>
                <w:rFonts w:ascii="Times New Roman" w:hAnsi="Times New Roman" w:cs="Times New Roman"/>
                <w:sz w:val="18"/>
                <w:szCs w:val="18"/>
              </w:rPr>
              <w:pPrChange w:id="7407" w:author="Xuning Wei12232" w:date="2026-10-23T17:21:00Z">
                <w:pPr>
                  <w:jc w:val="center"/>
                </w:pPr>
              </w:pPrChange>
            </w:pPr>
          </w:p>
        </w:tc>
        <w:tc>
          <w:tcPr>
            <w:tcW w:w="2511" w:type="dxa"/>
            <w:tcMar>
              <w:left w:w="108" w:type="dxa"/>
              <w:right w:w="108" w:type="dxa"/>
            </w:tcMar>
            <w:vAlign w:val="center"/>
          </w:tcPr>
          <w:p w14:paraId="3E6C5869" w14:textId="77777777" w:rsidR="00652DEA" w:rsidRDefault="00C15CB5">
            <w:pPr>
              <w:jc w:val="both"/>
              <w:rPr>
                <w:ins w:id="7408" w:author="Xuning Wei12232" w:date="2026-10-23T17:09:00Z"/>
                <w:rFonts w:ascii="Times New Roman" w:hAnsi="Times New Roman" w:cs="Times New Roman"/>
                <w:sz w:val="18"/>
                <w:szCs w:val="18"/>
              </w:rPr>
              <w:pPrChange w:id="7409" w:author="Xuning Wei12232" w:date="2026-10-23T17:21:00Z">
                <w:pPr>
                  <w:jc w:val="center"/>
                </w:pPr>
              </w:pPrChange>
            </w:pPr>
            <w:ins w:id="7410" w:author="Xuning Wei12232" w:date="2026-10-23T17:10:00Z">
              <w:r>
                <w:rPr>
                  <w:rFonts w:ascii="Times New Roman" w:hAnsi="Times New Roman" w:cs="Times New Roman"/>
                  <w:sz w:val="18"/>
                  <w:szCs w:val="18"/>
                </w:rPr>
                <w:t>Deprotection temperature (Pre-Ser20)</w:t>
              </w:r>
            </w:ins>
          </w:p>
        </w:tc>
        <w:tc>
          <w:tcPr>
            <w:tcW w:w="776" w:type="dxa"/>
            <w:tcMar>
              <w:left w:w="108" w:type="dxa"/>
              <w:right w:w="108" w:type="dxa"/>
            </w:tcMar>
            <w:vAlign w:val="center"/>
          </w:tcPr>
          <w:p w14:paraId="5066C89A" w14:textId="77777777" w:rsidR="00652DEA" w:rsidRDefault="00C15CB5">
            <w:pPr>
              <w:jc w:val="both"/>
              <w:rPr>
                <w:ins w:id="7411" w:author="Xuning Wei12232" w:date="2026-10-23T17:09:00Z"/>
                <w:rFonts w:ascii="Times New Roman" w:eastAsiaTheme="minorEastAsia" w:hAnsi="Times New Roman" w:cs="Times New Roman"/>
                <w:sz w:val="18"/>
                <w:szCs w:val="18"/>
                <w:lang w:eastAsia="zh-CN"/>
              </w:rPr>
              <w:pPrChange w:id="7412" w:author="Xuning Wei12232" w:date="2026-10-23T17:21:00Z">
                <w:pPr>
                  <w:jc w:val="center"/>
                </w:pPr>
              </w:pPrChange>
            </w:pPr>
            <w:ins w:id="7413"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E1CF59B" w14:textId="77777777" w:rsidR="00652DEA" w:rsidRDefault="00C15CB5">
            <w:pPr>
              <w:jc w:val="both"/>
              <w:rPr>
                <w:ins w:id="7414" w:author="Xuning Wei12232" w:date="2026-10-23T17:09:00Z"/>
                <w:rFonts w:ascii="Times New Roman" w:hAnsi="Times New Roman" w:cs="Times New Roman"/>
                <w:sz w:val="18"/>
                <w:szCs w:val="18"/>
              </w:rPr>
              <w:pPrChange w:id="7415" w:author="Xuning Wei12232" w:date="2026-10-23T17:21:00Z">
                <w:pPr>
                  <w:jc w:val="center"/>
                </w:pPr>
              </w:pPrChange>
            </w:pPr>
            <w:ins w:id="7416" w:author="Xuning Wei12232" w:date="2026-10-23T17:15:00Z">
              <w:r>
                <w:rPr>
                  <w:rFonts w:ascii="Times New Roman" w:hAnsi="Times New Roman" w:cs="Times New Roman"/>
                  <w:sz w:val="18"/>
                  <w:szCs w:val="18"/>
                </w:rPr>
                <w:t>25.0</w:t>
              </w:r>
            </w:ins>
          </w:p>
        </w:tc>
        <w:tc>
          <w:tcPr>
            <w:tcW w:w="1263" w:type="dxa"/>
            <w:tcMar>
              <w:left w:w="108" w:type="dxa"/>
              <w:right w:w="108" w:type="dxa"/>
            </w:tcMar>
            <w:vAlign w:val="center"/>
          </w:tcPr>
          <w:p w14:paraId="3A14DDCD" w14:textId="77777777" w:rsidR="00652DEA" w:rsidRDefault="00C15CB5">
            <w:pPr>
              <w:jc w:val="both"/>
              <w:rPr>
                <w:ins w:id="7417" w:author="Xuning Wei12232" w:date="2026-10-23T17:09:00Z"/>
                <w:rFonts w:ascii="Times New Roman" w:eastAsiaTheme="minorEastAsia" w:hAnsi="Times New Roman" w:cs="Times New Roman"/>
                <w:sz w:val="18"/>
                <w:szCs w:val="18"/>
                <w:lang w:eastAsia="zh-CN"/>
              </w:rPr>
              <w:pPrChange w:id="7418" w:author="Xuning Wei12232" w:date="2026-10-23T17:21:00Z">
                <w:pPr>
                  <w:shd w:val="clear" w:color="auto" w:fill="FFFF00"/>
                </w:pPr>
              </w:pPrChange>
            </w:pPr>
            <w:ins w:id="7419" w:author="Xuning Wei12232" w:date="2026-10-23T19:13:00Z">
              <w:r>
                <w:rPr>
                  <w:rFonts w:ascii="Times New Roman" w:eastAsiaTheme="minorEastAsia" w:hAnsi="Times New Roman" w:cs="Times New Roman"/>
                  <w:b/>
                  <w:sz w:val="18"/>
                  <w:szCs w:val="18"/>
                  <w:lang w:eastAsia="zh-CN"/>
                </w:rPr>
                <w:t>14.6 – 34.7</w:t>
              </w:r>
            </w:ins>
          </w:p>
        </w:tc>
        <w:tc>
          <w:tcPr>
            <w:tcW w:w="1201" w:type="dxa"/>
            <w:tcMar>
              <w:left w:w="108" w:type="dxa"/>
              <w:right w:w="108" w:type="dxa"/>
            </w:tcMar>
            <w:vAlign w:val="center"/>
          </w:tcPr>
          <w:p w14:paraId="01562C12" w14:textId="6526DE26" w:rsidR="00652DEA" w:rsidRDefault="00C15CB5">
            <w:pPr>
              <w:jc w:val="both"/>
              <w:rPr>
                <w:ins w:id="7420" w:author="Xuning Wei12232" w:date="2026-10-23T17:09:00Z"/>
                <w:rFonts w:ascii="Times New Roman" w:eastAsiaTheme="minorEastAsia" w:hAnsi="Times New Roman" w:cs="Times New Roman"/>
                <w:bCs w:val="0"/>
                <w:sz w:val="18"/>
                <w:szCs w:val="18"/>
                <w:lang w:eastAsia="zh-CN"/>
              </w:rPr>
              <w:pPrChange w:id="7421" w:author="Xuning Wei12232" w:date="2026-10-23T17:21:00Z">
                <w:pPr>
                  <w:jc w:val="center"/>
                </w:pPr>
              </w:pPrChange>
            </w:pPr>
            <w:ins w:id="7422" w:author="Xuning Wei12232" w:date="2026-10-23T19:13:00Z">
              <w:r>
                <w:rPr>
                  <w:rFonts w:ascii="Times New Roman" w:eastAsiaTheme="minorEastAsia" w:hAnsi="Times New Roman" w:cs="Times New Roman"/>
                  <w:b/>
                  <w:bCs w:val="0"/>
                  <w:sz w:val="18"/>
                  <w:szCs w:val="18"/>
                  <w:lang w:eastAsia="zh-CN"/>
                </w:rPr>
                <w:t>20 - 30</w:t>
              </w:r>
            </w:ins>
          </w:p>
        </w:tc>
        <w:tc>
          <w:tcPr>
            <w:tcW w:w="1153" w:type="dxa"/>
            <w:tcMar>
              <w:left w:w="108" w:type="dxa"/>
              <w:right w:w="108" w:type="dxa"/>
            </w:tcMar>
            <w:vAlign w:val="center"/>
          </w:tcPr>
          <w:p w14:paraId="341C08A8" w14:textId="77777777" w:rsidR="00652DEA" w:rsidRDefault="00C15CB5">
            <w:pPr>
              <w:jc w:val="both"/>
              <w:rPr>
                <w:ins w:id="7423" w:author="Xuning Wei12232" w:date="2026-10-23T17:09:00Z"/>
                <w:rFonts w:ascii="Times New Roman" w:eastAsia="等线" w:hAnsi="Times New Roman" w:cs="Times New Roman"/>
                <w:bCs w:val="0"/>
                <w:sz w:val="18"/>
                <w:szCs w:val="18"/>
              </w:rPr>
              <w:pPrChange w:id="7424" w:author="Xuning Wei12232" w:date="2026-10-23T17:21:00Z">
                <w:pPr>
                  <w:jc w:val="center"/>
                </w:pPr>
              </w:pPrChange>
            </w:pPr>
            <w:ins w:id="7425" w:author="Xuning Wei12232" w:date="2026-10-23T19:13:00Z">
              <w:r>
                <w:rPr>
                  <w:rFonts w:ascii="Times New Roman" w:eastAsia="等线" w:hAnsi="Times New Roman" w:cs="Times New Roman"/>
                  <w:bCs w:val="0"/>
                  <w:sz w:val="18"/>
                  <w:szCs w:val="18"/>
                  <w:rPrChange w:id="7426" w:author="Xuning Wei12232" w:date="2026-10-24T11:11:00Z">
                    <w:rPr>
                      <w:rFonts w:ascii="Times New Roman" w:eastAsia="等线" w:hAnsi="Times New Roman" w:cs="Times New Roman"/>
                      <w:bCs w:val="0"/>
                      <w:color w:val="0000FF"/>
                      <w:sz w:val="18"/>
                      <w:szCs w:val="18"/>
                    </w:rPr>
                  </w:rPrChange>
                </w:rPr>
                <w:t>°C</w:t>
              </w:r>
            </w:ins>
          </w:p>
        </w:tc>
      </w:tr>
      <w:tr w:rsidR="00652DEA" w14:paraId="40DEA019" w14:textId="77777777" w:rsidTr="36F45B6D">
        <w:trPr>
          <w:trHeight w:val="330"/>
          <w:jc w:val="center"/>
          <w:ins w:id="7427" w:author="Xuning Wei12232" w:date="2026-10-23T16:57:00Z"/>
        </w:trPr>
        <w:tc>
          <w:tcPr>
            <w:tcW w:w="841" w:type="dxa"/>
            <w:vMerge/>
            <w:tcMar>
              <w:left w:w="108" w:type="dxa"/>
              <w:right w:w="108" w:type="dxa"/>
            </w:tcMar>
            <w:vAlign w:val="center"/>
          </w:tcPr>
          <w:p w14:paraId="7CBEED82" w14:textId="77777777" w:rsidR="00652DEA" w:rsidRPr="00652DEA" w:rsidRDefault="00652DEA">
            <w:pPr>
              <w:jc w:val="both"/>
              <w:rPr>
                <w:ins w:id="7428" w:author="Xuning Wei12232" w:date="2026-10-23T16:57:00Z"/>
                <w:rFonts w:ascii="Times New Roman" w:hAnsi="Times New Roman" w:cs="Times New Roman"/>
                <w:sz w:val="18"/>
                <w:szCs w:val="18"/>
                <w:rPrChange w:id="7429" w:author="Xuning Wei12232" w:date="2026-10-24T11:11:00Z">
                  <w:rPr>
                    <w:ins w:id="7430" w:author="Xuning Wei12232" w:date="2026-10-23T16:57:00Z"/>
                    <w:color w:val="000000" w:themeColor="text1"/>
                  </w:rPr>
                </w:rPrChange>
              </w:rPr>
              <w:pPrChange w:id="7431" w:author="Xuning Wei12232" w:date="2026-10-23T17:21:00Z">
                <w:pPr>
                  <w:jc w:val="center"/>
                </w:pPr>
              </w:pPrChange>
            </w:pPr>
          </w:p>
        </w:tc>
        <w:tc>
          <w:tcPr>
            <w:tcW w:w="2511" w:type="dxa"/>
            <w:tcMar>
              <w:left w:w="108" w:type="dxa"/>
              <w:right w:w="108" w:type="dxa"/>
            </w:tcMar>
            <w:vAlign w:val="center"/>
          </w:tcPr>
          <w:p w14:paraId="4D4248C3" w14:textId="77777777" w:rsidR="00652DEA" w:rsidRDefault="00C15CB5">
            <w:pPr>
              <w:jc w:val="both"/>
              <w:rPr>
                <w:ins w:id="7432" w:author="Xuning Wei12232" w:date="2026-10-23T16:57:00Z"/>
                <w:rFonts w:ascii="Times New Roman" w:eastAsia="等线" w:hAnsi="Times New Roman" w:cs="Times New Roman"/>
                <w:bCs w:val="0"/>
                <w:sz w:val="18"/>
                <w:szCs w:val="18"/>
              </w:rPr>
              <w:pPrChange w:id="7433" w:author="Xuning Wei12232" w:date="2026-10-23T17:21:00Z">
                <w:pPr>
                  <w:jc w:val="center"/>
                </w:pPr>
              </w:pPrChange>
            </w:pPr>
            <w:ins w:id="7434" w:author="Xuning Wei12232" w:date="2026-10-23T17:10:00Z">
              <w:r>
                <w:rPr>
                  <w:rFonts w:ascii="Times New Roman" w:hAnsi="Times New Roman" w:cs="Times New Roman"/>
                  <w:sz w:val="18"/>
                  <w:szCs w:val="18"/>
                </w:rPr>
                <w:t>Piperidine/DMF exposure time (Pre-Ser20 Treatment 1)</w:t>
              </w:r>
            </w:ins>
          </w:p>
        </w:tc>
        <w:tc>
          <w:tcPr>
            <w:tcW w:w="776" w:type="dxa"/>
            <w:tcMar>
              <w:left w:w="108" w:type="dxa"/>
              <w:right w:w="108" w:type="dxa"/>
            </w:tcMar>
            <w:vAlign w:val="center"/>
          </w:tcPr>
          <w:p w14:paraId="1925E567" w14:textId="77777777" w:rsidR="00652DEA" w:rsidRDefault="00C15CB5">
            <w:pPr>
              <w:jc w:val="both"/>
              <w:rPr>
                <w:ins w:id="7435" w:author="Xuning Wei12232" w:date="2026-10-23T16:57:00Z"/>
                <w:rFonts w:ascii="Times New Roman" w:eastAsiaTheme="minorEastAsia" w:hAnsi="Times New Roman" w:cs="Times New Roman"/>
                <w:sz w:val="18"/>
                <w:szCs w:val="18"/>
                <w:lang w:eastAsia="zh-CN"/>
              </w:rPr>
              <w:pPrChange w:id="7436" w:author="Xuning Wei12232" w:date="2026-10-23T17:21:00Z">
                <w:pPr>
                  <w:jc w:val="center"/>
                </w:pPr>
              </w:pPrChange>
            </w:pPr>
            <w:ins w:id="7437" w:author="Xuning Wei12232" w:date="2026-10-23T17:10: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33CFEC6B" w14:textId="77777777" w:rsidR="00652DEA" w:rsidRDefault="00C15CB5">
            <w:pPr>
              <w:jc w:val="both"/>
              <w:rPr>
                <w:ins w:id="7438" w:author="Xuning Wei12232" w:date="2026-10-23T16:57:00Z"/>
                <w:rFonts w:ascii="Times New Roman" w:eastAsia="等线" w:hAnsi="Times New Roman" w:cs="Times New Roman"/>
                <w:bCs w:val="0"/>
                <w:sz w:val="18"/>
                <w:szCs w:val="18"/>
              </w:rPr>
              <w:pPrChange w:id="7439" w:author="Xuning Wei12232" w:date="2026-10-23T17:21:00Z">
                <w:pPr>
                  <w:jc w:val="center"/>
                </w:pPr>
              </w:pPrChange>
            </w:pPr>
            <w:ins w:id="7440" w:author="Xuning Wei12232" w:date="2026-10-23T17:10:00Z">
              <w:r>
                <w:rPr>
                  <w:rFonts w:ascii="Times New Roman" w:hAnsi="Times New Roman" w:cs="Times New Roman"/>
                  <w:sz w:val="18"/>
                  <w:szCs w:val="18"/>
                </w:rPr>
                <w:t>15</w:t>
              </w:r>
            </w:ins>
          </w:p>
        </w:tc>
        <w:tc>
          <w:tcPr>
            <w:tcW w:w="1263" w:type="dxa"/>
            <w:tcMar>
              <w:left w:w="108" w:type="dxa"/>
              <w:right w:w="108" w:type="dxa"/>
            </w:tcMar>
            <w:vAlign w:val="center"/>
          </w:tcPr>
          <w:p w14:paraId="4F951C10" w14:textId="77777777" w:rsidR="00652DEA" w:rsidRPr="00652DEA" w:rsidRDefault="00C15CB5">
            <w:pPr>
              <w:jc w:val="both"/>
              <w:rPr>
                <w:ins w:id="7441" w:author="Xuning Wei12232" w:date="2026-10-23T16:57:00Z"/>
                <w:rFonts w:ascii="Times New Roman" w:eastAsia="等线" w:hAnsi="Times New Roman" w:cs="Times New Roman"/>
                <w:bCs w:val="0"/>
                <w:sz w:val="18"/>
                <w:szCs w:val="18"/>
                <w:rPrChange w:id="7442" w:author="Xuning Wei12232" w:date="2026-10-24T11:11:00Z">
                  <w:rPr>
                    <w:ins w:id="7443" w:author="Xuning Wei12232" w:date="2026-10-23T16:57:00Z"/>
                    <w:rFonts w:ascii="Times New Roman" w:eastAsiaTheme="minorEastAsia" w:hAnsi="Times New Roman" w:cs="Times New Roman"/>
                    <w:color w:val="000000" w:themeColor="text1"/>
                    <w:sz w:val="18"/>
                    <w:szCs w:val="18"/>
                    <w:lang w:eastAsia="zh-CN"/>
                  </w:rPr>
                </w:rPrChange>
              </w:rPr>
              <w:pPrChange w:id="7444" w:author="Xuning Wei12232" w:date="2026-10-23T17:21:00Z">
                <w:pPr>
                  <w:jc w:val="center"/>
                </w:pPr>
              </w:pPrChange>
            </w:pPr>
            <w:ins w:id="7445" w:author="Xuning Wei12232" w:date="2026-10-23T19:13:00Z">
              <w:r>
                <w:rPr>
                  <w:rFonts w:ascii="Times New Roman" w:eastAsiaTheme="minorEastAsia" w:hAnsi="Times New Roman" w:cs="Times New Roman"/>
                  <w:b/>
                  <w:sz w:val="18"/>
                  <w:szCs w:val="18"/>
                  <w:lang w:eastAsia="zh-CN"/>
                </w:rPr>
                <w:t>6 - 68</w:t>
              </w:r>
            </w:ins>
          </w:p>
        </w:tc>
        <w:tc>
          <w:tcPr>
            <w:tcW w:w="1201" w:type="dxa"/>
            <w:tcMar>
              <w:left w:w="108" w:type="dxa"/>
              <w:right w:w="108" w:type="dxa"/>
            </w:tcMar>
            <w:vAlign w:val="center"/>
          </w:tcPr>
          <w:p w14:paraId="7CA9E637" w14:textId="0A2F7532" w:rsidR="00652DEA" w:rsidRDefault="00C15CB5">
            <w:pPr>
              <w:jc w:val="both"/>
              <w:rPr>
                <w:ins w:id="7446" w:author="Xuning Wei12232" w:date="2026-10-23T16:57:00Z"/>
                <w:rFonts w:ascii="Times New Roman" w:eastAsiaTheme="minorEastAsia" w:hAnsi="Times New Roman" w:cs="Times New Roman"/>
                <w:sz w:val="18"/>
                <w:szCs w:val="18"/>
                <w:lang w:eastAsia="zh-CN"/>
              </w:rPr>
              <w:pPrChange w:id="7447" w:author="Xuning Wei12232" w:date="2026-10-23T17:21:00Z">
                <w:pPr>
                  <w:jc w:val="center"/>
                </w:pPr>
              </w:pPrChange>
            </w:pPr>
            <w:ins w:id="7448" w:author="Xuning Wei12232" w:date="2026-10-23T19:13:00Z">
              <w:r w:rsidRPr="009F4AA6">
                <w:rPr>
                  <w:rFonts w:ascii="Times New Roman" w:eastAsiaTheme="minorEastAsia" w:hAnsi="Times New Roman" w:cs="Times New Roman"/>
                  <w:b/>
                  <w:color w:val="0000FF"/>
                  <w:sz w:val="18"/>
                  <w:szCs w:val="18"/>
                  <w:lang w:eastAsia="zh-CN"/>
                </w:rPr>
                <w:t>1</w:t>
              </w:r>
            </w:ins>
            <w:r w:rsidR="6A3DC1A3" w:rsidRPr="009F4AA6">
              <w:rPr>
                <w:rFonts w:ascii="Times New Roman" w:eastAsiaTheme="minorEastAsia" w:hAnsi="Times New Roman" w:cs="Times New Roman"/>
                <w:b/>
                <w:color w:val="0000FF"/>
                <w:sz w:val="18"/>
                <w:szCs w:val="18"/>
                <w:lang w:eastAsia="zh-CN"/>
              </w:rPr>
              <w:t>1</w:t>
            </w:r>
            <w:ins w:id="7449" w:author="Xuning Wei12232" w:date="2026-10-23T19:13:00Z">
              <w:r w:rsidRPr="009F4AA6">
                <w:rPr>
                  <w:rFonts w:ascii="Times New Roman" w:eastAsiaTheme="minorEastAsia" w:hAnsi="Times New Roman" w:cs="Times New Roman"/>
                  <w:b/>
                  <w:color w:val="0000FF"/>
                  <w:sz w:val="18"/>
                  <w:szCs w:val="18"/>
                  <w:lang w:eastAsia="zh-CN"/>
                </w:rPr>
                <w:t xml:space="preserve"> - </w:t>
              </w:r>
            </w:ins>
            <w:r w:rsidR="009F4AA6" w:rsidRPr="009F4AA6">
              <w:rPr>
                <w:rFonts w:ascii="Times New Roman" w:eastAsiaTheme="minorEastAsia" w:hAnsi="Times New Roman" w:cs="Times New Roman"/>
                <w:b/>
                <w:color w:val="0000FF"/>
                <w:sz w:val="18"/>
                <w:szCs w:val="18"/>
                <w:lang w:eastAsia="zh-CN"/>
              </w:rPr>
              <w:t>58</w:t>
            </w:r>
          </w:p>
        </w:tc>
        <w:tc>
          <w:tcPr>
            <w:tcW w:w="1153" w:type="dxa"/>
            <w:tcMar>
              <w:left w:w="108" w:type="dxa"/>
              <w:right w:w="108" w:type="dxa"/>
            </w:tcMar>
            <w:vAlign w:val="center"/>
          </w:tcPr>
          <w:p w14:paraId="43AB9A74" w14:textId="77777777" w:rsidR="00652DEA" w:rsidRDefault="00C15CB5">
            <w:pPr>
              <w:jc w:val="both"/>
              <w:rPr>
                <w:ins w:id="7450" w:author="Xuning Wei12232" w:date="2026-10-23T16:57:00Z"/>
                <w:rFonts w:ascii="Times New Roman" w:eastAsia="等线" w:hAnsi="Times New Roman" w:cs="Times New Roman"/>
                <w:bCs w:val="0"/>
                <w:sz w:val="18"/>
                <w:szCs w:val="18"/>
              </w:rPr>
              <w:pPrChange w:id="7451" w:author="Xuning Wei12232" w:date="2026-10-23T17:21:00Z">
                <w:pPr>
                  <w:jc w:val="center"/>
                </w:pPr>
              </w:pPrChange>
            </w:pPr>
            <w:ins w:id="7452" w:author="Xuning Wei12232" w:date="2026-10-23T19:13:00Z">
              <w:r>
                <w:rPr>
                  <w:rFonts w:ascii="Times New Roman" w:eastAsia="等线" w:hAnsi="Times New Roman" w:cs="Times New Roman"/>
                  <w:bCs w:val="0"/>
                  <w:sz w:val="18"/>
                  <w:szCs w:val="18"/>
                  <w:rPrChange w:id="7453" w:author="Xuning Wei12232" w:date="2026-10-24T11:11:00Z">
                    <w:rPr>
                      <w:rFonts w:ascii="Times New Roman" w:eastAsia="等线" w:hAnsi="Times New Roman" w:cs="Times New Roman"/>
                      <w:bCs w:val="0"/>
                      <w:color w:val="0000FF"/>
                      <w:sz w:val="18"/>
                      <w:szCs w:val="18"/>
                    </w:rPr>
                  </w:rPrChange>
                </w:rPr>
                <w:t>min</w:t>
              </w:r>
            </w:ins>
          </w:p>
        </w:tc>
      </w:tr>
      <w:tr w:rsidR="00652DEA" w14:paraId="74BAEACC" w14:textId="77777777" w:rsidTr="36F45B6D">
        <w:trPr>
          <w:trHeight w:val="330"/>
          <w:jc w:val="center"/>
          <w:ins w:id="7454" w:author="Xuning Wei12232" w:date="2026-10-23T16:58:00Z"/>
        </w:trPr>
        <w:tc>
          <w:tcPr>
            <w:tcW w:w="841" w:type="dxa"/>
            <w:vMerge/>
            <w:tcMar>
              <w:left w:w="108" w:type="dxa"/>
              <w:right w:w="108" w:type="dxa"/>
            </w:tcMar>
            <w:vAlign w:val="center"/>
          </w:tcPr>
          <w:p w14:paraId="6E36661F" w14:textId="77777777" w:rsidR="00652DEA" w:rsidRPr="00652DEA" w:rsidRDefault="00652DEA">
            <w:pPr>
              <w:jc w:val="both"/>
              <w:rPr>
                <w:ins w:id="7455" w:author="Xuning Wei12232" w:date="2026-10-23T16:58:00Z"/>
                <w:rFonts w:ascii="Times New Roman" w:hAnsi="Times New Roman" w:cs="Times New Roman"/>
                <w:sz w:val="18"/>
                <w:szCs w:val="18"/>
                <w:rPrChange w:id="7456" w:author="Xuning Wei12232" w:date="2026-10-24T11:11:00Z">
                  <w:rPr>
                    <w:ins w:id="7457" w:author="Xuning Wei12232" w:date="2026-10-23T16:58:00Z"/>
                    <w:color w:val="000000" w:themeColor="text1"/>
                  </w:rPr>
                </w:rPrChange>
              </w:rPr>
              <w:pPrChange w:id="7458" w:author="Xuning Wei12232" w:date="2026-10-23T17:21:00Z">
                <w:pPr>
                  <w:jc w:val="center"/>
                </w:pPr>
              </w:pPrChange>
            </w:pPr>
          </w:p>
        </w:tc>
        <w:tc>
          <w:tcPr>
            <w:tcW w:w="2511" w:type="dxa"/>
            <w:tcMar>
              <w:left w:w="108" w:type="dxa"/>
              <w:right w:w="108" w:type="dxa"/>
            </w:tcMar>
            <w:vAlign w:val="center"/>
          </w:tcPr>
          <w:p w14:paraId="15BD9C68" w14:textId="77777777" w:rsidR="00652DEA" w:rsidRDefault="00C15CB5">
            <w:pPr>
              <w:jc w:val="both"/>
              <w:rPr>
                <w:ins w:id="7459" w:author="Xuning Wei12232" w:date="2026-10-23T16:58:00Z"/>
                <w:rFonts w:ascii="Times New Roman" w:eastAsia="等线" w:hAnsi="Times New Roman" w:cs="Times New Roman"/>
                <w:bCs w:val="0"/>
                <w:sz w:val="18"/>
                <w:szCs w:val="18"/>
              </w:rPr>
              <w:pPrChange w:id="7460" w:author="Xuning Wei12232" w:date="2026-10-23T17:21:00Z">
                <w:pPr>
                  <w:jc w:val="center"/>
                </w:pPr>
              </w:pPrChange>
            </w:pPr>
            <w:ins w:id="7461" w:author="Xuning Wei12232" w:date="2026-10-23T16:58:00Z">
              <w:r>
                <w:rPr>
                  <w:rFonts w:ascii="Times New Roman" w:hAnsi="Times New Roman" w:cs="Times New Roman"/>
                  <w:sz w:val="18"/>
                  <w:szCs w:val="18"/>
                  <w:rPrChange w:id="7462" w:author="Xuning Wei12232" w:date="2026-10-24T11:11:00Z">
                    <w:rPr/>
                  </w:rPrChange>
                </w:rPr>
                <w:t>Piperidine/DMF exposure time (Pre-Ser20 Treatment 2)</w:t>
              </w:r>
            </w:ins>
          </w:p>
        </w:tc>
        <w:tc>
          <w:tcPr>
            <w:tcW w:w="776" w:type="dxa"/>
            <w:tcMar>
              <w:left w:w="108" w:type="dxa"/>
              <w:right w:w="108" w:type="dxa"/>
            </w:tcMar>
            <w:vAlign w:val="center"/>
          </w:tcPr>
          <w:p w14:paraId="1AD1DCD6" w14:textId="77777777" w:rsidR="00652DEA" w:rsidRDefault="00C15CB5">
            <w:pPr>
              <w:jc w:val="both"/>
              <w:rPr>
                <w:ins w:id="7463" w:author="Xuning Wei12232" w:date="2026-10-23T16:58:00Z"/>
                <w:rFonts w:ascii="Times New Roman" w:eastAsiaTheme="minorEastAsia" w:hAnsi="Times New Roman" w:cs="Times New Roman"/>
                <w:sz w:val="18"/>
                <w:szCs w:val="18"/>
                <w:lang w:eastAsia="zh-CN"/>
              </w:rPr>
              <w:pPrChange w:id="7464" w:author="Xuning Wei12232" w:date="2026-10-23T17:21:00Z">
                <w:pPr>
                  <w:jc w:val="center"/>
                </w:pPr>
              </w:pPrChange>
            </w:pPr>
            <w:ins w:id="746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19897CE" w14:textId="77777777" w:rsidR="00652DEA" w:rsidRPr="00652DEA" w:rsidRDefault="00C15CB5">
            <w:pPr>
              <w:jc w:val="both"/>
              <w:rPr>
                <w:ins w:id="7466" w:author="Xuning Wei12232" w:date="2026-10-23T16:58:00Z"/>
                <w:rFonts w:ascii="Times New Roman" w:eastAsiaTheme="minorEastAsia" w:hAnsi="Times New Roman" w:cs="Times New Roman"/>
                <w:bCs w:val="0"/>
                <w:sz w:val="18"/>
                <w:szCs w:val="18"/>
                <w:lang w:eastAsia="zh-CN"/>
                <w:rPrChange w:id="7467" w:author="Xuning Wei12232" w:date="2026-10-24T11:11:00Z">
                  <w:rPr>
                    <w:ins w:id="7468" w:author="Xuning Wei12232" w:date="2026-10-23T16:58:00Z"/>
                    <w:rFonts w:ascii="Times New Roman" w:eastAsia="等线" w:hAnsi="Times New Roman" w:cs="Times New Roman"/>
                    <w:bCs w:val="0"/>
                    <w:color w:val="000000" w:themeColor="text1"/>
                    <w:sz w:val="18"/>
                    <w:szCs w:val="18"/>
                  </w:rPr>
                </w:rPrChange>
              </w:rPr>
              <w:pPrChange w:id="7469" w:author="Xuning Wei12232" w:date="2026-10-23T17:21:00Z">
                <w:pPr>
                  <w:jc w:val="center"/>
                </w:pPr>
              </w:pPrChange>
            </w:pPr>
            <w:ins w:id="7470" w:author="Xuning Wei12232" w:date="2026-10-23T16:59:00Z">
              <w:r>
                <w:rPr>
                  <w:rFonts w:ascii="Times New Roman" w:eastAsiaTheme="minorEastAsia" w:hAnsi="Times New Roman" w:cs="Times New Roman"/>
                  <w:bCs w:val="0"/>
                  <w:sz w:val="18"/>
                  <w:szCs w:val="18"/>
                  <w:lang w:eastAsia="zh-CN"/>
                  <w:rPrChange w:id="7471" w:author="Xuning Wei12232" w:date="2026-10-24T11:11:00Z">
                    <w:rPr/>
                  </w:rPrChange>
                </w:rPr>
                <w:t>30</w:t>
              </w:r>
            </w:ins>
          </w:p>
        </w:tc>
        <w:tc>
          <w:tcPr>
            <w:tcW w:w="1263" w:type="dxa"/>
            <w:tcMar>
              <w:left w:w="108" w:type="dxa"/>
              <w:right w:w="108" w:type="dxa"/>
            </w:tcMar>
            <w:vAlign w:val="center"/>
          </w:tcPr>
          <w:p w14:paraId="606ED729" w14:textId="77777777" w:rsidR="00652DEA" w:rsidRDefault="00C15CB5">
            <w:pPr>
              <w:jc w:val="both"/>
              <w:rPr>
                <w:ins w:id="7472" w:author="Xuning Wei12232" w:date="2026-10-23T16:58:00Z"/>
                <w:rFonts w:ascii="Times New Roman" w:eastAsiaTheme="minorEastAsia" w:hAnsi="Times New Roman" w:cs="Times New Roman"/>
                <w:bCs w:val="0"/>
                <w:sz w:val="18"/>
                <w:szCs w:val="18"/>
                <w:lang w:eastAsia="zh-CN"/>
              </w:rPr>
              <w:pPrChange w:id="7473" w:author="Xuning Wei12232" w:date="2026-10-23T17:21:00Z">
                <w:pPr>
                  <w:jc w:val="center"/>
                </w:pPr>
              </w:pPrChange>
            </w:pPr>
            <w:ins w:id="7474" w:author="Xuning Wei12232" w:date="2026-10-23T19:13:00Z">
              <w:r>
                <w:rPr>
                  <w:rFonts w:ascii="Times New Roman" w:eastAsiaTheme="minorEastAsia" w:hAnsi="Times New Roman" w:cs="Times New Roman"/>
                  <w:b/>
                  <w:sz w:val="18"/>
                  <w:szCs w:val="18"/>
                  <w:lang w:eastAsia="zh-CN"/>
                </w:rPr>
                <w:t>6 - 83</w:t>
              </w:r>
            </w:ins>
          </w:p>
        </w:tc>
        <w:tc>
          <w:tcPr>
            <w:tcW w:w="1201" w:type="dxa"/>
            <w:tcMar>
              <w:left w:w="108" w:type="dxa"/>
              <w:right w:w="108" w:type="dxa"/>
            </w:tcMar>
            <w:vAlign w:val="center"/>
          </w:tcPr>
          <w:p w14:paraId="10E0CFC9" w14:textId="09795587" w:rsidR="00652DEA" w:rsidRDefault="50829014">
            <w:pPr>
              <w:jc w:val="both"/>
              <w:rPr>
                <w:ins w:id="7475" w:author="Xuning Wei12232" w:date="2026-10-23T16:58:00Z"/>
                <w:rFonts w:ascii="Times New Roman" w:eastAsiaTheme="minorEastAsia" w:hAnsi="Times New Roman" w:cs="Times New Roman"/>
                <w:sz w:val="18"/>
                <w:szCs w:val="18"/>
                <w:lang w:eastAsia="zh-CN"/>
              </w:rPr>
              <w:pPrChange w:id="7476" w:author="Xuning Wei12232" w:date="2026-10-23T17:21:00Z">
                <w:pPr>
                  <w:jc w:val="center"/>
                </w:pPr>
              </w:pPrChange>
            </w:pPr>
            <w:r w:rsidRPr="009F4AA6">
              <w:rPr>
                <w:rFonts w:ascii="Times New Roman" w:eastAsiaTheme="minorEastAsia" w:hAnsi="Times New Roman" w:cs="Times New Roman"/>
                <w:b/>
                <w:color w:val="0000FF"/>
                <w:sz w:val="18"/>
                <w:szCs w:val="18"/>
                <w:lang w:eastAsia="zh-CN"/>
              </w:rPr>
              <w:t>20</w:t>
            </w:r>
            <w:ins w:id="7477" w:author="Xuning Wei12232" w:date="2026-10-23T19:13:00Z">
              <w:r w:rsidR="00C15CB5" w:rsidRPr="009F4AA6">
                <w:rPr>
                  <w:rFonts w:ascii="Times New Roman" w:eastAsiaTheme="minorEastAsia" w:hAnsi="Times New Roman" w:cs="Times New Roman"/>
                  <w:b/>
                  <w:color w:val="0000FF"/>
                  <w:sz w:val="18"/>
                  <w:szCs w:val="18"/>
                  <w:lang w:eastAsia="zh-CN"/>
                </w:rPr>
                <w:t xml:space="preserve"> –</w:t>
              </w:r>
            </w:ins>
            <w:r w:rsidR="009F4AA6" w:rsidRPr="009F4AA6">
              <w:rPr>
                <w:rFonts w:ascii="Times New Roman" w:eastAsiaTheme="minorEastAsia" w:hAnsi="Times New Roman" w:cs="Times New Roman"/>
                <w:b/>
                <w:color w:val="0000FF"/>
                <w:sz w:val="18"/>
                <w:szCs w:val="18"/>
                <w:lang w:eastAsia="zh-CN"/>
              </w:rPr>
              <w:t xml:space="preserve"> 73</w:t>
            </w:r>
          </w:p>
        </w:tc>
        <w:tc>
          <w:tcPr>
            <w:tcW w:w="1153" w:type="dxa"/>
            <w:tcMar>
              <w:left w:w="108" w:type="dxa"/>
              <w:right w:w="108" w:type="dxa"/>
            </w:tcMar>
            <w:vAlign w:val="center"/>
          </w:tcPr>
          <w:p w14:paraId="7B475A09" w14:textId="77777777" w:rsidR="00652DEA" w:rsidRDefault="00C15CB5">
            <w:pPr>
              <w:jc w:val="both"/>
              <w:rPr>
                <w:ins w:id="7478" w:author="Xuning Wei12232" w:date="2026-10-23T16:58:00Z"/>
                <w:rFonts w:ascii="Times New Roman" w:eastAsia="等线" w:hAnsi="Times New Roman" w:cs="Times New Roman"/>
                <w:bCs w:val="0"/>
                <w:sz w:val="18"/>
                <w:szCs w:val="18"/>
              </w:rPr>
              <w:pPrChange w:id="7479" w:author="Xuning Wei12232" w:date="2026-10-23T17:21:00Z">
                <w:pPr>
                  <w:jc w:val="center"/>
                </w:pPr>
              </w:pPrChange>
            </w:pPr>
            <w:ins w:id="7480" w:author="Xuning Wei12232" w:date="2026-10-23T19:13:00Z">
              <w:r>
                <w:rPr>
                  <w:rFonts w:ascii="Times New Roman" w:eastAsia="等线" w:hAnsi="Times New Roman" w:cs="Times New Roman"/>
                  <w:bCs w:val="0"/>
                  <w:sz w:val="18"/>
                  <w:szCs w:val="18"/>
                  <w:rPrChange w:id="7481" w:author="Xuning Wei12232" w:date="2026-10-24T11:11:00Z">
                    <w:rPr>
                      <w:rFonts w:ascii="Times New Roman" w:eastAsia="等线" w:hAnsi="Times New Roman" w:cs="Times New Roman"/>
                      <w:bCs w:val="0"/>
                      <w:color w:val="0000FF"/>
                      <w:sz w:val="18"/>
                      <w:szCs w:val="18"/>
                    </w:rPr>
                  </w:rPrChange>
                </w:rPr>
                <w:t>min</w:t>
              </w:r>
            </w:ins>
          </w:p>
        </w:tc>
      </w:tr>
      <w:tr w:rsidR="00652DEA" w14:paraId="4FF75208" w14:textId="77777777" w:rsidTr="36F45B6D">
        <w:trPr>
          <w:trHeight w:val="330"/>
          <w:jc w:val="center"/>
          <w:ins w:id="7482" w:author="Xuning Wei12232" w:date="2026-10-23T16:57:00Z"/>
        </w:trPr>
        <w:tc>
          <w:tcPr>
            <w:tcW w:w="841" w:type="dxa"/>
            <w:vMerge/>
            <w:tcMar>
              <w:left w:w="108" w:type="dxa"/>
              <w:right w:w="108" w:type="dxa"/>
            </w:tcMar>
            <w:vAlign w:val="center"/>
          </w:tcPr>
          <w:p w14:paraId="38645DC7" w14:textId="77777777" w:rsidR="00652DEA" w:rsidRPr="00652DEA" w:rsidRDefault="00652DEA">
            <w:pPr>
              <w:jc w:val="both"/>
              <w:rPr>
                <w:ins w:id="7483" w:author="Xuning Wei12232" w:date="2026-10-23T16:57:00Z"/>
                <w:rFonts w:ascii="Times New Roman" w:hAnsi="Times New Roman" w:cs="Times New Roman"/>
                <w:sz w:val="18"/>
                <w:szCs w:val="18"/>
                <w:rPrChange w:id="7484" w:author="Xuning Wei12232" w:date="2026-10-24T11:11:00Z">
                  <w:rPr>
                    <w:ins w:id="7485" w:author="Xuning Wei12232" w:date="2026-10-23T16:57:00Z"/>
                    <w:color w:val="000000" w:themeColor="text1"/>
                  </w:rPr>
                </w:rPrChange>
              </w:rPr>
              <w:pPrChange w:id="7486" w:author="Xuning Wei12232" w:date="2026-10-23T17:21:00Z">
                <w:pPr>
                  <w:jc w:val="center"/>
                </w:pPr>
              </w:pPrChange>
            </w:pPr>
          </w:p>
        </w:tc>
        <w:tc>
          <w:tcPr>
            <w:tcW w:w="2511" w:type="dxa"/>
            <w:tcMar>
              <w:left w:w="108" w:type="dxa"/>
              <w:right w:w="108" w:type="dxa"/>
            </w:tcMar>
            <w:vAlign w:val="center"/>
          </w:tcPr>
          <w:p w14:paraId="3D302961" w14:textId="77777777" w:rsidR="00652DEA" w:rsidRDefault="00C15CB5">
            <w:pPr>
              <w:jc w:val="both"/>
              <w:rPr>
                <w:ins w:id="7487" w:author="Xuning Wei12232" w:date="2026-10-23T16:57:00Z"/>
                <w:rFonts w:ascii="Times New Roman" w:eastAsia="等线" w:hAnsi="Times New Roman" w:cs="Times New Roman"/>
                <w:bCs w:val="0"/>
                <w:sz w:val="18"/>
                <w:szCs w:val="18"/>
              </w:rPr>
              <w:pPrChange w:id="7488" w:author="Xuning Wei12232" w:date="2026-10-23T17:21:00Z">
                <w:pPr>
                  <w:jc w:val="center"/>
                </w:pPr>
              </w:pPrChange>
            </w:pPr>
            <w:ins w:id="7489" w:author="Xuning Wei12232" w:date="2026-10-23T17:36:00Z">
              <w:r>
                <w:rPr>
                  <w:rFonts w:ascii="Times New Roman" w:hAnsi="Times New Roman" w:cs="Times New Roman"/>
                  <w:sz w:val="18"/>
                  <w:szCs w:val="18"/>
                </w:rPr>
                <w:t xml:space="preserve">Post </w:t>
              </w:r>
            </w:ins>
            <w:ins w:id="7490" w:author="Xuning Wei12232" w:date="2026-10-23T17:24:00Z">
              <w:r>
                <w:rPr>
                  <w:rFonts w:ascii="Times New Roman" w:hAnsi="Times New Roman" w:cs="Times New Roman"/>
                  <w:sz w:val="18"/>
                  <w:szCs w:val="18"/>
                </w:rPr>
                <w:t xml:space="preserve">Deprotection </w:t>
              </w:r>
            </w:ins>
            <w:ins w:id="7491" w:author="Xuning Wei12232" w:date="2026-10-23T16:58:00Z">
              <w:r>
                <w:rPr>
                  <w:rFonts w:ascii="Times New Roman" w:hAnsi="Times New Roman" w:cs="Times New Roman"/>
                  <w:sz w:val="18"/>
                  <w:szCs w:val="18"/>
                  <w:rPrChange w:id="7492" w:author="Xuning Wei12232" w:date="2026-10-24T11:11:00Z">
                    <w:rPr/>
                  </w:rPrChange>
                </w:rPr>
                <w:t>IPAc wash quantity</w:t>
              </w:r>
            </w:ins>
          </w:p>
        </w:tc>
        <w:tc>
          <w:tcPr>
            <w:tcW w:w="776" w:type="dxa"/>
            <w:tcMar>
              <w:left w:w="108" w:type="dxa"/>
              <w:right w:w="108" w:type="dxa"/>
            </w:tcMar>
            <w:vAlign w:val="center"/>
          </w:tcPr>
          <w:p w14:paraId="2F006E24" w14:textId="77777777" w:rsidR="00652DEA" w:rsidRDefault="00C15CB5">
            <w:pPr>
              <w:jc w:val="both"/>
              <w:rPr>
                <w:ins w:id="7493" w:author="Xuning Wei12232" w:date="2026-10-23T16:57:00Z"/>
                <w:rFonts w:ascii="Times New Roman" w:eastAsiaTheme="minorEastAsia" w:hAnsi="Times New Roman" w:cs="Times New Roman"/>
                <w:sz w:val="18"/>
                <w:szCs w:val="18"/>
                <w:lang w:eastAsia="zh-CN"/>
              </w:rPr>
              <w:pPrChange w:id="7494" w:author="Xuning Wei12232" w:date="2026-10-23T17:21:00Z">
                <w:pPr>
                  <w:jc w:val="center"/>
                </w:pPr>
              </w:pPrChange>
            </w:pPr>
            <w:ins w:id="749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F1660CD" w14:textId="77777777" w:rsidR="00652DEA" w:rsidRDefault="00C15CB5">
            <w:pPr>
              <w:jc w:val="both"/>
              <w:rPr>
                <w:ins w:id="7496" w:author="Xuning Wei12232" w:date="2026-10-23T16:57:00Z"/>
                <w:rFonts w:ascii="Times New Roman" w:eastAsia="等线" w:hAnsi="Times New Roman" w:cs="Times New Roman"/>
                <w:bCs w:val="0"/>
                <w:sz w:val="18"/>
                <w:szCs w:val="18"/>
              </w:rPr>
              <w:pPrChange w:id="7497" w:author="Xuning Wei12232" w:date="2026-10-23T17:21:00Z">
                <w:pPr>
                  <w:jc w:val="center"/>
                </w:pPr>
              </w:pPrChange>
            </w:pPr>
            <w:ins w:id="7498" w:author="Xuning Wei12232" w:date="2026-10-23T16:59:00Z">
              <w:r>
                <w:rPr>
                  <w:rFonts w:ascii="Times New Roman" w:hAnsi="Times New Roman" w:cs="Times New Roman"/>
                  <w:sz w:val="18"/>
                  <w:szCs w:val="18"/>
                  <w:rPrChange w:id="7499" w:author="Xuning Wei12232" w:date="2026-10-24T11:11:00Z">
                    <w:rPr/>
                  </w:rPrChange>
                </w:rPr>
                <w:t>NLT 8.73</w:t>
              </w:r>
            </w:ins>
          </w:p>
        </w:tc>
        <w:tc>
          <w:tcPr>
            <w:tcW w:w="1263" w:type="dxa"/>
            <w:tcMar>
              <w:left w:w="108" w:type="dxa"/>
              <w:right w:w="108" w:type="dxa"/>
            </w:tcMar>
            <w:vAlign w:val="center"/>
          </w:tcPr>
          <w:p w14:paraId="308968B2" w14:textId="77777777" w:rsidR="00652DEA" w:rsidRDefault="00C15CB5">
            <w:pPr>
              <w:jc w:val="both"/>
              <w:rPr>
                <w:ins w:id="7500" w:author="Xuning Wei12232" w:date="2026-10-23T16:57:00Z"/>
                <w:rFonts w:ascii="Times New Roman" w:eastAsiaTheme="minorEastAsia" w:hAnsi="Times New Roman" w:cs="Times New Roman"/>
                <w:bCs w:val="0"/>
                <w:sz w:val="18"/>
                <w:szCs w:val="18"/>
                <w:lang w:eastAsia="zh-CN"/>
              </w:rPr>
              <w:pPrChange w:id="7501" w:author="Xuning Wei12232" w:date="2026-10-23T19:21:00Z">
                <w:pPr>
                  <w:jc w:val="center"/>
                </w:pPr>
              </w:pPrChange>
            </w:pPr>
            <w:ins w:id="7502" w:author="Xuning Wei12232" w:date="2026-10-23T19:21:00Z">
              <w:r>
                <w:rPr>
                  <w:rFonts w:ascii="Times New Roman" w:eastAsiaTheme="minorEastAsia" w:hAnsi="Times New Roman" w:cs="Times New Roman"/>
                  <w:b/>
                  <w:sz w:val="18"/>
                  <w:szCs w:val="18"/>
                  <w:lang w:eastAsia="zh-CN"/>
                </w:rPr>
                <w:t xml:space="preserve">NLT </w:t>
              </w:r>
            </w:ins>
            <w:ins w:id="7503"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Mar>
              <w:left w:w="108" w:type="dxa"/>
              <w:right w:w="108" w:type="dxa"/>
            </w:tcMar>
            <w:vAlign w:val="center"/>
          </w:tcPr>
          <w:p w14:paraId="4A41C4FD" w14:textId="253C20A9" w:rsidR="00DB5E31" w:rsidRPr="00DB5E31" w:rsidRDefault="00C15CB5" w:rsidP="00DB5E31">
            <w:pPr>
              <w:jc w:val="both"/>
              <w:rPr>
                <w:ins w:id="7504" w:author="Xuning Wei12232" w:date="2026-10-23T16:57:00Z"/>
                <w:rFonts w:ascii="Times New Roman" w:eastAsiaTheme="minorEastAsia" w:hAnsi="Times New Roman" w:cs="Times New Roman"/>
                <w:color w:val="0000FF"/>
                <w:sz w:val="18"/>
                <w:szCs w:val="18"/>
                <w:lang w:eastAsia="zh-CN"/>
              </w:rPr>
            </w:pPr>
            <w:ins w:id="7505" w:author="Xuning Wei12232" w:date="2026-10-23T19:13:00Z">
              <w:r w:rsidRPr="00445F38">
                <w:rPr>
                  <w:rFonts w:ascii="Times New Roman" w:eastAsiaTheme="minorEastAsia" w:hAnsi="Times New Roman" w:cs="Times New Roman"/>
                  <w:b/>
                  <w:color w:val="0000FF"/>
                  <w:sz w:val="18"/>
                  <w:szCs w:val="18"/>
                  <w:lang w:eastAsia="zh-CN"/>
                  <w:rPrChange w:id="7506" w:author="Xuning Wei12232" w:date="2026-10-24T11:11:00Z">
                    <w:rPr>
                      <w:rFonts w:ascii="Times New Roman" w:eastAsiaTheme="minorEastAsia" w:hAnsi="Times New Roman" w:cs="Times New Roman"/>
                      <w:b/>
                      <w:color w:val="FF0000"/>
                      <w:sz w:val="18"/>
                      <w:szCs w:val="18"/>
                      <w:lang w:eastAsia="zh-CN"/>
                    </w:rPr>
                  </w:rPrChange>
                </w:rPr>
                <w:t>8.</w:t>
              </w:r>
            </w:ins>
            <w:r w:rsidR="00445F38" w:rsidRPr="00445F38">
              <w:rPr>
                <w:rFonts w:ascii="Times New Roman" w:eastAsiaTheme="minorEastAsia" w:hAnsi="Times New Roman" w:cs="Times New Roman"/>
                <w:b/>
                <w:color w:val="0000FF"/>
                <w:sz w:val="18"/>
                <w:szCs w:val="18"/>
                <w:lang w:eastAsia="zh-CN"/>
              </w:rPr>
              <w:t>38</w:t>
            </w:r>
            <w:ins w:id="7507" w:author="Xuning Wei12232" w:date="2026-10-23T19:13:00Z">
              <w:r w:rsidRPr="00445F38">
                <w:rPr>
                  <w:rFonts w:ascii="Times New Roman" w:eastAsiaTheme="minorEastAsia" w:hAnsi="Times New Roman" w:cs="Times New Roman"/>
                  <w:b/>
                  <w:color w:val="0000FF"/>
                  <w:sz w:val="18"/>
                  <w:szCs w:val="18"/>
                  <w:lang w:eastAsia="zh-CN"/>
                  <w:rPrChange w:id="7508" w:author="Xuning Wei12232" w:date="2026-10-24T11:11:00Z">
                    <w:rPr>
                      <w:rFonts w:ascii="Times New Roman" w:eastAsiaTheme="minorEastAsia" w:hAnsi="Times New Roman" w:cs="Times New Roman"/>
                      <w:b/>
                      <w:color w:val="FF0000"/>
                      <w:sz w:val="18"/>
                      <w:szCs w:val="18"/>
                      <w:lang w:eastAsia="zh-CN"/>
                    </w:rPr>
                  </w:rPrChange>
                </w:rPr>
                <w:t xml:space="preserve"> </w:t>
              </w:r>
              <w:r w:rsidRPr="00445F38">
                <w:rPr>
                  <w:rFonts w:ascii="Times New Roman" w:eastAsiaTheme="minorEastAsia" w:hAnsi="Times New Roman" w:cs="Times New Roman"/>
                  <w:color w:val="0000FF"/>
                  <w:sz w:val="18"/>
                  <w:szCs w:val="18"/>
                  <w:lang w:eastAsia="zh-CN"/>
                  <w:rPrChange w:id="7509" w:author="Xuning Wei12232" w:date="2026-10-24T11:11:00Z">
                    <w:rPr>
                      <w:rFonts w:ascii="Times New Roman" w:eastAsiaTheme="minorEastAsia" w:hAnsi="Times New Roman" w:cs="Times New Roman"/>
                      <w:color w:val="FF0000"/>
                      <w:sz w:val="18"/>
                      <w:szCs w:val="18"/>
                      <w:lang w:eastAsia="zh-CN"/>
                    </w:rPr>
                  </w:rPrChange>
                </w:rPr>
                <w:t>- 9.</w:t>
              </w:r>
            </w:ins>
            <w:r w:rsidR="00DB5E31">
              <w:rPr>
                <w:rFonts w:ascii="Times New Roman" w:eastAsiaTheme="minorEastAsia" w:hAnsi="Times New Roman" w:cs="Times New Roman"/>
                <w:color w:val="0000FF"/>
                <w:sz w:val="18"/>
                <w:szCs w:val="18"/>
                <w:lang w:eastAsia="zh-CN"/>
              </w:rPr>
              <w:t>08</w:t>
            </w:r>
          </w:p>
        </w:tc>
        <w:tc>
          <w:tcPr>
            <w:tcW w:w="1153" w:type="dxa"/>
            <w:tcMar>
              <w:left w:w="108" w:type="dxa"/>
              <w:right w:w="108" w:type="dxa"/>
            </w:tcMar>
            <w:vAlign w:val="center"/>
          </w:tcPr>
          <w:p w14:paraId="0AEFF70C" w14:textId="77777777" w:rsidR="00652DEA" w:rsidRDefault="00C15CB5">
            <w:pPr>
              <w:jc w:val="both"/>
              <w:rPr>
                <w:ins w:id="7510" w:author="Xuning Wei12232" w:date="2026-10-23T16:57:00Z"/>
                <w:rFonts w:ascii="Times New Roman" w:eastAsia="等线" w:hAnsi="Times New Roman" w:cs="Times New Roman"/>
                <w:bCs w:val="0"/>
                <w:sz w:val="18"/>
                <w:szCs w:val="18"/>
              </w:rPr>
              <w:pPrChange w:id="7511" w:author="Xuning Wei12232" w:date="2026-10-23T17:21:00Z">
                <w:pPr>
                  <w:jc w:val="center"/>
                </w:pPr>
              </w:pPrChange>
            </w:pPr>
            <w:ins w:id="7512" w:author="Xuning Wei12232" w:date="2026-10-23T19:13:00Z">
              <w:r>
                <w:rPr>
                  <w:rFonts w:ascii="Times New Roman" w:eastAsia="等线" w:hAnsi="Times New Roman" w:cs="Times New Roman"/>
                  <w:bCs w:val="0"/>
                  <w:sz w:val="18"/>
                  <w:szCs w:val="18"/>
                  <w:rPrChange w:id="7513" w:author="Xuning Wei12232" w:date="2026-10-24T11:11:00Z">
                    <w:rPr>
                      <w:rFonts w:ascii="Times New Roman" w:eastAsia="等线" w:hAnsi="Times New Roman" w:cs="Times New Roman"/>
                      <w:bCs w:val="0"/>
                      <w:color w:val="0000FF"/>
                      <w:sz w:val="18"/>
                      <w:szCs w:val="18"/>
                    </w:rPr>
                  </w:rPrChange>
                </w:rPr>
                <w:t>kg/kg</w:t>
              </w:r>
            </w:ins>
          </w:p>
        </w:tc>
      </w:tr>
      <w:tr w:rsidR="00652DEA" w14:paraId="7FC1760F" w14:textId="77777777" w:rsidTr="36F45B6D">
        <w:trPr>
          <w:trHeight w:val="330"/>
          <w:jc w:val="center"/>
          <w:ins w:id="7514" w:author="Xuning Wei12232" w:date="2026-10-16T08:20:00Z"/>
        </w:trPr>
        <w:tc>
          <w:tcPr>
            <w:tcW w:w="841" w:type="dxa"/>
            <w:vMerge/>
            <w:tcMar>
              <w:left w:w="108" w:type="dxa"/>
              <w:right w:w="108" w:type="dxa"/>
            </w:tcMar>
            <w:vAlign w:val="center"/>
          </w:tcPr>
          <w:p w14:paraId="135E58C4" w14:textId="77777777" w:rsidR="00652DEA" w:rsidRPr="00652DEA" w:rsidRDefault="00652DEA">
            <w:pPr>
              <w:jc w:val="both"/>
              <w:rPr>
                <w:ins w:id="7515" w:author="Xuning Wei12232" w:date="2026-10-16T08:20:00Z"/>
                <w:rFonts w:ascii="Times New Roman" w:hAnsi="Times New Roman" w:cs="Times New Roman"/>
                <w:sz w:val="18"/>
                <w:szCs w:val="18"/>
                <w:rPrChange w:id="7516" w:author="Xuning Wei12232" w:date="2026-10-24T11:11:00Z">
                  <w:rPr>
                    <w:ins w:id="7517" w:author="Xuning Wei12232" w:date="2026-10-16T08:20:00Z"/>
                  </w:rPr>
                </w:rPrChange>
              </w:rPr>
              <w:pPrChange w:id="7518" w:author="Xuning Wei12232" w:date="2026-10-23T17:21:00Z">
                <w:pPr/>
              </w:pPrChange>
            </w:pPr>
          </w:p>
        </w:tc>
        <w:tc>
          <w:tcPr>
            <w:tcW w:w="2511" w:type="dxa"/>
            <w:tcMar>
              <w:left w:w="108" w:type="dxa"/>
              <w:right w:w="108" w:type="dxa"/>
            </w:tcMar>
            <w:vAlign w:val="center"/>
          </w:tcPr>
          <w:p w14:paraId="7768C8D7" w14:textId="77777777" w:rsidR="00652DEA" w:rsidRDefault="00C15CB5">
            <w:pPr>
              <w:jc w:val="both"/>
              <w:rPr>
                <w:ins w:id="7519" w:author="Xuning Wei12232" w:date="2026-10-16T08:20:00Z"/>
                <w:rFonts w:ascii="Times New Roman" w:eastAsia="Times New Roman" w:hAnsi="Times New Roman" w:cs="Times New Roman"/>
                <w:sz w:val="18"/>
                <w:szCs w:val="18"/>
              </w:rPr>
              <w:pPrChange w:id="7520" w:author="Xuning Wei12232" w:date="2026-10-23T17:21:00Z">
                <w:pPr/>
              </w:pPrChange>
            </w:pPr>
            <w:ins w:id="7521" w:author="Xuning Wei12232" w:date="2026-10-23T16:59:00Z">
              <w:r>
                <w:rPr>
                  <w:rFonts w:ascii="Times New Roman" w:hAnsi="Times New Roman" w:cs="Times New Roman"/>
                  <w:sz w:val="18"/>
                  <w:szCs w:val="18"/>
                  <w:rPrChange w:id="7522" w:author="Xuning Wei12232" w:date="2026-10-24T11:11:00Z">
                    <w:rPr/>
                  </w:rPrChange>
                </w:rPr>
                <w:t>Oxyma quantity (Standard AA)</w:t>
              </w:r>
            </w:ins>
          </w:p>
        </w:tc>
        <w:tc>
          <w:tcPr>
            <w:tcW w:w="776" w:type="dxa"/>
            <w:tcMar>
              <w:left w:w="108" w:type="dxa"/>
              <w:right w:w="108" w:type="dxa"/>
            </w:tcMar>
            <w:vAlign w:val="center"/>
          </w:tcPr>
          <w:p w14:paraId="36A73554" w14:textId="77777777" w:rsidR="00652DEA" w:rsidRDefault="00C15CB5">
            <w:pPr>
              <w:jc w:val="both"/>
              <w:rPr>
                <w:ins w:id="7523" w:author="Xuning Wei12232" w:date="2026-10-16T08:20:00Z"/>
                <w:rFonts w:ascii="Times New Roman" w:eastAsia="Times New Roman" w:hAnsi="Times New Roman" w:cs="Times New Roman"/>
                <w:sz w:val="18"/>
                <w:szCs w:val="18"/>
              </w:rPr>
              <w:pPrChange w:id="7524" w:author="Xuning Wei12232" w:date="2026-10-23T17:21:00Z">
                <w:pPr>
                  <w:jc w:val="center"/>
                </w:pPr>
              </w:pPrChange>
            </w:pPr>
            <w:ins w:id="7525"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F43FC9F" w14:textId="77777777" w:rsidR="00652DEA" w:rsidRDefault="00C15CB5">
            <w:pPr>
              <w:jc w:val="both"/>
              <w:rPr>
                <w:ins w:id="7526" w:author="Xuning Wei12232" w:date="2026-10-16T08:20:00Z"/>
                <w:rFonts w:ascii="Times New Roman" w:eastAsia="Times New Roman" w:hAnsi="Times New Roman" w:cs="Times New Roman"/>
                <w:sz w:val="18"/>
                <w:szCs w:val="18"/>
              </w:rPr>
              <w:pPrChange w:id="7527" w:author="Xuning Wei12232" w:date="2026-10-23T17:21:00Z">
                <w:pPr>
                  <w:jc w:val="center"/>
                </w:pPr>
              </w:pPrChange>
            </w:pPr>
            <w:ins w:id="7528" w:author="Xuning Wei12232" w:date="2026-10-23T17:00:00Z">
              <w:r>
                <w:rPr>
                  <w:rFonts w:ascii="Times New Roman" w:hAnsi="Times New Roman" w:cs="Times New Roman"/>
                  <w:sz w:val="18"/>
                  <w:szCs w:val="18"/>
                  <w:rPrChange w:id="7529" w:author="Xuning Wei12232" w:date="2026-10-24T11:11:00Z">
                    <w:rPr/>
                  </w:rPrChange>
                </w:rPr>
                <w:t>2.00</w:t>
              </w:r>
            </w:ins>
          </w:p>
        </w:tc>
        <w:tc>
          <w:tcPr>
            <w:tcW w:w="1263" w:type="dxa"/>
            <w:tcMar>
              <w:left w:w="108" w:type="dxa"/>
              <w:right w:w="108" w:type="dxa"/>
            </w:tcMar>
            <w:vAlign w:val="center"/>
          </w:tcPr>
          <w:p w14:paraId="02FF142C" w14:textId="77777777" w:rsidR="00652DEA" w:rsidRPr="00652DEA" w:rsidRDefault="00C15CB5">
            <w:pPr>
              <w:jc w:val="both"/>
              <w:rPr>
                <w:ins w:id="7530" w:author="Xuning Wei12232" w:date="2026-10-16T08:20:00Z"/>
                <w:rFonts w:ascii="Times New Roman" w:eastAsiaTheme="minorEastAsia" w:hAnsi="Times New Roman" w:cs="Times New Roman"/>
                <w:b/>
                <w:sz w:val="18"/>
                <w:szCs w:val="18"/>
                <w:lang w:eastAsia="zh-CN"/>
                <w:rPrChange w:id="7531" w:author="Xuning Wei12232" w:date="2026-10-24T11:11:00Z">
                  <w:rPr>
                    <w:ins w:id="7532" w:author="Xuning Wei12232" w:date="2026-10-16T08:20:00Z"/>
                    <w:rFonts w:ascii="Times New Roman" w:eastAsia="Times New Roman" w:hAnsi="Times New Roman" w:cs="Times New Roman"/>
                    <w:b/>
                    <w:sz w:val="18"/>
                    <w:szCs w:val="18"/>
                  </w:rPr>
                </w:rPrChange>
              </w:rPr>
              <w:pPrChange w:id="7533" w:author="Xuning Wei12232" w:date="2026-10-23T17:21:00Z">
                <w:pPr>
                  <w:jc w:val="center"/>
                </w:pPr>
              </w:pPrChange>
            </w:pPr>
            <w:ins w:id="7534"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Mar>
              <w:left w:w="108" w:type="dxa"/>
              <w:right w:w="108" w:type="dxa"/>
            </w:tcMar>
            <w:vAlign w:val="center"/>
          </w:tcPr>
          <w:p w14:paraId="7F1315D4" w14:textId="77777777" w:rsidR="00652DEA" w:rsidRDefault="00C15CB5">
            <w:pPr>
              <w:jc w:val="both"/>
              <w:rPr>
                <w:ins w:id="7535" w:author="Xuning Wei12232" w:date="2026-10-16T08:20:00Z"/>
                <w:rFonts w:ascii="Times New Roman" w:eastAsia="Times New Roman" w:hAnsi="Times New Roman" w:cs="Times New Roman"/>
                <w:bCs w:val="0"/>
                <w:sz w:val="18"/>
                <w:szCs w:val="18"/>
              </w:rPr>
              <w:pPrChange w:id="7536" w:author="Xuning Wei12232" w:date="2026-10-23T17:21:00Z">
                <w:pPr>
                  <w:jc w:val="center"/>
                </w:pPr>
              </w:pPrChange>
            </w:pPr>
            <w:ins w:id="7537"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Mar>
              <w:left w:w="108" w:type="dxa"/>
              <w:right w:w="108" w:type="dxa"/>
            </w:tcMar>
            <w:vAlign w:val="center"/>
          </w:tcPr>
          <w:p w14:paraId="71029745" w14:textId="77777777" w:rsidR="00652DEA" w:rsidRDefault="00C15CB5">
            <w:pPr>
              <w:jc w:val="both"/>
              <w:rPr>
                <w:ins w:id="7538" w:author="Xuning Wei12232" w:date="2026-10-16T08:20:00Z"/>
                <w:rFonts w:ascii="Times New Roman" w:eastAsia="Times New Roman" w:hAnsi="Times New Roman" w:cs="Times New Roman"/>
                <w:sz w:val="18"/>
                <w:szCs w:val="18"/>
              </w:rPr>
              <w:pPrChange w:id="7539" w:author="Xuning Wei12232" w:date="2026-10-23T17:21:00Z">
                <w:pPr>
                  <w:jc w:val="center"/>
                </w:pPr>
              </w:pPrChange>
            </w:pPr>
            <w:ins w:id="7540" w:author="Xuning Wei12232" w:date="2026-10-23T19:14:00Z">
              <w:r>
                <w:rPr>
                  <w:rFonts w:ascii="Times New Roman" w:eastAsia="等线" w:hAnsi="Times New Roman" w:cs="Times New Roman"/>
                  <w:bCs w:val="0"/>
                  <w:sz w:val="18"/>
                  <w:szCs w:val="18"/>
                  <w:rPrChange w:id="7541" w:author="Xuning Wei12232" w:date="2026-10-24T11:11:00Z">
                    <w:rPr>
                      <w:rFonts w:ascii="Times New Roman" w:eastAsia="等线" w:hAnsi="Times New Roman" w:cs="Times New Roman"/>
                      <w:bCs w:val="0"/>
                      <w:color w:val="0000FF"/>
                      <w:sz w:val="18"/>
                      <w:szCs w:val="18"/>
                    </w:rPr>
                  </w:rPrChange>
                </w:rPr>
                <w:t>eq</w:t>
              </w:r>
            </w:ins>
          </w:p>
        </w:tc>
      </w:tr>
      <w:tr w:rsidR="00652DEA" w14:paraId="47EF29AD" w14:textId="77777777" w:rsidTr="36F45B6D">
        <w:trPr>
          <w:trHeight w:val="330"/>
          <w:jc w:val="center"/>
          <w:ins w:id="7542" w:author="Xuning Wei12232" w:date="2026-10-16T08:20:00Z"/>
        </w:trPr>
        <w:tc>
          <w:tcPr>
            <w:tcW w:w="841" w:type="dxa"/>
            <w:vMerge/>
            <w:tcMar>
              <w:left w:w="108" w:type="dxa"/>
              <w:right w:w="108" w:type="dxa"/>
            </w:tcMar>
            <w:vAlign w:val="center"/>
          </w:tcPr>
          <w:p w14:paraId="62EBF9A1" w14:textId="77777777" w:rsidR="00652DEA" w:rsidRPr="00652DEA" w:rsidRDefault="00652DEA">
            <w:pPr>
              <w:jc w:val="both"/>
              <w:rPr>
                <w:ins w:id="7543" w:author="Xuning Wei12232" w:date="2026-10-16T08:20:00Z"/>
                <w:rFonts w:ascii="Times New Roman" w:hAnsi="Times New Roman" w:cs="Times New Roman"/>
                <w:sz w:val="18"/>
                <w:szCs w:val="18"/>
                <w:rPrChange w:id="7544" w:author="Xuning Wei12232" w:date="2026-10-24T11:11:00Z">
                  <w:rPr>
                    <w:ins w:id="7545" w:author="Xuning Wei12232" w:date="2026-10-16T08:20:00Z"/>
                  </w:rPr>
                </w:rPrChange>
              </w:rPr>
              <w:pPrChange w:id="7546" w:author="Xuning Wei12232" w:date="2026-10-23T17:21:00Z">
                <w:pPr/>
              </w:pPrChange>
            </w:pPr>
          </w:p>
        </w:tc>
        <w:tc>
          <w:tcPr>
            <w:tcW w:w="2511" w:type="dxa"/>
            <w:tcMar>
              <w:left w:w="108" w:type="dxa"/>
              <w:right w:w="108" w:type="dxa"/>
            </w:tcMar>
            <w:vAlign w:val="center"/>
          </w:tcPr>
          <w:p w14:paraId="45DF7999" w14:textId="77777777" w:rsidR="00652DEA" w:rsidRDefault="00C15CB5">
            <w:pPr>
              <w:jc w:val="both"/>
              <w:rPr>
                <w:ins w:id="7547" w:author="Xuning Wei12232" w:date="2026-10-16T08:20:00Z"/>
                <w:rFonts w:ascii="Times New Roman" w:eastAsia="Times New Roman" w:hAnsi="Times New Roman" w:cs="Times New Roman"/>
                <w:sz w:val="18"/>
                <w:szCs w:val="18"/>
              </w:rPr>
              <w:pPrChange w:id="7548" w:author="Xuning Wei12232" w:date="2026-10-23T17:21:00Z">
                <w:pPr/>
              </w:pPrChange>
            </w:pPr>
            <w:ins w:id="7549" w:author="Xuning Wei12232" w:date="2026-10-23T17:00:00Z">
              <w:r>
                <w:rPr>
                  <w:rFonts w:ascii="Times New Roman" w:hAnsi="Times New Roman" w:cs="Times New Roman"/>
                  <w:sz w:val="18"/>
                  <w:szCs w:val="18"/>
                  <w:rPrChange w:id="7550" w:author="Xuning Wei12232" w:date="2026-10-24T11:11:00Z">
                    <w:rPr/>
                  </w:rPrChange>
                </w:rPr>
                <w:t>Oxyma quantity (NMeAsn22, αMePhe15)</w:t>
              </w:r>
            </w:ins>
          </w:p>
        </w:tc>
        <w:tc>
          <w:tcPr>
            <w:tcW w:w="776" w:type="dxa"/>
            <w:tcMar>
              <w:left w:w="108" w:type="dxa"/>
              <w:right w:w="108" w:type="dxa"/>
            </w:tcMar>
            <w:vAlign w:val="center"/>
          </w:tcPr>
          <w:p w14:paraId="5FC64BC9" w14:textId="77777777" w:rsidR="00652DEA" w:rsidRDefault="00C15CB5">
            <w:pPr>
              <w:jc w:val="both"/>
              <w:rPr>
                <w:ins w:id="7551" w:author="Xuning Wei12232" w:date="2026-10-16T08:20:00Z"/>
                <w:rFonts w:ascii="Times New Roman" w:eastAsia="Times New Roman" w:hAnsi="Times New Roman" w:cs="Times New Roman"/>
                <w:sz w:val="18"/>
                <w:szCs w:val="18"/>
              </w:rPr>
              <w:pPrChange w:id="7552" w:author="Xuning Wei12232" w:date="2026-10-23T17:21:00Z">
                <w:pPr>
                  <w:jc w:val="center"/>
                </w:pPr>
              </w:pPrChange>
            </w:pPr>
            <w:ins w:id="755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E981E42" w14:textId="77777777" w:rsidR="00652DEA" w:rsidRPr="00652DEA" w:rsidRDefault="00C15CB5">
            <w:pPr>
              <w:jc w:val="both"/>
              <w:rPr>
                <w:ins w:id="7554" w:author="Xuning Wei12232" w:date="2026-10-16T08:20:00Z"/>
                <w:rFonts w:ascii="Times New Roman" w:eastAsia="等线" w:hAnsi="Times New Roman" w:cs="Times New Roman"/>
                <w:bCs w:val="0"/>
                <w:sz w:val="18"/>
                <w:szCs w:val="18"/>
                <w:rPrChange w:id="7555" w:author="Xuning Wei12232" w:date="2026-10-24T11:11:00Z">
                  <w:rPr>
                    <w:ins w:id="7556" w:author="Xuning Wei12232" w:date="2026-10-16T08:20:00Z"/>
                    <w:rFonts w:ascii="Times New Roman" w:eastAsia="Times New Roman" w:hAnsi="Times New Roman" w:cs="Times New Roman"/>
                    <w:sz w:val="18"/>
                    <w:szCs w:val="18"/>
                  </w:rPr>
                </w:rPrChange>
              </w:rPr>
              <w:pPrChange w:id="7557" w:author="Xuning Wei12232" w:date="2026-10-23T17:21:00Z">
                <w:pPr>
                  <w:jc w:val="center"/>
                </w:pPr>
              </w:pPrChange>
            </w:pPr>
            <w:ins w:id="7558" w:author="Xuning Wei12232" w:date="2026-10-23T17:00:00Z">
              <w:r>
                <w:rPr>
                  <w:rFonts w:ascii="Times New Roman" w:hAnsi="Times New Roman" w:cs="Times New Roman"/>
                  <w:sz w:val="18"/>
                  <w:szCs w:val="18"/>
                  <w:rPrChange w:id="7559" w:author="Xuning Wei12232" w:date="2026-10-24T11:11:00Z">
                    <w:rPr/>
                  </w:rPrChange>
                </w:rPr>
                <w:t>1.80</w:t>
              </w:r>
            </w:ins>
          </w:p>
        </w:tc>
        <w:tc>
          <w:tcPr>
            <w:tcW w:w="1263" w:type="dxa"/>
            <w:tcMar>
              <w:left w:w="108" w:type="dxa"/>
              <w:right w:w="108" w:type="dxa"/>
            </w:tcMar>
            <w:vAlign w:val="center"/>
          </w:tcPr>
          <w:p w14:paraId="15B986EB" w14:textId="77777777" w:rsidR="00652DEA" w:rsidRPr="00652DEA" w:rsidRDefault="00C15CB5">
            <w:pPr>
              <w:jc w:val="both"/>
              <w:rPr>
                <w:ins w:id="7560" w:author="Xuning Wei12232" w:date="2026-10-16T08:20:00Z"/>
                <w:rFonts w:ascii="Times New Roman" w:eastAsiaTheme="minorEastAsia" w:hAnsi="Times New Roman" w:cs="Times New Roman"/>
                <w:b/>
                <w:sz w:val="18"/>
                <w:szCs w:val="18"/>
                <w:lang w:eastAsia="zh-CN"/>
                <w:rPrChange w:id="7561" w:author="Xuning Wei12232" w:date="2026-10-24T11:11:00Z">
                  <w:rPr>
                    <w:ins w:id="7562" w:author="Xuning Wei12232" w:date="2026-10-16T08:20:00Z"/>
                    <w:rFonts w:ascii="Times New Roman" w:eastAsia="Times New Roman" w:hAnsi="Times New Roman" w:cs="Times New Roman"/>
                    <w:b/>
                    <w:sz w:val="18"/>
                    <w:szCs w:val="18"/>
                  </w:rPr>
                </w:rPrChange>
              </w:rPr>
              <w:pPrChange w:id="7563" w:author="Xuning Wei12232" w:date="2026-10-23T17:21:00Z">
                <w:pPr>
                  <w:jc w:val="center"/>
                </w:pPr>
              </w:pPrChange>
            </w:pPr>
            <w:ins w:id="7564"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Mar>
              <w:left w:w="108" w:type="dxa"/>
              <w:right w:w="108" w:type="dxa"/>
            </w:tcMar>
            <w:vAlign w:val="center"/>
          </w:tcPr>
          <w:p w14:paraId="76007220" w14:textId="77777777" w:rsidR="00652DEA" w:rsidRDefault="00C15CB5">
            <w:pPr>
              <w:jc w:val="both"/>
              <w:rPr>
                <w:ins w:id="7565" w:author="Xuning Wei12232" w:date="2026-10-16T08:20:00Z"/>
                <w:rFonts w:ascii="Times New Roman" w:eastAsia="Times New Roman" w:hAnsi="Times New Roman" w:cs="Times New Roman"/>
                <w:bCs w:val="0"/>
                <w:sz w:val="18"/>
                <w:szCs w:val="18"/>
              </w:rPr>
              <w:pPrChange w:id="7566" w:author="Xuning Wei12232" w:date="2026-10-23T17:21:00Z">
                <w:pPr>
                  <w:jc w:val="center"/>
                </w:pPr>
              </w:pPrChange>
            </w:pPr>
            <w:ins w:id="7567"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Mar>
              <w:left w:w="108" w:type="dxa"/>
              <w:right w:w="108" w:type="dxa"/>
            </w:tcMar>
            <w:vAlign w:val="center"/>
          </w:tcPr>
          <w:p w14:paraId="4CF702C7" w14:textId="77777777" w:rsidR="00652DEA" w:rsidRDefault="00C15CB5">
            <w:pPr>
              <w:jc w:val="both"/>
              <w:rPr>
                <w:ins w:id="7568" w:author="Xuning Wei12232" w:date="2026-10-16T08:20:00Z"/>
                <w:rFonts w:ascii="Times New Roman" w:eastAsia="Times New Roman" w:hAnsi="Times New Roman" w:cs="Times New Roman"/>
                <w:sz w:val="18"/>
                <w:szCs w:val="18"/>
              </w:rPr>
              <w:pPrChange w:id="7569" w:author="Xuning Wei12232" w:date="2026-10-23T17:21:00Z">
                <w:pPr>
                  <w:jc w:val="center"/>
                </w:pPr>
              </w:pPrChange>
            </w:pPr>
            <w:ins w:id="7570" w:author="Xuning Wei12232" w:date="2026-10-23T19:14:00Z">
              <w:r>
                <w:rPr>
                  <w:rFonts w:ascii="Times New Roman" w:eastAsia="等线" w:hAnsi="Times New Roman" w:cs="Times New Roman"/>
                  <w:bCs w:val="0"/>
                  <w:sz w:val="18"/>
                  <w:szCs w:val="18"/>
                  <w:rPrChange w:id="7571" w:author="Xuning Wei12232" w:date="2026-10-24T11:11:00Z">
                    <w:rPr>
                      <w:rFonts w:ascii="Times New Roman" w:eastAsia="等线" w:hAnsi="Times New Roman" w:cs="Times New Roman"/>
                      <w:bCs w:val="0"/>
                      <w:color w:val="0000FF"/>
                      <w:sz w:val="18"/>
                      <w:szCs w:val="18"/>
                    </w:rPr>
                  </w:rPrChange>
                </w:rPr>
                <w:t>eq</w:t>
              </w:r>
            </w:ins>
          </w:p>
        </w:tc>
      </w:tr>
      <w:tr w:rsidR="00652DEA" w14:paraId="249A3975" w14:textId="77777777" w:rsidTr="36F45B6D">
        <w:trPr>
          <w:trHeight w:val="330"/>
          <w:jc w:val="center"/>
          <w:ins w:id="7572" w:author="Xuning Wei12232" w:date="2026-10-16T08:20:00Z"/>
        </w:trPr>
        <w:tc>
          <w:tcPr>
            <w:tcW w:w="841" w:type="dxa"/>
            <w:vMerge/>
            <w:tcMar>
              <w:left w:w="108" w:type="dxa"/>
              <w:right w:w="108" w:type="dxa"/>
            </w:tcMar>
            <w:vAlign w:val="center"/>
          </w:tcPr>
          <w:p w14:paraId="0C6C2CD5" w14:textId="77777777" w:rsidR="00652DEA" w:rsidRPr="00652DEA" w:rsidRDefault="00652DEA">
            <w:pPr>
              <w:jc w:val="both"/>
              <w:rPr>
                <w:ins w:id="7573" w:author="Xuning Wei12232" w:date="2026-10-16T08:20:00Z"/>
                <w:rFonts w:ascii="Times New Roman" w:hAnsi="Times New Roman" w:cs="Times New Roman"/>
                <w:sz w:val="18"/>
                <w:szCs w:val="18"/>
                <w:rPrChange w:id="7574" w:author="Xuning Wei12232" w:date="2026-10-24T11:11:00Z">
                  <w:rPr>
                    <w:ins w:id="7575" w:author="Xuning Wei12232" w:date="2026-10-16T08:20:00Z"/>
                  </w:rPr>
                </w:rPrChange>
              </w:rPr>
              <w:pPrChange w:id="7576" w:author="Xuning Wei12232" w:date="2026-10-23T17:21:00Z">
                <w:pPr/>
              </w:pPrChange>
            </w:pPr>
          </w:p>
        </w:tc>
        <w:tc>
          <w:tcPr>
            <w:tcW w:w="2511" w:type="dxa"/>
            <w:tcMar>
              <w:left w:w="108" w:type="dxa"/>
              <w:right w:w="108" w:type="dxa"/>
            </w:tcMar>
            <w:vAlign w:val="center"/>
          </w:tcPr>
          <w:p w14:paraId="40EBAD5F" w14:textId="77777777" w:rsidR="00652DEA" w:rsidRDefault="00C15CB5">
            <w:pPr>
              <w:jc w:val="both"/>
              <w:rPr>
                <w:ins w:id="7577" w:author="Xuning Wei12232" w:date="2026-10-16T08:20:00Z"/>
                <w:rFonts w:ascii="Times New Roman" w:eastAsia="Times New Roman" w:hAnsi="Times New Roman" w:cs="Times New Roman"/>
                <w:sz w:val="18"/>
                <w:szCs w:val="18"/>
              </w:rPr>
              <w:pPrChange w:id="7578" w:author="Xuning Wei12232" w:date="2026-10-23T17:21:00Z">
                <w:pPr/>
              </w:pPrChange>
            </w:pPr>
            <w:ins w:id="7579" w:author="Xuning Wei12232" w:date="2026-10-23T17:00:00Z">
              <w:r>
                <w:rPr>
                  <w:rFonts w:ascii="Times New Roman" w:hAnsi="Times New Roman" w:cs="Times New Roman"/>
                  <w:sz w:val="18"/>
                  <w:szCs w:val="18"/>
                  <w:rPrChange w:id="7580" w:author="Xuning Wei12232" w:date="2026-10-24T11:11:00Z">
                    <w:rPr/>
                  </w:rPrChange>
                </w:rPr>
                <w:t>Oxyma quantity (Asn21)</w:t>
              </w:r>
            </w:ins>
          </w:p>
        </w:tc>
        <w:tc>
          <w:tcPr>
            <w:tcW w:w="776" w:type="dxa"/>
            <w:tcMar>
              <w:left w:w="108" w:type="dxa"/>
              <w:right w:w="108" w:type="dxa"/>
            </w:tcMar>
            <w:vAlign w:val="center"/>
          </w:tcPr>
          <w:p w14:paraId="2773F4EA" w14:textId="77777777" w:rsidR="00652DEA" w:rsidRDefault="00C15CB5">
            <w:pPr>
              <w:jc w:val="both"/>
              <w:rPr>
                <w:ins w:id="7581" w:author="Xuning Wei12232" w:date="2026-10-16T08:20:00Z"/>
                <w:rFonts w:ascii="Times New Roman" w:eastAsia="Times New Roman" w:hAnsi="Times New Roman" w:cs="Times New Roman"/>
                <w:sz w:val="18"/>
                <w:szCs w:val="18"/>
              </w:rPr>
              <w:pPrChange w:id="7582" w:author="Xuning Wei12232" w:date="2026-10-23T17:21:00Z">
                <w:pPr>
                  <w:jc w:val="center"/>
                </w:pPr>
              </w:pPrChange>
            </w:pPr>
            <w:ins w:id="7583"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B67409A" w14:textId="77777777" w:rsidR="00652DEA" w:rsidRDefault="00C15CB5">
            <w:pPr>
              <w:jc w:val="both"/>
              <w:rPr>
                <w:ins w:id="7584" w:author="Xuning Wei12232" w:date="2026-10-16T08:20:00Z"/>
                <w:rFonts w:ascii="Times New Roman" w:eastAsia="Times New Roman" w:hAnsi="Times New Roman" w:cs="Times New Roman"/>
                <w:sz w:val="18"/>
                <w:szCs w:val="18"/>
              </w:rPr>
              <w:pPrChange w:id="7585" w:author="Xuning Wei12232" w:date="2026-10-23T17:21:00Z">
                <w:pPr>
                  <w:jc w:val="center"/>
                </w:pPr>
              </w:pPrChange>
            </w:pPr>
            <w:ins w:id="7586" w:author="Xuning Wei12232" w:date="2026-10-23T17:00:00Z">
              <w:r>
                <w:rPr>
                  <w:rFonts w:ascii="Times New Roman" w:hAnsi="Times New Roman" w:cs="Times New Roman"/>
                  <w:sz w:val="18"/>
                  <w:szCs w:val="18"/>
                  <w:rPrChange w:id="7587" w:author="Xuning Wei12232" w:date="2026-10-24T11:11:00Z">
                    <w:rPr/>
                  </w:rPrChange>
                </w:rPr>
                <w:t>2.60</w:t>
              </w:r>
            </w:ins>
          </w:p>
        </w:tc>
        <w:tc>
          <w:tcPr>
            <w:tcW w:w="1263" w:type="dxa"/>
            <w:tcMar>
              <w:left w:w="108" w:type="dxa"/>
              <w:right w:w="108" w:type="dxa"/>
            </w:tcMar>
            <w:vAlign w:val="center"/>
          </w:tcPr>
          <w:p w14:paraId="53971D23" w14:textId="77777777" w:rsidR="00652DEA" w:rsidRPr="00652DEA" w:rsidRDefault="00C15CB5">
            <w:pPr>
              <w:jc w:val="both"/>
              <w:rPr>
                <w:ins w:id="7588" w:author="Xuning Wei12232" w:date="2026-10-16T08:20:00Z"/>
                <w:rFonts w:ascii="Times New Roman" w:eastAsiaTheme="minorEastAsia" w:hAnsi="Times New Roman" w:cs="Times New Roman"/>
                <w:b/>
                <w:sz w:val="18"/>
                <w:szCs w:val="18"/>
                <w:lang w:eastAsia="zh-CN"/>
                <w:rPrChange w:id="7589" w:author="Xuning Wei12232" w:date="2026-10-24T11:11:00Z">
                  <w:rPr>
                    <w:ins w:id="7590" w:author="Xuning Wei12232" w:date="2026-10-16T08:20:00Z"/>
                    <w:rFonts w:ascii="Times New Roman" w:eastAsia="Times New Roman" w:hAnsi="Times New Roman" w:cs="Times New Roman"/>
                    <w:b/>
                    <w:sz w:val="18"/>
                    <w:szCs w:val="18"/>
                  </w:rPr>
                </w:rPrChange>
              </w:rPr>
              <w:pPrChange w:id="7591" w:author="Xuning Wei12232" w:date="2026-10-23T17:21:00Z">
                <w:pPr>
                  <w:jc w:val="center"/>
                </w:pPr>
              </w:pPrChange>
            </w:pPr>
            <w:ins w:id="7592"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Mar>
              <w:left w:w="108" w:type="dxa"/>
              <w:right w:w="108" w:type="dxa"/>
            </w:tcMar>
            <w:vAlign w:val="center"/>
          </w:tcPr>
          <w:p w14:paraId="55C73DD0" w14:textId="77777777" w:rsidR="00652DEA" w:rsidRDefault="00C15CB5">
            <w:pPr>
              <w:jc w:val="both"/>
              <w:rPr>
                <w:ins w:id="7593" w:author="Xuning Wei12232" w:date="2026-10-16T08:20:00Z"/>
                <w:rFonts w:ascii="Times New Roman" w:eastAsia="Times New Roman" w:hAnsi="Times New Roman" w:cs="Times New Roman"/>
                <w:bCs w:val="0"/>
                <w:sz w:val="18"/>
                <w:szCs w:val="18"/>
              </w:rPr>
              <w:pPrChange w:id="7594" w:author="Xuning Wei12232" w:date="2026-10-23T17:21:00Z">
                <w:pPr>
                  <w:jc w:val="center"/>
                </w:pPr>
              </w:pPrChange>
            </w:pPr>
            <w:ins w:id="7595"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Mar>
              <w:left w:w="108" w:type="dxa"/>
              <w:right w:w="108" w:type="dxa"/>
            </w:tcMar>
            <w:vAlign w:val="center"/>
          </w:tcPr>
          <w:p w14:paraId="1D3FEC5E" w14:textId="77777777" w:rsidR="00652DEA" w:rsidRDefault="00C15CB5">
            <w:pPr>
              <w:jc w:val="both"/>
              <w:rPr>
                <w:ins w:id="7596" w:author="Xuning Wei12232" w:date="2026-10-16T08:20:00Z"/>
                <w:rFonts w:ascii="Times New Roman" w:eastAsia="Times New Roman" w:hAnsi="Times New Roman" w:cs="Times New Roman"/>
                <w:sz w:val="18"/>
                <w:szCs w:val="18"/>
              </w:rPr>
              <w:pPrChange w:id="7597" w:author="Xuning Wei12232" w:date="2026-10-23T17:21:00Z">
                <w:pPr>
                  <w:jc w:val="center"/>
                </w:pPr>
              </w:pPrChange>
            </w:pPr>
            <w:ins w:id="7598" w:author="Xuning Wei12232" w:date="2026-10-23T19:14:00Z">
              <w:r>
                <w:rPr>
                  <w:rFonts w:ascii="Times New Roman" w:eastAsia="等线" w:hAnsi="Times New Roman" w:cs="Times New Roman"/>
                  <w:bCs w:val="0"/>
                  <w:sz w:val="18"/>
                  <w:szCs w:val="18"/>
                  <w:rPrChange w:id="7599" w:author="Xuning Wei12232" w:date="2026-10-24T11:11:00Z">
                    <w:rPr>
                      <w:rFonts w:ascii="Times New Roman" w:eastAsia="等线" w:hAnsi="Times New Roman" w:cs="Times New Roman"/>
                      <w:bCs w:val="0"/>
                      <w:color w:val="0000FF"/>
                      <w:sz w:val="18"/>
                      <w:szCs w:val="18"/>
                    </w:rPr>
                  </w:rPrChange>
                </w:rPr>
                <w:t>eq</w:t>
              </w:r>
            </w:ins>
          </w:p>
        </w:tc>
      </w:tr>
      <w:tr w:rsidR="00652DEA" w14:paraId="746EDE63" w14:textId="77777777" w:rsidTr="36F45B6D">
        <w:trPr>
          <w:trHeight w:val="330"/>
          <w:jc w:val="center"/>
          <w:ins w:id="7600" w:author="Xuning Wei12232" w:date="2026-10-16T08:20:00Z"/>
        </w:trPr>
        <w:tc>
          <w:tcPr>
            <w:tcW w:w="841" w:type="dxa"/>
            <w:vMerge/>
            <w:tcMar>
              <w:left w:w="108" w:type="dxa"/>
              <w:right w:w="108" w:type="dxa"/>
            </w:tcMar>
            <w:vAlign w:val="center"/>
          </w:tcPr>
          <w:p w14:paraId="709E88E4" w14:textId="77777777" w:rsidR="00652DEA" w:rsidRPr="00652DEA" w:rsidRDefault="00652DEA">
            <w:pPr>
              <w:jc w:val="both"/>
              <w:rPr>
                <w:ins w:id="7601" w:author="Xuning Wei12232" w:date="2026-10-16T08:20:00Z"/>
                <w:rFonts w:ascii="Times New Roman" w:hAnsi="Times New Roman" w:cs="Times New Roman"/>
                <w:sz w:val="18"/>
                <w:szCs w:val="18"/>
                <w:rPrChange w:id="7602" w:author="Xuning Wei12232" w:date="2026-10-24T11:11:00Z">
                  <w:rPr>
                    <w:ins w:id="7603" w:author="Xuning Wei12232" w:date="2026-10-16T08:20:00Z"/>
                  </w:rPr>
                </w:rPrChange>
              </w:rPr>
              <w:pPrChange w:id="7604" w:author="Xuning Wei12232" w:date="2026-10-23T17:21:00Z">
                <w:pPr/>
              </w:pPrChange>
            </w:pPr>
          </w:p>
        </w:tc>
        <w:tc>
          <w:tcPr>
            <w:tcW w:w="2511" w:type="dxa"/>
            <w:tcMar>
              <w:left w:w="108" w:type="dxa"/>
              <w:right w:w="108" w:type="dxa"/>
            </w:tcMar>
            <w:vAlign w:val="center"/>
          </w:tcPr>
          <w:p w14:paraId="229C84A0" w14:textId="77777777" w:rsidR="00652DEA" w:rsidRDefault="00C15CB5">
            <w:pPr>
              <w:jc w:val="both"/>
              <w:rPr>
                <w:ins w:id="7605" w:author="Xuning Wei12232" w:date="2026-10-16T08:20:00Z"/>
                <w:rFonts w:ascii="Times New Roman" w:eastAsia="Times New Roman" w:hAnsi="Times New Roman" w:cs="Times New Roman"/>
                <w:sz w:val="18"/>
                <w:szCs w:val="18"/>
              </w:rPr>
              <w:pPrChange w:id="7606" w:author="Xuning Wei12232" w:date="2026-10-23T17:21:00Z">
                <w:pPr/>
              </w:pPrChange>
            </w:pPr>
            <w:ins w:id="7607" w:author="Xuning Wei12232" w:date="2026-10-23T17:00:00Z">
              <w:r>
                <w:rPr>
                  <w:rFonts w:ascii="Times New Roman" w:hAnsi="Times New Roman" w:cs="Times New Roman"/>
                  <w:sz w:val="18"/>
                  <w:szCs w:val="18"/>
                  <w:rPrChange w:id="7608" w:author="Xuning Wei12232" w:date="2026-10-24T11:11:00Z">
                    <w:rPr/>
                  </w:rPrChange>
                </w:rPr>
                <w:t xml:space="preserve">Dissolution </w:t>
              </w:r>
            </w:ins>
            <w:ins w:id="7609" w:author="Xuning Wei12232" w:date="2026-10-23T17:37:00Z">
              <w:r>
                <w:rPr>
                  <w:rFonts w:ascii="Times New Roman" w:hAnsi="Times New Roman" w:cs="Times New Roman"/>
                  <w:sz w:val="18"/>
                  <w:szCs w:val="18"/>
                </w:rPr>
                <w:t xml:space="preserve">jacket </w:t>
              </w:r>
            </w:ins>
            <w:ins w:id="7610" w:author="Xuning Wei12232" w:date="2026-10-23T17:00:00Z">
              <w:r>
                <w:rPr>
                  <w:rFonts w:ascii="Times New Roman" w:hAnsi="Times New Roman" w:cs="Times New Roman"/>
                  <w:sz w:val="18"/>
                  <w:szCs w:val="18"/>
                  <w:rPrChange w:id="7611" w:author="Xuning Wei12232" w:date="2026-10-24T11:11:00Z">
                    <w:rPr/>
                  </w:rPrChange>
                </w:rPr>
                <w:t>temperature (Standard AA)</w:t>
              </w:r>
            </w:ins>
          </w:p>
        </w:tc>
        <w:tc>
          <w:tcPr>
            <w:tcW w:w="776" w:type="dxa"/>
            <w:tcMar>
              <w:left w:w="108" w:type="dxa"/>
              <w:right w:w="108" w:type="dxa"/>
            </w:tcMar>
            <w:vAlign w:val="center"/>
          </w:tcPr>
          <w:p w14:paraId="597833C4" w14:textId="77777777" w:rsidR="00652DEA" w:rsidRDefault="00C15CB5">
            <w:pPr>
              <w:jc w:val="both"/>
              <w:rPr>
                <w:ins w:id="7612" w:author="Xuning Wei12232" w:date="2026-10-16T08:20:00Z"/>
                <w:rFonts w:ascii="Times New Roman" w:eastAsia="Times New Roman" w:hAnsi="Times New Roman" w:cs="Times New Roman"/>
                <w:sz w:val="18"/>
                <w:szCs w:val="18"/>
              </w:rPr>
              <w:pPrChange w:id="7613" w:author="Xuning Wei12232" w:date="2026-10-23T17:21:00Z">
                <w:pPr>
                  <w:jc w:val="center"/>
                </w:pPr>
              </w:pPrChange>
            </w:pPr>
            <w:ins w:id="761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0234497" w14:textId="77777777" w:rsidR="00652DEA" w:rsidRDefault="00C15CB5">
            <w:pPr>
              <w:jc w:val="both"/>
              <w:rPr>
                <w:ins w:id="7615" w:author="Xuning Wei12232" w:date="2026-10-16T08:20:00Z"/>
                <w:rFonts w:ascii="Times New Roman" w:eastAsia="Times New Roman" w:hAnsi="Times New Roman" w:cs="Times New Roman"/>
                <w:sz w:val="18"/>
                <w:szCs w:val="18"/>
              </w:rPr>
              <w:pPrChange w:id="7616" w:author="Xuning Wei12232" w:date="2026-10-23T17:21:00Z">
                <w:pPr>
                  <w:jc w:val="center"/>
                </w:pPr>
              </w:pPrChange>
            </w:pPr>
            <w:ins w:id="7617"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27E7B6B" w14:textId="77777777" w:rsidR="00652DEA" w:rsidRPr="00652DEA" w:rsidRDefault="00C15CB5">
            <w:pPr>
              <w:jc w:val="both"/>
              <w:rPr>
                <w:ins w:id="7618" w:author="Xuning Wei12232" w:date="2026-10-16T08:20:00Z"/>
                <w:rFonts w:ascii="Times New Roman" w:eastAsiaTheme="minorEastAsia" w:hAnsi="Times New Roman" w:cs="Times New Roman"/>
                <w:b/>
                <w:sz w:val="18"/>
                <w:szCs w:val="18"/>
                <w:lang w:eastAsia="zh-CN"/>
                <w:rPrChange w:id="7619" w:author="Xuning Wei12232" w:date="2026-10-24T11:11:00Z">
                  <w:rPr>
                    <w:ins w:id="7620" w:author="Xuning Wei12232" w:date="2026-10-16T08:20:00Z"/>
                    <w:rFonts w:ascii="Times New Roman" w:eastAsia="Times New Roman" w:hAnsi="Times New Roman" w:cs="Times New Roman"/>
                    <w:b/>
                    <w:sz w:val="18"/>
                    <w:szCs w:val="18"/>
                  </w:rPr>
                </w:rPrChange>
              </w:rPr>
              <w:pPrChange w:id="7621" w:author="Xuning Wei12232" w:date="2026-10-23T17:21:00Z">
                <w:pPr>
                  <w:jc w:val="center"/>
                </w:pPr>
              </w:pPrChange>
            </w:pPr>
            <w:ins w:id="7622" w:author="Xuning Wei12232" w:date="2026-10-23T19:15: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394A273F" w14:textId="24365E19" w:rsidR="00652DEA" w:rsidRDefault="00C15CB5">
            <w:pPr>
              <w:jc w:val="both"/>
              <w:rPr>
                <w:ins w:id="7623" w:author="Xuning Wei12232" w:date="2026-10-16T08:20:00Z"/>
                <w:rFonts w:ascii="Times New Roman" w:eastAsia="Times New Roman" w:hAnsi="Times New Roman" w:cs="Times New Roman"/>
                <w:bCs w:val="0"/>
                <w:sz w:val="18"/>
                <w:szCs w:val="18"/>
              </w:rPr>
              <w:pPrChange w:id="7624" w:author="Xuning Wei12232" w:date="2026-10-23T17:21:00Z">
                <w:pPr>
                  <w:jc w:val="center"/>
                </w:pPr>
              </w:pPrChange>
            </w:pPr>
            <w:ins w:id="7625" w:author="Xuning Wei12232" w:date="2026-10-23T19:15:00Z">
              <w:r w:rsidRPr="009F4AA6">
                <w:rPr>
                  <w:rFonts w:ascii="Times New Roman" w:eastAsiaTheme="minorEastAsia" w:hAnsi="Times New Roman" w:cs="Times New Roman"/>
                  <w:b/>
                  <w:bCs w:val="0"/>
                  <w:color w:val="0000FF"/>
                  <w:sz w:val="18"/>
                  <w:szCs w:val="18"/>
                  <w:lang w:eastAsia="zh-CN"/>
                </w:rPr>
                <w:t>1</w:t>
              </w:r>
            </w:ins>
            <w:r w:rsidR="009F4AA6" w:rsidRPr="009F4AA6">
              <w:rPr>
                <w:rFonts w:ascii="Times New Roman" w:eastAsiaTheme="minorEastAsia" w:hAnsi="Times New Roman" w:cs="Times New Roman"/>
                <w:b/>
                <w:bCs w:val="0"/>
                <w:color w:val="0000FF"/>
                <w:sz w:val="18"/>
                <w:szCs w:val="18"/>
                <w:lang w:eastAsia="zh-CN"/>
              </w:rPr>
              <w:t>6</w:t>
            </w:r>
            <w:ins w:id="7626" w:author="Xuning Wei12232" w:date="2026-10-23T19:15:00Z">
              <w:r w:rsidRPr="009F4AA6">
                <w:rPr>
                  <w:rFonts w:ascii="Times New Roman" w:eastAsiaTheme="minorEastAsia" w:hAnsi="Times New Roman" w:cs="Times New Roman"/>
                  <w:b/>
                  <w:bCs w:val="0"/>
                  <w:color w:val="0000FF"/>
                  <w:sz w:val="18"/>
                  <w:szCs w:val="18"/>
                  <w:lang w:eastAsia="zh-CN"/>
                </w:rPr>
                <w:t xml:space="preserve"> – </w:t>
              </w:r>
            </w:ins>
            <w:r w:rsidR="009F4AA6" w:rsidRPr="009F4AA6">
              <w:rPr>
                <w:rFonts w:ascii="Times New Roman" w:eastAsiaTheme="minorEastAsia" w:hAnsi="Times New Roman" w:cs="Times New Roman"/>
                <w:b/>
                <w:bCs w:val="0"/>
                <w:color w:val="0000FF"/>
                <w:sz w:val="18"/>
                <w:szCs w:val="18"/>
                <w:lang w:eastAsia="zh-CN"/>
              </w:rPr>
              <w:t>23</w:t>
            </w:r>
          </w:p>
        </w:tc>
        <w:tc>
          <w:tcPr>
            <w:tcW w:w="1153" w:type="dxa"/>
            <w:tcMar>
              <w:left w:w="108" w:type="dxa"/>
              <w:right w:w="108" w:type="dxa"/>
            </w:tcMar>
            <w:vAlign w:val="center"/>
          </w:tcPr>
          <w:p w14:paraId="040AA53D" w14:textId="77777777" w:rsidR="00652DEA" w:rsidRDefault="00C15CB5">
            <w:pPr>
              <w:jc w:val="both"/>
              <w:rPr>
                <w:ins w:id="7627" w:author="Xuning Wei12232" w:date="2026-10-16T08:20:00Z"/>
                <w:rFonts w:ascii="Times New Roman" w:eastAsia="Times New Roman" w:hAnsi="Times New Roman" w:cs="Times New Roman"/>
                <w:sz w:val="18"/>
                <w:szCs w:val="18"/>
              </w:rPr>
              <w:pPrChange w:id="7628" w:author="Xuning Wei12232" w:date="2026-10-23T17:21:00Z">
                <w:pPr>
                  <w:jc w:val="center"/>
                </w:pPr>
              </w:pPrChange>
            </w:pPr>
            <w:ins w:id="7629" w:author="Xuning Wei12232" w:date="2026-10-23T19:15:00Z">
              <w:r>
                <w:rPr>
                  <w:rFonts w:ascii="Times New Roman" w:eastAsia="等线" w:hAnsi="Times New Roman" w:cs="Times New Roman"/>
                  <w:bCs w:val="0"/>
                  <w:sz w:val="18"/>
                  <w:szCs w:val="18"/>
                  <w:rPrChange w:id="7630" w:author="Xuning Wei12232" w:date="2026-10-24T11:11:00Z">
                    <w:rPr>
                      <w:rFonts w:ascii="Times New Roman" w:eastAsia="等线" w:hAnsi="Times New Roman" w:cs="Times New Roman"/>
                      <w:bCs w:val="0"/>
                      <w:color w:val="0000FF"/>
                      <w:sz w:val="18"/>
                      <w:szCs w:val="18"/>
                    </w:rPr>
                  </w:rPrChange>
                </w:rPr>
                <w:t>°C</w:t>
              </w:r>
            </w:ins>
          </w:p>
        </w:tc>
      </w:tr>
      <w:tr w:rsidR="009F4AA6" w14:paraId="65FD26C4" w14:textId="77777777" w:rsidTr="36F45B6D">
        <w:trPr>
          <w:trHeight w:val="330"/>
          <w:jc w:val="center"/>
          <w:ins w:id="7631" w:author="Xuning Wei12232" w:date="2026-10-16T08:20:00Z"/>
        </w:trPr>
        <w:tc>
          <w:tcPr>
            <w:tcW w:w="841" w:type="dxa"/>
            <w:vMerge/>
            <w:tcMar>
              <w:left w:w="108" w:type="dxa"/>
              <w:right w:w="108" w:type="dxa"/>
            </w:tcMar>
            <w:vAlign w:val="center"/>
          </w:tcPr>
          <w:p w14:paraId="508C98E9" w14:textId="77777777" w:rsidR="009F4AA6" w:rsidRPr="00652DEA" w:rsidRDefault="009F4AA6">
            <w:pPr>
              <w:jc w:val="both"/>
              <w:rPr>
                <w:ins w:id="7632" w:author="Xuning Wei12232" w:date="2026-10-16T08:20:00Z"/>
                <w:rFonts w:ascii="Times New Roman" w:hAnsi="Times New Roman" w:cs="Times New Roman"/>
                <w:sz w:val="18"/>
                <w:szCs w:val="18"/>
                <w:rPrChange w:id="7633" w:author="Xuning Wei12232" w:date="2026-10-24T11:11:00Z">
                  <w:rPr>
                    <w:ins w:id="7634" w:author="Xuning Wei12232" w:date="2026-10-16T08:20:00Z"/>
                  </w:rPr>
                </w:rPrChange>
              </w:rPr>
              <w:pPrChange w:id="7635" w:author="Xuning Wei12232" w:date="2026-10-23T17:21:00Z">
                <w:pPr/>
              </w:pPrChange>
            </w:pPr>
          </w:p>
        </w:tc>
        <w:tc>
          <w:tcPr>
            <w:tcW w:w="2511" w:type="dxa"/>
            <w:tcMar>
              <w:left w:w="108" w:type="dxa"/>
              <w:right w:w="108" w:type="dxa"/>
            </w:tcMar>
            <w:vAlign w:val="center"/>
          </w:tcPr>
          <w:p w14:paraId="445EF902" w14:textId="77777777" w:rsidR="009F4AA6" w:rsidRPr="00652DEA" w:rsidRDefault="009F4AA6">
            <w:pPr>
              <w:jc w:val="both"/>
              <w:rPr>
                <w:ins w:id="7636" w:author="Xuning Wei12232" w:date="2026-10-16T08:20:00Z"/>
                <w:rFonts w:ascii="Times New Roman" w:eastAsia="Times New Roman" w:hAnsi="Times New Roman" w:cs="Times New Roman"/>
                <w:b/>
                <w:sz w:val="18"/>
                <w:szCs w:val="18"/>
                <w:rPrChange w:id="7637" w:author="Xuning Wei12232" w:date="2026-10-24T11:11:00Z">
                  <w:rPr>
                    <w:ins w:id="7638" w:author="Xuning Wei12232" w:date="2026-10-16T08:20:00Z"/>
                    <w:rFonts w:ascii="Times New Roman" w:eastAsia="Times New Roman" w:hAnsi="Times New Roman" w:cs="Times New Roman"/>
                    <w:sz w:val="18"/>
                    <w:szCs w:val="18"/>
                  </w:rPr>
                </w:rPrChange>
              </w:rPr>
              <w:pPrChange w:id="7639" w:author="Xuning Wei12232" w:date="2026-10-23T17:21:00Z">
                <w:pPr/>
              </w:pPrChange>
            </w:pPr>
            <w:ins w:id="7640" w:author="Xuning Wei12232" w:date="2026-10-23T17:00:00Z">
              <w:r>
                <w:rPr>
                  <w:rFonts w:ascii="Times New Roman" w:hAnsi="Times New Roman" w:cs="Times New Roman"/>
                  <w:sz w:val="18"/>
                  <w:szCs w:val="18"/>
                  <w:rPrChange w:id="7641" w:author="Xuning Wei12232" w:date="2026-10-24T11:11:00Z">
                    <w:rPr/>
                  </w:rPrChange>
                </w:rPr>
                <w:t xml:space="preserve">Dissolution </w:t>
              </w:r>
            </w:ins>
            <w:ins w:id="7642" w:author="Xuning Wei12232" w:date="2026-10-23T17:37:00Z">
              <w:r>
                <w:rPr>
                  <w:rFonts w:ascii="Times New Roman" w:hAnsi="Times New Roman" w:cs="Times New Roman"/>
                  <w:sz w:val="18"/>
                  <w:szCs w:val="18"/>
                </w:rPr>
                <w:t xml:space="preserve">jacket </w:t>
              </w:r>
            </w:ins>
            <w:ins w:id="7643" w:author="Xuning Wei12232" w:date="2026-10-23T17:00:00Z">
              <w:r>
                <w:rPr>
                  <w:rFonts w:ascii="Times New Roman" w:hAnsi="Times New Roman" w:cs="Times New Roman"/>
                  <w:sz w:val="18"/>
                  <w:szCs w:val="18"/>
                  <w:rPrChange w:id="7644" w:author="Xuning Wei12232" w:date="2026-10-24T11:11:00Z">
                    <w:rPr/>
                  </w:rPrChange>
                </w:rPr>
                <w:t>temperature (Phe23)</w:t>
              </w:r>
            </w:ins>
          </w:p>
        </w:tc>
        <w:tc>
          <w:tcPr>
            <w:tcW w:w="776" w:type="dxa"/>
            <w:tcMar>
              <w:left w:w="108" w:type="dxa"/>
              <w:right w:w="108" w:type="dxa"/>
            </w:tcMar>
            <w:vAlign w:val="center"/>
          </w:tcPr>
          <w:p w14:paraId="2C1C4669" w14:textId="77777777" w:rsidR="009F4AA6" w:rsidRPr="00652DEA" w:rsidRDefault="009F4AA6">
            <w:pPr>
              <w:jc w:val="both"/>
              <w:rPr>
                <w:ins w:id="7645" w:author="Xuning Wei12232" w:date="2026-10-16T08:20:00Z"/>
                <w:rFonts w:ascii="Times New Roman" w:eastAsia="Times New Roman" w:hAnsi="Times New Roman" w:cs="Times New Roman"/>
                <w:b/>
                <w:sz w:val="18"/>
                <w:szCs w:val="18"/>
                <w:rPrChange w:id="7646" w:author="Xuning Wei12232" w:date="2026-10-24T11:11:00Z">
                  <w:rPr>
                    <w:ins w:id="7647" w:author="Xuning Wei12232" w:date="2026-10-16T08:20:00Z"/>
                    <w:rFonts w:ascii="Times New Roman" w:eastAsia="Times New Roman" w:hAnsi="Times New Roman" w:cs="Times New Roman"/>
                    <w:sz w:val="18"/>
                    <w:szCs w:val="18"/>
                  </w:rPr>
                </w:rPrChange>
              </w:rPr>
              <w:pPrChange w:id="7648" w:author="Xuning Wei12232" w:date="2026-10-23T17:21:00Z">
                <w:pPr>
                  <w:jc w:val="center"/>
                </w:pPr>
              </w:pPrChange>
            </w:pPr>
            <w:ins w:id="7649"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1A63803" w14:textId="77777777" w:rsidR="009F4AA6" w:rsidRPr="00652DEA" w:rsidRDefault="009F4AA6">
            <w:pPr>
              <w:jc w:val="both"/>
              <w:rPr>
                <w:ins w:id="7650" w:author="Xuning Wei12232" w:date="2026-10-16T08:20:00Z"/>
                <w:rFonts w:ascii="Times New Roman" w:eastAsia="Times New Roman" w:hAnsi="Times New Roman" w:cs="Times New Roman"/>
                <w:b/>
                <w:sz w:val="18"/>
                <w:szCs w:val="18"/>
                <w:rPrChange w:id="7651" w:author="Xuning Wei12232" w:date="2026-10-24T11:11:00Z">
                  <w:rPr>
                    <w:ins w:id="7652" w:author="Xuning Wei12232" w:date="2026-10-16T08:20:00Z"/>
                    <w:rFonts w:ascii="Times New Roman" w:eastAsia="Times New Roman" w:hAnsi="Times New Roman" w:cs="Times New Roman"/>
                    <w:sz w:val="18"/>
                    <w:szCs w:val="18"/>
                  </w:rPr>
                </w:rPrChange>
              </w:rPr>
              <w:pPrChange w:id="7653" w:author="Xuning Wei12232" w:date="2026-10-23T17:21:00Z">
                <w:pPr>
                  <w:jc w:val="center"/>
                </w:pPr>
              </w:pPrChange>
            </w:pPr>
            <w:ins w:id="7654"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168D5B08" w14:textId="77777777" w:rsidR="009F4AA6" w:rsidRPr="00652DEA" w:rsidRDefault="009F4AA6">
            <w:pPr>
              <w:jc w:val="both"/>
              <w:rPr>
                <w:ins w:id="7655" w:author="Xuning Wei12232" w:date="2026-10-16T08:20:00Z"/>
                <w:rFonts w:ascii="Times New Roman" w:eastAsiaTheme="minorEastAsia" w:hAnsi="Times New Roman" w:cs="Times New Roman"/>
                <w:b/>
                <w:sz w:val="18"/>
                <w:szCs w:val="18"/>
                <w:lang w:eastAsia="zh-CN"/>
                <w:rPrChange w:id="7656" w:author="Xuning Wei12232" w:date="2026-10-24T11:11:00Z">
                  <w:rPr>
                    <w:ins w:id="7657" w:author="Xuning Wei12232" w:date="2026-10-16T08:20:00Z"/>
                    <w:rFonts w:ascii="Times New Roman" w:eastAsia="Times New Roman" w:hAnsi="Times New Roman" w:cs="Times New Roman"/>
                    <w:b/>
                    <w:sz w:val="18"/>
                    <w:szCs w:val="18"/>
                  </w:rPr>
                </w:rPrChange>
              </w:rPr>
              <w:pPrChange w:id="7658" w:author="Xuning Wei12232" w:date="2026-10-23T17:21:00Z">
                <w:pPr>
                  <w:jc w:val="center"/>
                </w:pPr>
              </w:pPrChange>
            </w:pPr>
            <w:ins w:id="7659" w:author="Xuning Wei12232" w:date="2026-10-23T19:15:00Z">
              <w:r>
                <w:rPr>
                  <w:rFonts w:ascii="Times New Roman" w:eastAsiaTheme="minorEastAsia" w:hAnsi="Times New Roman" w:cs="Times New Roman"/>
                  <w:b/>
                  <w:sz w:val="18"/>
                  <w:szCs w:val="18"/>
                  <w:lang w:eastAsia="zh-CN"/>
                </w:rPr>
                <w:t>12.0 – 29.5</w:t>
              </w:r>
            </w:ins>
          </w:p>
        </w:tc>
        <w:tc>
          <w:tcPr>
            <w:tcW w:w="1201" w:type="dxa"/>
            <w:tcMar>
              <w:left w:w="108" w:type="dxa"/>
              <w:right w:w="108" w:type="dxa"/>
            </w:tcMar>
            <w:vAlign w:val="center"/>
          </w:tcPr>
          <w:p w14:paraId="0D874438" w14:textId="4C693D7C" w:rsidR="009F4AA6" w:rsidRPr="00652DEA" w:rsidRDefault="009F4AA6">
            <w:pPr>
              <w:jc w:val="both"/>
              <w:rPr>
                <w:ins w:id="7660" w:author="Xuning Wei12232" w:date="2026-10-16T08:20:00Z"/>
                <w:rFonts w:ascii="Times New Roman" w:eastAsiaTheme="minorEastAsia" w:hAnsi="Times New Roman" w:cs="Times New Roman"/>
                <w:bCs w:val="0"/>
                <w:sz w:val="18"/>
                <w:szCs w:val="18"/>
                <w:lang w:eastAsia="zh-CN"/>
                <w:rPrChange w:id="7661" w:author="Xuning Wei12232" w:date="2026-10-24T11:11:00Z">
                  <w:rPr>
                    <w:ins w:id="7662" w:author="Xuning Wei12232" w:date="2026-10-16T08:20:00Z"/>
                    <w:rFonts w:ascii="Times New Roman" w:eastAsia="Times New Roman" w:hAnsi="Times New Roman" w:cs="Times New Roman"/>
                    <w:bCs w:val="0"/>
                    <w:color w:val="000000" w:themeColor="text1"/>
                    <w:sz w:val="18"/>
                    <w:szCs w:val="18"/>
                  </w:rPr>
                </w:rPrChange>
              </w:rPr>
              <w:pPrChange w:id="7663" w:author="Xuning Wei12232" w:date="2026-10-23T17:21:00Z">
                <w:pPr>
                  <w:jc w:val="center"/>
                </w:pPr>
              </w:pPrChange>
            </w:pPr>
            <w:r w:rsidRPr="004D39F4">
              <w:rPr>
                <w:rFonts w:ascii="Times New Roman" w:eastAsiaTheme="minorEastAsia" w:hAnsi="Times New Roman" w:cs="Times New Roman"/>
                <w:b/>
                <w:bCs w:val="0"/>
                <w:color w:val="0000FF"/>
                <w:sz w:val="18"/>
                <w:szCs w:val="18"/>
                <w:lang w:eastAsia="zh-CN"/>
              </w:rPr>
              <w:t>16 -26</w:t>
            </w:r>
          </w:p>
        </w:tc>
        <w:tc>
          <w:tcPr>
            <w:tcW w:w="1153" w:type="dxa"/>
            <w:tcMar>
              <w:left w:w="108" w:type="dxa"/>
              <w:right w:w="108" w:type="dxa"/>
            </w:tcMar>
            <w:vAlign w:val="center"/>
          </w:tcPr>
          <w:p w14:paraId="17A83D5F" w14:textId="77777777" w:rsidR="009F4AA6" w:rsidRPr="00652DEA" w:rsidRDefault="009F4AA6">
            <w:pPr>
              <w:jc w:val="both"/>
              <w:rPr>
                <w:ins w:id="7664" w:author="Xuning Wei12232" w:date="2026-10-16T08:20:00Z"/>
                <w:rFonts w:ascii="Times New Roman" w:eastAsia="Times New Roman" w:hAnsi="Times New Roman" w:cs="Times New Roman"/>
                <w:b/>
                <w:sz w:val="18"/>
                <w:szCs w:val="18"/>
                <w:rPrChange w:id="7665" w:author="Xuning Wei12232" w:date="2026-10-24T11:11:00Z">
                  <w:rPr>
                    <w:ins w:id="7666" w:author="Xuning Wei12232" w:date="2026-10-16T08:20:00Z"/>
                    <w:rFonts w:ascii="Times New Roman" w:eastAsia="Times New Roman" w:hAnsi="Times New Roman" w:cs="Times New Roman"/>
                    <w:sz w:val="18"/>
                    <w:szCs w:val="18"/>
                  </w:rPr>
                </w:rPrChange>
              </w:rPr>
              <w:pPrChange w:id="7667" w:author="Xuning Wei12232" w:date="2026-10-23T17:21:00Z">
                <w:pPr>
                  <w:jc w:val="center"/>
                </w:pPr>
              </w:pPrChange>
            </w:pPr>
            <w:ins w:id="7668" w:author="Xuning Wei12232" w:date="2026-10-23T19:15:00Z">
              <w:r>
                <w:rPr>
                  <w:rFonts w:ascii="Times New Roman" w:eastAsia="等线" w:hAnsi="Times New Roman" w:cs="Times New Roman"/>
                  <w:bCs w:val="0"/>
                  <w:sz w:val="18"/>
                  <w:szCs w:val="18"/>
                  <w:rPrChange w:id="7669" w:author="Xuning Wei12232" w:date="2026-10-24T11:11:00Z">
                    <w:rPr>
                      <w:rFonts w:ascii="Times New Roman" w:eastAsia="等线" w:hAnsi="Times New Roman" w:cs="Times New Roman"/>
                      <w:bCs w:val="0"/>
                      <w:color w:val="0000FF"/>
                      <w:sz w:val="18"/>
                      <w:szCs w:val="18"/>
                    </w:rPr>
                  </w:rPrChange>
                </w:rPr>
                <w:t>°C</w:t>
              </w:r>
            </w:ins>
          </w:p>
        </w:tc>
      </w:tr>
      <w:tr w:rsidR="009F4AA6" w14:paraId="46F47161" w14:textId="77777777" w:rsidTr="36F45B6D">
        <w:trPr>
          <w:trHeight w:val="330"/>
          <w:jc w:val="center"/>
          <w:ins w:id="7670" w:author="Xuning Wei12232" w:date="2026-10-16T08:20:00Z"/>
        </w:trPr>
        <w:tc>
          <w:tcPr>
            <w:tcW w:w="841" w:type="dxa"/>
            <w:vMerge/>
            <w:tcMar>
              <w:left w:w="108" w:type="dxa"/>
              <w:right w:w="108" w:type="dxa"/>
            </w:tcMar>
            <w:vAlign w:val="center"/>
          </w:tcPr>
          <w:p w14:paraId="779F8E76" w14:textId="77777777" w:rsidR="009F4AA6" w:rsidRPr="00652DEA" w:rsidRDefault="009F4AA6">
            <w:pPr>
              <w:jc w:val="both"/>
              <w:rPr>
                <w:ins w:id="7671" w:author="Xuning Wei12232" w:date="2026-10-16T08:20:00Z"/>
                <w:rFonts w:ascii="Times New Roman" w:hAnsi="Times New Roman" w:cs="Times New Roman"/>
                <w:sz w:val="18"/>
                <w:szCs w:val="18"/>
                <w:rPrChange w:id="7672" w:author="Xuning Wei12232" w:date="2026-10-24T11:11:00Z">
                  <w:rPr>
                    <w:ins w:id="7673" w:author="Xuning Wei12232" w:date="2026-10-16T08:20:00Z"/>
                  </w:rPr>
                </w:rPrChange>
              </w:rPr>
              <w:pPrChange w:id="7674" w:author="Xuning Wei12232" w:date="2026-10-23T17:21:00Z">
                <w:pPr/>
              </w:pPrChange>
            </w:pPr>
          </w:p>
        </w:tc>
        <w:tc>
          <w:tcPr>
            <w:tcW w:w="2511" w:type="dxa"/>
            <w:tcMar>
              <w:left w:w="108" w:type="dxa"/>
              <w:right w:w="108" w:type="dxa"/>
            </w:tcMar>
            <w:vAlign w:val="center"/>
          </w:tcPr>
          <w:p w14:paraId="2B9B0468" w14:textId="77777777" w:rsidR="009F4AA6" w:rsidRDefault="009F4AA6">
            <w:pPr>
              <w:jc w:val="both"/>
              <w:rPr>
                <w:ins w:id="7675" w:author="Xuning Wei12232" w:date="2026-10-16T08:20:00Z"/>
                <w:rFonts w:ascii="Times New Roman" w:eastAsia="Times New Roman" w:hAnsi="Times New Roman" w:cs="Times New Roman"/>
                <w:sz w:val="18"/>
                <w:szCs w:val="18"/>
              </w:rPr>
              <w:pPrChange w:id="7676" w:author="Xuning Wei12232" w:date="2026-10-23T17:21:00Z">
                <w:pPr/>
              </w:pPrChange>
            </w:pPr>
            <w:ins w:id="7677" w:author="Xuning Wei12232" w:date="2026-10-23T17:00:00Z">
              <w:r>
                <w:rPr>
                  <w:rFonts w:ascii="Times New Roman" w:hAnsi="Times New Roman" w:cs="Times New Roman"/>
                  <w:sz w:val="18"/>
                  <w:szCs w:val="18"/>
                  <w:rPrChange w:id="7678" w:author="Xuning Wei12232" w:date="2026-10-24T11:11:00Z">
                    <w:rPr/>
                  </w:rPrChange>
                </w:rPr>
                <w:t>Dissolution</w:t>
              </w:r>
            </w:ins>
            <w:ins w:id="7679" w:author="Xuning Wei12232" w:date="2026-10-23T17:37:00Z">
              <w:r>
                <w:rPr>
                  <w:rFonts w:ascii="Times New Roman" w:hAnsi="Times New Roman" w:cs="Times New Roman"/>
                  <w:sz w:val="18"/>
                  <w:szCs w:val="18"/>
                </w:rPr>
                <w:t xml:space="preserve"> jacket</w:t>
              </w:r>
            </w:ins>
            <w:ins w:id="7680" w:author="Xuning Wei12232" w:date="2026-10-23T17:00:00Z">
              <w:r>
                <w:rPr>
                  <w:rFonts w:ascii="Times New Roman" w:hAnsi="Times New Roman" w:cs="Times New Roman"/>
                  <w:sz w:val="18"/>
                  <w:szCs w:val="18"/>
                  <w:rPrChange w:id="7681" w:author="Xuning Wei12232" w:date="2026-10-24T11:11:00Z">
                    <w:rPr/>
                  </w:rPrChange>
                </w:rPr>
                <w:t xml:space="preserve"> temperature (NMeAsn22, αMePhe15)</w:t>
              </w:r>
            </w:ins>
          </w:p>
        </w:tc>
        <w:tc>
          <w:tcPr>
            <w:tcW w:w="776" w:type="dxa"/>
            <w:tcMar>
              <w:left w:w="108" w:type="dxa"/>
              <w:right w:w="108" w:type="dxa"/>
            </w:tcMar>
            <w:vAlign w:val="center"/>
          </w:tcPr>
          <w:p w14:paraId="013DA5BC" w14:textId="77777777" w:rsidR="009F4AA6" w:rsidRDefault="009F4AA6">
            <w:pPr>
              <w:jc w:val="both"/>
              <w:rPr>
                <w:ins w:id="7682" w:author="Xuning Wei12232" w:date="2026-10-16T08:20:00Z"/>
                <w:rFonts w:ascii="Times New Roman" w:eastAsia="Times New Roman" w:hAnsi="Times New Roman" w:cs="Times New Roman"/>
                <w:sz w:val="18"/>
                <w:szCs w:val="18"/>
              </w:rPr>
              <w:pPrChange w:id="7683" w:author="Xuning Wei12232" w:date="2026-10-23T17:21:00Z">
                <w:pPr>
                  <w:jc w:val="center"/>
                </w:pPr>
              </w:pPrChange>
            </w:pPr>
            <w:ins w:id="768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EE6F08A" w14:textId="77777777" w:rsidR="009F4AA6" w:rsidRDefault="009F4AA6">
            <w:pPr>
              <w:jc w:val="both"/>
              <w:rPr>
                <w:ins w:id="7685" w:author="Xuning Wei12232" w:date="2026-10-16T08:20:00Z"/>
                <w:rFonts w:ascii="Times New Roman" w:eastAsia="Times New Roman" w:hAnsi="Times New Roman" w:cs="Times New Roman"/>
                <w:sz w:val="18"/>
                <w:szCs w:val="18"/>
              </w:rPr>
              <w:pPrChange w:id="7686" w:author="Xuning Wei12232" w:date="2026-10-23T17:21:00Z">
                <w:pPr>
                  <w:jc w:val="center"/>
                </w:pPr>
              </w:pPrChange>
            </w:pPr>
            <w:ins w:id="7687"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379AE489" w14:textId="77777777" w:rsidR="009F4AA6" w:rsidRPr="00652DEA" w:rsidRDefault="009F4AA6">
            <w:pPr>
              <w:jc w:val="both"/>
              <w:rPr>
                <w:ins w:id="7688" w:author="Xuning Wei12232" w:date="2026-10-16T08:20:00Z"/>
                <w:rFonts w:ascii="Times New Roman" w:eastAsiaTheme="minorEastAsia" w:hAnsi="Times New Roman" w:cs="Times New Roman"/>
                <w:b/>
                <w:sz w:val="18"/>
                <w:szCs w:val="18"/>
                <w:lang w:eastAsia="zh-CN"/>
                <w:rPrChange w:id="7689" w:author="Xuning Wei12232" w:date="2026-10-24T11:11:00Z">
                  <w:rPr>
                    <w:ins w:id="7690" w:author="Xuning Wei12232" w:date="2026-10-16T08:20:00Z"/>
                    <w:rFonts w:ascii="Times New Roman" w:eastAsia="Times New Roman" w:hAnsi="Times New Roman" w:cs="Times New Roman"/>
                    <w:b/>
                    <w:sz w:val="18"/>
                    <w:szCs w:val="18"/>
                  </w:rPr>
                </w:rPrChange>
              </w:rPr>
              <w:pPrChange w:id="7691" w:author="Xuning Wei12232" w:date="2026-10-23T17:21:00Z">
                <w:pPr>
                  <w:jc w:val="center"/>
                </w:pPr>
              </w:pPrChange>
            </w:pPr>
            <w:ins w:id="7692" w:author="Xuning Wei12232" w:date="2026-10-23T19:15: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05B4F807" w14:textId="527DFDCF" w:rsidR="009F4AA6" w:rsidRDefault="009F4AA6">
            <w:pPr>
              <w:jc w:val="both"/>
              <w:rPr>
                <w:ins w:id="7693" w:author="Xuning Wei12232" w:date="2026-10-16T08:20:00Z"/>
                <w:rFonts w:ascii="Times New Roman" w:eastAsia="Times New Roman" w:hAnsi="Times New Roman" w:cs="Times New Roman"/>
                <w:bCs w:val="0"/>
                <w:sz w:val="18"/>
                <w:szCs w:val="18"/>
              </w:rPr>
              <w:pPrChange w:id="7694" w:author="Xuning Wei12232" w:date="2026-10-23T17:21:00Z">
                <w:pPr>
                  <w:jc w:val="center"/>
                </w:pPr>
              </w:pPrChange>
            </w:pPr>
            <w:ins w:id="7695" w:author="Xuning Wei12232" w:date="2026-10-23T19:24:00Z">
              <w:r w:rsidRPr="004D39F4">
                <w:rPr>
                  <w:rFonts w:ascii="Times New Roman" w:eastAsiaTheme="minorEastAsia" w:hAnsi="Times New Roman" w:cs="Times New Roman"/>
                  <w:b/>
                  <w:bCs w:val="0"/>
                  <w:color w:val="0000FF"/>
                  <w:sz w:val="18"/>
                  <w:szCs w:val="18"/>
                  <w:lang w:eastAsia="zh-CN"/>
                </w:rPr>
                <w:t>1</w:t>
              </w:r>
            </w:ins>
            <w:r w:rsidRPr="004D39F4">
              <w:rPr>
                <w:rFonts w:ascii="Times New Roman" w:eastAsiaTheme="minorEastAsia" w:hAnsi="Times New Roman" w:cs="Times New Roman"/>
                <w:b/>
                <w:bCs w:val="0"/>
                <w:color w:val="0000FF"/>
                <w:sz w:val="18"/>
                <w:szCs w:val="18"/>
                <w:lang w:eastAsia="zh-CN"/>
              </w:rPr>
              <w:t>6 - 23</w:t>
            </w:r>
          </w:p>
        </w:tc>
        <w:tc>
          <w:tcPr>
            <w:tcW w:w="1153" w:type="dxa"/>
            <w:tcMar>
              <w:left w:w="108" w:type="dxa"/>
              <w:right w:w="108" w:type="dxa"/>
            </w:tcMar>
            <w:vAlign w:val="center"/>
          </w:tcPr>
          <w:p w14:paraId="0A5E7B35" w14:textId="77777777" w:rsidR="009F4AA6" w:rsidRDefault="009F4AA6">
            <w:pPr>
              <w:jc w:val="both"/>
              <w:rPr>
                <w:ins w:id="7696" w:author="Xuning Wei12232" w:date="2026-10-16T08:20:00Z"/>
                <w:rFonts w:ascii="Times New Roman" w:eastAsia="Times New Roman" w:hAnsi="Times New Roman" w:cs="Times New Roman"/>
                <w:sz w:val="18"/>
                <w:szCs w:val="18"/>
              </w:rPr>
              <w:pPrChange w:id="7697" w:author="Xuning Wei12232" w:date="2026-10-23T17:21:00Z">
                <w:pPr>
                  <w:jc w:val="center"/>
                </w:pPr>
              </w:pPrChange>
            </w:pPr>
            <w:ins w:id="7698" w:author="Xuning Wei12232" w:date="2026-10-23T19:15:00Z">
              <w:r>
                <w:rPr>
                  <w:rFonts w:ascii="Times New Roman" w:eastAsia="等线" w:hAnsi="Times New Roman" w:cs="Times New Roman"/>
                  <w:bCs w:val="0"/>
                  <w:sz w:val="18"/>
                  <w:szCs w:val="18"/>
                  <w:rPrChange w:id="7699" w:author="Xuning Wei12232" w:date="2026-10-24T11:11:00Z">
                    <w:rPr>
                      <w:rFonts w:ascii="Times New Roman" w:eastAsia="等线" w:hAnsi="Times New Roman" w:cs="Times New Roman"/>
                      <w:bCs w:val="0"/>
                      <w:color w:val="0000FF"/>
                      <w:sz w:val="18"/>
                      <w:szCs w:val="18"/>
                    </w:rPr>
                  </w:rPrChange>
                </w:rPr>
                <w:t>°C</w:t>
              </w:r>
            </w:ins>
          </w:p>
        </w:tc>
      </w:tr>
      <w:tr w:rsidR="009F4AA6" w14:paraId="6E1E78D0" w14:textId="77777777" w:rsidTr="36F45B6D">
        <w:trPr>
          <w:trHeight w:val="330"/>
          <w:jc w:val="center"/>
          <w:ins w:id="7700" w:author="Xuning Wei12232" w:date="2026-10-16T08:20:00Z"/>
        </w:trPr>
        <w:tc>
          <w:tcPr>
            <w:tcW w:w="841" w:type="dxa"/>
            <w:vMerge/>
            <w:tcMar>
              <w:left w:w="108" w:type="dxa"/>
              <w:right w:w="108" w:type="dxa"/>
            </w:tcMar>
            <w:vAlign w:val="center"/>
          </w:tcPr>
          <w:p w14:paraId="7818863E" w14:textId="77777777" w:rsidR="009F4AA6" w:rsidRPr="00652DEA" w:rsidRDefault="009F4AA6">
            <w:pPr>
              <w:jc w:val="both"/>
              <w:rPr>
                <w:ins w:id="7701" w:author="Xuning Wei12232" w:date="2026-10-16T08:20:00Z"/>
                <w:rFonts w:ascii="Times New Roman" w:hAnsi="Times New Roman" w:cs="Times New Roman"/>
                <w:sz w:val="18"/>
                <w:szCs w:val="18"/>
                <w:rPrChange w:id="7702" w:author="Xuning Wei12232" w:date="2026-10-24T11:11:00Z">
                  <w:rPr>
                    <w:ins w:id="7703" w:author="Xuning Wei12232" w:date="2026-10-16T08:20:00Z"/>
                  </w:rPr>
                </w:rPrChange>
              </w:rPr>
              <w:pPrChange w:id="7704" w:author="Xuning Wei12232" w:date="2026-10-23T17:21:00Z">
                <w:pPr/>
              </w:pPrChange>
            </w:pPr>
          </w:p>
        </w:tc>
        <w:tc>
          <w:tcPr>
            <w:tcW w:w="2511" w:type="dxa"/>
            <w:tcMar>
              <w:left w:w="108" w:type="dxa"/>
              <w:right w:w="108" w:type="dxa"/>
            </w:tcMar>
            <w:vAlign w:val="center"/>
          </w:tcPr>
          <w:p w14:paraId="40E4A6A7" w14:textId="77777777" w:rsidR="009F4AA6" w:rsidRDefault="009F4AA6">
            <w:pPr>
              <w:jc w:val="both"/>
              <w:rPr>
                <w:ins w:id="7705" w:author="Xuning Wei12232" w:date="2026-10-16T08:20:00Z"/>
                <w:rFonts w:ascii="Times New Roman" w:eastAsia="Times New Roman" w:hAnsi="Times New Roman" w:cs="Times New Roman"/>
                <w:sz w:val="18"/>
                <w:szCs w:val="18"/>
              </w:rPr>
              <w:pPrChange w:id="7706" w:author="Xuning Wei12232" w:date="2026-10-23T17:21:00Z">
                <w:pPr/>
              </w:pPrChange>
            </w:pPr>
            <w:ins w:id="7707" w:author="Xuning Wei12232" w:date="2026-10-23T17:00:00Z">
              <w:r>
                <w:rPr>
                  <w:rFonts w:ascii="Times New Roman" w:hAnsi="Times New Roman" w:cs="Times New Roman"/>
                  <w:sz w:val="18"/>
                  <w:szCs w:val="18"/>
                  <w:rPrChange w:id="7708" w:author="Xuning Wei12232" w:date="2026-10-24T11:11:00Z">
                    <w:rPr/>
                  </w:rPrChange>
                </w:rPr>
                <w:t xml:space="preserve">Dissolution </w:t>
              </w:r>
            </w:ins>
            <w:ins w:id="7709" w:author="Xuning Wei12232" w:date="2026-10-23T17:38:00Z">
              <w:r>
                <w:rPr>
                  <w:rFonts w:ascii="Times New Roman" w:hAnsi="Times New Roman" w:cs="Times New Roman"/>
                  <w:sz w:val="18"/>
                  <w:szCs w:val="18"/>
                </w:rPr>
                <w:t xml:space="preserve">jacket </w:t>
              </w:r>
            </w:ins>
            <w:ins w:id="7710" w:author="Xuning Wei12232" w:date="2026-10-23T17:00:00Z">
              <w:r>
                <w:rPr>
                  <w:rFonts w:ascii="Times New Roman" w:hAnsi="Times New Roman" w:cs="Times New Roman"/>
                  <w:sz w:val="18"/>
                  <w:szCs w:val="18"/>
                  <w:rPrChange w:id="7711" w:author="Xuning Wei12232" w:date="2026-10-24T11:11:00Z">
                    <w:rPr/>
                  </w:rPrChange>
                </w:rPr>
                <w:t>temperature (Asn21)</w:t>
              </w:r>
            </w:ins>
          </w:p>
        </w:tc>
        <w:tc>
          <w:tcPr>
            <w:tcW w:w="776" w:type="dxa"/>
            <w:tcMar>
              <w:left w:w="108" w:type="dxa"/>
              <w:right w:w="108" w:type="dxa"/>
            </w:tcMar>
            <w:vAlign w:val="center"/>
          </w:tcPr>
          <w:p w14:paraId="10330B88" w14:textId="77777777" w:rsidR="009F4AA6" w:rsidRDefault="009F4AA6">
            <w:pPr>
              <w:jc w:val="both"/>
              <w:rPr>
                <w:ins w:id="7712" w:author="Xuning Wei12232" w:date="2026-10-16T08:20:00Z"/>
                <w:rFonts w:ascii="Times New Roman" w:eastAsia="Times New Roman" w:hAnsi="Times New Roman" w:cs="Times New Roman"/>
                <w:sz w:val="18"/>
                <w:szCs w:val="18"/>
              </w:rPr>
              <w:pPrChange w:id="7713" w:author="Xuning Wei12232" w:date="2026-10-23T17:21:00Z">
                <w:pPr>
                  <w:jc w:val="center"/>
                </w:pPr>
              </w:pPrChange>
            </w:pPr>
            <w:ins w:id="771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862A6C3" w14:textId="77777777" w:rsidR="009F4AA6" w:rsidRPr="00652DEA" w:rsidRDefault="009F4AA6">
            <w:pPr>
              <w:jc w:val="both"/>
              <w:rPr>
                <w:ins w:id="7715" w:author="Xuning Wei12232" w:date="2026-10-16T08:20:00Z"/>
                <w:rFonts w:ascii="Times New Roman" w:eastAsia="Times New Roman" w:hAnsi="Times New Roman" w:cs="Times New Roman"/>
                <w:b/>
                <w:sz w:val="18"/>
                <w:szCs w:val="18"/>
                <w:rPrChange w:id="7716" w:author="Xuning Wei12232" w:date="2026-10-24T11:11:00Z">
                  <w:rPr>
                    <w:ins w:id="7717" w:author="Xuning Wei12232" w:date="2026-10-16T08:20:00Z"/>
                    <w:rFonts w:ascii="Times New Roman" w:eastAsia="Times New Roman" w:hAnsi="Times New Roman" w:cs="Times New Roman"/>
                    <w:sz w:val="18"/>
                    <w:szCs w:val="18"/>
                  </w:rPr>
                </w:rPrChange>
              </w:rPr>
              <w:pPrChange w:id="7718" w:author="Xuning Wei12232" w:date="2026-10-23T17:21:00Z">
                <w:pPr>
                  <w:jc w:val="center"/>
                </w:pPr>
              </w:pPrChange>
            </w:pPr>
            <w:ins w:id="7719" w:author="Xuning Wei12232" w:date="2026-10-23T17:19:00Z">
              <w:r>
                <w:rPr>
                  <w:rFonts w:ascii="Times New Roman" w:hAnsi="Times New Roman" w:cs="Times New Roman"/>
                  <w:sz w:val="18"/>
                  <w:szCs w:val="18"/>
                </w:rPr>
                <w:t>20.0</w:t>
              </w:r>
            </w:ins>
          </w:p>
        </w:tc>
        <w:tc>
          <w:tcPr>
            <w:tcW w:w="1263" w:type="dxa"/>
            <w:tcMar>
              <w:left w:w="108" w:type="dxa"/>
              <w:right w:w="108" w:type="dxa"/>
            </w:tcMar>
            <w:vAlign w:val="center"/>
          </w:tcPr>
          <w:p w14:paraId="06F58EBE" w14:textId="77777777" w:rsidR="009F4AA6" w:rsidRPr="00652DEA" w:rsidRDefault="009F4AA6">
            <w:pPr>
              <w:jc w:val="both"/>
              <w:rPr>
                <w:ins w:id="7720" w:author="Xuning Wei12232" w:date="2026-10-16T08:20:00Z"/>
                <w:rFonts w:ascii="Times New Roman" w:eastAsiaTheme="minorEastAsia" w:hAnsi="Times New Roman" w:cs="Times New Roman"/>
                <w:b/>
                <w:sz w:val="18"/>
                <w:szCs w:val="18"/>
                <w:lang w:eastAsia="zh-CN"/>
                <w:rPrChange w:id="7721" w:author="Xuning Wei12232" w:date="2026-10-24T11:11:00Z">
                  <w:rPr>
                    <w:ins w:id="7722" w:author="Xuning Wei12232" w:date="2026-10-16T08:20:00Z"/>
                    <w:rFonts w:ascii="Times New Roman" w:eastAsia="Times New Roman" w:hAnsi="Times New Roman" w:cs="Times New Roman"/>
                    <w:b/>
                    <w:sz w:val="18"/>
                    <w:szCs w:val="18"/>
                  </w:rPr>
                </w:rPrChange>
              </w:rPr>
              <w:pPrChange w:id="7723" w:author="Xuning Wei12232" w:date="2026-10-23T17:21:00Z">
                <w:pPr>
                  <w:jc w:val="center"/>
                </w:pPr>
              </w:pPrChange>
            </w:pPr>
            <w:ins w:id="7724" w:author="Xuning Wei12232" w:date="2026-10-23T19:16: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C38F481" w14:textId="0BC3D72B" w:rsidR="009F4AA6" w:rsidRPr="00652DEA" w:rsidRDefault="009F4AA6">
            <w:pPr>
              <w:jc w:val="both"/>
              <w:rPr>
                <w:ins w:id="7725" w:author="Xuning Wei12232" w:date="2026-10-16T08:20:00Z"/>
                <w:rFonts w:ascii="Times New Roman" w:eastAsiaTheme="minorEastAsia" w:hAnsi="Times New Roman" w:cs="Times New Roman"/>
                <w:bCs w:val="0"/>
                <w:sz w:val="18"/>
                <w:szCs w:val="18"/>
                <w:lang w:eastAsia="zh-CN"/>
                <w:rPrChange w:id="7726" w:author="Xuning Wei12232" w:date="2026-10-24T11:11:00Z">
                  <w:rPr>
                    <w:ins w:id="7727" w:author="Xuning Wei12232" w:date="2026-10-16T08:20:00Z"/>
                    <w:rFonts w:ascii="Times New Roman" w:eastAsia="Times New Roman" w:hAnsi="Times New Roman" w:cs="Times New Roman"/>
                    <w:bCs w:val="0"/>
                    <w:color w:val="000000" w:themeColor="text1"/>
                    <w:sz w:val="18"/>
                    <w:szCs w:val="18"/>
                  </w:rPr>
                </w:rPrChange>
              </w:rPr>
              <w:pPrChange w:id="7728" w:author="Xuning Wei12232" w:date="2026-10-23T17:21:00Z">
                <w:pPr>
                  <w:jc w:val="center"/>
                </w:pPr>
              </w:pPrChange>
            </w:pPr>
            <w:r w:rsidRPr="004D39F4">
              <w:rPr>
                <w:rFonts w:ascii="Times New Roman" w:eastAsiaTheme="minorEastAsia" w:hAnsi="Times New Roman" w:cs="Times New Roman"/>
                <w:b/>
                <w:bCs w:val="0"/>
                <w:color w:val="0000FF"/>
                <w:sz w:val="18"/>
                <w:szCs w:val="18"/>
                <w:lang w:eastAsia="zh-CN"/>
              </w:rPr>
              <w:t>16 -24</w:t>
            </w:r>
          </w:p>
        </w:tc>
        <w:tc>
          <w:tcPr>
            <w:tcW w:w="1153" w:type="dxa"/>
            <w:tcMar>
              <w:left w:w="108" w:type="dxa"/>
              <w:right w:w="108" w:type="dxa"/>
            </w:tcMar>
            <w:vAlign w:val="center"/>
          </w:tcPr>
          <w:p w14:paraId="2DA1C745" w14:textId="77777777" w:rsidR="009F4AA6" w:rsidRDefault="009F4AA6">
            <w:pPr>
              <w:jc w:val="both"/>
              <w:rPr>
                <w:ins w:id="7729" w:author="Xuning Wei12232" w:date="2026-10-16T08:20:00Z"/>
                <w:rFonts w:ascii="Times New Roman" w:eastAsia="Times New Roman" w:hAnsi="Times New Roman" w:cs="Times New Roman"/>
                <w:sz w:val="18"/>
                <w:szCs w:val="18"/>
              </w:rPr>
              <w:pPrChange w:id="7730" w:author="Xuning Wei12232" w:date="2026-10-23T17:21:00Z">
                <w:pPr>
                  <w:jc w:val="center"/>
                </w:pPr>
              </w:pPrChange>
            </w:pPr>
            <w:ins w:id="7731" w:author="Xuning Wei12232" w:date="2026-10-23T19:16:00Z">
              <w:r>
                <w:rPr>
                  <w:rFonts w:ascii="Times New Roman" w:eastAsia="等线" w:hAnsi="Times New Roman" w:cs="Times New Roman"/>
                  <w:bCs w:val="0"/>
                  <w:sz w:val="18"/>
                  <w:szCs w:val="18"/>
                  <w:rPrChange w:id="7732" w:author="Xuning Wei12232" w:date="2026-10-24T11:11:00Z">
                    <w:rPr>
                      <w:rFonts w:ascii="Times New Roman" w:eastAsia="等线" w:hAnsi="Times New Roman" w:cs="Times New Roman"/>
                      <w:bCs w:val="0"/>
                      <w:color w:val="0000FF"/>
                      <w:sz w:val="18"/>
                      <w:szCs w:val="18"/>
                    </w:rPr>
                  </w:rPrChange>
                </w:rPr>
                <w:t>°C</w:t>
              </w:r>
            </w:ins>
          </w:p>
        </w:tc>
      </w:tr>
      <w:tr w:rsidR="00652DEA" w14:paraId="5B5FD236" w14:textId="77777777" w:rsidTr="36F45B6D">
        <w:trPr>
          <w:trHeight w:val="330"/>
          <w:jc w:val="center"/>
          <w:ins w:id="7733" w:author="Xuning Wei12232" w:date="2026-10-16T08:20:00Z"/>
        </w:trPr>
        <w:tc>
          <w:tcPr>
            <w:tcW w:w="841" w:type="dxa"/>
            <w:vMerge/>
            <w:tcMar>
              <w:left w:w="108" w:type="dxa"/>
              <w:right w:w="108" w:type="dxa"/>
            </w:tcMar>
            <w:vAlign w:val="center"/>
          </w:tcPr>
          <w:p w14:paraId="44F69B9A" w14:textId="77777777" w:rsidR="00652DEA" w:rsidRPr="00652DEA" w:rsidRDefault="00652DEA">
            <w:pPr>
              <w:jc w:val="both"/>
              <w:rPr>
                <w:ins w:id="7734" w:author="Xuning Wei12232" w:date="2026-10-16T08:20:00Z"/>
                <w:rFonts w:ascii="Times New Roman" w:hAnsi="Times New Roman" w:cs="Times New Roman"/>
                <w:sz w:val="18"/>
                <w:szCs w:val="18"/>
                <w:rPrChange w:id="7735" w:author="Xuning Wei12232" w:date="2026-10-24T11:11:00Z">
                  <w:rPr>
                    <w:ins w:id="7736" w:author="Xuning Wei12232" w:date="2026-10-16T08:20:00Z"/>
                  </w:rPr>
                </w:rPrChange>
              </w:rPr>
              <w:pPrChange w:id="7737" w:author="Xuning Wei12232" w:date="2026-10-23T17:21:00Z">
                <w:pPr/>
              </w:pPrChange>
            </w:pPr>
          </w:p>
        </w:tc>
        <w:tc>
          <w:tcPr>
            <w:tcW w:w="2511" w:type="dxa"/>
            <w:tcMar>
              <w:left w:w="108" w:type="dxa"/>
              <w:right w:w="108" w:type="dxa"/>
            </w:tcMar>
            <w:vAlign w:val="center"/>
          </w:tcPr>
          <w:p w14:paraId="07BEB431" w14:textId="77777777" w:rsidR="00652DEA" w:rsidRDefault="00C15CB5">
            <w:pPr>
              <w:jc w:val="both"/>
              <w:rPr>
                <w:ins w:id="7738" w:author="Xuning Wei12232" w:date="2026-10-16T08:20:00Z"/>
                <w:rFonts w:ascii="Times New Roman" w:eastAsia="Times New Roman" w:hAnsi="Times New Roman" w:cs="Times New Roman"/>
                <w:sz w:val="18"/>
                <w:szCs w:val="18"/>
              </w:rPr>
              <w:pPrChange w:id="7739" w:author="Xuning Wei12232" w:date="2026-10-23T17:21:00Z">
                <w:pPr/>
              </w:pPrChange>
            </w:pPr>
            <w:ins w:id="7740" w:author="Xuning Wei12232" w:date="2026-10-23T17:00:00Z">
              <w:r>
                <w:rPr>
                  <w:rFonts w:ascii="Times New Roman" w:hAnsi="Times New Roman" w:cs="Times New Roman"/>
                  <w:sz w:val="18"/>
                  <w:szCs w:val="18"/>
                  <w:rPrChange w:id="7741" w:author="Xuning Wei12232" w:date="2026-10-24T11:11:00Z">
                    <w:rPr/>
                  </w:rPrChange>
                </w:rPr>
                <w:t>DIC quantity (Standard AA)</w:t>
              </w:r>
            </w:ins>
          </w:p>
        </w:tc>
        <w:tc>
          <w:tcPr>
            <w:tcW w:w="776" w:type="dxa"/>
            <w:tcMar>
              <w:left w:w="108" w:type="dxa"/>
              <w:right w:w="108" w:type="dxa"/>
            </w:tcMar>
            <w:vAlign w:val="center"/>
          </w:tcPr>
          <w:p w14:paraId="450379A2" w14:textId="77777777" w:rsidR="00652DEA" w:rsidRDefault="00C15CB5">
            <w:pPr>
              <w:jc w:val="both"/>
              <w:rPr>
                <w:ins w:id="7742" w:author="Xuning Wei12232" w:date="2026-10-16T08:20:00Z"/>
                <w:rFonts w:ascii="Times New Roman" w:eastAsia="Times New Roman" w:hAnsi="Times New Roman" w:cs="Times New Roman"/>
                <w:sz w:val="18"/>
                <w:szCs w:val="18"/>
              </w:rPr>
              <w:pPrChange w:id="7743" w:author="Xuning Wei12232" w:date="2026-10-23T17:21:00Z">
                <w:pPr>
                  <w:jc w:val="center"/>
                </w:pPr>
              </w:pPrChange>
            </w:pPr>
            <w:ins w:id="774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A96B928" w14:textId="77777777" w:rsidR="00652DEA" w:rsidRDefault="00C15CB5">
            <w:pPr>
              <w:jc w:val="both"/>
              <w:rPr>
                <w:ins w:id="7745" w:author="Xuning Wei12232" w:date="2026-10-16T08:20:00Z"/>
                <w:rFonts w:ascii="Times New Roman" w:eastAsia="Times New Roman" w:hAnsi="Times New Roman" w:cs="Times New Roman"/>
                <w:sz w:val="18"/>
                <w:szCs w:val="18"/>
              </w:rPr>
              <w:pPrChange w:id="7746" w:author="Xuning Wei12232" w:date="2026-10-23T17:21:00Z">
                <w:pPr>
                  <w:jc w:val="center"/>
                </w:pPr>
              </w:pPrChange>
            </w:pPr>
            <w:ins w:id="7747"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748" w:author="Xuning Wei12232" w:date="2026-10-24T11:11:00Z">
                    <w:rPr/>
                  </w:rPrChange>
                </w:rPr>
                <w:t>.</w:t>
              </w:r>
            </w:ins>
            <w:ins w:id="7749" w:author="Xuning Wei12232" w:date="2026-10-23T17:20:00Z">
              <w:r>
                <w:rPr>
                  <w:rFonts w:ascii="Times New Roman" w:hAnsi="Times New Roman" w:cs="Times New Roman"/>
                  <w:sz w:val="18"/>
                  <w:szCs w:val="18"/>
                </w:rPr>
                <w:t>20</w:t>
              </w:r>
            </w:ins>
          </w:p>
        </w:tc>
        <w:tc>
          <w:tcPr>
            <w:tcW w:w="1263" w:type="dxa"/>
            <w:tcMar>
              <w:left w:w="108" w:type="dxa"/>
              <w:right w:w="108" w:type="dxa"/>
            </w:tcMar>
            <w:vAlign w:val="center"/>
          </w:tcPr>
          <w:p w14:paraId="438C2ECD" w14:textId="77777777" w:rsidR="00652DEA" w:rsidRPr="00652DEA" w:rsidRDefault="00C15CB5">
            <w:pPr>
              <w:jc w:val="both"/>
              <w:rPr>
                <w:ins w:id="7750" w:author="Xuning Wei12232" w:date="2026-10-16T08:20:00Z"/>
                <w:rFonts w:ascii="Times New Roman" w:eastAsiaTheme="minorEastAsia" w:hAnsi="Times New Roman" w:cs="Times New Roman"/>
                <w:b/>
                <w:sz w:val="18"/>
                <w:szCs w:val="18"/>
                <w:lang w:eastAsia="zh-CN"/>
                <w:rPrChange w:id="7751" w:author="Xuning Wei12232" w:date="2026-10-24T11:11:00Z">
                  <w:rPr>
                    <w:ins w:id="7752" w:author="Xuning Wei12232" w:date="2026-10-16T08:20:00Z"/>
                    <w:rFonts w:ascii="Times New Roman" w:eastAsia="Times New Roman" w:hAnsi="Times New Roman" w:cs="Times New Roman"/>
                    <w:b/>
                    <w:sz w:val="18"/>
                    <w:szCs w:val="18"/>
                  </w:rPr>
                </w:rPrChange>
              </w:rPr>
              <w:pPrChange w:id="7753" w:author="Xuning Wei12232" w:date="2026-10-23T17:21:00Z">
                <w:pPr>
                  <w:jc w:val="center"/>
                </w:pPr>
              </w:pPrChange>
            </w:pPr>
            <w:ins w:id="7754"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Mar>
              <w:left w:w="108" w:type="dxa"/>
              <w:right w:w="108" w:type="dxa"/>
            </w:tcMar>
            <w:vAlign w:val="center"/>
          </w:tcPr>
          <w:p w14:paraId="483D7BCB" w14:textId="5C7200CC" w:rsidR="00652DEA" w:rsidRPr="00652DEA" w:rsidRDefault="1CD85BAF">
            <w:pPr>
              <w:jc w:val="both"/>
              <w:rPr>
                <w:ins w:id="7755" w:author="Xuning Wei12232" w:date="2026-10-16T08:20:00Z"/>
                <w:rPrChange w:id="7756" w:author="Xuning Wei12232" w:date="2026-10-24T11:11:00Z">
                  <w:rPr>
                    <w:ins w:id="7757" w:author="Xuning Wei12232" w:date="2026-10-16T08:20:00Z"/>
                    <w:rFonts w:ascii="Times New Roman" w:eastAsia="Times New Roman" w:hAnsi="Times New Roman" w:cs="Times New Roman"/>
                    <w:color w:val="000000" w:themeColor="text1"/>
                    <w:sz w:val="18"/>
                    <w:szCs w:val="18"/>
                  </w:rPr>
                </w:rPrChange>
              </w:rPr>
              <w:pPrChange w:id="7758" w:author="Xuning Wei12232" w:date="2026-10-23T17:21:00Z">
                <w:pPr>
                  <w:jc w:val="center"/>
                </w:pPr>
              </w:pPrChange>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1153" w:type="dxa"/>
            <w:tcMar>
              <w:left w:w="108" w:type="dxa"/>
              <w:right w:w="108" w:type="dxa"/>
            </w:tcMar>
            <w:vAlign w:val="center"/>
          </w:tcPr>
          <w:p w14:paraId="35342864" w14:textId="77777777" w:rsidR="00652DEA" w:rsidRDefault="00C15CB5">
            <w:pPr>
              <w:jc w:val="both"/>
              <w:rPr>
                <w:ins w:id="7759" w:author="Xuning Wei12232" w:date="2026-10-16T08:20:00Z"/>
                <w:rFonts w:ascii="Times New Roman" w:eastAsia="Times New Roman" w:hAnsi="Times New Roman" w:cs="Times New Roman"/>
                <w:sz w:val="18"/>
                <w:szCs w:val="18"/>
              </w:rPr>
              <w:pPrChange w:id="7760" w:author="Xuning Wei12232" w:date="2026-10-23T17:21:00Z">
                <w:pPr>
                  <w:jc w:val="center"/>
                </w:pPr>
              </w:pPrChange>
            </w:pPr>
            <w:ins w:id="7761" w:author="Xuning Wei12232" w:date="2026-10-23T19:16:00Z">
              <w:r>
                <w:rPr>
                  <w:rFonts w:ascii="Times New Roman" w:eastAsia="等线" w:hAnsi="Times New Roman" w:cs="Times New Roman"/>
                  <w:bCs w:val="0"/>
                  <w:sz w:val="18"/>
                  <w:szCs w:val="18"/>
                  <w:rPrChange w:id="7762" w:author="Xuning Wei12232" w:date="2026-10-24T11:11:00Z">
                    <w:rPr>
                      <w:rFonts w:ascii="Times New Roman" w:eastAsia="等线" w:hAnsi="Times New Roman" w:cs="Times New Roman"/>
                      <w:bCs w:val="0"/>
                      <w:color w:val="0000FF"/>
                      <w:sz w:val="18"/>
                      <w:szCs w:val="18"/>
                    </w:rPr>
                  </w:rPrChange>
                </w:rPr>
                <w:t>eq</w:t>
              </w:r>
            </w:ins>
          </w:p>
        </w:tc>
      </w:tr>
      <w:tr w:rsidR="00652DEA" w14:paraId="03A8460C" w14:textId="77777777" w:rsidTr="36F45B6D">
        <w:trPr>
          <w:trHeight w:val="330"/>
          <w:jc w:val="center"/>
          <w:ins w:id="7763" w:author="Xuning Wei12232" w:date="2026-10-16T08:20:00Z"/>
        </w:trPr>
        <w:tc>
          <w:tcPr>
            <w:tcW w:w="841" w:type="dxa"/>
            <w:vMerge/>
            <w:tcMar>
              <w:left w:w="108" w:type="dxa"/>
              <w:right w:w="108" w:type="dxa"/>
            </w:tcMar>
            <w:vAlign w:val="center"/>
          </w:tcPr>
          <w:p w14:paraId="5F07D11E" w14:textId="77777777" w:rsidR="00652DEA" w:rsidRPr="00652DEA" w:rsidRDefault="00652DEA">
            <w:pPr>
              <w:jc w:val="both"/>
              <w:rPr>
                <w:ins w:id="7764" w:author="Xuning Wei12232" w:date="2026-10-16T08:20:00Z"/>
                <w:rFonts w:ascii="Times New Roman" w:hAnsi="Times New Roman" w:cs="Times New Roman"/>
                <w:sz w:val="18"/>
                <w:szCs w:val="18"/>
                <w:rPrChange w:id="7765" w:author="Xuning Wei12232" w:date="2026-10-24T11:11:00Z">
                  <w:rPr>
                    <w:ins w:id="7766" w:author="Xuning Wei12232" w:date="2026-10-16T08:20:00Z"/>
                  </w:rPr>
                </w:rPrChange>
              </w:rPr>
              <w:pPrChange w:id="7767" w:author="Xuning Wei12232" w:date="2026-10-23T17:21:00Z">
                <w:pPr/>
              </w:pPrChange>
            </w:pPr>
          </w:p>
        </w:tc>
        <w:tc>
          <w:tcPr>
            <w:tcW w:w="2511" w:type="dxa"/>
            <w:tcMar>
              <w:left w:w="108" w:type="dxa"/>
              <w:right w:w="108" w:type="dxa"/>
            </w:tcMar>
            <w:vAlign w:val="center"/>
          </w:tcPr>
          <w:p w14:paraId="7A3D4B8A" w14:textId="77777777" w:rsidR="00652DEA" w:rsidRDefault="00C15CB5">
            <w:pPr>
              <w:jc w:val="both"/>
              <w:rPr>
                <w:ins w:id="7768" w:author="Xuning Wei12232" w:date="2026-10-16T08:20:00Z"/>
                <w:rFonts w:ascii="Times New Roman" w:eastAsia="Times New Roman" w:hAnsi="Times New Roman" w:cs="Times New Roman"/>
                <w:sz w:val="18"/>
                <w:szCs w:val="18"/>
              </w:rPr>
              <w:pPrChange w:id="7769" w:author="Xuning Wei12232" w:date="2026-10-23T17:21:00Z">
                <w:pPr/>
              </w:pPrChange>
            </w:pPr>
            <w:ins w:id="7770" w:author="Xuning Wei12232" w:date="2026-10-23T17:00:00Z">
              <w:r>
                <w:rPr>
                  <w:rFonts w:ascii="Times New Roman" w:hAnsi="Times New Roman" w:cs="Times New Roman"/>
                  <w:sz w:val="18"/>
                  <w:szCs w:val="18"/>
                  <w:rPrChange w:id="7771" w:author="Xuning Wei12232" w:date="2026-10-24T11:11:00Z">
                    <w:rPr/>
                  </w:rPrChange>
                </w:rPr>
                <w:t>Activation temperature (Standard AA)</w:t>
              </w:r>
            </w:ins>
          </w:p>
        </w:tc>
        <w:tc>
          <w:tcPr>
            <w:tcW w:w="776" w:type="dxa"/>
            <w:tcMar>
              <w:left w:w="108" w:type="dxa"/>
              <w:right w:w="108" w:type="dxa"/>
            </w:tcMar>
            <w:vAlign w:val="center"/>
          </w:tcPr>
          <w:p w14:paraId="73D858BF" w14:textId="77777777" w:rsidR="00652DEA" w:rsidRDefault="00C15CB5">
            <w:pPr>
              <w:jc w:val="both"/>
              <w:rPr>
                <w:ins w:id="7772" w:author="Xuning Wei12232" w:date="2026-10-16T08:20:00Z"/>
                <w:rFonts w:ascii="Times New Roman" w:eastAsia="Times New Roman" w:hAnsi="Times New Roman" w:cs="Times New Roman"/>
                <w:sz w:val="18"/>
                <w:szCs w:val="18"/>
              </w:rPr>
              <w:pPrChange w:id="7773" w:author="Xuning Wei12232" w:date="2026-10-23T17:21:00Z">
                <w:pPr>
                  <w:jc w:val="center"/>
                </w:pPr>
              </w:pPrChange>
            </w:pPr>
            <w:ins w:id="777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8B6D3AA" w14:textId="77777777" w:rsidR="00652DEA" w:rsidRPr="00652DEA" w:rsidRDefault="00C15CB5">
            <w:pPr>
              <w:jc w:val="both"/>
              <w:rPr>
                <w:ins w:id="7775" w:author="Xuning Wei12232" w:date="2026-10-16T08:20:00Z"/>
                <w:rFonts w:ascii="Times New Roman" w:eastAsiaTheme="minorEastAsia" w:hAnsi="Times New Roman" w:cs="Times New Roman"/>
                <w:bCs w:val="0"/>
                <w:sz w:val="18"/>
                <w:szCs w:val="18"/>
                <w:lang w:eastAsia="zh-CN"/>
                <w:rPrChange w:id="7776" w:author="Xuning Wei12232" w:date="2026-10-24T11:11:00Z">
                  <w:rPr>
                    <w:ins w:id="7777" w:author="Xuning Wei12232" w:date="2026-10-16T08:20:00Z"/>
                    <w:rFonts w:ascii="Times New Roman" w:eastAsia="Times New Roman" w:hAnsi="Times New Roman" w:cs="Times New Roman"/>
                    <w:sz w:val="18"/>
                    <w:szCs w:val="18"/>
                  </w:rPr>
                </w:rPrChange>
              </w:rPr>
              <w:pPrChange w:id="7778" w:author="Xuning Wei12232" w:date="2026-10-23T17:21:00Z">
                <w:pPr>
                  <w:jc w:val="center"/>
                </w:pPr>
              </w:pPrChange>
            </w:pPr>
            <w:ins w:id="7779" w:author="Xuning Wei12232" w:date="2026-10-23T17:00:00Z">
              <w:r>
                <w:rPr>
                  <w:rFonts w:ascii="Times New Roman" w:eastAsiaTheme="minorEastAsia" w:hAnsi="Times New Roman" w:cs="Times New Roman"/>
                  <w:bCs w:val="0"/>
                  <w:sz w:val="18"/>
                  <w:szCs w:val="18"/>
                  <w:lang w:eastAsia="zh-CN"/>
                  <w:rPrChange w:id="7780" w:author="Xuning Wei12232" w:date="2026-10-24T11:11:00Z">
                    <w:rPr/>
                  </w:rPrChange>
                </w:rPr>
                <w:t>20.0</w:t>
              </w:r>
            </w:ins>
          </w:p>
        </w:tc>
        <w:tc>
          <w:tcPr>
            <w:tcW w:w="1263" w:type="dxa"/>
            <w:tcMar>
              <w:left w:w="108" w:type="dxa"/>
              <w:right w:w="108" w:type="dxa"/>
            </w:tcMar>
            <w:vAlign w:val="center"/>
          </w:tcPr>
          <w:p w14:paraId="3A4BCFE8" w14:textId="77777777" w:rsidR="00652DEA" w:rsidRPr="00652DEA" w:rsidRDefault="00C15CB5">
            <w:pPr>
              <w:jc w:val="both"/>
              <w:rPr>
                <w:ins w:id="7781" w:author="Xuning Wei12232" w:date="2026-10-16T08:20:00Z"/>
                <w:rFonts w:ascii="Times New Roman" w:eastAsiaTheme="minorEastAsia" w:hAnsi="Times New Roman" w:cs="Times New Roman"/>
                <w:bCs w:val="0"/>
                <w:sz w:val="18"/>
                <w:szCs w:val="18"/>
                <w:lang w:eastAsia="zh-CN"/>
                <w:rPrChange w:id="7782" w:author="Xuning Wei12232" w:date="2026-10-24T11:11:00Z">
                  <w:rPr>
                    <w:ins w:id="7783" w:author="Xuning Wei12232" w:date="2026-10-16T08:20:00Z"/>
                    <w:rFonts w:ascii="Times New Roman" w:eastAsia="Times New Roman" w:hAnsi="Times New Roman" w:cs="Times New Roman"/>
                    <w:b/>
                    <w:sz w:val="18"/>
                    <w:szCs w:val="18"/>
                  </w:rPr>
                </w:rPrChange>
              </w:rPr>
              <w:pPrChange w:id="7784" w:author="Xuning Wei12232" w:date="2026-10-23T17:21:00Z">
                <w:pPr>
                  <w:jc w:val="center"/>
                </w:pPr>
              </w:pPrChange>
            </w:pPr>
            <w:ins w:id="7785" w:author="Xuning Wei12232" w:date="2026-10-23T19:16:00Z">
              <w:r>
                <w:rPr>
                  <w:rFonts w:ascii="Times New Roman" w:eastAsiaTheme="minorEastAsia" w:hAnsi="Times New Roman" w:cs="Times New Roman"/>
                  <w:b/>
                  <w:sz w:val="18"/>
                  <w:szCs w:val="18"/>
                  <w:lang w:eastAsia="zh-CN"/>
                </w:rPr>
                <w:t>12.6 – 26.5</w:t>
              </w:r>
            </w:ins>
          </w:p>
        </w:tc>
        <w:tc>
          <w:tcPr>
            <w:tcW w:w="1201" w:type="dxa"/>
            <w:tcMar>
              <w:left w:w="108" w:type="dxa"/>
              <w:right w:w="108" w:type="dxa"/>
            </w:tcMar>
            <w:vAlign w:val="center"/>
          </w:tcPr>
          <w:p w14:paraId="4967B31C" w14:textId="7C6FBE46" w:rsidR="00652DEA" w:rsidRDefault="00C15CB5">
            <w:pPr>
              <w:jc w:val="both"/>
              <w:rPr>
                <w:ins w:id="7786" w:author="Xuning Wei12232" w:date="2026-10-16T08:20:00Z"/>
                <w:rFonts w:ascii="Times New Roman" w:eastAsia="Times New Roman" w:hAnsi="Times New Roman" w:cs="Times New Roman"/>
                <w:bCs w:val="0"/>
                <w:sz w:val="18"/>
                <w:szCs w:val="18"/>
              </w:rPr>
              <w:pPrChange w:id="7787" w:author="Xuning Wei12232" w:date="2026-10-23T17:21:00Z">
                <w:pPr>
                  <w:jc w:val="center"/>
                </w:pPr>
              </w:pPrChange>
            </w:pPr>
            <w:ins w:id="7788" w:author="Xuning Wei12232" w:date="2026-10-23T19:16:00Z">
              <w:r>
                <w:rPr>
                  <w:rFonts w:ascii="Times New Roman" w:eastAsiaTheme="minorEastAsia" w:hAnsi="Times New Roman" w:cs="Times New Roman"/>
                  <w:b/>
                  <w:bCs w:val="0"/>
                  <w:sz w:val="18"/>
                  <w:szCs w:val="18"/>
                  <w:lang w:eastAsia="zh-CN"/>
                </w:rPr>
                <w:t>15 – 2</w:t>
              </w:r>
            </w:ins>
            <w:r w:rsidR="009F4AA6">
              <w:rPr>
                <w:rFonts w:ascii="Times New Roman" w:eastAsiaTheme="minorEastAsia" w:hAnsi="Times New Roman" w:cs="Times New Roman"/>
                <w:b/>
                <w:bCs w:val="0"/>
                <w:sz w:val="18"/>
                <w:szCs w:val="18"/>
                <w:lang w:eastAsia="zh-CN"/>
              </w:rPr>
              <w:t>4</w:t>
            </w:r>
          </w:p>
        </w:tc>
        <w:tc>
          <w:tcPr>
            <w:tcW w:w="1153" w:type="dxa"/>
            <w:tcMar>
              <w:left w:w="108" w:type="dxa"/>
              <w:right w:w="108" w:type="dxa"/>
            </w:tcMar>
            <w:vAlign w:val="center"/>
          </w:tcPr>
          <w:p w14:paraId="0574F8D2" w14:textId="77777777" w:rsidR="00652DEA" w:rsidRDefault="00C15CB5">
            <w:pPr>
              <w:jc w:val="both"/>
              <w:rPr>
                <w:ins w:id="7789" w:author="Xuning Wei12232" w:date="2026-10-16T08:20:00Z"/>
                <w:rFonts w:ascii="Times New Roman" w:eastAsia="Times New Roman" w:hAnsi="Times New Roman" w:cs="Times New Roman"/>
                <w:sz w:val="18"/>
                <w:szCs w:val="18"/>
              </w:rPr>
              <w:pPrChange w:id="7790" w:author="Xuning Wei12232" w:date="2026-10-23T17:21:00Z">
                <w:pPr>
                  <w:jc w:val="center"/>
                </w:pPr>
              </w:pPrChange>
            </w:pPr>
            <w:ins w:id="7791" w:author="Xuning Wei12232" w:date="2026-10-23T19:16:00Z">
              <w:r>
                <w:rPr>
                  <w:rFonts w:ascii="Times New Roman" w:eastAsia="等线" w:hAnsi="Times New Roman" w:cs="Times New Roman"/>
                  <w:bCs w:val="0"/>
                  <w:sz w:val="18"/>
                  <w:szCs w:val="18"/>
                  <w:rPrChange w:id="7792" w:author="Xuning Wei12232" w:date="2026-10-24T11:11:00Z">
                    <w:rPr>
                      <w:rFonts w:ascii="Times New Roman" w:eastAsia="等线" w:hAnsi="Times New Roman" w:cs="Times New Roman"/>
                      <w:bCs w:val="0"/>
                      <w:color w:val="0000FF"/>
                      <w:sz w:val="18"/>
                      <w:szCs w:val="18"/>
                    </w:rPr>
                  </w:rPrChange>
                </w:rPr>
                <w:t>°C</w:t>
              </w:r>
            </w:ins>
          </w:p>
        </w:tc>
      </w:tr>
      <w:tr w:rsidR="00652DEA" w14:paraId="060D421D" w14:textId="77777777" w:rsidTr="36F45B6D">
        <w:trPr>
          <w:trHeight w:val="330"/>
          <w:jc w:val="center"/>
          <w:ins w:id="7793" w:author="Xuning Wei12232" w:date="2026-10-16T08:20:00Z"/>
        </w:trPr>
        <w:tc>
          <w:tcPr>
            <w:tcW w:w="841" w:type="dxa"/>
            <w:vMerge/>
            <w:tcMar>
              <w:left w:w="108" w:type="dxa"/>
              <w:right w:w="108" w:type="dxa"/>
            </w:tcMar>
            <w:vAlign w:val="center"/>
          </w:tcPr>
          <w:p w14:paraId="41508A3C" w14:textId="77777777" w:rsidR="00652DEA" w:rsidRPr="00652DEA" w:rsidRDefault="00652DEA">
            <w:pPr>
              <w:jc w:val="both"/>
              <w:rPr>
                <w:ins w:id="7794" w:author="Xuning Wei12232" w:date="2026-10-16T08:20:00Z"/>
                <w:rFonts w:ascii="Times New Roman" w:hAnsi="Times New Roman" w:cs="Times New Roman"/>
                <w:sz w:val="18"/>
                <w:szCs w:val="18"/>
                <w:rPrChange w:id="7795" w:author="Xuning Wei12232" w:date="2026-10-24T11:11:00Z">
                  <w:rPr>
                    <w:ins w:id="7796" w:author="Xuning Wei12232" w:date="2026-10-16T08:20:00Z"/>
                  </w:rPr>
                </w:rPrChange>
              </w:rPr>
              <w:pPrChange w:id="7797" w:author="Xuning Wei12232" w:date="2026-10-23T17:21:00Z">
                <w:pPr/>
              </w:pPrChange>
            </w:pPr>
          </w:p>
        </w:tc>
        <w:tc>
          <w:tcPr>
            <w:tcW w:w="2511" w:type="dxa"/>
            <w:tcMar>
              <w:left w:w="108" w:type="dxa"/>
              <w:right w:w="108" w:type="dxa"/>
            </w:tcMar>
            <w:vAlign w:val="center"/>
          </w:tcPr>
          <w:p w14:paraId="0286AC1B" w14:textId="77777777" w:rsidR="00652DEA" w:rsidRDefault="00C15CB5">
            <w:pPr>
              <w:jc w:val="both"/>
              <w:rPr>
                <w:ins w:id="7798" w:author="Xuning Wei12232" w:date="2026-10-16T08:20:00Z"/>
                <w:rFonts w:ascii="Times New Roman" w:eastAsia="Times New Roman" w:hAnsi="Times New Roman" w:cs="Times New Roman"/>
                <w:sz w:val="18"/>
                <w:szCs w:val="18"/>
              </w:rPr>
              <w:pPrChange w:id="7799" w:author="Xuning Wei12232" w:date="2026-10-23T17:21:00Z">
                <w:pPr/>
              </w:pPrChange>
            </w:pPr>
            <w:ins w:id="7800" w:author="Xuning Wei12232" w:date="2026-10-23T17:00:00Z">
              <w:r>
                <w:rPr>
                  <w:rFonts w:ascii="Times New Roman" w:hAnsi="Times New Roman" w:cs="Times New Roman"/>
                  <w:sz w:val="18"/>
                  <w:szCs w:val="18"/>
                  <w:rPrChange w:id="7801" w:author="Xuning Wei12232" w:date="2026-10-24T11:11:00Z">
                    <w:rPr/>
                  </w:rPrChange>
                </w:rPr>
                <w:t>Activation temperature (Phe23)</w:t>
              </w:r>
            </w:ins>
          </w:p>
        </w:tc>
        <w:tc>
          <w:tcPr>
            <w:tcW w:w="776" w:type="dxa"/>
            <w:tcMar>
              <w:left w:w="108" w:type="dxa"/>
              <w:right w:w="108" w:type="dxa"/>
            </w:tcMar>
            <w:vAlign w:val="center"/>
          </w:tcPr>
          <w:p w14:paraId="4F66CDF2" w14:textId="77777777" w:rsidR="00652DEA" w:rsidRDefault="00C15CB5">
            <w:pPr>
              <w:jc w:val="both"/>
              <w:rPr>
                <w:ins w:id="7802" w:author="Xuning Wei12232" w:date="2026-10-16T08:20:00Z"/>
                <w:rFonts w:ascii="Times New Roman" w:eastAsia="Times New Roman" w:hAnsi="Times New Roman" w:cs="Times New Roman"/>
                <w:sz w:val="18"/>
                <w:szCs w:val="18"/>
              </w:rPr>
              <w:pPrChange w:id="7803" w:author="Xuning Wei12232" w:date="2026-10-23T17:21:00Z">
                <w:pPr>
                  <w:jc w:val="center"/>
                </w:pPr>
              </w:pPrChange>
            </w:pPr>
            <w:ins w:id="780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0FE1CE37" w14:textId="77777777" w:rsidR="00652DEA" w:rsidRPr="00652DEA" w:rsidRDefault="00C15CB5">
            <w:pPr>
              <w:jc w:val="both"/>
              <w:rPr>
                <w:ins w:id="7805" w:author="Xuning Wei12232" w:date="2026-10-16T08:20:00Z"/>
                <w:rFonts w:ascii="Times New Roman" w:eastAsiaTheme="minorEastAsia" w:hAnsi="Times New Roman" w:cs="Times New Roman"/>
                <w:bCs w:val="0"/>
                <w:sz w:val="18"/>
                <w:szCs w:val="18"/>
                <w:lang w:eastAsia="zh-CN"/>
                <w:rPrChange w:id="7806" w:author="Xuning Wei12232" w:date="2026-10-24T11:11:00Z">
                  <w:rPr>
                    <w:ins w:id="7807" w:author="Xuning Wei12232" w:date="2026-10-16T08:20:00Z"/>
                    <w:rFonts w:ascii="Times New Roman" w:eastAsia="Times New Roman" w:hAnsi="Times New Roman" w:cs="Times New Roman"/>
                    <w:sz w:val="18"/>
                    <w:szCs w:val="18"/>
                  </w:rPr>
                </w:rPrChange>
              </w:rPr>
              <w:pPrChange w:id="7808" w:author="Xuning Wei12232" w:date="2026-10-23T17:21:00Z">
                <w:pPr>
                  <w:jc w:val="center"/>
                </w:pPr>
              </w:pPrChange>
            </w:pPr>
            <w:ins w:id="7809" w:author="Xuning Wei12232" w:date="2026-10-23T17:00:00Z">
              <w:r>
                <w:rPr>
                  <w:rFonts w:ascii="Times New Roman" w:eastAsiaTheme="minorEastAsia" w:hAnsi="Times New Roman" w:cs="Times New Roman"/>
                  <w:bCs w:val="0"/>
                  <w:sz w:val="18"/>
                  <w:szCs w:val="18"/>
                  <w:lang w:eastAsia="zh-CN"/>
                  <w:rPrChange w:id="7810" w:author="Xuning Wei12232" w:date="2026-10-24T11:11:00Z">
                    <w:rPr/>
                  </w:rPrChange>
                </w:rPr>
                <w:t>5.0</w:t>
              </w:r>
            </w:ins>
          </w:p>
        </w:tc>
        <w:tc>
          <w:tcPr>
            <w:tcW w:w="1263" w:type="dxa"/>
            <w:tcMar>
              <w:left w:w="108" w:type="dxa"/>
              <w:right w:w="108" w:type="dxa"/>
            </w:tcMar>
            <w:vAlign w:val="center"/>
          </w:tcPr>
          <w:p w14:paraId="77CEA62E" w14:textId="77777777" w:rsidR="00652DEA" w:rsidRPr="00652DEA" w:rsidRDefault="00C15CB5">
            <w:pPr>
              <w:jc w:val="both"/>
              <w:rPr>
                <w:ins w:id="7811" w:author="Xuning Wei12232" w:date="2026-10-16T08:20:00Z"/>
                <w:rFonts w:ascii="Times New Roman" w:eastAsiaTheme="minorEastAsia" w:hAnsi="Times New Roman" w:cs="Times New Roman"/>
                <w:bCs w:val="0"/>
                <w:sz w:val="18"/>
                <w:szCs w:val="18"/>
                <w:lang w:eastAsia="zh-CN"/>
                <w:rPrChange w:id="7812" w:author="Xuning Wei12232" w:date="2026-10-24T11:11:00Z">
                  <w:rPr>
                    <w:ins w:id="7813" w:author="Xuning Wei12232" w:date="2026-10-16T08:20:00Z"/>
                    <w:rFonts w:ascii="Times New Roman" w:eastAsia="Times New Roman" w:hAnsi="Times New Roman" w:cs="Times New Roman"/>
                    <w:b/>
                    <w:sz w:val="18"/>
                    <w:szCs w:val="18"/>
                  </w:rPr>
                </w:rPrChange>
              </w:rPr>
              <w:pPrChange w:id="7814" w:author="Xuning Wei12232" w:date="2026-10-23T17:21:00Z">
                <w:pPr>
                  <w:jc w:val="center"/>
                </w:pPr>
              </w:pPrChange>
            </w:pPr>
            <w:ins w:id="7815" w:author="Xuning Wei12232" w:date="2026-10-23T19:17:00Z">
              <w:r>
                <w:rPr>
                  <w:rFonts w:ascii="Times New Roman" w:eastAsiaTheme="minorEastAsia" w:hAnsi="Times New Roman" w:cs="Times New Roman"/>
                  <w:b/>
                  <w:sz w:val="18"/>
                  <w:szCs w:val="18"/>
                  <w:lang w:eastAsia="zh-CN"/>
                </w:rPr>
                <w:t>- 2.5 – 13.6</w:t>
              </w:r>
            </w:ins>
          </w:p>
        </w:tc>
        <w:tc>
          <w:tcPr>
            <w:tcW w:w="1201" w:type="dxa"/>
            <w:tcMar>
              <w:left w:w="108" w:type="dxa"/>
              <w:right w:w="108" w:type="dxa"/>
            </w:tcMar>
            <w:vAlign w:val="center"/>
          </w:tcPr>
          <w:p w14:paraId="0548619F" w14:textId="48009BE8" w:rsidR="00652DEA" w:rsidRDefault="00C15CB5">
            <w:pPr>
              <w:jc w:val="both"/>
              <w:rPr>
                <w:ins w:id="7816" w:author="Xuning Wei12232" w:date="2026-10-16T08:20:00Z"/>
                <w:rFonts w:ascii="Times New Roman" w:eastAsia="Times New Roman" w:hAnsi="Times New Roman" w:cs="Times New Roman"/>
                <w:bCs w:val="0"/>
                <w:sz w:val="18"/>
                <w:szCs w:val="18"/>
              </w:rPr>
              <w:pPrChange w:id="7817" w:author="Xuning Wei12232" w:date="2026-10-23T17:21:00Z">
                <w:pPr>
                  <w:jc w:val="center"/>
                </w:pPr>
              </w:pPrChange>
            </w:pPr>
            <w:ins w:id="7818" w:author="Xuning Wei12232" w:date="2026-10-23T19:17:00Z">
              <w:r>
                <w:rPr>
                  <w:rFonts w:ascii="Times New Roman" w:eastAsiaTheme="minorEastAsia" w:hAnsi="Times New Roman" w:cs="Times New Roman"/>
                  <w:b/>
                  <w:bCs w:val="0"/>
                  <w:sz w:val="18"/>
                  <w:szCs w:val="18"/>
                  <w:lang w:eastAsia="zh-CN"/>
                </w:rPr>
                <w:t>0 – 10</w:t>
              </w:r>
            </w:ins>
          </w:p>
        </w:tc>
        <w:tc>
          <w:tcPr>
            <w:tcW w:w="1153" w:type="dxa"/>
            <w:tcMar>
              <w:left w:w="108" w:type="dxa"/>
              <w:right w:w="108" w:type="dxa"/>
            </w:tcMar>
            <w:vAlign w:val="center"/>
          </w:tcPr>
          <w:p w14:paraId="0F7EC4D4" w14:textId="77777777" w:rsidR="00652DEA" w:rsidRDefault="00C15CB5">
            <w:pPr>
              <w:jc w:val="both"/>
              <w:rPr>
                <w:ins w:id="7819" w:author="Xuning Wei12232" w:date="2026-10-16T08:20:00Z"/>
                <w:rFonts w:ascii="Times New Roman" w:eastAsia="Times New Roman" w:hAnsi="Times New Roman" w:cs="Times New Roman"/>
                <w:sz w:val="18"/>
                <w:szCs w:val="18"/>
              </w:rPr>
              <w:pPrChange w:id="7820" w:author="Xuning Wei12232" w:date="2026-10-23T17:21:00Z">
                <w:pPr>
                  <w:jc w:val="center"/>
                </w:pPr>
              </w:pPrChange>
            </w:pPr>
            <w:ins w:id="7821" w:author="Xuning Wei12232" w:date="2026-10-23T19:17:00Z">
              <w:r>
                <w:rPr>
                  <w:rFonts w:ascii="Times New Roman" w:eastAsia="等线" w:hAnsi="Times New Roman" w:cs="Times New Roman"/>
                  <w:bCs w:val="0"/>
                  <w:sz w:val="18"/>
                  <w:szCs w:val="18"/>
                  <w:rPrChange w:id="7822" w:author="Xuning Wei12232" w:date="2026-10-24T11:11:00Z">
                    <w:rPr>
                      <w:rFonts w:ascii="Times New Roman" w:eastAsia="等线" w:hAnsi="Times New Roman" w:cs="Times New Roman"/>
                      <w:bCs w:val="0"/>
                      <w:color w:val="0000FF"/>
                      <w:sz w:val="18"/>
                      <w:szCs w:val="18"/>
                    </w:rPr>
                  </w:rPrChange>
                </w:rPr>
                <w:t>°C</w:t>
              </w:r>
            </w:ins>
          </w:p>
        </w:tc>
      </w:tr>
      <w:tr w:rsidR="00652DEA" w14:paraId="0324818F" w14:textId="77777777" w:rsidTr="36F45B6D">
        <w:trPr>
          <w:trHeight w:val="330"/>
          <w:jc w:val="center"/>
          <w:ins w:id="7823" w:author="Xuning Wei12232" w:date="2026-10-16T08:20:00Z"/>
        </w:trPr>
        <w:tc>
          <w:tcPr>
            <w:tcW w:w="841" w:type="dxa"/>
            <w:vMerge/>
            <w:tcMar>
              <w:left w:w="108" w:type="dxa"/>
              <w:right w:w="108" w:type="dxa"/>
            </w:tcMar>
            <w:vAlign w:val="center"/>
          </w:tcPr>
          <w:p w14:paraId="43D6B1D6" w14:textId="77777777" w:rsidR="00652DEA" w:rsidRPr="00652DEA" w:rsidRDefault="00652DEA">
            <w:pPr>
              <w:jc w:val="both"/>
              <w:rPr>
                <w:ins w:id="7824" w:author="Xuning Wei12232" w:date="2026-10-16T08:20:00Z"/>
                <w:rFonts w:ascii="Times New Roman" w:hAnsi="Times New Roman" w:cs="Times New Roman"/>
                <w:sz w:val="18"/>
                <w:szCs w:val="18"/>
                <w:rPrChange w:id="7825" w:author="Xuning Wei12232" w:date="2026-10-24T11:11:00Z">
                  <w:rPr>
                    <w:ins w:id="7826" w:author="Xuning Wei12232" w:date="2026-10-16T08:20:00Z"/>
                  </w:rPr>
                </w:rPrChange>
              </w:rPr>
              <w:pPrChange w:id="7827" w:author="Xuning Wei12232" w:date="2026-10-23T17:21:00Z">
                <w:pPr/>
              </w:pPrChange>
            </w:pPr>
          </w:p>
        </w:tc>
        <w:tc>
          <w:tcPr>
            <w:tcW w:w="2511" w:type="dxa"/>
            <w:tcMar>
              <w:left w:w="108" w:type="dxa"/>
              <w:right w:w="108" w:type="dxa"/>
            </w:tcMar>
            <w:vAlign w:val="center"/>
          </w:tcPr>
          <w:p w14:paraId="5491CC3A" w14:textId="77777777" w:rsidR="00652DEA" w:rsidRDefault="00C15CB5">
            <w:pPr>
              <w:jc w:val="both"/>
              <w:rPr>
                <w:ins w:id="7828" w:author="Xuning Wei12232" w:date="2026-10-16T08:20:00Z"/>
                <w:rFonts w:ascii="Times New Roman" w:eastAsia="Times New Roman" w:hAnsi="Times New Roman" w:cs="Times New Roman"/>
                <w:sz w:val="18"/>
                <w:szCs w:val="18"/>
              </w:rPr>
              <w:pPrChange w:id="7829" w:author="Xuning Wei12232" w:date="2026-10-23T17:21:00Z">
                <w:pPr/>
              </w:pPrChange>
            </w:pPr>
            <w:ins w:id="7830" w:author="Xuning Wei12232" w:date="2026-10-23T17:00:00Z">
              <w:r>
                <w:rPr>
                  <w:rFonts w:ascii="Times New Roman" w:hAnsi="Times New Roman" w:cs="Times New Roman"/>
                  <w:sz w:val="18"/>
                  <w:szCs w:val="18"/>
                  <w:rPrChange w:id="7831" w:author="Xuning Wei12232" w:date="2026-10-24T11:11:00Z">
                    <w:rPr/>
                  </w:rPrChange>
                </w:rPr>
                <w:t>Activation temperature (NMeAsn22, αMePhe15)</w:t>
              </w:r>
            </w:ins>
          </w:p>
        </w:tc>
        <w:tc>
          <w:tcPr>
            <w:tcW w:w="776" w:type="dxa"/>
            <w:tcMar>
              <w:left w:w="108" w:type="dxa"/>
              <w:right w:w="108" w:type="dxa"/>
            </w:tcMar>
            <w:vAlign w:val="center"/>
          </w:tcPr>
          <w:p w14:paraId="2855C980" w14:textId="77777777" w:rsidR="00652DEA" w:rsidRDefault="00C15CB5">
            <w:pPr>
              <w:jc w:val="both"/>
              <w:rPr>
                <w:ins w:id="7832" w:author="Xuning Wei12232" w:date="2026-10-16T08:20:00Z"/>
                <w:rFonts w:ascii="Times New Roman" w:eastAsia="Times New Roman" w:hAnsi="Times New Roman" w:cs="Times New Roman"/>
                <w:sz w:val="18"/>
                <w:szCs w:val="18"/>
              </w:rPr>
              <w:pPrChange w:id="7833" w:author="Xuning Wei12232" w:date="2026-10-23T17:21:00Z">
                <w:pPr>
                  <w:jc w:val="center"/>
                </w:pPr>
              </w:pPrChange>
            </w:pPr>
            <w:ins w:id="783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14402D" w14:textId="77777777" w:rsidR="00652DEA" w:rsidRPr="00652DEA" w:rsidRDefault="00C15CB5">
            <w:pPr>
              <w:jc w:val="both"/>
              <w:rPr>
                <w:ins w:id="7835" w:author="Xuning Wei12232" w:date="2026-10-16T08:20:00Z"/>
                <w:rFonts w:ascii="Times New Roman" w:eastAsiaTheme="minorEastAsia" w:hAnsi="Times New Roman" w:cs="Times New Roman"/>
                <w:bCs w:val="0"/>
                <w:sz w:val="18"/>
                <w:szCs w:val="18"/>
                <w:lang w:eastAsia="zh-CN"/>
                <w:rPrChange w:id="7836" w:author="Xuning Wei12232" w:date="2026-10-24T11:11:00Z">
                  <w:rPr>
                    <w:ins w:id="7837" w:author="Xuning Wei12232" w:date="2026-10-16T08:20:00Z"/>
                    <w:rFonts w:ascii="Times New Roman" w:eastAsia="Times New Roman" w:hAnsi="Times New Roman" w:cs="Times New Roman"/>
                    <w:sz w:val="18"/>
                    <w:szCs w:val="18"/>
                  </w:rPr>
                </w:rPrChange>
              </w:rPr>
              <w:pPrChange w:id="7838" w:author="Xuning Wei12232" w:date="2026-10-23T17:21:00Z">
                <w:pPr>
                  <w:jc w:val="center"/>
                </w:pPr>
              </w:pPrChange>
            </w:pPr>
            <w:ins w:id="7839" w:author="Xuning Wei12232" w:date="2026-10-23T17:00:00Z">
              <w:r>
                <w:rPr>
                  <w:rFonts w:ascii="Times New Roman" w:eastAsiaTheme="minorEastAsia" w:hAnsi="Times New Roman" w:cs="Times New Roman"/>
                  <w:bCs w:val="0"/>
                  <w:sz w:val="18"/>
                  <w:szCs w:val="18"/>
                  <w:lang w:eastAsia="zh-CN"/>
                  <w:rPrChange w:id="7840" w:author="Xuning Wei12232" w:date="2026-10-24T11:11:00Z">
                    <w:rPr/>
                  </w:rPrChange>
                </w:rPr>
                <w:t>20.0</w:t>
              </w:r>
            </w:ins>
          </w:p>
        </w:tc>
        <w:tc>
          <w:tcPr>
            <w:tcW w:w="1263" w:type="dxa"/>
            <w:tcMar>
              <w:left w:w="108" w:type="dxa"/>
              <w:right w:w="108" w:type="dxa"/>
            </w:tcMar>
            <w:vAlign w:val="center"/>
          </w:tcPr>
          <w:p w14:paraId="5B7E74C0" w14:textId="77777777" w:rsidR="00652DEA" w:rsidRPr="00652DEA" w:rsidRDefault="00C15CB5">
            <w:pPr>
              <w:jc w:val="both"/>
              <w:rPr>
                <w:ins w:id="7841" w:author="Xuning Wei12232" w:date="2026-10-16T08:20:00Z"/>
                <w:rFonts w:ascii="Times New Roman" w:eastAsiaTheme="minorEastAsia" w:hAnsi="Times New Roman" w:cs="Times New Roman"/>
                <w:bCs w:val="0"/>
                <w:sz w:val="18"/>
                <w:szCs w:val="18"/>
                <w:lang w:eastAsia="zh-CN"/>
                <w:rPrChange w:id="7842" w:author="Xuning Wei12232" w:date="2026-10-24T11:11:00Z">
                  <w:rPr>
                    <w:ins w:id="7843" w:author="Xuning Wei12232" w:date="2026-10-16T08:20:00Z"/>
                    <w:rFonts w:ascii="Times New Roman" w:eastAsia="Times New Roman" w:hAnsi="Times New Roman" w:cs="Times New Roman"/>
                    <w:b/>
                    <w:sz w:val="18"/>
                    <w:szCs w:val="18"/>
                  </w:rPr>
                </w:rPrChange>
              </w:rPr>
              <w:pPrChange w:id="7844" w:author="Xuning Wei12232" w:date="2026-10-23T17:21:00Z">
                <w:pPr>
                  <w:jc w:val="center"/>
                </w:pPr>
              </w:pPrChange>
            </w:pPr>
            <w:ins w:id="7845" w:author="Xuning Wei12232" w:date="2026-10-23T19:17:00Z">
              <w:r>
                <w:rPr>
                  <w:rFonts w:ascii="Times New Roman" w:eastAsiaTheme="minorEastAsia" w:hAnsi="Times New Roman" w:cs="Times New Roman"/>
                  <w:b/>
                  <w:sz w:val="18"/>
                  <w:szCs w:val="18"/>
                  <w:lang w:eastAsia="zh-CN"/>
                </w:rPr>
                <w:t>12.6 - 26.9</w:t>
              </w:r>
            </w:ins>
          </w:p>
        </w:tc>
        <w:tc>
          <w:tcPr>
            <w:tcW w:w="1201" w:type="dxa"/>
            <w:tcMar>
              <w:left w:w="108" w:type="dxa"/>
              <w:right w:w="108" w:type="dxa"/>
            </w:tcMar>
            <w:vAlign w:val="center"/>
          </w:tcPr>
          <w:p w14:paraId="36979120" w14:textId="4CB15818" w:rsidR="00652DEA" w:rsidRPr="00652DEA" w:rsidRDefault="00C15CB5">
            <w:pPr>
              <w:jc w:val="both"/>
              <w:rPr>
                <w:ins w:id="7846" w:author="Xuning Wei12232" w:date="2026-10-16T08:20:00Z"/>
                <w:rFonts w:ascii="Times New Roman" w:eastAsiaTheme="minorEastAsia" w:hAnsi="Times New Roman" w:cs="Times New Roman"/>
                <w:bCs w:val="0"/>
                <w:sz w:val="18"/>
                <w:szCs w:val="18"/>
                <w:lang w:eastAsia="zh-CN"/>
                <w:rPrChange w:id="7847" w:author="Xuning Wei12232" w:date="2026-10-24T11:11:00Z">
                  <w:rPr>
                    <w:ins w:id="7848" w:author="Xuning Wei12232" w:date="2026-10-16T08:20:00Z"/>
                    <w:rFonts w:ascii="Times New Roman" w:eastAsia="Times New Roman" w:hAnsi="Times New Roman" w:cs="Times New Roman"/>
                    <w:bCs w:val="0"/>
                    <w:color w:val="000000" w:themeColor="text1"/>
                    <w:sz w:val="18"/>
                    <w:szCs w:val="18"/>
                  </w:rPr>
                </w:rPrChange>
              </w:rPr>
              <w:pPrChange w:id="7849" w:author="Xuning Wei12232" w:date="2026-10-23T17:21:00Z">
                <w:pPr>
                  <w:jc w:val="center"/>
                </w:pPr>
              </w:pPrChange>
            </w:pPr>
            <w:ins w:id="7850" w:author="Xuning Wei12232" w:date="2026-10-23T19:17:00Z">
              <w:r>
                <w:rPr>
                  <w:rFonts w:ascii="Times New Roman" w:eastAsiaTheme="minorEastAsia" w:hAnsi="Times New Roman" w:cs="Times New Roman"/>
                  <w:b/>
                  <w:bCs w:val="0"/>
                  <w:sz w:val="18"/>
                  <w:szCs w:val="18"/>
                  <w:lang w:eastAsia="zh-CN"/>
                </w:rPr>
                <w:t>15 - 2</w:t>
              </w:r>
            </w:ins>
            <w:r w:rsidR="009F4AA6">
              <w:rPr>
                <w:rFonts w:ascii="Times New Roman" w:eastAsiaTheme="minorEastAsia" w:hAnsi="Times New Roman" w:cs="Times New Roman"/>
                <w:b/>
                <w:bCs w:val="0"/>
                <w:sz w:val="18"/>
                <w:szCs w:val="18"/>
                <w:lang w:eastAsia="zh-CN"/>
              </w:rPr>
              <w:t>4</w:t>
            </w:r>
          </w:p>
        </w:tc>
        <w:tc>
          <w:tcPr>
            <w:tcW w:w="1153" w:type="dxa"/>
            <w:tcMar>
              <w:left w:w="108" w:type="dxa"/>
              <w:right w:w="108" w:type="dxa"/>
            </w:tcMar>
            <w:vAlign w:val="center"/>
          </w:tcPr>
          <w:p w14:paraId="0C8C512B" w14:textId="77777777" w:rsidR="00652DEA" w:rsidRDefault="00C15CB5">
            <w:pPr>
              <w:jc w:val="both"/>
              <w:rPr>
                <w:ins w:id="7851" w:author="Xuning Wei12232" w:date="2026-10-16T08:20:00Z"/>
                <w:rFonts w:ascii="Times New Roman" w:eastAsia="Times New Roman" w:hAnsi="Times New Roman" w:cs="Times New Roman"/>
                <w:sz w:val="18"/>
                <w:szCs w:val="18"/>
              </w:rPr>
              <w:pPrChange w:id="7852" w:author="Xuning Wei12232" w:date="2026-10-23T17:21:00Z">
                <w:pPr>
                  <w:jc w:val="center"/>
                </w:pPr>
              </w:pPrChange>
            </w:pPr>
            <w:ins w:id="7853" w:author="Xuning Wei12232" w:date="2026-10-23T19:17:00Z">
              <w:r>
                <w:rPr>
                  <w:rFonts w:ascii="Times New Roman" w:eastAsia="等线" w:hAnsi="Times New Roman" w:cs="Times New Roman"/>
                  <w:bCs w:val="0"/>
                  <w:sz w:val="18"/>
                  <w:szCs w:val="18"/>
                  <w:rPrChange w:id="7854" w:author="Xuning Wei12232" w:date="2026-10-24T11:11:00Z">
                    <w:rPr>
                      <w:rFonts w:ascii="Times New Roman" w:eastAsia="等线" w:hAnsi="Times New Roman" w:cs="Times New Roman"/>
                      <w:bCs w:val="0"/>
                      <w:color w:val="0000FF"/>
                      <w:sz w:val="18"/>
                      <w:szCs w:val="18"/>
                    </w:rPr>
                  </w:rPrChange>
                </w:rPr>
                <w:t>°C</w:t>
              </w:r>
            </w:ins>
          </w:p>
        </w:tc>
      </w:tr>
      <w:tr w:rsidR="00652DEA" w14:paraId="71D97402" w14:textId="77777777" w:rsidTr="36F45B6D">
        <w:trPr>
          <w:trHeight w:val="330"/>
          <w:jc w:val="center"/>
          <w:ins w:id="7855" w:author="Xuning Wei12232" w:date="2026-10-16T08:20:00Z"/>
        </w:trPr>
        <w:tc>
          <w:tcPr>
            <w:tcW w:w="841" w:type="dxa"/>
            <w:vMerge/>
            <w:tcMar>
              <w:left w:w="108" w:type="dxa"/>
              <w:right w:w="108" w:type="dxa"/>
            </w:tcMar>
            <w:vAlign w:val="center"/>
          </w:tcPr>
          <w:p w14:paraId="17DBC151" w14:textId="77777777" w:rsidR="00652DEA" w:rsidRPr="00652DEA" w:rsidRDefault="00652DEA">
            <w:pPr>
              <w:jc w:val="both"/>
              <w:rPr>
                <w:ins w:id="7856" w:author="Xuning Wei12232" w:date="2026-10-16T08:20:00Z"/>
                <w:rFonts w:ascii="Times New Roman" w:hAnsi="Times New Roman" w:cs="Times New Roman"/>
                <w:sz w:val="18"/>
                <w:szCs w:val="18"/>
                <w:rPrChange w:id="7857" w:author="Xuning Wei12232" w:date="2026-10-24T11:11:00Z">
                  <w:rPr>
                    <w:ins w:id="7858" w:author="Xuning Wei12232" w:date="2026-10-16T08:20:00Z"/>
                  </w:rPr>
                </w:rPrChange>
              </w:rPr>
              <w:pPrChange w:id="7859" w:author="Xuning Wei12232" w:date="2026-10-23T17:21:00Z">
                <w:pPr/>
              </w:pPrChange>
            </w:pPr>
          </w:p>
        </w:tc>
        <w:tc>
          <w:tcPr>
            <w:tcW w:w="2511" w:type="dxa"/>
            <w:tcMar>
              <w:left w:w="108" w:type="dxa"/>
              <w:right w:w="108" w:type="dxa"/>
            </w:tcMar>
            <w:vAlign w:val="center"/>
          </w:tcPr>
          <w:p w14:paraId="65FBD699" w14:textId="77777777" w:rsidR="00652DEA" w:rsidRDefault="00C15CB5">
            <w:pPr>
              <w:jc w:val="both"/>
              <w:rPr>
                <w:ins w:id="7860" w:author="Xuning Wei12232" w:date="2026-10-16T08:20:00Z"/>
                <w:rFonts w:ascii="Times New Roman" w:eastAsia="Times New Roman" w:hAnsi="Times New Roman" w:cs="Times New Roman"/>
                <w:sz w:val="18"/>
                <w:szCs w:val="18"/>
              </w:rPr>
              <w:pPrChange w:id="7861" w:author="Xuning Wei12232" w:date="2026-10-23T17:21:00Z">
                <w:pPr/>
              </w:pPrChange>
            </w:pPr>
            <w:ins w:id="7862" w:author="Xuning Wei12232" w:date="2026-10-23T17:00:00Z">
              <w:r>
                <w:rPr>
                  <w:rFonts w:ascii="Times New Roman" w:hAnsi="Times New Roman" w:cs="Times New Roman"/>
                  <w:sz w:val="18"/>
                  <w:szCs w:val="18"/>
                  <w:rPrChange w:id="7863" w:author="Xuning Wei12232" w:date="2026-10-24T11:11:00Z">
                    <w:rPr/>
                  </w:rPrChange>
                </w:rPr>
                <w:t>Activation temperature (Asn21)</w:t>
              </w:r>
            </w:ins>
          </w:p>
        </w:tc>
        <w:tc>
          <w:tcPr>
            <w:tcW w:w="776" w:type="dxa"/>
            <w:tcMar>
              <w:left w:w="108" w:type="dxa"/>
              <w:right w:w="108" w:type="dxa"/>
            </w:tcMar>
            <w:vAlign w:val="center"/>
          </w:tcPr>
          <w:p w14:paraId="7A31795C" w14:textId="77777777" w:rsidR="00652DEA" w:rsidRDefault="00C15CB5">
            <w:pPr>
              <w:jc w:val="both"/>
              <w:rPr>
                <w:ins w:id="7864" w:author="Xuning Wei12232" w:date="2026-10-16T08:20:00Z"/>
                <w:rFonts w:ascii="Times New Roman" w:eastAsia="Times New Roman" w:hAnsi="Times New Roman" w:cs="Times New Roman"/>
                <w:sz w:val="18"/>
                <w:szCs w:val="18"/>
              </w:rPr>
              <w:pPrChange w:id="7865" w:author="Xuning Wei12232" w:date="2026-10-23T17:21:00Z">
                <w:pPr>
                  <w:jc w:val="center"/>
                </w:pPr>
              </w:pPrChange>
            </w:pPr>
            <w:ins w:id="786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268B44C" w14:textId="77777777" w:rsidR="00652DEA" w:rsidRPr="00652DEA" w:rsidRDefault="00C15CB5">
            <w:pPr>
              <w:jc w:val="both"/>
              <w:rPr>
                <w:ins w:id="7867" w:author="Xuning Wei12232" w:date="2026-10-16T08:20:00Z"/>
                <w:rFonts w:ascii="Times New Roman" w:eastAsiaTheme="minorEastAsia" w:hAnsi="Times New Roman" w:cs="Times New Roman"/>
                <w:bCs w:val="0"/>
                <w:sz w:val="18"/>
                <w:szCs w:val="18"/>
                <w:lang w:eastAsia="zh-CN"/>
                <w:rPrChange w:id="7868" w:author="Xuning Wei12232" w:date="2026-10-24T11:11:00Z">
                  <w:rPr>
                    <w:ins w:id="7869" w:author="Xuning Wei12232" w:date="2026-10-16T08:20:00Z"/>
                    <w:rFonts w:ascii="Times New Roman" w:eastAsia="Times New Roman" w:hAnsi="Times New Roman" w:cs="Times New Roman"/>
                    <w:sz w:val="18"/>
                    <w:szCs w:val="18"/>
                  </w:rPr>
                </w:rPrChange>
              </w:rPr>
              <w:pPrChange w:id="7870" w:author="Xuning Wei12232" w:date="2026-10-23T17:21:00Z">
                <w:pPr>
                  <w:jc w:val="center"/>
                </w:pPr>
              </w:pPrChange>
            </w:pPr>
            <w:ins w:id="7871" w:author="Xuning Wei12232" w:date="2026-10-23T17:00:00Z">
              <w:r>
                <w:rPr>
                  <w:rFonts w:ascii="Times New Roman" w:eastAsiaTheme="minorEastAsia" w:hAnsi="Times New Roman" w:cs="Times New Roman"/>
                  <w:bCs w:val="0"/>
                  <w:sz w:val="18"/>
                  <w:szCs w:val="18"/>
                  <w:lang w:eastAsia="zh-CN"/>
                  <w:rPrChange w:id="7872" w:author="Xuning Wei12232" w:date="2026-10-24T11:11:00Z">
                    <w:rPr/>
                  </w:rPrChange>
                </w:rPr>
                <w:t>20.0</w:t>
              </w:r>
            </w:ins>
          </w:p>
        </w:tc>
        <w:tc>
          <w:tcPr>
            <w:tcW w:w="1263" w:type="dxa"/>
            <w:tcMar>
              <w:left w:w="108" w:type="dxa"/>
              <w:right w:w="108" w:type="dxa"/>
            </w:tcMar>
            <w:vAlign w:val="center"/>
          </w:tcPr>
          <w:p w14:paraId="462B8D75" w14:textId="77777777" w:rsidR="00652DEA" w:rsidRPr="00652DEA" w:rsidRDefault="00C15CB5">
            <w:pPr>
              <w:jc w:val="both"/>
              <w:rPr>
                <w:ins w:id="7873" w:author="Xuning Wei12232" w:date="2026-10-16T08:20:00Z"/>
                <w:rFonts w:ascii="Times New Roman" w:eastAsiaTheme="minorEastAsia" w:hAnsi="Times New Roman" w:cs="Times New Roman"/>
                <w:bCs w:val="0"/>
                <w:sz w:val="18"/>
                <w:szCs w:val="18"/>
                <w:lang w:eastAsia="zh-CN"/>
                <w:rPrChange w:id="7874" w:author="Xuning Wei12232" w:date="2026-10-24T11:11:00Z">
                  <w:rPr>
                    <w:ins w:id="7875" w:author="Xuning Wei12232" w:date="2026-10-16T08:20:00Z"/>
                    <w:rFonts w:ascii="Times New Roman" w:eastAsia="Times New Roman" w:hAnsi="Times New Roman" w:cs="Times New Roman"/>
                    <w:b/>
                    <w:sz w:val="18"/>
                    <w:szCs w:val="18"/>
                  </w:rPr>
                </w:rPrChange>
              </w:rPr>
              <w:pPrChange w:id="7876" w:author="Xuning Wei12232" w:date="2026-10-23T17:21:00Z">
                <w:pPr>
                  <w:jc w:val="center"/>
                </w:pPr>
              </w:pPrChange>
            </w:pPr>
            <w:ins w:id="7877" w:author="Xuning Wei12232" w:date="2026-10-23T19:17:00Z">
              <w:r>
                <w:rPr>
                  <w:rFonts w:ascii="Times New Roman" w:eastAsiaTheme="minorEastAsia" w:hAnsi="Times New Roman" w:cs="Times New Roman"/>
                  <w:b/>
                  <w:sz w:val="18"/>
                  <w:szCs w:val="18"/>
                  <w:lang w:eastAsia="zh-CN"/>
                </w:rPr>
                <w:t>12.2 – 27.9</w:t>
              </w:r>
            </w:ins>
          </w:p>
        </w:tc>
        <w:tc>
          <w:tcPr>
            <w:tcW w:w="1201" w:type="dxa"/>
            <w:tcMar>
              <w:left w:w="108" w:type="dxa"/>
              <w:right w:w="108" w:type="dxa"/>
            </w:tcMar>
            <w:vAlign w:val="center"/>
          </w:tcPr>
          <w:p w14:paraId="33DD1059" w14:textId="11A4A1C9" w:rsidR="00652DEA" w:rsidRDefault="00C15CB5">
            <w:pPr>
              <w:jc w:val="both"/>
              <w:rPr>
                <w:ins w:id="7878" w:author="Xuning Wei12232" w:date="2026-10-16T08:20:00Z"/>
                <w:rFonts w:ascii="Times New Roman" w:eastAsia="Times New Roman" w:hAnsi="Times New Roman" w:cs="Times New Roman"/>
                <w:bCs w:val="0"/>
                <w:sz w:val="18"/>
                <w:szCs w:val="18"/>
              </w:rPr>
              <w:pPrChange w:id="7879" w:author="Xuning Wei12232" w:date="2026-10-23T17:21:00Z">
                <w:pPr>
                  <w:jc w:val="center"/>
                </w:pPr>
              </w:pPrChange>
            </w:pPr>
            <w:ins w:id="7880" w:author="Xuning Wei12232" w:date="2026-10-23T19:17:00Z">
              <w:r>
                <w:rPr>
                  <w:rFonts w:ascii="Times New Roman" w:eastAsiaTheme="minorEastAsia" w:hAnsi="Times New Roman" w:cs="Times New Roman"/>
                  <w:b/>
                  <w:bCs w:val="0"/>
                  <w:sz w:val="18"/>
                  <w:szCs w:val="18"/>
                  <w:lang w:eastAsia="zh-CN"/>
                </w:rPr>
                <w:t>15 – 25</w:t>
              </w:r>
            </w:ins>
          </w:p>
        </w:tc>
        <w:tc>
          <w:tcPr>
            <w:tcW w:w="1153" w:type="dxa"/>
            <w:tcMar>
              <w:left w:w="108" w:type="dxa"/>
              <w:right w:w="108" w:type="dxa"/>
            </w:tcMar>
            <w:vAlign w:val="center"/>
          </w:tcPr>
          <w:p w14:paraId="3EAABD5E" w14:textId="77777777" w:rsidR="00652DEA" w:rsidRDefault="00C15CB5">
            <w:pPr>
              <w:jc w:val="both"/>
              <w:rPr>
                <w:ins w:id="7881" w:author="Xuning Wei12232" w:date="2026-10-16T08:20:00Z"/>
                <w:rFonts w:ascii="Times New Roman" w:eastAsia="Times New Roman" w:hAnsi="Times New Roman" w:cs="Times New Roman"/>
                <w:sz w:val="18"/>
                <w:szCs w:val="18"/>
              </w:rPr>
              <w:pPrChange w:id="7882" w:author="Xuning Wei12232" w:date="2026-10-23T17:21:00Z">
                <w:pPr>
                  <w:jc w:val="center"/>
                </w:pPr>
              </w:pPrChange>
            </w:pPr>
            <w:ins w:id="7883" w:author="Xuning Wei12232" w:date="2026-10-23T19:17:00Z">
              <w:r>
                <w:rPr>
                  <w:rFonts w:ascii="Times New Roman" w:eastAsia="等线" w:hAnsi="Times New Roman" w:cs="Times New Roman"/>
                  <w:bCs w:val="0"/>
                  <w:sz w:val="18"/>
                  <w:szCs w:val="18"/>
                  <w:rPrChange w:id="7884" w:author="Xuning Wei12232" w:date="2026-10-24T11:11:00Z">
                    <w:rPr>
                      <w:rFonts w:ascii="Times New Roman" w:eastAsia="等线" w:hAnsi="Times New Roman" w:cs="Times New Roman"/>
                      <w:bCs w:val="0"/>
                      <w:color w:val="0000FF"/>
                      <w:sz w:val="18"/>
                      <w:szCs w:val="18"/>
                    </w:rPr>
                  </w:rPrChange>
                </w:rPr>
                <w:t>°C</w:t>
              </w:r>
            </w:ins>
          </w:p>
        </w:tc>
      </w:tr>
      <w:tr w:rsidR="009F4AA6" w14:paraId="39589629" w14:textId="77777777" w:rsidTr="36F45B6D">
        <w:trPr>
          <w:trHeight w:val="330"/>
          <w:jc w:val="center"/>
          <w:ins w:id="7885" w:author="Xuning Wei12232" w:date="2026-10-16T08:20:00Z"/>
        </w:trPr>
        <w:tc>
          <w:tcPr>
            <w:tcW w:w="841" w:type="dxa"/>
            <w:vMerge/>
            <w:tcMar>
              <w:left w:w="108" w:type="dxa"/>
              <w:right w:w="108" w:type="dxa"/>
            </w:tcMar>
            <w:vAlign w:val="center"/>
          </w:tcPr>
          <w:p w14:paraId="6F8BD81B" w14:textId="77777777" w:rsidR="009F4AA6" w:rsidRPr="00652DEA" w:rsidRDefault="009F4AA6">
            <w:pPr>
              <w:jc w:val="both"/>
              <w:rPr>
                <w:ins w:id="7886" w:author="Xuning Wei12232" w:date="2026-10-16T08:20:00Z"/>
                <w:rFonts w:ascii="Times New Roman" w:hAnsi="Times New Roman" w:cs="Times New Roman"/>
                <w:sz w:val="18"/>
                <w:szCs w:val="18"/>
                <w:rPrChange w:id="7887" w:author="Xuning Wei12232" w:date="2026-10-24T11:11:00Z">
                  <w:rPr>
                    <w:ins w:id="7888" w:author="Xuning Wei12232" w:date="2026-10-16T08:20:00Z"/>
                  </w:rPr>
                </w:rPrChange>
              </w:rPr>
              <w:pPrChange w:id="7889" w:author="Xuning Wei12232" w:date="2026-10-23T17:21:00Z">
                <w:pPr/>
              </w:pPrChange>
            </w:pPr>
          </w:p>
        </w:tc>
        <w:tc>
          <w:tcPr>
            <w:tcW w:w="2511" w:type="dxa"/>
            <w:tcMar>
              <w:left w:w="108" w:type="dxa"/>
              <w:right w:w="108" w:type="dxa"/>
            </w:tcMar>
            <w:vAlign w:val="center"/>
          </w:tcPr>
          <w:p w14:paraId="6379BFB5" w14:textId="77777777" w:rsidR="009F4AA6" w:rsidRDefault="009F4AA6">
            <w:pPr>
              <w:jc w:val="both"/>
              <w:rPr>
                <w:ins w:id="7890" w:author="Xuning Wei12232" w:date="2026-10-16T08:20:00Z"/>
                <w:rFonts w:ascii="Times New Roman" w:eastAsia="Times New Roman" w:hAnsi="Times New Roman" w:cs="Times New Roman"/>
                <w:sz w:val="18"/>
                <w:szCs w:val="18"/>
              </w:rPr>
              <w:pPrChange w:id="7891" w:author="Xuning Wei12232" w:date="2026-10-23T17:21:00Z">
                <w:pPr/>
              </w:pPrChange>
            </w:pPr>
            <w:ins w:id="7892" w:author="Xuning Wei12232" w:date="2026-10-23T17:01:00Z">
              <w:r>
                <w:rPr>
                  <w:rFonts w:ascii="Times New Roman" w:hAnsi="Times New Roman" w:cs="Times New Roman"/>
                  <w:sz w:val="18"/>
                  <w:szCs w:val="18"/>
                  <w:rPrChange w:id="7893" w:author="Xuning Wei12232" w:date="2026-10-24T11:11:00Z">
                    <w:rPr/>
                  </w:rPrChange>
                </w:rPr>
                <w:t>Coupling temperature (Standard AA)</w:t>
              </w:r>
            </w:ins>
          </w:p>
        </w:tc>
        <w:tc>
          <w:tcPr>
            <w:tcW w:w="776" w:type="dxa"/>
            <w:tcMar>
              <w:left w:w="108" w:type="dxa"/>
              <w:right w:w="108" w:type="dxa"/>
            </w:tcMar>
            <w:vAlign w:val="center"/>
          </w:tcPr>
          <w:p w14:paraId="32CC6FF8" w14:textId="77777777" w:rsidR="009F4AA6" w:rsidRDefault="009F4AA6">
            <w:pPr>
              <w:jc w:val="both"/>
              <w:rPr>
                <w:ins w:id="7894" w:author="Xuning Wei12232" w:date="2026-10-16T08:20:00Z"/>
                <w:rFonts w:ascii="Times New Roman" w:eastAsia="Times New Roman" w:hAnsi="Times New Roman" w:cs="Times New Roman"/>
                <w:sz w:val="18"/>
                <w:szCs w:val="18"/>
              </w:rPr>
              <w:pPrChange w:id="7895" w:author="Xuning Wei12232" w:date="2026-10-23T17:21:00Z">
                <w:pPr>
                  <w:jc w:val="center"/>
                </w:pPr>
              </w:pPrChange>
            </w:pPr>
            <w:ins w:id="789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26FD3B9E" w14:textId="77777777" w:rsidR="009F4AA6" w:rsidRDefault="009F4AA6">
            <w:pPr>
              <w:jc w:val="both"/>
              <w:rPr>
                <w:ins w:id="7897" w:author="Xuning Wei12232" w:date="2026-10-16T08:20:00Z"/>
                <w:rFonts w:ascii="Times New Roman" w:eastAsia="Times New Roman" w:hAnsi="Times New Roman" w:cs="Times New Roman"/>
                <w:sz w:val="18"/>
                <w:szCs w:val="18"/>
              </w:rPr>
              <w:pPrChange w:id="7898" w:author="Xuning Wei12232" w:date="2026-10-23T17:21:00Z">
                <w:pPr>
                  <w:jc w:val="center"/>
                </w:pPr>
              </w:pPrChange>
            </w:pPr>
            <w:commentRangeStart w:id="7899"/>
            <w:ins w:id="7900" w:author="Xuning Wei12232" w:date="2026-10-23T17:18:00Z">
              <w:r>
                <w:rPr>
                  <w:rFonts w:ascii="Times New Roman" w:hAnsi="Times New Roman" w:cs="Times New Roman"/>
                  <w:sz w:val="18"/>
                  <w:szCs w:val="18"/>
                </w:rPr>
                <w:t>25.0</w:t>
              </w:r>
            </w:ins>
            <w:commentRangeEnd w:id="7899"/>
            <w:r w:rsidR="00705BD2">
              <w:rPr>
                <w:rStyle w:val="affe"/>
              </w:rPr>
              <w:commentReference w:id="7899"/>
            </w:r>
          </w:p>
        </w:tc>
        <w:tc>
          <w:tcPr>
            <w:tcW w:w="1263" w:type="dxa"/>
            <w:tcMar>
              <w:left w:w="108" w:type="dxa"/>
              <w:right w:w="108" w:type="dxa"/>
            </w:tcMar>
            <w:vAlign w:val="center"/>
          </w:tcPr>
          <w:p w14:paraId="47C900B2" w14:textId="77777777" w:rsidR="009F4AA6" w:rsidRPr="00652DEA" w:rsidRDefault="009F4AA6">
            <w:pPr>
              <w:jc w:val="both"/>
              <w:rPr>
                <w:ins w:id="7901" w:author="Xuning Wei12232" w:date="2026-10-16T08:20:00Z"/>
                <w:rFonts w:ascii="Times New Roman" w:eastAsiaTheme="minorEastAsia" w:hAnsi="Times New Roman" w:cs="Times New Roman"/>
                <w:b/>
                <w:sz w:val="18"/>
                <w:szCs w:val="18"/>
                <w:lang w:eastAsia="zh-CN"/>
                <w:rPrChange w:id="7902" w:author="Xuning Wei12232" w:date="2026-10-24T11:11:00Z">
                  <w:rPr>
                    <w:ins w:id="7903" w:author="Xuning Wei12232" w:date="2026-10-16T08:20:00Z"/>
                    <w:rFonts w:ascii="Times New Roman" w:eastAsia="Times New Roman" w:hAnsi="Times New Roman" w:cs="Times New Roman"/>
                    <w:b/>
                    <w:sz w:val="18"/>
                    <w:szCs w:val="18"/>
                  </w:rPr>
                </w:rPrChange>
              </w:rPr>
              <w:pPrChange w:id="7904" w:author="Xuning Wei12232" w:date="2026-10-23T17:21:00Z">
                <w:pPr>
                  <w:jc w:val="center"/>
                </w:pPr>
              </w:pPrChange>
            </w:pPr>
            <w:ins w:id="7905"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7906"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Mar>
              <w:left w:w="108" w:type="dxa"/>
              <w:right w:w="108" w:type="dxa"/>
            </w:tcMar>
            <w:vAlign w:val="center"/>
          </w:tcPr>
          <w:p w14:paraId="29A0B326" w14:textId="77EDA20F" w:rsidR="009F4AA6" w:rsidRPr="00652DEA" w:rsidRDefault="009F4AA6">
            <w:pPr>
              <w:jc w:val="both"/>
              <w:rPr>
                <w:ins w:id="7907" w:author="Xuning Wei12232" w:date="2026-10-16T08:20:00Z"/>
                <w:rFonts w:ascii="Times New Roman" w:eastAsia="Times New Roman" w:hAnsi="Times New Roman" w:cs="Times New Roman"/>
                <w:b/>
                <w:bCs w:val="0"/>
                <w:sz w:val="18"/>
                <w:szCs w:val="18"/>
                <w:rPrChange w:id="7908" w:author="Xuning Wei12232" w:date="2026-10-24T11:11:00Z">
                  <w:rPr>
                    <w:ins w:id="7909" w:author="Xuning Wei12232" w:date="2026-10-16T08:20:00Z"/>
                    <w:rFonts w:ascii="Times New Roman" w:eastAsia="Times New Roman" w:hAnsi="Times New Roman" w:cs="Times New Roman"/>
                    <w:bCs w:val="0"/>
                    <w:color w:val="000000" w:themeColor="text1"/>
                    <w:sz w:val="18"/>
                    <w:szCs w:val="18"/>
                  </w:rPr>
                </w:rPrChange>
              </w:rPr>
              <w:pPrChange w:id="7910" w:author="Xuning Wei12232" w:date="2026-10-23T17:21:00Z">
                <w:pPr>
                  <w:jc w:val="center"/>
                </w:pPr>
              </w:pPrChange>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1 - 26</w:t>
            </w:r>
          </w:p>
        </w:tc>
        <w:tc>
          <w:tcPr>
            <w:tcW w:w="1153" w:type="dxa"/>
            <w:tcMar>
              <w:left w:w="108" w:type="dxa"/>
              <w:right w:w="108" w:type="dxa"/>
            </w:tcMar>
            <w:vAlign w:val="center"/>
          </w:tcPr>
          <w:p w14:paraId="3AA6A45F" w14:textId="77777777" w:rsidR="009F4AA6" w:rsidRDefault="009F4AA6">
            <w:pPr>
              <w:jc w:val="both"/>
              <w:rPr>
                <w:ins w:id="7911" w:author="Xuning Wei12232" w:date="2026-10-16T08:20:00Z"/>
                <w:rFonts w:ascii="Times New Roman" w:eastAsia="Times New Roman" w:hAnsi="Times New Roman" w:cs="Times New Roman"/>
                <w:sz w:val="18"/>
                <w:szCs w:val="18"/>
              </w:rPr>
              <w:pPrChange w:id="7912" w:author="Xuning Wei12232" w:date="2026-10-23T17:21:00Z">
                <w:pPr>
                  <w:jc w:val="center"/>
                </w:pPr>
              </w:pPrChange>
            </w:pPr>
            <w:ins w:id="7913" w:author="Xuning Wei12232" w:date="2026-10-23T19:17:00Z">
              <w:r>
                <w:rPr>
                  <w:rFonts w:ascii="Times New Roman" w:eastAsia="等线" w:hAnsi="Times New Roman" w:cs="Times New Roman"/>
                  <w:bCs w:val="0"/>
                  <w:sz w:val="18"/>
                  <w:szCs w:val="18"/>
                  <w:rPrChange w:id="7914" w:author="Xuning Wei12232" w:date="2026-10-24T11:11:00Z">
                    <w:rPr>
                      <w:rFonts w:ascii="Times New Roman" w:eastAsia="等线" w:hAnsi="Times New Roman" w:cs="Times New Roman"/>
                      <w:bCs w:val="0"/>
                      <w:color w:val="0000FF"/>
                      <w:sz w:val="18"/>
                      <w:szCs w:val="18"/>
                    </w:rPr>
                  </w:rPrChange>
                </w:rPr>
                <w:t>°C</w:t>
              </w:r>
            </w:ins>
          </w:p>
        </w:tc>
      </w:tr>
      <w:tr w:rsidR="009F4AA6" w14:paraId="24562FBF" w14:textId="77777777" w:rsidTr="36F45B6D">
        <w:trPr>
          <w:trHeight w:val="330"/>
          <w:jc w:val="center"/>
          <w:ins w:id="7915" w:author="Xuning Wei12232" w:date="2026-10-16T08:20:00Z"/>
        </w:trPr>
        <w:tc>
          <w:tcPr>
            <w:tcW w:w="841" w:type="dxa"/>
            <w:vMerge/>
            <w:tcMar>
              <w:left w:w="108" w:type="dxa"/>
              <w:right w:w="108" w:type="dxa"/>
            </w:tcMar>
            <w:vAlign w:val="center"/>
          </w:tcPr>
          <w:p w14:paraId="2613E9C1" w14:textId="77777777" w:rsidR="009F4AA6" w:rsidRPr="00652DEA" w:rsidRDefault="009F4AA6">
            <w:pPr>
              <w:jc w:val="both"/>
              <w:rPr>
                <w:ins w:id="7916" w:author="Xuning Wei12232" w:date="2026-10-16T08:20:00Z"/>
                <w:rFonts w:ascii="Times New Roman" w:hAnsi="Times New Roman" w:cs="Times New Roman"/>
                <w:sz w:val="18"/>
                <w:szCs w:val="18"/>
                <w:rPrChange w:id="7917" w:author="Xuning Wei12232" w:date="2026-10-24T11:11:00Z">
                  <w:rPr>
                    <w:ins w:id="7918" w:author="Xuning Wei12232" w:date="2026-10-16T08:20:00Z"/>
                  </w:rPr>
                </w:rPrChange>
              </w:rPr>
              <w:pPrChange w:id="7919" w:author="Xuning Wei12232" w:date="2026-10-23T17:21:00Z">
                <w:pPr/>
              </w:pPrChange>
            </w:pPr>
          </w:p>
        </w:tc>
        <w:tc>
          <w:tcPr>
            <w:tcW w:w="2511" w:type="dxa"/>
            <w:tcMar>
              <w:left w:w="108" w:type="dxa"/>
              <w:right w:w="108" w:type="dxa"/>
            </w:tcMar>
            <w:vAlign w:val="center"/>
          </w:tcPr>
          <w:p w14:paraId="7B3196FB" w14:textId="77777777" w:rsidR="009F4AA6" w:rsidRDefault="009F4AA6">
            <w:pPr>
              <w:jc w:val="both"/>
              <w:rPr>
                <w:ins w:id="7920" w:author="Xuning Wei12232" w:date="2026-10-16T08:20:00Z"/>
                <w:rFonts w:ascii="Times New Roman" w:eastAsia="Times New Roman" w:hAnsi="Times New Roman" w:cs="Times New Roman"/>
                <w:sz w:val="18"/>
                <w:szCs w:val="18"/>
              </w:rPr>
              <w:pPrChange w:id="7921" w:author="Xuning Wei12232" w:date="2026-10-23T17:21:00Z">
                <w:pPr/>
              </w:pPrChange>
            </w:pPr>
            <w:ins w:id="7922" w:author="Xuning Wei12232" w:date="2026-10-23T17:01:00Z">
              <w:r>
                <w:rPr>
                  <w:rFonts w:ascii="Times New Roman" w:hAnsi="Times New Roman" w:cs="Times New Roman"/>
                  <w:sz w:val="18"/>
                  <w:szCs w:val="18"/>
                  <w:rPrChange w:id="7923" w:author="Xuning Wei12232" w:date="2026-10-24T11:11:00Z">
                    <w:rPr/>
                  </w:rPrChange>
                </w:rPr>
                <w:t>Coupling temperature (Phe23)</w:t>
              </w:r>
            </w:ins>
          </w:p>
        </w:tc>
        <w:tc>
          <w:tcPr>
            <w:tcW w:w="776" w:type="dxa"/>
            <w:tcMar>
              <w:left w:w="108" w:type="dxa"/>
              <w:right w:w="108" w:type="dxa"/>
            </w:tcMar>
            <w:vAlign w:val="center"/>
          </w:tcPr>
          <w:p w14:paraId="4672965A" w14:textId="77777777" w:rsidR="009F4AA6" w:rsidRDefault="009F4AA6">
            <w:pPr>
              <w:jc w:val="both"/>
              <w:rPr>
                <w:ins w:id="7924" w:author="Xuning Wei12232" w:date="2026-10-16T08:20:00Z"/>
                <w:rFonts w:ascii="Times New Roman" w:eastAsia="Times New Roman" w:hAnsi="Times New Roman" w:cs="Times New Roman"/>
                <w:sz w:val="18"/>
                <w:szCs w:val="18"/>
              </w:rPr>
              <w:pPrChange w:id="7925" w:author="Xuning Wei12232" w:date="2026-10-23T17:21:00Z">
                <w:pPr>
                  <w:jc w:val="center"/>
                </w:pPr>
              </w:pPrChange>
            </w:pPr>
            <w:ins w:id="7926"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432BF56D" w14:textId="77777777" w:rsidR="009F4AA6" w:rsidRDefault="009F4AA6">
            <w:pPr>
              <w:jc w:val="both"/>
              <w:rPr>
                <w:ins w:id="7927" w:author="Xuning Wei12232" w:date="2026-10-16T08:20:00Z"/>
                <w:rFonts w:ascii="Times New Roman" w:eastAsia="Times New Roman" w:hAnsi="Times New Roman" w:cs="Times New Roman"/>
                <w:sz w:val="18"/>
                <w:szCs w:val="18"/>
              </w:rPr>
              <w:pPrChange w:id="7928" w:author="Xuning Wei12232" w:date="2026-10-23T17:21:00Z">
                <w:pPr>
                  <w:jc w:val="center"/>
                </w:pPr>
              </w:pPrChange>
            </w:pPr>
            <w:ins w:id="7929"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2E0FF3A2" w14:textId="77777777" w:rsidR="009F4AA6" w:rsidRPr="00652DEA" w:rsidRDefault="009F4AA6">
            <w:pPr>
              <w:jc w:val="both"/>
              <w:rPr>
                <w:ins w:id="7930" w:author="Xuning Wei12232" w:date="2026-10-16T08:20:00Z"/>
                <w:rFonts w:ascii="Times New Roman" w:eastAsiaTheme="minorEastAsia" w:hAnsi="Times New Roman" w:cs="Times New Roman"/>
                <w:b/>
                <w:sz w:val="18"/>
                <w:szCs w:val="18"/>
                <w:lang w:eastAsia="zh-CN"/>
                <w:rPrChange w:id="7931" w:author="Xuning Wei12232" w:date="2026-10-24T11:11:00Z">
                  <w:rPr>
                    <w:ins w:id="7932" w:author="Xuning Wei12232" w:date="2026-10-16T08:20:00Z"/>
                    <w:rFonts w:ascii="Times New Roman" w:eastAsia="Times New Roman" w:hAnsi="Times New Roman" w:cs="Times New Roman"/>
                    <w:b/>
                    <w:sz w:val="18"/>
                    <w:szCs w:val="18"/>
                  </w:rPr>
                </w:rPrChange>
              </w:rPr>
              <w:pPrChange w:id="7933" w:author="Xuning Wei12232" w:date="2026-10-23T17:21:00Z">
                <w:pPr>
                  <w:jc w:val="center"/>
                </w:pPr>
              </w:pPrChange>
            </w:pPr>
            <w:ins w:id="7934" w:author="Xuning Wei12232" w:date="2026-10-23T19:18:00Z">
              <w:r>
                <w:rPr>
                  <w:rFonts w:ascii="Times New Roman" w:eastAsiaTheme="minorEastAsia" w:hAnsi="Times New Roman" w:cs="Times New Roman"/>
                  <w:b/>
                  <w:sz w:val="18"/>
                  <w:szCs w:val="18"/>
                  <w:lang w:eastAsia="zh-CN"/>
                </w:rPr>
                <w:t>17.4 – 30.3</w:t>
              </w:r>
            </w:ins>
          </w:p>
        </w:tc>
        <w:tc>
          <w:tcPr>
            <w:tcW w:w="1201" w:type="dxa"/>
            <w:tcMar>
              <w:left w:w="108" w:type="dxa"/>
              <w:right w:w="108" w:type="dxa"/>
            </w:tcMar>
            <w:vAlign w:val="center"/>
          </w:tcPr>
          <w:p w14:paraId="10E6D94F" w14:textId="2BD8E62D" w:rsidR="009F4AA6" w:rsidRPr="00652DEA" w:rsidRDefault="009F4AA6">
            <w:pPr>
              <w:jc w:val="both"/>
              <w:rPr>
                <w:ins w:id="7935" w:author="Xuning Wei12232" w:date="2026-10-16T08:20:00Z"/>
                <w:rFonts w:ascii="Times New Roman" w:eastAsia="Times New Roman" w:hAnsi="Times New Roman" w:cs="Times New Roman"/>
                <w:b/>
                <w:bCs w:val="0"/>
                <w:sz w:val="18"/>
                <w:szCs w:val="18"/>
                <w:rPrChange w:id="7936" w:author="Xuning Wei12232" w:date="2026-10-24T11:11:00Z">
                  <w:rPr>
                    <w:ins w:id="7937" w:author="Xuning Wei12232" w:date="2026-10-16T08:20:00Z"/>
                    <w:rFonts w:ascii="Times New Roman" w:eastAsia="Times New Roman" w:hAnsi="Times New Roman" w:cs="Times New Roman"/>
                    <w:bCs w:val="0"/>
                    <w:color w:val="000000" w:themeColor="text1"/>
                    <w:sz w:val="18"/>
                    <w:szCs w:val="18"/>
                  </w:rPr>
                </w:rPrChange>
              </w:rPr>
              <w:pPrChange w:id="7938" w:author="Xuning Wei12232" w:date="2026-10-23T17:21:00Z">
                <w:pPr>
                  <w:jc w:val="center"/>
                </w:pPr>
              </w:pPrChange>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0 - 28</w:t>
            </w:r>
          </w:p>
        </w:tc>
        <w:tc>
          <w:tcPr>
            <w:tcW w:w="1153" w:type="dxa"/>
            <w:tcMar>
              <w:left w:w="108" w:type="dxa"/>
              <w:right w:w="108" w:type="dxa"/>
            </w:tcMar>
            <w:vAlign w:val="center"/>
          </w:tcPr>
          <w:p w14:paraId="70B49159" w14:textId="77777777" w:rsidR="009F4AA6" w:rsidRDefault="009F4AA6">
            <w:pPr>
              <w:jc w:val="both"/>
              <w:rPr>
                <w:ins w:id="7939" w:author="Xuning Wei12232" w:date="2026-10-16T08:20:00Z"/>
                <w:rFonts w:ascii="Times New Roman" w:eastAsia="Times New Roman" w:hAnsi="Times New Roman" w:cs="Times New Roman"/>
                <w:sz w:val="18"/>
                <w:szCs w:val="18"/>
              </w:rPr>
              <w:pPrChange w:id="7940" w:author="Xuning Wei12232" w:date="2026-10-23T17:21:00Z">
                <w:pPr>
                  <w:jc w:val="center"/>
                </w:pPr>
              </w:pPrChange>
            </w:pPr>
            <w:ins w:id="7941" w:author="Xuning Wei12232" w:date="2026-10-23T19:18:00Z">
              <w:r>
                <w:rPr>
                  <w:rFonts w:ascii="Times New Roman" w:eastAsia="等线" w:hAnsi="Times New Roman" w:cs="Times New Roman"/>
                  <w:bCs w:val="0"/>
                  <w:sz w:val="18"/>
                  <w:szCs w:val="18"/>
                  <w:rPrChange w:id="7942" w:author="Xuning Wei12232" w:date="2026-10-24T11:11:00Z">
                    <w:rPr>
                      <w:rFonts w:ascii="Times New Roman" w:eastAsia="等线" w:hAnsi="Times New Roman" w:cs="Times New Roman"/>
                      <w:bCs w:val="0"/>
                      <w:color w:val="0000FF"/>
                      <w:sz w:val="18"/>
                      <w:szCs w:val="18"/>
                    </w:rPr>
                  </w:rPrChange>
                </w:rPr>
                <w:t>°C</w:t>
              </w:r>
            </w:ins>
          </w:p>
        </w:tc>
      </w:tr>
      <w:tr w:rsidR="009F4AA6" w14:paraId="6817EFA3" w14:textId="77777777" w:rsidTr="36F45B6D">
        <w:trPr>
          <w:trHeight w:val="330"/>
          <w:jc w:val="center"/>
          <w:ins w:id="7943" w:author="Xuning Wei12232" w:date="2026-10-16T08:20:00Z"/>
        </w:trPr>
        <w:tc>
          <w:tcPr>
            <w:tcW w:w="841" w:type="dxa"/>
            <w:vMerge/>
            <w:tcMar>
              <w:left w:w="108" w:type="dxa"/>
              <w:right w:w="108" w:type="dxa"/>
            </w:tcMar>
            <w:vAlign w:val="center"/>
          </w:tcPr>
          <w:p w14:paraId="1037B8A3" w14:textId="77777777" w:rsidR="009F4AA6" w:rsidRPr="00652DEA" w:rsidRDefault="009F4AA6">
            <w:pPr>
              <w:jc w:val="both"/>
              <w:rPr>
                <w:ins w:id="7944" w:author="Xuning Wei12232" w:date="2026-10-16T08:20:00Z"/>
                <w:rFonts w:ascii="Times New Roman" w:hAnsi="Times New Roman" w:cs="Times New Roman"/>
                <w:sz w:val="18"/>
                <w:szCs w:val="18"/>
                <w:rPrChange w:id="7945" w:author="Xuning Wei12232" w:date="2026-10-24T11:11:00Z">
                  <w:rPr>
                    <w:ins w:id="7946" w:author="Xuning Wei12232" w:date="2026-10-16T08:20:00Z"/>
                  </w:rPr>
                </w:rPrChange>
              </w:rPr>
              <w:pPrChange w:id="7947" w:author="Xuning Wei12232" w:date="2026-10-23T17:21:00Z">
                <w:pPr/>
              </w:pPrChange>
            </w:pPr>
          </w:p>
        </w:tc>
        <w:tc>
          <w:tcPr>
            <w:tcW w:w="2511" w:type="dxa"/>
            <w:tcMar>
              <w:left w:w="108" w:type="dxa"/>
              <w:right w:w="108" w:type="dxa"/>
            </w:tcMar>
            <w:vAlign w:val="center"/>
          </w:tcPr>
          <w:p w14:paraId="7CEF5BE8" w14:textId="77777777" w:rsidR="009F4AA6" w:rsidRDefault="009F4AA6">
            <w:pPr>
              <w:jc w:val="both"/>
              <w:rPr>
                <w:ins w:id="7948" w:author="Xuning Wei12232" w:date="2026-10-16T08:20:00Z"/>
                <w:rFonts w:ascii="Times New Roman" w:eastAsia="Times New Roman" w:hAnsi="Times New Roman" w:cs="Times New Roman"/>
                <w:sz w:val="18"/>
                <w:szCs w:val="18"/>
              </w:rPr>
              <w:pPrChange w:id="7949" w:author="Xuning Wei12232" w:date="2026-10-23T17:21:00Z">
                <w:pPr/>
              </w:pPrChange>
            </w:pPr>
            <w:ins w:id="7950" w:author="Xuning Wei12232" w:date="2026-10-23T17:01:00Z">
              <w:r>
                <w:rPr>
                  <w:rFonts w:ascii="Times New Roman" w:hAnsi="Times New Roman" w:cs="Times New Roman"/>
                  <w:sz w:val="18"/>
                  <w:szCs w:val="18"/>
                  <w:rPrChange w:id="7951" w:author="Xuning Wei12232" w:date="2026-10-24T11:11:00Z">
                    <w:rPr/>
                  </w:rPrChange>
                </w:rPr>
                <w:t>Coupling temperature (NMeAsn22, αMePhe15)</w:t>
              </w:r>
            </w:ins>
          </w:p>
        </w:tc>
        <w:tc>
          <w:tcPr>
            <w:tcW w:w="776" w:type="dxa"/>
            <w:tcMar>
              <w:left w:w="108" w:type="dxa"/>
              <w:right w:w="108" w:type="dxa"/>
            </w:tcMar>
            <w:vAlign w:val="center"/>
          </w:tcPr>
          <w:p w14:paraId="3D1DACC8" w14:textId="77777777" w:rsidR="009F4AA6" w:rsidRDefault="009F4AA6">
            <w:pPr>
              <w:jc w:val="both"/>
              <w:rPr>
                <w:ins w:id="7952" w:author="Xuning Wei12232" w:date="2026-10-16T08:20:00Z"/>
                <w:rFonts w:ascii="Times New Roman" w:eastAsia="Times New Roman" w:hAnsi="Times New Roman" w:cs="Times New Roman"/>
                <w:sz w:val="18"/>
                <w:szCs w:val="18"/>
              </w:rPr>
              <w:pPrChange w:id="7953" w:author="Xuning Wei12232" w:date="2026-10-23T17:21:00Z">
                <w:pPr>
                  <w:jc w:val="center"/>
                </w:pPr>
              </w:pPrChange>
            </w:pPr>
            <w:ins w:id="795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AF734F6" w14:textId="77777777" w:rsidR="009F4AA6" w:rsidRDefault="009F4AA6">
            <w:pPr>
              <w:jc w:val="both"/>
              <w:rPr>
                <w:ins w:id="7955" w:author="Xuning Wei12232" w:date="2026-10-16T08:20:00Z"/>
                <w:rFonts w:ascii="Times New Roman" w:eastAsia="Times New Roman" w:hAnsi="Times New Roman" w:cs="Times New Roman"/>
                <w:sz w:val="18"/>
                <w:szCs w:val="18"/>
              </w:rPr>
              <w:pPrChange w:id="7956" w:author="Xuning Wei12232" w:date="2026-10-23T17:21:00Z">
                <w:pPr>
                  <w:jc w:val="center"/>
                </w:pPr>
              </w:pPrChange>
            </w:pPr>
            <w:commentRangeStart w:id="7957"/>
            <w:ins w:id="7958" w:author="Xuning Wei12232" w:date="2026-10-23T17:18:00Z">
              <w:r>
                <w:rPr>
                  <w:rFonts w:ascii="Times New Roman" w:hAnsi="Times New Roman" w:cs="Times New Roman"/>
                  <w:sz w:val="18"/>
                  <w:szCs w:val="18"/>
                </w:rPr>
                <w:t>25.0</w:t>
              </w:r>
            </w:ins>
            <w:commentRangeEnd w:id="7957"/>
            <w:r w:rsidR="00705BD2">
              <w:rPr>
                <w:rStyle w:val="affe"/>
              </w:rPr>
              <w:commentReference w:id="7957"/>
            </w:r>
          </w:p>
        </w:tc>
        <w:tc>
          <w:tcPr>
            <w:tcW w:w="1263" w:type="dxa"/>
            <w:tcMar>
              <w:left w:w="108" w:type="dxa"/>
              <w:right w:w="108" w:type="dxa"/>
            </w:tcMar>
            <w:vAlign w:val="center"/>
          </w:tcPr>
          <w:p w14:paraId="1821B266" w14:textId="77777777" w:rsidR="009F4AA6" w:rsidRPr="00652DEA" w:rsidRDefault="009F4AA6">
            <w:pPr>
              <w:jc w:val="both"/>
              <w:rPr>
                <w:ins w:id="7959" w:author="Xuning Wei12232" w:date="2026-10-16T08:20:00Z"/>
                <w:rFonts w:ascii="Times New Roman" w:eastAsiaTheme="minorEastAsia" w:hAnsi="Times New Roman" w:cs="Times New Roman"/>
                <w:b/>
                <w:sz w:val="18"/>
                <w:szCs w:val="18"/>
                <w:lang w:eastAsia="zh-CN"/>
                <w:rPrChange w:id="7960" w:author="Xuning Wei12232" w:date="2026-10-24T11:11:00Z">
                  <w:rPr>
                    <w:ins w:id="7961" w:author="Xuning Wei12232" w:date="2026-10-16T08:20:00Z"/>
                    <w:rFonts w:ascii="Times New Roman" w:eastAsia="Times New Roman" w:hAnsi="Times New Roman" w:cs="Times New Roman"/>
                    <w:b/>
                    <w:sz w:val="18"/>
                    <w:szCs w:val="18"/>
                  </w:rPr>
                </w:rPrChange>
              </w:rPr>
              <w:pPrChange w:id="7962" w:author="Xuning Wei12232" w:date="2026-10-23T17:21:00Z">
                <w:pPr>
                  <w:jc w:val="center"/>
                </w:pPr>
              </w:pPrChange>
            </w:pPr>
            <w:ins w:id="7963"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7964"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Mar>
              <w:left w:w="108" w:type="dxa"/>
              <w:right w:w="108" w:type="dxa"/>
            </w:tcMar>
            <w:vAlign w:val="center"/>
          </w:tcPr>
          <w:p w14:paraId="429D2AA5" w14:textId="7E0308FA" w:rsidR="009F4AA6" w:rsidRPr="00652DEA" w:rsidRDefault="009F4AA6">
            <w:pPr>
              <w:jc w:val="both"/>
              <w:rPr>
                <w:ins w:id="7965" w:author="Xuning Wei12232" w:date="2026-10-16T08:20:00Z"/>
                <w:rFonts w:ascii="Times New Roman" w:eastAsia="Times New Roman" w:hAnsi="Times New Roman" w:cs="Times New Roman"/>
                <w:b/>
                <w:bCs w:val="0"/>
                <w:sz w:val="18"/>
                <w:szCs w:val="18"/>
                <w:rPrChange w:id="7966" w:author="Xuning Wei12232" w:date="2026-10-24T11:11:00Z">
                  <w:rPr>
                    <w:ins w:id="7967" w:author="Xuning Wei12232" w:date="2026-10-16T08:20:00Z"/>
                    <w:rFonts w:ascii="Times New Roman" w:eastAsia="Times New Roman" w:hAnsi="Times New Roman" w:cs="Times New Roman"/>
                    <w:bCs w:val="0"/>
                    <w:color w:val="000000" w:themeColor="text1"/>
                    <w:sz w:val="18"/>
                    <w:szCs w:val="18"/>
                  </w:rPr>
                </w:rPrChange>
              </w:rPr>
              <w:pPrChange w:id="7968" w:author="Xuning Wei12232" w:date="2026-10-23T17:21:00Z">
                <w:pPr>
                  <w:jc w:val="center"/>
                </w:pPr>
              </w:pPrChange>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0 - 26</w:t>
            </w:r>
          </w:p>
        </w:tc>
        <w:tc>
          <w:tcPr>
            <w:tcW w:w="1153" w:type="dxa"/>
            <w:tcMar>
              <w:left w:w="108" w:type="dxa"/>
              <w:right w:w="108" w:type="dxa"/>
            </w:tcMar>
            <w:vAlign w:val="center"/>
          </w:tcPr>
          <w:p w14:paraId="33B8B771" w14:textId="77777777" w:rsidR="009F4AA6" w:rsidRDefault="009F4AA6">
            <w:pPr>
              <w:jc w:val="both"/>
              <w:rPr>
                <w:ins w:id="7969" w:author="Xuning Wei12232" w:date="2026-10-16T08:20:00Z"/>
                <w:rFonts w:ascii="Times New Roman" w:eastAsia="Times New Roman" w:hAnsi="Times New Roman" w:cs="Times New Roman"/>
                <w:sz w:val="18"/>
                <w:szCs w:val="18"/>
              </w:rPr>
              <w:pPrChange w:id="7970" w:author="Xuning Wei12232" w:date="2026-10-23T17:21:00Z">
                <w:pPr>
                  <w:jc w:val="center"/>
                </w:pPr>
              </w:pPrChange>
            </w:pPr>
            <w:ins w:id="7971" w:author="Xuning Wei12232" w:date="2026-10-23T19:18:00Z">
              <w:r>
                <w:rPr>
                  <w:rFonts w:ascii="Times New Roman" w:eastAsia="等线" w:hAnsi="Times New Roman" w:cs="Times New Roman"/>
                  <w:bCs w:val="0"/>
                  <w:sz w:val="18"/>
                  <w:szCs w:val="18"/>
                  <w:rPrChange w:id="7972" w:author="Xuning Wei12232" w:date="2026-10-24T11:11:00Z">
                    <w:rPr>
                      <w:rFonts w:ascii="Times New Roman" w:eastAsia="等线" w:hAnsi="Times New Roman" w:cs="Times New Roman"/>
                      <w:bCs w:val="0"/>
                      <w:color w:val="0000FF"/>
                      <w:sz w:val="18"/>
                      <w:szCs w:val="18"/>
                    </w:rPr>
                  </w:rPrChange>
                </w:rPr>
                <w:t>°C</w:t>
              </w:r>
            </w:ins>
          </w:p>
        </w:tc>
      </w:tr>
      <w:tr w:rsidR="009F4AA6" w14:paraId="68B47A81" w14:textId="77777777" w:rsidTr="36F45B6D">
        <w:trPr>
          <w:trHeight w:val="330"/>
          <w:jc w:val="center"/>
          <w:ins w:id="7973" w:author="Xuning Wei12232" w:date="2026-10-16T08:20:00Z"/>
        </w:trPr>
        <w:tc>
          <w:tcPr>
            <w:tcW w:w="841" w:type="dxa"/>
            <w:vMerge/>
            <w:tcMar>
              <w:left w:w="108" w:type="dxa"/>
              <w:right w:w="108" w:type="dxa"/>
            </w:tcMar>
            <w:vAlign w:val="center"/>
          </w:tcPr>
          <w:p w14:paraId="687C6DE0" w14:textId="77777777" w:rsidR="009F4AA6" w:rsidRPr="00652DEA" w:rsidRDefault="009F4AA6">
            <w:pPr>
              <w:jc w:val="both"/>
              <w:rPr>
                <w:ins w:id="7974" w:author="Xuning Wei12232" w:date="2026-10-16T08:20:00Z"/>
                <w:rFonts w:ascii="Times New Roman" w:hAnsi="Times New Roman" w:cs="Times New Roman"/>
                <w:sz w:val="18"/>
                <w:szCs w:val="18"/>
                <w:rPrChange w:id="7975" w:author="Xuning Wei12232" w:date="2026-10-24T11:11:00Z">
                  <w:rPr>
                    <w:ins w:id="7976" w:author="Xuning Wei12232" w:date="2026-10-16T08:20:00Z"/>
                  </w:rPr>
                </w:rPrChange>
              </w:rPr>
              <w:pPrChange w:id="7977" w:author="Xuning Wei12232" w:date="2026-10-23T17:21:00Z">
                <w:pPr/>
              </w:pPrChange>
            </w:pPr>
          </w:p>
        </w:tc>
        <w:tc>
          <w:tcPr>
            <w:tcW w:w="2511" w:type="dxa"/>
            <w:tcMar>
              <w:left w:w="108" w:type="dxa"/>
              <w:right w:w="108" w:type="dxa"/>
            </w:tcMar>
            <w:vAlign w:val="center"/>
          </w:tcPr>
          <w:p w14:paraId="4CF24133" w14:textId="77777777" w:rsidR="009F4AA6" w:rsidRDefault="009F4AA6">
            <w:pPr>
              <w:jc w:val="both"/>
              <w:rPr>
                <w:ins w:id="7978" w:author="Xuning Wei12232" w:date="2026-10-16T08:20:00Z"/>
                <w:rFonts w:ascii="Times New Roman" w:eastAsia="Times New Roman" w:hAnsi="Times New Roman" w:cs="Times New Roman"/>
                <w:sz w:val="18"/>
                <w:szCs w:val="18"/>
              </w:rPr>
              <w:pPrChange w:id="7979" w:author="Xuning Wei12232" w:date="2026-10-23T17:21:00Z">
                <w:pPr/>
              </w:pPrChange>
            </w:pPr>
            <w:ins w:id="7980" w:author="Xuning Wei12232" w:date="2026-10-23T17:01:00Z">
              <w:r>
                <w:rPr>
                  <w:rFonts w:ascii="Times New Roman" w:hAnsi="Times New Roman" w:cs="Times New Roman"/>
                  <w:sz w:val="18"/>
                  <w:szCs w:val="18"/>
                  <w:rPrChange w:id="7981" w:author="Xuning Wei12232" w:date="2026-10-24T11:11:00Z">
                    <w:rPr/>
                  </w:rPrChange>
                </w:rPr>
                <w:t>Coupling temperature (Asn21)</w:t>
              </w:r>
            </w:ins>
          </w:p>
        </w:tc>
        <w:tc>
          <w:tcPr>
            <w:tcW w:w="776" w:type="dxa"/>
            <w:tcMar>
              <w:left w:w="108" w:type="dxa"/>
              <w:right w:w="108" w:type="dxa"/>
            </w:tcMar>
            <w:vAlign w:val="center"/>
          </w:tcPr>
          <w:p w14:paraId="7ADD83E0" w14:textId="77777777" w:rsidR="009F4AA6" w:rsidRDefault="009F4AA6">
            <w:pPr>
              <w:jc w:val="both"/>
              <w:rPr>
                <w:ins w:id="7982" w:author="Xuning Wei12232" w:date="2026-10-16T08:20:00Z"/>
                <w:rFonts w:ascii="Times New Roman" w:eastAsia="Times New Roman" w:hAnsi="Times New Roman" w:cs="Times New Roman"/>
                <w:sz w:val="18"/>
                <w:szCs w:val="18"/>
              </w:rPr>
              <w:pPrChange w:id="7983" w:author="Xuning Wei12232" w:date="2026-10-23T17:21:00Z">
                <w:pPr>
                  <w:jc w:val="center"/>
                </w:pPr>
              </w:pPrChange>
            </w:pPr>
            <w:ins w:id="7984"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10DD2A40" w14:textId="77777777" w:rsidR="009F4AA6" w:rsidRDefault="009F4AA6">
            <w:pPr>
              <w:jc w:val="both"/>
              <w:rPr>
                <w:ins w:id="7985" w:author="Xuning Wei12232" w:date="2026-10-16T08:20:00Z"/>
                <w:rFonts w:ascii="Times New Roman" w:eastAsia="Times New Roman" w:hAnsi="Times New Roman" w:cs="Times New Roman"/>
                <w:sz w:val="18"/>
                <w:szCs w:val="18"/>
              </w:rPr>
              <w:pPrChange w:id="7986" w:author="Xuning Wei12232" w:date="2026-10-23T17:21:00Z">
                <w:pPr>
                  <w:jc w:val="center"/>
                </w:pPr>
              </w:pPrChange>
            </w:pPr>
            <w:ins w:id="7987" w:author="Xuning Wei12232" w:date="2026-10-23T17:18:00Z">
              <w:r>
                <w:rPr>
                  <w:rFonts w:ascii="Times New Roman" w:hAnsi="Times New Roman" w:cs="Times New Roman"/>
                  <w:sz w:val="18"/>
                  <w:szCs w:val="18"/>
                </w:rPr>
                <w:t>25.0</w:t>
              </w:r>
            </w:ins>
          </w:p>
        </w:tc>
        <w:tc>
          <w:tcPr>
            <w:tcW w:w="1263" w:type="dxa"/>
            <w:tcMar>
              <w:left w:w="108" w:type="dxa"/>
              <w:right w:w="108" w:type="dxa"/>
            </w:tcMar>
            <w:vAlign w:val="center"/>
          </w:tcPr>
          <w:p w14:paraId="382AFC1B" w14:textId="77777777" w:rsidR="009F4AA6" w:rsidRPr="00652DEA" w:rsidRDefault="009F4AA6">
            <w:pPr>
              <w:jc w:val="both"/>
              <w:rPr>
                <w:ins w:id="7988" w:author="Xuning Wei12232" w:date="2026-10-16T08:20:00Z"/>
                <w:rFonts w:ascii="Times New Roman" w:eastAsiaTheme="minorEastAsia" w:hAnsi="Times New Roman" w:cs="Times New Roman"/>
                <w:b/>
                <w:sz w:val="18"/>
                <w:szCs w:val="18"/>
                <w:lang w:eastAsia="zh-CN"/>
                <w:rPrChange w:id="7989" w:author="Xuning Wei12232" w:date="2026-10-24T11:11:00Z">
                  <w:rPr>
                    <w:ins w:id="7990" w:author="Xuning Wei12232" w:date="2026-10-16T08:20:00Z"/>
                    <w:rFonts w:ascii="Times New Roman" w:eastAsia="Times New Roman" w:hAnsi="Times New Roman" w:cs="Times New Roman"/>
                    <w:b/>
                    <w:sz w:val="18"/>
                    <w:szCs w:val="18"/>
                  </w:rPr>
                </w:rPrChange>
              </w:rPr>
              <w:pPrChange w:id="7991" w:author="Xuning Wei12232" w:date="2026-10-23T17:21:00Z">
                <w:pPr>
                  <w:jc w:val="center"/>
                </w:pPr>
              </w:pPrChange>
            </w:pPr>
            <w:ins w:id="7992" w:author="Xuning Wei12232" w:date="2026-10-23T19:18:00Z">
              <w:r>
                <w:rPr>
                  <w:rFonts w:ascii="Times New Roman" w:eastAsiaTheme="minorEastAsia" w:hAnsi="Times New Roman" w:cs="Times New Roman"/>
                  <w:b/>
                  <w:sz w:val="18"/>
                  <w:szCs w:val="18"/>
                  <w:lang w:eastAsia="zh-CN"/>
                </w:rPr>
                <w:t>17.2 – 30.2</w:t>
              </w:r>
            </w:ins>
          </w:p>
        </w:tc>
        <w:tc>
          <w:tcPr>
            <w:tcW w:w="1201" w:type="dxa"/>
            <w:tcMar>
              <w:left w:w="108" w:type="dxa"/>
              <w:right w:w="108" w:type="dxa"/>
            </w:tcMar>
            <w:vAlign w:val="center"/>
          </w:tcPr>
          <w:p w14:paraId="6232AFC1" w14:textId="1BDB2305" w:rsidR="009F4AA6" w:rsidRDefault="009F4AA6">
            <w:pPr>
              <w:jc w:val="both"/>
              <w:rPr>
                <w:ins w:id="7993" w:author="Xuning Wei12232" w:date="2026-10-16T08:20:00Z"/>
                <w:rFonts w:ascii="Times New Roman" w:eastAsia="Times New Roman" w:hAnsi="Times New Roman" w:cs="Times New Roman"/>
                <w:bCs w:val="0"/>
                <w:sz w:val="18"/>
                <w:szCs w:val="18"/>
              </w:rPr>
              <w:pPrChange w:id="7994" w:author="Xuning Wei12232" w:date="2026-10-23T17:21:00Z">
                <w:pPr>
                  <w:jc w:val="center"/>
                </w:pPr>
              </w:pPrChange>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0 - 28</w:t>
            </w:r>
          </w:p>
        </w:tc>
        <w:tc>
          <w:tcPr>
            <w:tcW w:w="1153" w:type="dxa"/>
            <w:tcMar>
              <w:left w:w="108" w:type="dxa"/>
              <w:right w:w="108" w:type="dxa"/>
            </w:tcMar>
            <w:vAlign w:val="center"/>
          </w:tcPr>
          <w:p w14:paraId="1630154E" w14:textId="77777777" w:rsidR="009F4AA6" w:rsidRDefault="009F4AA6">
            <w:pPr>
              <w:jc w:val="both"/>
              <w:rPr>
                <w:ins w:id="7995" w:author="Xuning Wei12232" w:date="2026-10-16T08:20:00Z"/>
                <w:rFonts w:ascii="Times New Roman" w:eastAsia="Times New Roman" w:hAnsi="Times New Roman" w:cs="Times New Roman"/>
                <w:sz w:val="18"/>
                <w:szCs w:val="18"/>
              </w:rPr>
              <w:pPrChange w:id="7996" w:author="Xuning Wei12232" w:date="2026-10-23T17:21:00Z">
                <w:pPr>
                  <w:jc w:val="center"/>
                </w:pPr>
              </w:pPrChange>
            </w:pPr>
            <w:ins w:id="7997" w:author="Xuning Wei12232" w:date="2026-10-23T19:18:00Z">
              <w:r>
                <w:rPr>
                  <w:rFonts w:ascii="Times New Roman" w:eastAsia="等线" w:hAnsi="Times New Roman" w:cs="Times New Roman"/>
                  <w:bCs w:val="0"/>
                  <w:sz w:val="18"/>
                  <w:szCs w:val="18"/>
                  <w:rPrChange w:id="7998" w:author="Xuning Wei12232" w:date="2026-10-24T11:11:00Z">
                    <w:rPr>
                      <w:rFonts w:ascii="Times New Roman" w:eastAsia="等线" w:hAnsi="Times New Roman" w:cs="Times New Roman"/>
                      <w:bCs w:val="0"/>
                      <w:color w:val="0000FF"/>
                      <w:sz w:val="18"/>
                      <w:szCs w:val="18"/>
                    </w:rPr>
                  </w:rPrChange>
                </w:rPr>
                <w:t>°C</w:t>
              </w:r>
            </w:ins>
          </w:p>
        </w:tc>
      </w:tr>
      <w:tr w:rsidR="00652DEA" w14:paraId="54D7E100" w14:textId="77777777" w:rsidTr="36F45B6D">
        <w:trPr>
          <w:trHeight w:val="330"/>
          <w:jc w:val="center"/>
          <w:ins w:id="7999" w:author="Xuning Wei12232" w:date="2026-10-16T08:20:00Z"/>
        </w:trPr>
        <w:tc>
          <w:tcPr>
            <w:tcW w:w="841" w:type="dxa"/>
            <w:vMerge/>
            <w:tcMar>
              <w:left w:w="108" w:type="dxa"/>
              <w:right w:w="108" w:type="dxa"/>
            </w:tcMar>
            <w:vAlign w:val="center"/>
          </w:tcPr>
          <w:p w14:paraId="5B2F9378" w14:textId="77777777" w:rsidR="00652DEA" w:rsidRPr="00652DEA" w:rsidRDefault="00652DEA">
            <w:pPr>
              <w:jc w:val="both"/>
              <w:rPr>
                <w:ins w:id="8000" w:author="Xuning Wei12232" w:date="2026-10-16T08:20:00Z"/>
                <w:rFonts w:ascii="Times New Roman" w:hAnsi="Times New Roman" w:cs="Times New Roman"/>
                <w:sz w:val="18"/>
                <w:szCs w:val="18"/>
                <w:rPrChange w:id="8001" w:author="Xuning Wei12232" w:date="2026-10-24T11:11:00Z">
                  <w:rPr>
                    <w:ins w:id="8002" w:author="Xuning Wei12232" w:date="2026-10-16T08:20:00Z"/>
                  </w:rPr>
                </w:rPrChange>
              </w:rPr>
              <w:pPrChange w:id="8003" w:author="Xuning Wei12232" w:date="2026-10-23T17:21:00Z">
                <w:pPr/>
              </w:pPrChange>
            </w:pPr>
          </w:p>
        </w:tc>
        <w:tc>
          <w:tcPr>
            <w:tcW w:w="2511" w:type="dxa"/>
            <w:tcMar>
              <w:left w:w="108" w:type="dxa"/>
              <w:right w:w="108" w:type="dxa"/>
            </w:tcMar>
            <w:vAlign w:val="center"/>
          </w:tcPr>
          <w:p w14:paraId="2D6704DC" w14:textId="77777777" w:rsidR="00652DEA" w:rsidRDefault="00C15CB5">
            <w:pPr>
              <w:jc w:val="both"/>
              <w:rPr>
                <w:ins w:id="8004" w:author="Xuning Wei12232" w:date="2026-10-16T08:20:00Z"/>
                <w:rFonts w:ascii="Times New Roman" w:eastAsia="Times New Roman" w:hAnsi="Times New Roman" w:cs="Times New Roman"/>
                <w:bCs w:val="0"/>
                <w:sz w:val="18"/>
                <w:szCs w:val="18"/>
              </w:rPr>
              <w:pPrChange w:id="8005" w:author="Xuning Wei12232" w:date="2026-10-23T17:39:00Z">
                <w:pPr/>
              </w:pPrChange>
            </w:pPr>
            <w:ins w:id="8006" w:author="Xuning Wei12232" w:date="2026-10-23T17:39:00Z">
              <w:r>
                <w:rPr>
                  <w:rFonts w:ascii="Times New Roman" w:eastAsia="Times New Roman" w:hAnsi="Times New Roman" w:cs="Times New Roman"/>
                  <w:bCs w:val="0"/>
                  <w:sz w:val="18"/>
                  <w:szCs w:val="18"/>
                </w:rPr>
                <w:t>P</w:t>
              </w:r>
            </w:ins>
            <w:ins w:id="8007" w:author="Xuning Wei12232" w:date="2026-10-23T17:16:00Z">
              <w:r>
                <w:rPr>
                  <w:rFonts w:ascii="Times New Roman" w:eastAsia="Times New Roman" w:hAnsi="Times New Roman" w:cs="Times New Roman"/>
                  <w:bCs w:val="0"/>
                  <w:sz w:val="18"/>
                  <w:szCs w:val="18"/>
                </w:rPr>
                <w:t xml:space="preserve">ost Asn21 </w:t>
              </w:r>
            </w:ins>
            <w:ins w:id="8008" w:author="Xuning Wei12232" w:date="2026-10-23T17:39:00Z">
              <w:r>
                <w:rPr>
                  <w:rFonts w:ascii="Times New Roman" w:eastAsia="Times New Roman" w:hAnsi="Times New Roman" w:cs="Times New Roman"/>
                  <w:bCs w:val="0"/>
                  <w:sz w:val="18"/>
                  <w:szCs w:val="18"/>
                </w:rPr>
                <w:t xml:space="preserve">capping </w:t>
              </w:r>
            </w:ins>
            <w:ins w:id="8009" w:author="Xuning Wei12232" w:date="2026-10-23T17:01:00Z">
              <w:r>
                <w:rPr>
                  <w:rFonts w:ascii="Times New Roman" w:eastAsia="Times New Roman" w:hAnsi="Times New Roman" w:cs="Times New Roman"/>
                  <w:bCs w:val="0"/>
                  <w:sz w:val="18"/>
                  <w:szCs w:val="18"/>
                  <w:rPrChange w:id="8010" w:author="Xuning Wei12232" w:date="2026-10-24T11:11:00Z">
                    <w:rPr>
                      <w:shd w:val="clear" w:color="auto" w:fill="FFFF00"/>
                    </w:rPr>
                  </w:rPrChange>
                </w:rPr>
                <w:t>DMF wash quantity</w:t>
              </w:r>
            </w:ins>
          </w:p>
        </w:tc>
        <w:tc>
          <w:tcPr>
            <w:tcW w:w="776" w:type="dxa"/>
            <w:tcMar>
              <w:left w:w="108" w:type="dxa"/>
              <w:right w:w="108" w:type="dxa"/>
            </w:tcMar>
            <w:vAlign w:val="center"/>
          </w:tcPr>
          <w:p w14:paraId="055E79A9" w14:textId="77777777" w:rsidR="00652DEA" w:rsidRDefault="00C15CB5">
            <w:pPr>
              <w:jc w:val="both"/>
              <w:rPr>
                <w:ins w:id="8011" w:author="Xuning Wei12232" w:date="2026-10-16T08:20:00Z"/>
                <w:rFonts w:ascii="Times New Roman" w:eastAsia="Times New Roman" w:hAnsi="Times New Roman" w:cs="Times New Roman"/>
                <w:bCs w:val="0"/>
                <w:sz w:val="18"/>
                <w:szCs w:val="18"/>
              </w:rPr>
              <w:pPrChange w:id="8012" w:author="Xuning Wei12232" w:date="2026-10-23T17:21:00Z">
                <w:pPr>
                  <w:jc w:val="center"/>
                </w:pPr>
              </w:pPrChange>
            </w:pPr>
            <w:ins w:id="8013" w:author="Xuning Wei12232" w:date="2026-10-23T17:06:00Z">
              <w:r>
                <w:rPr>
                  <w:rFonts w:ascii="Times New Roman" w:eastAsia="Times New Roman" w:hAnsi="Times New Roman" w:cs="Times New Roman"/>
                  <w:bCs w:val="0"/>
                  <w:sz w:val="18"/>
                  <w:szCs w:val="18"/>
                  <w:rPrChange w:id="8014" w:author="Xuning Wei12232" w:date="2026-10-24T11:11:00Z">
                    <w:rPr>
                      <w:rFonts w:ascii="Times New Roman" w:eastAsiaTheme="minorEastAsia" w:hAnsi="Times New Roman" w:cs="Times New Roman"/>
                      <w:sz w:val="18"/>
                      <w:szCs w:val="18"/>
                      <w:lang w:eastAsia="zh-CN"/>
                    </w:rPr>
                  </w:rPrChange>
                </w:rPr>
                <w:t>CPP</w:t>
              </w:r>
            </w:ins>
          </w:p>
        </w:tc>
        <w:tc>
          <w:tcPr>
            <w:tcW w:w="1262" w:type="dxa"/>
            <w:tcMar>
              <w:left w:w="108" w:type="dxa"/>
              <w:right w:w="108" w:type="dxa"/>
            </w:tcMar>
            <w:vAlign w:val="center"/>
          </w:tcPr>
          <w:p w14:paraId="4D023EC6" w14:textId="77777777" w:rsidR="00652DEA" w:rsidRDefault="00C15CB5">
            <w:pPr>
              <w:jc w:val="both"/>
              <w:rPr>
                <w:ins w:id="8015" w:author="Xuning Wei12232" w:date="2026-10-16T08:20:00Z"/>
                <w:rFonts w:ascii="Times New Roman" w:eastAsia="Times New Roman" w:hAnsi="Times New Roman" w:cs="Times New Roman"/>
                <w:bCs w:val="0"/>
                <w:sz w:val="18"/>
                <w:szCs w:val="18"/>
              </w:rPr>
              <w:pPrChange w:id="8016" w:author="Xuning Wei12232" w:date="2026-10-23T17:21:00Z">
                <w:pPr>
                  <w:jc w:val="center"/>
                </w:pPr>
              </w:pPrChange>
            </w:pPr>
            <w:ins w:id="8017" w:author="Xuning Wei12232" w:date="2026-10-23T17:02:00Z">
              <w:r>
                <w:rPr>
                  <w:rFonts w:ascii="Times New Roman" w:eastAsia="Times New Roman" w:hAnsi="Times New Roman" w:cs="Times New Roman"/>
                  <w:bCs w:val="0"/>
                  <w:sz w:val="18"/>
                  <w:szCs w:val="18"/>
                  <w:rPrChange w:id="8018" w:author="Xuning Wei12232" w:date="2026-10-24T11:11:00Z">
                    <w:rPr>
                      <w:shd w:val="clear" w:color="auto" w:fill="FFFF00"/>
                    </w:rPr>
                  </w:rPrChange>
                </w:rPr>
                <w:t>NLT 7.58</w:t>
              </w:r>
            </w:ins>
          </w:p>
        </w:tc>
        <w:tc>
          <w:tcPr>
            <w:tcW w:w="1263" w:type="dxa"/>
            <w:tcMar>
              <w:left w:w="108" w:type="dxa"/>
              <w:right w:w="108" w:type="dxa"/>
            </w:tcMar>
            <w:vAlign w:val="center"/>
          </w:tcPr>
          <w:p w14:paraId="01DD7BCA" w14:textId="2F77E1A9" w:rsidR="00652DEA" w:rsidRPr="00652DEA" w:rsidRDefault="00C15CB5">
            <w:pPr>
              <w:jc w:val="both"/>
              <w:rPr>
                <w:ins w:id="8019" w:author="Xuning Wei12232" w:date="2026-10-16T08:20:00Z"/>
                <w:rFonts w:ascii="Times New Roman" w:eastAsia="Times New Roman" w:hAnsi="Times New Roman" w:cs="Times New Roman"/>
                <w:bCs w:val="0"/>
                <w:sz w:val="18"/>
                <w:szCs w:val="18"/>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22:00Z">
              <w:r>
                <w:rPr>
                  <w:rFonts w:ascii="Times New Roman" w:eastAsia="等线" w:hAnsi="Times New Roman" w:cs="Times New Roman"/>
                  <w:b/>
                  <w:bCs w:val="0"/>
                  <w:sz w:val="18"/>
                  <w:szCs w:val="18"/>
                </w:rPr>
                <w:t>NLT</w:t>
              </w:r>
            </w:ins>
            <w:ins w:id="8024" w:author="Johan Granander" w:date="2026-10-25T13:01:00Z">
              <w:r w:rsidR="004363F1">
                <w:rPr>
                  <w:rFonts w:ascii="Times New Roman" w:eastAsia="等线" w:hAnsi="Times New Roman" w:cs="Times New Roman"/>
                  <w:b/>
                  <w:bCs w:val="0"/>
                  <w:sz w:val="18"/>
                  <w:szCs w:val="18"/>
                </w:rPr>
                <w:t xml:space="preserve"> </w:t>
              </w:r>
            </w:ins>
            <w:ins w:id="8025" w:author="Xuning Wei12232" w:date="2026-10-23T19:22:00Z">
              <w:r>
                <w:rPr>
                  <w:rFonts w:ascii="Times New Roman" w:eastAsia="等线" w:hAnsi="Times New Roman" w:cs="Times New Roman"/>
                  <w:b/>
                  <w:bCs w:val="0"/>
                  <w:sz w:val="18"/>
                  <w:szCs w:val="18"/>
                </w:rPr>
                <w:t>6.75</w:t>
              </w:r>
            </w:ins>
          </w:p>
        </w:tc>
        <w:tc>
          <w:tcPr>
            <w:tcW w:w="1201" w:type="dxa"/>
            <w:tcMar>
              <w:left w:w="108" w:type="dxa"/>
              <w:right w:w="108" w:type="dxa"/>
            </w:tcMar>
            <w:vAlign w:val="center"/>
          </w:tcPr>
          <w:p w14:paraId="4D931242" w14:textId="7189D71C" w:rsidR="00652DEA" w:rsidRPr="00652DEA" w:rsidRDefault="00C15CB5">
            <w:pPr>
              <w:jc w:val="both"/>
              <w:rPr>
                <w:ins w:id="8026" w:author="Xuning Wei12232" w:date="2026-10-16T08:20:00Z"/>
                <w:rFonts w:ascii="Times New Roman" w:eastAsiaTheme="minorEastAsia" w:hAnsi="Times New Roman" w:cs="Times New Roman"/>
                <w:bCs w:val="0"/>
                <w:sz w:val="18"/>
                <w:szCs w:val="18"/>
                <w:lang w:eastAsia="zh-CN"/>
                <w:rPrChange w:id="8027" w:author="Xuning Wei12232" w:date="2026-10-24T11:11:00Z">
                  <w:rPr>
                    <w:ins w:id="8028" w:author="Xuning Wei12232" w:date="2026-10-16T08:20:00Z"/>
                    <w:rFonts w:ascii="Times New Roman" w:eastAsia="Times New Roman" w:hAnsi="Times New Roman" w:cs="Times New Roman"/>
                    <w:bCs w:val="0"/>
                    <w:color w:val="000000" w:themeColor="text1"/>
                    <w:sz w:val="18"/>
                    <w:szCs w:val="18"/>
                  </w:rPr>
                </w:rPrChange>
              </w:rPr>
              <w:pPrChange w:id="8029" w:author="Xuning Wei12232" w:date="2026-10-23T17:21:00Z">
                <w:pPr>
                  <w:jc w:val="center"/>
                </w:pPr>
              </w:pPrChange>
            </w:pPr>
            <w:ins w:id="8030" w:author="Xuning Wei12232" w:date="2026-10-23T19:18:00Z">
              <w:r>
                <w:rPr>
                  <w:rFonts w:ascii="Times New Roman" w:eastAsiaTheme="minorEastAsia" w:hAnsi="Times New Roman" w:cs="Times New Roman"/>
                  <w:b/>
                  <w:sz w:val="18"/>
                  <w:szCs w:val="18"/>
                  <w:lang w:eastAsia="zh-CN"/>
                  <w:rPrChange w:id="8031" w:author="Xuning Wei12232" w:date="2026-10-24T11:11:00Z">
                    <w:rPr>
                      <w:rFonts w:ascii="Times New Roman" w:eastAsiaTheme="minorEastAsia" w:hAnsi="Times New Roman" w:cs="Times New Roman"/>
                      <w:b/>
                      <w:color w:val="FF0000"/>
                      <w:sz w:val="18"/>
                      <w:szCs w:val="18"/>
                      <w:lang w:eastAsia="zh-CN"/>
                    </w:rPr>
                  </w:rPrChange>
                </w:rPr>
                <w:t>7.</w:t>
              </w:r>
            </w:ins>
            <w:r w:rsidR="008D39F5">
              <w:rPr>
                <w:rFonts w:ascii="Times New Roman" w:eastAsiaTheme="minorEastAsia" w:hAnsi="Times New Roman" w:cs="Times New Roman"/>
                <w:b/>
                <w:sz w:val="18"/>
                <w:szCs w:val="18"/>
                <w:lang w:eastAsia="zh-CN"/>
              </w:rPr>
              <w:t>20</w:t>
            </w:r>
            <w:ins w:id="8032" w:author="Xuning Wei12232" w:date="2026-10-23T19:18:00Z">
              <w:r>
                <w:rPr>
                  <w:rFonts w:ascii="Times New Roman" w:eastAsiaTheme="minorEastAsia" w:hAnsi="Times New Roman" w:cs="Times New Roman"/>
                  <w:sz w:val="18"/>
                  <w:szCs w:val="18"/>
                  <w:lang w:eastAsia="zh-CN"/>
                  <w:rPrChange w:id="8033" w:author="Xuning Wei12232" w:date="2026-10-24T11:11:00Z">
                    <w:rPr>
                      <w:rFonts w:ascii="Times New Roman" w:eastAsiaTheme="minorEastAsia" w:hAnsi="Times New Roman" w:cs="Times New Roman"/>
                      <w:color w:val="FF0000"/>
                      <w:sz w:val="18"/>
                      <w:szCs w:val="18"/>
                      <w:lang w:eastAsia="zh-CN"/>
                    </w:rPr>
                  </w:rPrChange>
                </w:rPr>
                <w:t xml:space="preserve"> -</w:t>
              </w:r>
            </w:ins>
            <w:r w:rsidR="008D39F5">
              <w:rPr>
                <w:rFonts w:ascii="Times New Roman" w:eastAsiaTheme="minorEastAsia" w:hAnsi="Times New Roman" w:cs="Times New Roman"/>
                <w:sz w:val="18"/>
                <w:szCs w:val="18"/>
                <w:lang w:eastAsia="zh-CN"/>
              </w:rPr>
              <w:t>7</w:t>
            </w:r>
            <w:ins w:id="8034" w:author="Xuning Wei12232" w:date="2026-10-23T19:18:00Z">
              <w:r>
                <w:rPr>
                  <w:rFonts w:ascii="Times New Roman" w:eastAsiaTheme="minorEastAsia" w:hAnsi="Times New Roman" w:cs="Times New Roman"/>
                  <w:sz w:val="18"/>
                  <w:szCs w:val="18"/>
                  <w:lang w:eastAsia="zh-CN"/>
                  <w:rPrChange w:id="8035" w:author="Xuning Wei12232" w:date="2026-10-24T11:11:00Z">
                    <w:rPr>
                      <w:rFonts w:ascii="Times New Roman" w:eastAsiaTheme="minorEastAsia" w:hAnsi="Times New Roman" w:cs="Times New Roman"/>
                      <w:color w:val="FF0000"/>
                      <w:sz w:val="18"/>
                      <w:szCs w:val="18"/>
                      <w:lang w:eastAsia="zh-CN"/>
                    </w:rPr>
                  </w:rPrChange>
                </w:rPr>
                <w:t>.</w:t>
              </w:r>
            </w:ins>
            <w:r w:rsidR="008D39F5">
              <w:rPr>
                <w:rFonts w:ascii="Times New Roman" w:eastAsiaTheme="minorEastAsia" w:hAnsi="Times New Roman" w:cs="Times New Roman"/>
                <w:sz w:val="18"/>
                <w:szCs w:val="18"/>
                <w:lang w:eastAsia="zh-CN"/>
              </w:rPr>
              <w:t>96</w:t>
            </w:r>
          </w:p>
        </w:tc>
        <w:tc>
          <w:tcPr>
            <w:tcW w:w="1153" w:type="dxa"/>
            <w:tcMar>
              <w:left w:w="108" w:type="dxa"/>
              <w:right w:w="108" w:type="dxa"/>
            </w:tcMar>
            <w:vAlign w:val="center"/>
          </w:tcPr>
          <w:p w14:paraId="02285EB0" w14:textId="77777777" w:rsidR="00652DEA" w:rsidRDefault="00C15CB5">
            <w:pPr>
              <w:jc w:val="both"/>
              <w:rPr>
                <w:ins w:id="8036" w:author="Xuning Wei12232" w:date="2026-10-16T08:20:00Z"/>
                <w:rFonts w:ascii="Times New Roman" w:eastAsia="Times New Roman" w:hAnsi="Times New Roman" w:cs="Times New Roman"/>
                <w:sz w:val="18"/>
                <w:szCs w:val="18"/>
              </w:rPr>
              <w:pPrChange w:id="8037" w:author="Xuning Wei12232" w:date="2026-10-23T17:21:00Z">
                <w:pPr>
                  <w:jc w:val="center"/>
                </w:pPr>
              </w:pPrChange>
            </w:pPr>
            <w:ins w:id="8038" w:author="Xuning Wei12232" w:date="2026-10-23T19:18:00Z">
              <w:r>
                <w:rPr>
                  <w:rFonts w:ascii="Times New Roman" w:eastAsia="等线" w:hAnsi="Times New Roman" w:cs="Times New Roman"/>
                  <w:bCs w:val="0"/>
                  <w:sz w:val="18"/>
                  <w:szCs w:val="18"/>
                  <w:rPrChange w:id="8039" w:author="Xuning Wei12232" w:date="2026-10-24T11:11:00Z">
                    <w:rPr>
                      <w:rFonts w:ascii="Times New Roman" w:eastAsia="等线" w:hAnsi="Times New Roman" w:cs="Times New Roman"/>
                      <w:bCs w:val="0"/>
                      <w:color w:val="0000FF"/>
                      <w:sz w:val="18"/>
                      <w:szCs w:val="18"/>
                    </w:rPr>
                  </w:rPrChange>
                </w:rPr>
                <w:t>kg/kg</w:t>
              </w:r>
            </w:ins>
          </w:p>
        </w:tc>
      </w:tr>
      <w:tr w:rsidR="00445F38" w14:paraId="0AA11E7E" w14:textId="77777777" w:rsidTr="36F45B6D">
        <w:trPr>
          <w:trHeight w:val="330"/>
          <w:jc w:val="center"/>
          <w:ins w:id="8040" w:author="Xuning Wei12232" w:date="2026-10-16T08:21:00Z"/>
        </w:trPr>
        <w:tc>
          <w:tcPr>
            <w:tcW w:w="841" w:type="dxa"/>
            <w:vMerge/>
            <w:tcMar>
              <w:left w:w="108" w:type="dxa"/>
              <w:right w:w="108" w:type="dxa"/>
            </w:tcMar>
            <w:vAlign w:val="center"/>
          </w:tcPr>
          <w:p w14:paraId="58E6DD4E" w14:textId="77777777" w:rsidR="00445F38" w:rsidRPr="00652DEA" w:rsidRDefault="00445F38">
            <w:pPr>
              <w:jc w:val="both"/>
              <w:rPr>
                <w:ins w:id="8041" w:author="Xuning Wei12232" w:date="2026-10-16T08:21:00Z"/>
                <w:rFonts w:ascii="Times New Roman" w:hAnsi="Times New Roman" w:cs="Times New Roman"/>
                <w:sz w:val="18"/>
                <w:szCs w:val="18"/>
                <w:rPrChange w:id="8042" w:author="Xuning Wei12232" w:date="2026-10-24T11:11:00Z">
                  <w:rPr>
                    <w:ins w:id="8043" w:author="Xuning Wei12232" w:date="2026-10-16T08:21:00Z"/>
                  </w:rPr>
                </w:rPrChange>
              </w:rPr>
              <w:pPrChange w:id="8044" w:author="Xuning Wei12232" w:date="2026-10-23T17:21:00Z">
                <w:pPr/>
              </w:pPrChange>
            </w:pPr>
          </w:p>
        </w:tc>
        <w:tc>
          <w:tcPr>
            <w:tcW w:w="2511" w:type="dxa"/>
            <w:tcMar>
              <w:left w:w="108" w:type="dxa"/>
              <w:right w:w="108" w:type="dxa"/>
            </w:tcMar>
            <w:vAlign w:val="center"/>
          </w:tcPr>
          <w:p w14:paraId="7A7AC898" w14:textId="77777777" w:rsidR="00445F38" w:rsidRDefault="00445F38">
            <w:pPr>
              <w:jc w:val="both"/>
              <w:rPr>
                <w:ins w:id="8045" w:author="Xuning Wei12232" w:date="2026-10-16T08:21:00Z"/>
                <w:rFonts w:ascii="Times New Roman" w:eastAsia="Times New Roman" w:hAnsi="Times New Roman" w:cs="Times New Roman"/>
                <w:sz w:val="18"/>
                <w:szCs w:val="18"/>
              </w:rPr>
              <w:pPrChange w:id="8046" w:author="Xuning Wei12232" w:date="2026-10-23T17:21:00Z">
                <w:pPr/>
              </w:pPrChange>
            </w:pPr>
            <w:ins w:id="8047" w:author="Xuning Wei12232" w:date="2026-10-23T17:02:00Z">
              <w:r>
                <w:rPr>
                  <w:rFonts w:ascii="Times New Roman" w:hAnsi="Times New Roman" w:cs="Times New Roman"/>
                  <w:sz w:val="18"/>
                  <w:szCs w:val="18"/>
                  <w:rPrChange w:id="8048" w:author="Xuning Wei12232" w:date="2026-10-24T11:11:00Z">
                    <w:rPr/>
                  </w:rPrChange>
                </w:rPr>
                <w:t>IPAc wash quantity</w:t>
              </w:r>
            </w:ins>
          </w:p>
        </w:tc>
        <w:tc>
          <w:tcPr>
            <w:tcW w:w="776" w:type="dxa"/>
            <w:tcMar>
              <w:left w:w="108" w:type="dxa"/>
              <w:right w:w="108" w:type="dxa"/>
            </w:tcMar>
            <w:vAlign w:val="center"/>
          </w:tcPr>
          <w:p w14:paraId="7FC987A1" w14:textId="77777777" w:rsidR="00445F38" w:rsidRDefault="00445F38">
            <w:pPr>
              <w:jc w:val="both"/>
              <w:rPr>
                <w:ins w:id="8049" w:author="Xuning Wei12232" w:date="2026-10-16T08:21:00Z"/>
                <w:rFonts w:ascii="Times New Roman" w:eastAsia="Times New Roman" w:hAnsi="Times New Roman" w:cs="Times New Roman"/>
                <w:sz w:val="18"/>
                <w:szCs w:val="18"/>
              </w:rPr>
              <w:pPrChange w:id="8050" w:author="Xuning Wei12232" w:date="2026-10-23T17:21:00Z">
                <w:pPr>
                  <w:jc w:val="center"/>
                </w:pPr>
              </w:pPrChange>
            </w:pPr>
            <w:ins w:id="805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7D7ADAEA" w14:textId="77777777" w:rsidR="00445F38" w:rsidRDefault="00445F38">
            <w:pPr>
              <w:jc w:val="both"/>
              <w:rPr>
                <w:ins w:id="8052" w:author="Xuning Wei12232" w:date="2026-10-16T08:21:00Z"/>
                <w:rFonts w:ascii="Times New Roman" w:eastAsia="Times New Roman" w:hAnsi="Times New Roman" w:cs="Times New Roman"/>
                <w:sz w:val="18"/>
                <w:szCs w:val="18"/>
              </w:rPr>
              <w:pPrChange w:id="8053" w:author="Xuning Wei12232" w:date="2026-10-23T17:21:00Z">
                <w:pPr>
                  <w:jc w:val="center"/>
                </w:pPr>
              </w:pPrChange>
            </w:pPr>
            <w:ins w:id="8054" w:author="Xuning Wei12232" w:date="2026-10-23T17:02:00Z">
              <w:r>
                <w:rPr>
                  <w:rFonts w:ascii="Times New Roman" w:hAnsi="Times New Roman" w:cs="Times New Roman"/>
                  <w:sz w:val="18"/>
                  <w:szCs w:val="18"/>
                  <w:rPrChange w:id="8055" w:author="Xuning Wei12232" w:date="2026-10-24T11:11:00Z">
                    <w:rPr/>
                  </w:rPrChange>
                </w:rPr>
                <w:t>NLT 8.73</w:t>
              </w:r>
            </w:ins>
          </w:p>
        </w:tc>
        <w:tc>
          <w:tcPr>
            <w:tcW w:w="1263" w:type="dxa"/>
            <w:tcMar>
              <w:left w:w="108" w:type="dxa"/>
              <w:right w:w="108" w:type="dxa"/>
            </w:tcMar>
            <w:vAlign w:val="center"/>
          </w:tcPr>
          <w:p w14:paraId="1073AA34" w14:textId="77777777" w:rsidR="00445F38" w:rsidRPr="00652DEA" w:rsidRDefault="00445F38">
            <w:pPr>
              <w:jc w:val="both"/>
              <w:rPr>
                <w:ins w:id="8056" w:author="Xuning Wei12232" w:date="2026-10-16T08:21:00Z"/>
                <w:rFonts w:ascii="Times New Roman" w:eastAsiaTheme="minorEastAsia" w:hAnsi="Times New Roman" w:cs="Times New Roman"/>
                <w:b/>
                <w:sz w:val="18"/>
                <w:szCs w:val="18"/>
                <w:lang w:eastAsia="zh-CN"/>
                <w:rPrChange w:id="8057" w:author="Xuning Wei12232" w:date="2026-10-24T11:11:00Z">
                  <w:rPr>
                    <w:ins w:id="8058" w:author="Xuning Wei12232" w:date="2026-10-16T08:21:00Z"/>
                    <w:rFonts w:ascii="Times New Roman" w:eastAsia="Times New Roman" w:hAnsi="Times New Roman" w:cs="Times New Roman"/>
                    <w:b/>
                    <w:sz w:val="18"/>
                    <w:szCs w:val="18"/>
                  </w:rPr>
                </w:rPrChange>
              </w:rPr>
              <w:pPrChange w:id="8059" w:author="Xuning Wei12232" w:date="2026-10-23T17:21:00Z">
                <w:pPr>
                  <w:jc w:val="center"/>
                </w:pPr>
              </w:pPrChange>
            </w:pPr>
            <w:ins w:id="8060" w:author="Xuning Wei12232" w:date="2026-10-23T17:02:00Z">
              <w:r>
                <w:rPr>
                  <w:rFonts w:ascii="Times New Roman" w:hAnsi="Times New Roman" w:cs="Times New Roman"/>
                  <w:b/>
                  <w:sz w:val="18"/>
                  <w:szCs w:val="18"/>
                  <w:rPrChange w:id="8061" w:author="Xuning Wei12232" w:date="2026-10-24T11:11:00Z">
                    <w:rPr/>
                  </w:rPrChange>
                </w:rPr>
                <w:t>NLT 8.73</w:t>
              </w:r>
            </w:ins>
          </w:p>
        </w:tc>
        <w:tc>
          <w:tcPr>
            <w:tcW w:w="1201" w:type="dxa"/>
            <w:tcMar>
              <w:left w:w="108" w:type="dxa"/>
              <w:right w:w="108" w:type="dxa"/>
            </w:tcMar>
            <w:vAlign w:val="center"/>
          </w:tcPr>
          <w:p w14:paraId="1AD9947E" w14:textId="15D5C3FF" w:rsidR="00445F38" w:rsidRPr="009F4AA6" w:rsidRDefault="00445F38">
            <w:pPr>
              <w:jc w:val="both"/>
              <w:rPr>
                <w:ins w:id="8062" w:author="Xuning Wei12232" w:date="2026-10-16T08:21:00Z"/>
                <w:rFonts w:ascii="Times New Roman" w:eastAsia="Times New Roman" w:hAnsi="Times New Roman" w:cs="Times New Roman"/>
                <w:bCs w:val="0"/>
                <w:color w:val="000000" w:themeColor="text1"/>
                <w:sz w:val="18"/>
                <w:szCs w:val="18"/>
              </w:rPr>
              <w:pPrChange w:id="8063" w:author="Xuning Wei12232" w:date="2026-10-23T17:21:00Z">
                <w:pPr>
                  <w:jc w:val="center"/>
                </w:pPr>
              </w:pPrChange>
            </w:pPr>
            <w:ins w:id="8064" w:author="Xuning Wei12232" w:date="2026-10-23T19:24:00Z">
              <w:r w:rsidRPr="009F4AA6">
                <w:rPr>
                  <w:rFonts w:ascii="Times New Roman" w:eastAsiaTheme="minorEastAsia" w:hAnsi="Times New Roman" w:cs="Times New Roman"/>
                  <w:b/>
                  <w:bCs w:val="0"/>
                  <w:color w:val="000000" w:themeColor="text1"/>
                  <w:sz w:val="18"/>
                  <w:szCs w:val="18"/>
                  <w:lang w:eastAsia="zh-CN"/>
                  <w:rPrChange w:id="8065" w:author="Xuning Wei12232" w:date="2026-10-24T11:11:00Z">
                    <w:rPr>
                      <w:rFonts w:ascii="Times New Roman" w:eastAsiaTheme="minorEastAsia" w:hAnsi="Times New Roman" w:cs="Times New Roman"/>
                      <w:b/>
                      <w:bCs w:val="0"/>
                      <w:color w:val="FF0000"/>
                      <w:sz w:val="18"/>
                      <w:szCs w:val="18"/>
                      <w:lang w:eastAsia="zh-CN"/>
                    </w:rPr>
                  </w:rPrChange>
                </w:rPr>
                <w:t>9.</w:t>
              </w:r>
            </w:ins>
            <w:r w:rsidRPr="009F4AA6">
              <w:rPr>
                <w:rFonts w:ascii="Times New Roman" w:eastAsiaTheme="minorEastAsia" w:hAnsi="Times New Roman" w:cs="Times New Roman"/>
                <w:b/>
                <w:bCs w:val="0"/>
                <w:color w:val="000000" w:themeColor="text1"/>
                <w:sz w:val="18"/>
                <w:szCs w:val="18"/>
                <w:lang w:eastAsia="zh-CN"/>
              </w:rPr>
              <w:t>2</w:t>
            </w:r>
            <w:ins w:id="8066" w:author="Xuning Wei12232" w:date="2026-10-23T20:02:00Z">
              <w:r w:rsidRPr="009F4AA6">
                <w:rPr>
                  <w:rFonts w:ascii="Times New Roman" w:eastAsiaTheme="minorEastAsia" w:hAnsi="Times New Roman" w:cs="Times New Roman"/>
                  <w:b/>
                  <w:bCs w:val="0"/>
                  <w:color w:val="000000" w:themeColor="text1"/>
                  <w:sz w:val="18"/>
                  <w:szCs w:val="18"/>
                  <w:lang w:eastAsia="zh-CN"/>
                  <w:rPrChange w:id="8067" w:author="Xuning Wei12232" w:date="2026-10-24T11:11:00Z">
                    <w:rPr>
                      <w:rFonts w:ascii="Times New Roman" w:eastAsiaTheme="minorEastAsia" w:hAnsi="Times New Roman" w:cs="Times New Roman"/>
                      <w:b/>
                      <w:bCs w:val="0"/>
                      <w:color w:val="FF0000"/>
                      <w:sz w:val="18"/>
                      <w:szCs w:val="18"/>
                      <w:lang w:eastAsia="zh-CN"/>
                    </w:rPr>
                  </w:rPrChange>
                </w:rPr>
                <w:t>2</w:t>
              </w:r>
            </w:ins>
            <w:ins w:id="8068" w:author="Xuning Wei12232" w:date="2026-10-23T19:24:00Z">
              <w:r w:rsidRPr="009F4AA6">
                <w:rPr>
                  <w:rFonts w:ascii="Times New Roman" w:eastAsiaTheme="minorEastAsia" w:hAnsi="Times New Roman" w:cs="Times New Roman"/>
                  <w:bCs w:val="0"/>
                  <w:color w:val="000000" w:themeColor="text1"/>
                  <w:sz w:val="18"/>
                  <w:szCs w:val="18"/>
                  <w:lang w:eastAsia="zh-CN"/>
                  <w:rPrChange w:id="8069"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9F4AA6">
              <w:rPr>
                <w:rFonts w:ascii="Times New Roman" w:eastAsiaTheme="minorEastAsia" w:hAnsi="Times New Roman" w:cs="Times New Roman"/>
                <w:bCs w:val="0"/>
                <w:color w:val="000000" w:themeColor="text1"/>
                <w:sz w:val="18"/>
                <w:szCs w:val="18"/>
                <w:lang w:eastAsia="zh-CN"/>
              </w:rPr>
              <w:t>– 9.9</w:t>
            </w:r>
            <w:ins w:id="8070" w:author="Xuning Wei12232" w:date="2026-10-23T20:02:00Z">
              <w:r w:rsidRPr="009F4AA6">
                <w:rPr>
                  <w:rFonts w:ascii="Times New Roman" w:eastAsiaTheme="minorEastAsia" w:hAnsi="Times New Roman" w:cs="Times New Roman"/>
                  <w:bCs w:val="0"/>
                  <w:color w:val="000000" w:themeColor="text1"/>
                  <w:sz w:val="18"/>
                  <w:szCs w:val="18"/>
                  <w:lang w:eastAsia="zh-CN"/>
                  <w:rPrChange w:id="8071"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1153" w:type="dxa"/>
            <w:tcMar>
              <w:left w:w="108" w:type="dxa"/>
              <w:right w:w="108" w:type="dxa"/>
            </w:tcMar>
            <w:vAlign w:val="center"/>
          </w:tcPr>
          <w:p w14:paraId="72AD59C0" w14:textId="77777777" w:rsidR="00445F38" w:rsidRDefault="00445F38">
            <w:pPr>
              <w:jc w:val="both"/>
              <w:rPr>
                <w:ins w:id="8072" w:author="Xuning Wei12232" w:date="2026-10-16T08:21: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9:19:00Z">
              <w:r>
                <w:rPr>
                  <w:rFonts w:ascii="Times New Roman" w:eastAsia="等线" w:hAnsi="Times New Roman" w:cs="Times New Roman"/>
                  <w:bCs w:val="0"/>
                  <w:sz w:val="18"/>
                  <w:szCs w:val="18"/>
                  <w:rPrChange w:id="8075" w:author="Xuning Wei12232" w:date="2026-10-24T11:11:00Z">
                    <w:rPr>
                      <w:rFonts w:ascii="Times New Roman" w:eastAsia="等线" w:hAnsi="Times New Roman" w:cs="Times New Roman"/>
                      <w:bCs w:val="0"/>
                      <w:color w:val="FF0000"/>
                      <w:sz w:val="18"/>
                      <w:szCs w:val="18"/>
                    </w:rPr>
                  </w:rPrChange>
                </w:rPr>
                <w:t>Kg / kg</w:t>
              </w:r>
            </w:ins>
          </w:p>
        </w:tc>
      </w:tr>
      <w:tr w:rsidR="00445F38" w14:paraId="39F250E1" w14:textId="77777777" w:rsidTr="36F45B6D">
        <w:trPr>
          <w:trHeight w:val="330"/>
          <w:jc w:val="center"/>
          <w:ins w:id="8076" w:author="Xuning Wei12232" w:date="2026-10-16T08:21:00Z"/>
        </w:trPr>
        <w:tc>
          <w:tcPr>
            <w:tcW w:w="841" w:type="dxa"/>
            <w:vMerge/>
            <w:tcMar>
              <w:left w:w="108" w:type="dxa"/>
              <w:right w:w="108" w:type="dxa"/>
            </w:tcMar>
            <w:vAlign w:val="center"/>
          </w:tcPr>
          <w:p w14:paraId="7D3BEE8F" w14:textId="77777777" w:rsidR="00445F38" w:rsidRPr="00652DEA" w:rsidRDefault="00445F38">
            <w:pPr>
              <w:jc w:val="both"/>
              <w:rPr>
                <w:ins w:id="8077" w:author="Xuning Wei12232" w:date="2026-10-16T08:21:00Z"/>
                <w:rFonts w:ascii="Times New Roman" w:hAnsi="Times New Roman" w:cs="Times New Roman"/>
                <w:sz w:val="18"/>
                <w:szCs w:val="18"/>
                <w:rPrChange w:id="8078" w:author="Xuning Wei12232" w:date="2026-10-24T11:11:00Z">
                  <w:rPr>
                    <w:ins w:id="8079" w:author="Xuning Wei12232" w:date="2026-10-16T08:21:00Z"/>
                  </w:rPr>
                </w:rPrChange>
              </w:rPr>
              <w:pPrChange w:id="8080" w:author="Xuning Wei12232" w:date="2026-10-23T17:21:00Z">
                <w:pPr/>
              </w:pPrChange>
            </w:pPr>
          </w:p>
        </w:tc>
        <w:tc>
          <w:tcPr>
            <w:tcW w:w="2511" w:type="dxa"/>
            <w:tcMar>
              <w:left w:w="108" w:type="dxa"/>
              <w:right w:w="108" w:type="dxa"/>
            </w:tcMar>
            <w:vAlign w:val="center"/>
          </w:tcPr>
          <w:p w14:paraId="688CB832" w14:textId="77777777" w:rsidR="00445F38" w:rsidRDefault="00445F38">
            <w:pPr>
              <w:jc w:val="both"/>
              <w:rPr>
                <w:ins w:id="8081" w:author="Xuning Wei12232" w:date="2026-10-16T08:21:00Z"/>
                <w:rFonts w:ascii="Times New Roman" w:eastAsia="Times New Roman" w:hAnsi="Times New Roman" w:cs="Times New Roman"/>
                <w:sz w:val="18"/>
                <w:szCs w:val="18"/>
              </w:rPr>
              <w:pPrChange w:id="8082" w:author="Xuning Wei12232" w:date="2026-10-23T17:21:00Z">
                <w:pPr/>
              </w:pPrChange>
            </w:pPr>
            <w:ins w:id="8083" w:author="Xuning Wei12232" w:date="2026-10-23T17:02:00Z">
              <w:r>
                <w:rPr>
                  <w:rFonts w:ascii="Times New Roman" w:hAnsi="Times New Roman" w:cs="Times New Roman"/>
                  <w:sz w:val="18"/>
                  <w:szCs w:val="18"/>
                  <w:rPrChange w:id="8084" w:author="Xuning Wei12232" w:date="2026-10-24T11:11:00Z">
                    <w:rPr/>
                  </w:rPrChange>
                </w:rPr>
                <w:t>Toluene wash quantity</w:t>
              </w:r>
            </w:ins>
          </w:p>
        </w:tc>
        <w:tc>
          <w:tcPr>
            <w:tcW w:w="776" w:type="dxa"/>
            <w:tcMar>
              <w:left w:w="108" w:type="dxa"/>
              <w:right w:w="108" w:type="dxa"/>
            </w:tcMar>
            <w:vAlign w:val="center"/>
          </w:tcPr>
          <w:p w14:paraId="3033D799" w14:textId="77777777" w:rsidR="00445F38" w:rsidRDefault="00445F38">
            <w:pPr>
              <w:jc w:val="both"/>
              <w:rPr>
                <w:ins w:id="8085" w:author="Xuning Wei12232" w:date="2026-10-16T08:21:00Z"/>
                <w:rFonts w:ascii="Times New Roman" w:eastAsia="Times New Roman" w:hAnsi="Times New Roman" w:cs="Times New Roman"/>
                <w:sz w:val="18"/>
                <w:szCs w:val="18"/>
              </w:rPr>
              <w:pPrChange w:id="8086" w:author="Xuning Wei12232" w:date="2026-10-23T17:21:00Z">
                <w:pPr>
                  <w:jc w:val="center"/>
                </w:pPr>
              </w:pPrChange>
            </w:pPr>
            <w:ins w:id="8087"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593F579F" w14:textId="77777777" w:rsidR="00445F38" w:rsidRDefault="00445F38">
            <w:pPr>
              <w:jc w:val="both"/>
              <w:rPr>
                <w:ins w:id="8088" w:author="Xuning Wei12232" w:date="2026-10-16T08:21:00Z"/>
                <w:rFonts w:ascii="Times New Roman" w:eastAsia="Times New Roman" w:hAnsi="Times New Roman" w:cs="Times New Roman"/>
                <w:sz w:val="18"/>
                <w:szCs w:val="18"/>
              </w:rPr>
              <w:pPrChange w:id="8089" w:author="Xuning Wei12232" w:date="2026-10-23T17:21:00Z">
                <w:pPr>
                  <w:jc w:val="center"/>
                </w:pPr>
              </w:pPrChange>
            </w:pPr>
            <w:ins w:id="8090" w:author="Xuning Wei12232" w:date="2026-10-23T17:02:00Z">
              <w:r>
                <w:rPr>
                  <w:rFonts w:ascii="Times New Roman" w:hAnsi="Times New Roman" w:cs="Times New Roman"/>
                  <w:sz w:val="18"/>
                  <w:szCs w:val="18"/>
                  <w:rPrChange w:id="8091" w:author="Xuning Wei12232" w:date="2026-10-24T11:11:00Z">
                    <w:rPr/>
                  </w:rPrChange>
                </w:rPr>
                <w:t>NLT 8.72</w:t>
              </w:r>
            </w:ins>
          </w:p>
        </w:tc>
        <w:tc>
          <w:tcPr>
            <w:tcW w:w="1263" w:type="dxa"/>
            <w:tcMar>
              <w:left w:w="108" w:type="dxa"/>
              <w:right w:w="108" w:type="dxa"/>
            </w:tcMar>
            <w:vAlign w:val="center"/>
          </w:tcPr>
          <w:p w14:paraId="664EEACE" w14:textId="77777777" w:rsidR="00445F38" w:rsidRPr="00652DEA" w:rsidRDefault="00445F38">
            <w:pPr>
              <w:jc w:val="both"/>
              <w:rPr>
                <w:ins w:id="8092" w:author="Xuning Wei12232" w:date="2026-10-16T08:21:00Z"/>
                <w:rFonts w:ascii="Times New Roman" w:eastAsiaTheme="minorEastAsia" w:hAnsi="Times New Roman" w:cs="Times New Roman"/>
                <w:b/>
                <w:sz w:val="18"/>
                <w:szCs w:val="18"/>
                <w:lang w:eastAsia="zh-CN"/>
                <w:rPrChange w:id="8093" w:author="Xuning Wei12232" w:date="2026-10-24T11:11:00Z">
                  <w:rPr>
                    <w:ins w:id="8094" w:author="Xuning Wei12232" w:date="2026-10-16T08:21:00Z"/>
                    <w:rFonts w:ascii="Times New Roman" w:eastAsia="Times New Roman" w:hAnsi="Times New Roman" w:cs="Times New Roman"/>
                    <w:b/>
                    <w:sz w:val="18"/>
                    <w:szCs w:val="18"/>
                  </w:rPr>
                </w:rPrChange>
              </w:rPr>
              <w:pPrChange w:id="8095" w:author="Xuning Wei12232" w:date="2026-10-23T17:21:00Z">
                <w:pPr>
                  <w:jc w:val="center"/>
                </w:pPr>
              </w:pPrChange>
            </w:pPr>
            <w:ins w:id="8096" w:author="Xuning Wei12232" w:date="2026-10-23T17:02:00Z">
              <w:r>
                <w:rPr>
                  <w:rFonts w:ascii="Times New Roman" w:hAnsi="Times New Roman" w:cs="Times New Roman"/>
                  <w:b/>
                  <w:sz w:val="18"/>
                  <w:szCs w:val="18"/>
                  <w:rPrChange w:id="8097" w:author="Xuning Wei12232" w:date="2026-10-24T11:11:00Z">
                    <w:rPr/>
                  </w:rPrChange>
                </w:rPr>
                <w:t>NLT 8.72</w:t>
              </w:r>
            </w:ins>
          </w:p>
        </w:tc>
        <w:tc>
          <w:tcPr>
            <w:tcW w:w="1201" w:type="dxa"/>
            <w:tcMar>
              <w:left w:w="108" w:type="dxa"/>
              <w:right w:w="108" w:type="dxa"/>
            </w:tcMar>
            <w:vAlign w:val="center"/>
          </w:tcPr>
          <w:p w14:paraId="64B71D7C" w14:textId="7ED41ECC" w:rsidR="00445F38" w:rsidRPr="009F4AA6" w:rsidRDefault="00445F38">
            <w:pPr>
              <w:jc w:val="both"/>
              <w:rPr>
                <w:ins w:id="8098" w:author="Xuning Wei12232" w:date="2026-10-16T08:21:00Z"/>
                <w:rFonts w:ascii="Times New Roman" w:eastAsiaTheme="minorEastAsia" w:hAnsi="Times New Roman" w:cs="Times New Roman"/>
                <w:bCs w:val="0"/>
                <w:color w:val="000000" w:themeColor="text1"/>
                <w:sz w:val="18"/>
                <w:szCs w:val="18"/>
                <w:lang w:eastAsia="zh-CN"/>
                <w:rPrChange w:id="8099" w:author="Xuning Wei12232" w:date="2026-10-24T11:11:00Z">
                  <w:rPr>
                    <w:ins w:id="8100" w:author="Xuning Wei12232" w:date="2026-10-16T08:21:00Z"/>
                    <w:rFonts w:ascii="Times New Roman" w:eastAsia="Times New Roman" w:hAnsi="Times New Roman" w:cs="Times New Roman"/>
                    <w:bCs w:val="0"/>
                    <w:color w:val="000000" w:themeColor="text1"/>
                    <w:sz w:val="18"/>
                    <w:szCs w:val="18"/>
                  </w:rPr>
                </w:rPrChange>
              </w:rPr>
              <w:pPrChange w:id="8101" w:author="Xuning Wei12232" w:date="2026-10-23T17:21:00Z">
                <w:pPr>
                  <w:jc w:val="center"/>
                </w:pPr>
              </w:pPrChange>
            </w:pPr>
            <w:ins w:id="8102" w:author="Xuning Wei12232" w:date="2026-10-23T19:24:00Z">
              <w:r w:rsidRPr="009F4AA6">
                <w:rPr>
                  <w:rFonts w:ascii="Times New Roman" w:eastAsiaTheme="minorEastAsia" w:hAnsi="Times New Roman" w:cs="Times New Roman"/>
                  <w:b/>
                  <w:bCs w:val="0"/>
                  <w:color w:val="000000" w:themeColor="text1"/>
                  <w:sz w:val="18"/>
                  <w:szCs w:val="18"/>
                  <w:lang w:eastAsia="zh-CN"/>
                  <w:rPrChange w:id="8103" w:author="Xuning Wei12232" w:date="2026-10-24T11:11:00Z">
                    <w:rPr>
                      <w:rFonts w:ascii="Times New Roman" w:eastAsiaTheme="minorEastAsia" w:hAnsi="Times New Roman" w:cs="Times New Roman"/>
                      <w:b/>
                      <w:bCs w:val="0"/>
                      <w:color w:val="FF0000"/>
                      <w:sz w:val="18"/>
                      <w:szCs w:val="18"/>
                      <w:lang w:eastAsia="zh-CN"/>
                    </w:rPr>
                  </w:rPrChange>
                </w:rPr>
                <w:t>9.</w:t>
              </w:r>
            </w:ins>
            <w:r w:rsidRPr="009F4AA6">
              <w:rPr>
                <w:rFonts w:ascii="Times New Roman" w:eastAsiaTheme="minorEastAsia" w:hAnsi="Times New Roman" w:cs="Times New Roman"/>
                <w:b/>
                <w:bCs w:val="0"/>
                <w:color w:val="000000" w:themeColor="text1"/>
                <w:sz w:val="18"/>
                <w:szCs w:val="18"/>
                <w:lang w:eastAsia="zh-CN"/>
              </w:rPr>
              <w:t>21</w:t>
            </w:r>
            <w:ins w:id="8104" w:author="Xuning Wei12232" w:date="2026-10-23T19:24:00Z">
              <w:r w:rsidRPr="009F4AA6">
                <w:rPr>
                  <w:rFonts w:ascii="Times New Roman" w:eastAsiaTheme="minorEastAsia" w:hAnsi="Times New Roman" w:cs="Times New Roman"/>
                  <w:bCs w:val="0"/>
                  <w:color w:val="000000" w:themeColor="text1"/>
                  <w:sz w:val="18"/>
                  <w:szCs w:val="18"/>
                  <w:lang w:eastAsia="zh-CN"/>
                  <w:rPrChange w:id="8105"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9F4AA6">
              <w:rPr>
                <w:rFonts w:ascii="Times New Roman" w:eastAsiaTheme="minorEastAsia" w:hAnsi="Times New Roman" w:cs="Times New Roman"/>
                <w:bCs w:val="0"/>
                <w:color w:val="000000" w:themeColor="text1"/>
                <w:sz w:val="18"/>
                <w:szCs w:val="18"/>
                <w:lang w:eastAsia="zh-CN"/>
              </w:rPr>
              <w:t>– 9.97</w:t>
            </w:r>
          </w:p>
        </w:tc>
        <w:tc>
          <w:tcPr>
            <w:tcW w:w="1153" w:type="dxa"/>
            <w:tcMar>
              <w:left w:w="108" w:type="dxa"/>
              <w:right w:w="108" w:type="dxa"/>
            </w:tcMar>
            <w:vAlign w:val="center"/>
          </w:tcPr>
          <w:p w14:paraId="7D65B33B" w14:textId="77777777" w:rsidR="00445F38" w:rsidRDefault="00445F38">
            <w:pPr>
              <w:jc w:val="both"/>
              <w:rPr>
                <w:ins w:id="8106" w:author="Xuning Wei12232" w:date="2026-10-16T08:21:00Z"/>
                <w:rFonts w:ascii="Times New Roman" w:eastAsia="Times New Roman" w:hAnsi="Times New Roman" w:cs="Times New Roman"/>
                <w:sz w:val="18"/>
                <w:szCs w:val="18"/>
              </w:rPr>
              <w:pPrChange w:id="8107" w:author="Xuning Wei12232" w:date="2026-10-23T17:21:00Z">
                <w:pPr>
                  <w:jc w:val="center"/>
                </w:pPr>
              </w:pPrChange>
            </w:pPr>
            <w:ins w:id="8108" w:author="Xuning Wei12232" w:date="2026-10-23T19:19:00Z">
              <w:r>
                <w:rPr>
                  <w:rFonts w:ascii="Times New Roman" w:eastAsia="等线" w:hAnsi="Times New Roman" w:cs="Times New Roman"/>
                  <w:bCs w:val="0"/>
                  <w:sz w:val="18"/>
                  <w:szCs w:val="18"/>
                  <w:rPrChange w:id="8109" w:author="Xuning Wei12232" w:date="2026-10-24T11:11:00Z">
                    <w:rPr>
                      <w:rFonts w:ascii="Times New Roman" w:eastAsia="等线" w:hAnsi="Times New Roman" w:cs="Times New Roman"/>
                      <w:bCs w:val="0"/>
                      <w:color w:val="FF0000"/>
                      <w:sz w:val="18"/>
                      <w:szCs w:val="18"/>
                    </w:rPr>
                  </w:rPrChange>
                </w:rPr>
                <w:t>Kg / kg</w:t>
              </w:r>
            </w:ins>
          </w:p>
        </w:tc>
      </w:tr>
      <w:tr w:rsidR="00445F38" w14:paraId="1F610B06" w14:textId="77777777" w:rsidTr="36F45B6D">
        <w:trPr>
          <w:trHeight w:val="330"/>
          <w:jc w:val="center"/>
          <w:ins w:id="8110" w:author="Xuning Wei12232" w:date="2026-10-16T08:21:00Z"/>
        </w:trPr>
        <w:tc>
          <w:tcPr>
            <w:tcW w:w="841" w:type="dxa"/>
            <w:vMerge/>
            <w:tcMar>
              <w:left w:w="108" w:type="dxa"/>
              <w:right w:w="108" w:type="dxa"/>
            </w:tcMar>
            <w:vAlign w:val="center"/>
          </w:tcPr>
          <w:p w14:paraId="3B88899E" w14:textId="77777777" w:rsidR="00445F38" w:rsidRPr="00652DEA" w:rsidRDefault="00445F38">
            <w:pPr>
              <w:jc w:val="both"/>
              <w:rPr>
                <w:ins w:id="8111" w:author="Xuning Wei12232" w:date="2026-10-16T08:21:00Z"/>
                <w:rFonts w:ascii="Times New Roman" w:hAnsi="Times New Roman" w:cs="Times New Roman"/>
                <w:sz w:val="18"/>
                <w:szCs w:val="18"/>
                <w:rPrChange w:id="8112" w:author="Xuning Wei12232" w:date="2026-10-24T11:11:00Z">
                  <w:rPr>
                    <w:ins w:id="8113" w:author="Xuning Wei12232" w:date="2026-10-16T08:21:00Z"/>
                  </w:rPr>
                </w:rPrChange>
              </w:rPr>
              <w:pPrChange w:id="8114" w:author="Xuning Wei12232" w:date="2026-10-23T17:21:00Z">
                <w:pPr/>
              </w:pPrChange>
            </w:pPr>
          </w:p>
        </w:tc>
        <w:tc>
          <w:tcPr>
            <w:tcW w:w="2511" w:type="dxa"/>
            <w:tcMar>
              <w:left w:w="108" w:type="dxa"/>
              <w:right w:w="108" w:type="dxa"/>
            </w:tcMar>
            <w:vAlign w:val="center"/>
          </w:tcPr>
          <w:p w14:paraId="4F17CAB8" w14:textId="77777777" w:rsidR="00445F38" w:rsidRDefault="00445F38">
            <w:pPr>
              <w:jc w:val="both"/>
              <w:rPr>
                <w:ins w:id="8115" w:author="Xuning Wei12232" w:date="2026-10-16T08:21:00Z"/>
                <w:rFonts w:ascii="Times New Roman" w:eastAsia="Times New Roman" w:hAnsi="Times New Roman" w:cs="Times New Roman"/>
                <w:sz w:val="18"/>
                <w:szCs w:val="18"/>
              </w:rPr>
              <w:pPrChange w:id="8116" w:author="Xuning Wei12232" w:date="2026-10-23T17:21:00Z">
                <w:pPr/>
              </w:pPrChange>
            </w:pPr>
            <w:ins w:id="8117" w:author="Xuning Wei12232" w:date="2026-10-23T17:02:00Z">
              <w:r>
                <w:rPr>
                  <w:rFonts w:ascii="Times New Roman" w:hAnsi="Times New Roman" w:cs="Times New Roman"/>
                  <w:sz w:val="18"/>
                  <w:szCs w:val="18"/>
                  <w:rPrChange w:id="8118" w:author="Xuning Wei12232" w:date="2026-10-24T11:11:00Z">
                    <w:rPr/>
                  </w:rPrChange>
                </w:rPr>
                <w:t>MTBE wash quantity</w:t>
              </w:r>
            </w:ins>
          </w:p>
        </w:tc>
        <w:tc>
          <w:tcPr>
            <w:tcW w:w="776" w:type="dxa"/>
            <w:tcMar>
              <w:left w:w="108" w:type="dxa"/>
              <w:right w:w="108" w:type="dxa"/>
            </w:tcMar>
            <w:vAlign w:val="center"/>
          </w:tcPr>
          <w:p w14:paraId="043245D4" w14:textId="77777777" w:rsidR="00445F38" w:rsidRDefault="00445F38">
            <w:pPr>
              <w:jc w:val="both"/>
              <w:rPr>
                <w:ins w:id="8119" w:author="Xuning Wei12232" w:date="2026-10-16T08:21:00Z"/>
                <w:rFonts w:ascii="Times New Roman" w:eastAsia="Times New Roman" w:hAnsi="Times New Roman" w:cs="Times New Roman"/>
                <w:sz w:val="18"/>
                <w:szCs w:val="18"/>
              </w:rPr>
              <w:pPrChange w:id="8120" w:author="Xuning Wei12232" w:date="2026-10-23T17:21:00Z">
                <w:pPr>
                  <w:jc w:val="center"/>
                </w:pPr>
              </w:pPrChange>
            </w:pPr>
            <w:ins w:id="8121" w:author="Xuning Wei12232" w:date="2026-10-23T17:06:00Z">
              <w:r>
                <w:rPr>
                  <w:rFonts w:ascii="Times New Roman" w:eastAsiaTheme="minorEastAsia" w:hAnsi="Times New Roman" w:cs="Times New Roman"/>
                  <w:sz w:val="18"/>
                  <w:szCs w:val="18"/>
                  <w:lang w:eastAsia="zh-CN"/>
                </w:rPr>
                <w:t>CPP</w:t>
              </w:r>
            </w:ins>
          </w:p>
        </w:tc>
        <w:tc>
          <w:tcPr>
            <w:tcW w:w="1262" w:type="dxa"/>
            <w:tcMar>
              <w:left w:w="108" w:type="dxa"/>
              <w:right w:w="108" w:type="dxa"/>
            </w:tcMar>
            <w:vAlign w:val="center"/>
          </w:tcPr>
          <w:p w14:paraId="69296E2B" w14:textId="77777777" w:rsidR="00445F38" w:rsidRDefault="00445F38">
            <w:pPr>
              <w:jc w:val="both"/>
              <w:rPr>
                <w:ins w:id="8122" w:author="Xuning Wei12232" w:date="2026-10-16T08:21:00Z"/>
                <w:rFonts w:ascii="Times New Roman" w:eastAsia="Times New Roman" w:hAnsi="Times New Roman" w:cs="Times New Roman"/>
                <w:sz w:val="18"/>
                <w:szCs w:val="18"/>
              </w:rPr>
              <w:pPrChange w:id="8123" w:author="Xuning Wei12232" w:date="2026-10-23T17:21:00Z">
                <w:pPr>
                  <w:jc w:val="center"/>
                </w:pPr>
              </w:pPrChange>
            </w:pPr>
            <w:ins w:id="8124" w:author="Xuning Wei12232" w:date="2026-10-23T17:02:00Z">
              <w:r>
                <w:rPr>
                  <w:rFonts w:ascii="Times New Roman" w:hAnsi="Times New Roman" w:cs="Times New Roman"/>
                  <w:sz w:val="18"/>
                  <w:szCs w:val="18"/>
                  <w:rPrChange w:id="8125" w:author="Xuning Wei12232" w:date="2026-10-24T11:11:00Z">
                    <w:rPr/>
                  </w:rPrChange>
                </w:rPr>
                <w:t>NLT 7.41</w:t>
              </w:r>
            </w:ins>
          </w:p>
        </w:tc>
        <w:tc>
          <w:tcPr>
            <w:tcW w:w="1263" w:type="dxa"/>
            <w:tcMar>
              <w:left w:w="108" w:type="dxa"/>
              <w:right w:w="108" w:type="dxa"/>
            </w:tcMar>
            <w:vAlign w:val="center"/>
          </w:tcPr>
          <w:p w14:paraId="1C837854" w14:textId="77777777" w:rsidR="00445F38" w:rsidRDefault="00445F38">
            <w:pPr>
              <w:jc w:val="both"/>
              <w:rPr>
                <w:ins w:id="8126" w:author="Xuning Wei12232" w:date="2026-10-16T08:21:00Z"/>
                <w:rFonts w:ascii="Times New Roman" w:eastAsia="Times New Roman" w:hAnsi="Times New Roman" w:cs="Times New Roman"/>
                <w:b/>
                <w:sz w:val="18"/>
                <w:szCs w:val="18"/>
              </w:rPr>
              <w:pPrChange w:id="8127" w:author="Xuning Wei12232" w:date="2026-10-23T17:21:00Z">
                <w:pPr>
                  <w:jc w:val="center"/>
                </w:pPr>
              </w:pPrChange>
            </w:pPr>
            <w:ins w:id="8128" w:author="Xuning Wei12232" w:date="2026-10-23T17:02:00Z">
              <w:r>
                <w:rPr>
                  <w:rFonts w:ascii="Times New Roman" w:hAnsi="Times New Roman" w:cs="Times New Roman"/>
                  <w:b/>
                  <w:sz w:val="18"/>
                  <w:szCs w:val="18"/>
                  <w:rPrChange w:id="8129" w:author="Xuning Wei12232" w:date="2026-10-24T11:11:00Z">
                    <w:rPr/>
                  </w:rPrChange>
                </w:rPr>
                <w:t>NLT 7.41</w:t>
              </w:r>
            </w:ins>
          </w:p>
        </w:tc>
        <w:tc>
          <w:tcPr>
            <w:tcW w:w="1201" w:type="dxa"/>
            <w:tcMar>
              <w:left w:w="108" w:type="dxa"/>
              <w:right w:w="108" w:type="dxa"/>
            </w:tcMar>
            <w:vAlign w:val="center"/>
          </w:tcPr>
          <w:p w14:paraId="3A010F62" w14:textId="02530680" w:rsidR="00445F38" w:rsidRPr="009F4AA6" w:rsidRDefault="00445F38">
            <w:pPr>
              <w:jc w:val="both"/>
              <w:rPr>
                <w:ins w:id="8130" w:author="Xuning Wei12232" w:date="2026-10-16T08:21:00Z"/>
                <w:rFonts w:ascii="Times New Roman" w:eastAsia="Times New Roman" w:hAnsi="Times New Roman" w:cs="Times New Roman"/>
                <w:b/>
                <w:bCs w:val="0"/>
                <w:color w:val="000000" w:themeColor="text1"/>
                <w:sz w:val="18"/>
                <w:szCs w:val="18"/>
                <w:rPrChange w:id="8131" w:author="Xuning Wei12232" w:date="2026-10-24T11:11:00Z">
                  <w:rPr>
                    <w:ins w:id="8132" w:author="Xuning Wei12232" w:date="2026-10-16T08:21:00Z"/>
                    <w:rFonts w:ascii="Times New Roman" w:eastAsia="Times New Roman" w:hAnsi="Times New Roman" w:cs="Times New Roman"/>
                    <w:bCs w:val="0"/>
                    <w:color w:val="000000" w:themeColor="text1"/>
                    <w:sz w:val="18"/>
                    <w:szCs w:val="18"/>
                  </w:rPr>
                </w:rPrChange>
              </w:rPr>
              <w:pPrChange w:id="8133" w:author="Xuning Wei12232" w:date="2026-10-23T17:21:00Z">
                <w:pPr>
                  <w:jc w:val="center"/>
                </w:pPr>
              </w:pPrChange>
            </w:pPr>
            <w:ins w:id="8134" w:author="Xuning Wei12232" w:date="2026-10-23T19:24:00Z">
              <w:r w:rsidRPr="009F4AA6">
                <w:rPr>
                  <w:rFonts w:ascii="Times New Roman" w:eastAsiaTheme="minorEastAsia" w:hAnsi="Times New Roman" w:cs="Times New Roman"/>
                  <w:b/>
                  <w:bCs w:val="0"/>
                  <w:color w:val="000000" w:themeColor="text1"/>
                  <w:sz w:val="18"/>
                  <w:szCs w:val="18"/>
                  <w:lang w:eastAsia="zh-CN"/>
                  <w:rPrChange w:id="8135" w:author="Xuning Wei12232" w:date="2026-10-24T11:11:00Z">
                    <w:rPr>
                      <w:rFonts w:ascii="Times New Roman" w:eastAsiaTheme="minorEastAsia" w:hAnsi="Times New Roman" w:cs="Times New Roman"/>
                      <w:b/>
                      <w:bCs w:val="0"/>
                      <w:color w:val="FF0000"/>
                      <w:sz w:val="18"/>
                      <w:szCs w:val="18"/>
                      <w:lang w:eastAsia="zh-CN"/>
                    </w:rPr>
                  </w:rPrChange>
                </w:rPr>
                <w:t>7.</w:t>
              </w:r>
            </w:ins>
            <w:r w:rsidRPr="009F4AA6">
              <w:rPr>
                <w:rFonts w:ascii="Times New Roman" w:eastAsiaTheme="minorEastAsia" w:hAnsi="Times New Roman" w:cs="Times New Roman"/>
                <w:b/>
                <w:bCs w:val="0"/>
                <w:color w:val="000000" w:themeColor="text1"/>
                <w:sz w:val="18"/>
                <w:szCs w:val="18"/>
                <w:lang w:eastAsia="zh-CN"/>
              </w:rPr>
              <w:t>82</w:t>
            </w:r>
            <w:ins w:id="8136" w:author="Xuning Wei12232" w:date="2026-10-23T19:24:00Z">
              <w:r w:rsidRPr="009F4AA6">
                <w:rPr>
                  <w:rFonts w:ascii="Times New Roman" w:eastAsiaTheme="minorEastAsia" w:hAnsi="Times New Roman" w:cs="Times New Roman"/>
                  <w:bCs w:val="0"/>
                  <w:color w:val="000000" w:themeColor="text1"/>
                  <w:sz w:val="18"/>
                  <w:szCs w:val="18"/>
                  <w:lang w:eastAsia="zh-CN"/>
                  <w:rPrChange w:id="8137"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sidRPr="009F4AA6">
              <w:rPr>
                <w:rFonts w:ascii="Times New Roman" w:eastAsiaTheme="minorEastAsia" w:hAnsi="Times New Roman" w:cs="Times New Roman"/>
                <w:bCs w:val="0"/>
                <w:color w:val="000000" w:themeColor="text1"/>
                <w:sz w:val="18"/>
                <w:szCs w:val="18"/>
                <w:lang w:eastAsia="zh-CN"/>
              </w:rPr>
              <w:t>48</w:t>
            </w:r>
          </w:p>
        </w:tc>
        <w:tc>
          <w:tcPr>
            <w:tcW w:w="1153" w:type="dxa"/>
            <w:tcMar>
              <w:left w:w="108" w:type="dxa"/>
              <w:right w:w="108" w:type="dxa"/>
            </w:tcMar>
            <w:vAlign w:val="center"/>
          </w:tcPr>
          <w:p w14:paraId="7668D1BD" w14:textId="77777777" w:rsidR="00445F38" w:rsidRDefault="00445F38">
            <w:pPr>
              <w:jc w:val="both"/>
              <w:rPr>
                <w:ins w:id="8138" w:author="Xuning Wei12232" w:date="2026-10-16T08:21:00Z"/>
                <w:rFonts w:ascii="Times New Roman" w:eastAsia="Times New Roman" w:hAnsi="Times New Roman" w:cs="Times New Roman"/>
                <w:sz w:val="18"/>
                <w:szCs w:val="18"/>
              </w:rPr>
              <w:pPrChange w:id="8139" w:author="Xuning Wei12232" w:date="2026-10-23T17:21:00Z">
                <w:pPr>
                  <w:jc w:val="center"/>
                </w:pPr>
              </w:pPrChange>
            </w:pPr>
            <w:ins w:id="8140" w:author="Xuning Wei12232" w:date="2026-10-23T19:19:00Z">
              <w:r>
                <w:rPr>
                  <w:rFonts w:ascii="Times New Roman" w:eastAsia="等线" w:hAnsi="Times New Roman" w:cs="Times New Roman"/>
                  <w:bCs w:val="0"/>
                  <w:sz w:val="18"/>
                  <w:szCs w:val="18"/>
                  <w:rPrChange w:id="8141" w:author="Xuning Wei12232" w:date="2026-10-24T11:11:00Z">
                    <w:rPr>
                      <w:rFonts w:ascii="Times New Roman" w:eastAsia="等线" w:hAnsi="Times New Roman" w:cs="Times New Roman"/>
                      <w:bCs w:val="0"/>
                      <w:color w:val="FF0000"/>
                      <w:sz w:val="18"/>
                      <w:szCs w:val="18"/>
                    </w:rPr>
                  </w:rPrChange>
                </w:rPr>
                <w:t>Kg / kg</w:t>
              </w:r>
            </w:ins>
          </w:p>
        </w:tc>
      </w:tr>
    </w:tbl>
    <w:p w14:paraId="7CC33B1D" w14:textId="0934BDEB" w:rsidR="00F2021E" w:rsidRPr="006366FA" w:rsidRDefault="00F2021E" w:rsidP="0057763A">
      <w:pPr>
        <w:rPr>
          <w:rFonts w:ascii="Times New Roman" w:hAnsi="Times New Roman" w:cs="Times New Roman"/>
          <w:color w:val="0000FF"/>
          <w:sz w:val="18"/>
          <w:szCs w:val="18"/>
        </w:rPr>
      </w:pPr>
      <w:r w:rsidRPr="006366FA">
        <w:rPr>
          <w:rFonts w:ascii="Times New Roman" w:eastAsia="Times New Roman" w:hAnsi="Times New Roman" w:cs="Times New Roman"/>
          <w:sz w:val="18"/>
          <w:szCs w:val="18"/>
        </w:rPr>
        <w:t xml:space="preserve">Note: </w:t>
      </w:r>
      <w:r w:rsidR="001F4010">
        <w:rPr>
          <w:rFonts w:ascii="Times New Roman" w:eastAsia="Times New Roman" w:hAnsi="Times New Roman" w:cs="Times New Roman"/>
          <w:sz w:val="18"/>
          <w:szCs w:val="18"/>
        </w:rPr>
        <w:t>*</w:t>
      </w:r>
      <w:r w:rsidR="0057763A" w:rsidRPr="006366FA">
        <w:rPr>
          <w:rFonts w:ascii="Times New Roman" w:eastAsia="Times New Roman" w:hAnsi="Times New Roman" w:cs="Times New Roman"/>
          <w:color w:val="0000FF"/>
          <w:sz w:val="18"/>
          <w:szCs w:val="18"/>
        </w:rPr>
        <w:t xml:space="preserve"> Non-bold font forma</w:t>
      </w:r>
      <w:r w:rsidR="00502619">
        <w:rPr>
          <w:rFonts w:ascii="Times New Roman" w:eastAsia="Times New Roman" w:hAnsi="Times New Roman" w:cs="Times New Roman"/>
          <w:color w:val="0000FF"/>
          <w:sz w:val="18"/>
          <w:szCs w:val="18"/>
        </w:rPr>
        <w:t>t: not defined as CPP par</w:t>
      </w:r>
      <w:r w:rsidR="0096200E">
        <w:rPr>
          <w:rFonts w:ascii="Times New Roman" w:eastAsia="Times New Roman" w:hAnsi="Times New Roman" w:cs="Times New Roman"/>
          <w:color w:val="0000FF"/>
          <w:sz w:val="18"/>
          <w:szCs w:val="18"/>
        </w:rPr>
        <w:t>αMe</w:t>
      </w:r>
      <w:r w:rsidR="00502619">
        <w:rPr>
          <w:rFonts w:ascii="Times New Roman" w:eastAsia="Times New Roman" w:hAnsi="Times New Roman" w:cs="Times New Roman"/>
          <w:color w:val="0000FF"/>
          <w:sz w:val="18"/>
          <w:szCs w:val="18"/>
        </w:rPr>
        <w:t>ter.</w:t>
      </w:r>
    </w:p>
    <w:p w14:paraId="6638D305" w14:textId="77777777" w:rsidR="00652DEA" w:rsidRDefault="00C15CB5">
      <w:pPr>
        <w:spacing w:beforeLines="50" w:before="120" w:afterLines="50" w:after="120" w:line="360" w:lineRule="auto"/>
        <w:jc w:val="center"/>
        <w:rPr>
          <w:del w:id="8142" w:author="Xuning Wei12232" w:date="2026-10-16T08:20:00Z"/>
          <w:rFonts w:ascii="Times New Roman" w:eastAsia="仿宋_GB2312" w:hAnsi="Times New Roman" w:cs="Times New Roman"/>
          <w:sz w:val="20"/>
          <w:szCs w:val="20"/>
          <w:lang w:eastAsia="zh-CN"/>
        </w:rPr>
      </w:pPr>
      <w:del w:id="8143" w:author="Xuning Wei12232" w:date="2026-10-16T08:19:00Z">
        <w:r>
          <w:rPr>
            <w:rFonts w:ascii="Times New Roman" w:eastAsia="仿宋_GB2312" w:hAnsi="Times New Roman" w:cs="Times New Roman"/>
            <w:b/>
            <w:sz w:val="20"/>
            <w:szCs w:val="20"/>
            <w:lang w:eastAsia="zh-CN"/>
          </w:rPr>
          <w:delText xml:space="preserve">  </w:delText>
        </w:r>
        <w:commentRangeStart w:id="8144"/>
        <w:commentRangeStart w:id="8145"/>
        <w:r>
          <w:rPr>
            <w:rFonts w:ascii="Times New Roman" w:eastAsia="仿宋_GB2312" w:hAnsi="Times New Roman" w:cs="Times New Roman"/>
            <w:b/>
            <w:sz w:val="20"/>
            <w:szCs w:val="20"/>
            <w:lang w:eastAsia="zh-CN"/>
          </w:rPr>
          <w:delText xml:space="preserve">Table 8. </w:delText>
        </w:r>
        <w:commentRangeStart w:id="8146"/>
        <w:r>
          <w:rPr>
            <w:rFonts w:ascii="Times New Roman" w:eastAsia="仿宋_GB2312" w:hAnsi="Times New Roman" w:cs="Times New Roman"/>
            <w:b/>
            <w:sz w:val="20"/>
            <w:szCs w:val="20"/>
            <w:lang w:eastAsia="zh-CN"/>
          </w:rPr>
          <w:delText>CPPs</w:delText>
        </w:r>
        <w:commentRangeEnd w:id="8146"/>
        <w:r>
          <w:rPr>
            <w:rStyle w:val="affe"/>
            <w:rFonts w:ascii="Times New Roman" w:eastAsia="仿宋_GB2312" w:hAnsi="Times New Roman" w:cs="Times New Roman"/>
            <w:b/>
            <w:sz w:val="20"/>
            <w:szCs w:val="20"/>
            <w:lang w:eastAsia="zh-CN"/>
          </w:rPr>
          <w:commentReference w:id="8146"/>
        </w:r>
        <w:r>
          <w:rPr>
            <w:rFonts w:ascii="Times New Roman" w:eastAsia="仿宋_GB2312" w:hAnsi="Times New Roman" w:cs="Times New Roman"/>
            <w:b/>
            <w:sz w:val="20"/>
            <w:szCs w:val="20"/>
            <w:lang w:eastAsia="zh-CN"/>
          </w:rPr>
          <w:delText xml:space="preserve"> in the process </w:delText>
        </w:r>
      </w:del>
      <w:bookmarkStart w:id="8147" w:name="_Toc243211453"/>
      <w:bookmarkStart w:id="8148" w:name="_Toc243211829"/>
      <w:bookmarkStart w:id="8149" w:name="_Toc243596305"/>
      <w:bookmarkEnd w:id="8147"/>
      <w:bookmarkEnd w:id="8148"/>
      <w:bookmarkEnd w:id="8149"/>
    </w:p>
    <w:tbl>
      <w:tblPr>
        <w:tblStyle w:val="afa"/>
        <w:tblW w:w="9032" w:type="dxa"/>
        <w:tblLook w:val="04A0" w:firstRow="1" w:lastRow="0" w:firstColumn="1" w:lastColumn="0" w:noHBand="0" w:noVBand="1"/>
      </w:tblPr>
      <w:tblGrid>
        <w:gridCol w:w="1752"/>
        <w:gridCol w:w="1362"/>
        <w:gridCol w:w="2031"/>
        <w:gridCol w:w="2194"/>
        <w:gridCol w:w="1693"/>
      </w:tblGrid>
      <w:tr w:rsidR="00652DEA" w14:paraId="11B9896B" w14:textId="77777777">
        <w:trPr>
          <w:trHeight w:val="34"/>
          <w:del w:id="8150" w:author="Xuning Wei12232" w:date="2026-10-16T08:20:00Z"/>
        </w:trPr>
        <w:tc>
          <w:tcPr>
            <w:tcW w:w="1752" w:type="dxa"/>
            <w:vAlign w:val="center"/>
          </w:tcPr>
          <w:p w14:paraId="4171618D" w14:textId="77777777" w:rsidR="00652DEA" w:rsidRDefault="00C15CB5">
            <w:pPr>
              <w:spacing w:line="360" w:lineRule="auto"/>
              <w:contextualSpacing/>
              <w:jc w:val="center"/>
              <w:rPr>
                <w:del w:id="8151" w:author="Xuning Wei12232" w:date="2026-10-16T08:20:00Z"/>
                <w:rFonts w:ascii="Times New Roman" w:eastAsia="仿宋_GB2312" w:hAnsi="Times New Roman" w:cs="Times New Roman"/>
                <w:b/>
                <w:sz w:val="18"/>
                <w:szCs w:val="18"/>
                <w:lang w:eastAsia="zh-CN"/>
              </w:rPr>
            </w:pPr>
            <w:del w:id="8152" w:author="Xuning Wei12232" w:date="2026-10-16T08:20:00Z">
              <w:r>
                <w:rPr>
                  <w:rFonts w:ascii="Times New Roman" w:eastAsia="仿宋_GB2312" w:hAnsi="Times New Roman" w:cs="Times New Roman"/>
                  <w:b/>
                  <w:sz w:val="18"/>
                  <w:szCs w:val="18"/>
                  <w:lang w:eastAsia="zh-CN"/>
                </w:rPr>
                <w:delText>No.</w:delText>
              </w:r>
              <w:bookmarkStart w:id="8153" w:name="_Toc243211454"/>
              <w:bookmarkStart w:id="8154" w:name="_Toc243211830"/>
              <w:bookmarkStart w:id="8155" w:name="_Toc243596306"/>
              <w:bookmarkEnd w:id="8153"/>
              <w:bookmarkEnd w:id="8154"/>
              <w:bookmarkEnd w:id="8155"/>
            </w:del>
          </w:p>
        </w:tc>
        <w:tc>
          <w:tcPr>
            <w:tcW w:w="1362" w:type="dxa"/>
            <w:vAlign w:val="center"/>
          </w:tcPr>
          <w:p w14:paraId="4E929202" w14:textId="77777777" w:rsidR="00652DEA" w:rsidRDefault="00C15CB5">
            <w:pPr>
              <w:spacing w:line="360" w:lineRule="auto"/>
              <w:contextualSpacing/>
              <w:jc w:val="center"/>
              <w:rPr>
                <w:del w:id="8156" w:author="Xuning Wei12232" w:date="2026-10-16T08:20:00Z"/>
                <w:rFonts w:ascii="Times New Roman" w:eastAsia="仿宋_GB2312" w:hAnsi="Times New Roman" w:cs="Times New Roman"/>
                <w:b/>
                <w:sz w:val="18"/>
                <w:szCs w:val="18"/>
                <w:lang w:eastAsia="zh-CN"/>
              </w:rPr>
            </w:pPr>
            <w:del w:id="8157" w:author="Xuning Wei12232" w:date="2026-10-16T08:20:00Z">
              <w:r>
                <w:rPr>
                  <w:rFonts w:ascii="Times New Roman" w:eastAsia="仿宋_GB2312" w:hAnsi="Times New Roman" w:cs="Times New Roman"/>
                  <w:b/>
                  <w:sz w:val="18"/>
                  <w:szCs w:val="18"/>
                  <w:lang w:eastAsia="zh-CN"/>
                </w:rPr>
                <w:delText>CPPs</w:delText>
              </w:r>
              <w:bookmarkStart w:id="8158" w:name="_Toc243596307"/>
              <w:bookmarkStart w:id="8159" w:name="_Toc243211831"/>
              <w:bookmarkStart w:id="8160" w:name="_Toc243211455"/>
              <w:bookmarkEnd w:id="8158"/>
              <w:bookmarkEnd w:id="8159"/>
              <w:bookmarkEnd w:id="8160"/>
            </w:del>
          </w:p>
        </w:tc>
        <w:tc>
          <w:tcPr>
            <w:tcW w:w="2031" w:type="dxa"/>
            <w:vAlign w:val="center"/>
          </w:tcPr>
          <w:p w14:paraId="229FBA92" w14:textId="77777777" w:rsidR="00652DEA" w:rsidRDefault="00C15CB5">
            <w:pPr>
              <w:spacing w:line="360" w:lineRule="auto"/>
              <w:contextualSpacing/>
              <w:jc w:val="center"/>
              <w:rPr>
                <w:del w:id="8161" w:author="Xuning Wei12232" w:date="2026-10-16T08:20:00Z"/>
                <w:rFonts w:ascii="Times New Roman" w:eastAsia="仿宋_GB2312" w:hAnsi="Times New Roman" w:cs="Times New Roman"/>
                <w:b/>
                <w:sz w:val="18"/>
                <w:szCs w:val="18"/>
                <w:lang w:eastAsia="zh-CN"/>
              </w:rPr>
            </w:pPr>
            <w:del w:id="8162" w:author="Xuning Wei12232" w:date="2026-10-16T08:20:00Z">
              <w:r>
                <w:rPr>
                  <w:rFonts w:ascii="Times New Roman" w:eastAsia="仿宋_GB2312" w:hAnsi="Times New Roman" w:cs="Times New Roman"/>
                  <w:b/>
                  <w:sz w:val="18"/>
                  <w:szCs w:val="18"/>
                  <w:lang w:eastAsia="zh-CN"/>
                </w:rPr>
                <w:delText>Operation Target</w:delText>
              </w:r>
              <w:bookmarkStart w:id="8163" w:name="_Toc243211456"/>
              <w:bookmarkStart w:id="8164" w:name="_Toc243211832"/>
              <w:bookmarkStart w:id="8165" w:name="_Toc243596308"/>
              <w:bookmarkEnd w:id="8163"/>
              <w:bookmarkEnd w:id="8164"/>
              <w:bookmarkEnd w:id="8165"/>
            </w:del>
          </w:p>
        </w:tc>
        <w:tc>
          <w:tcPr>
            <w:tcW w:w="2194" w:type="dxa"/>
            <w:vAlign w:val="center"/>
          </w:tcPr>
          <w:p w14:paraId="0C29D2D2" w14:textId="77777777" w:rsidR="00652DEA" w:rsidRDefault="00C15CB5">
            <w:pPr>
              <w:spacing w:line="360" w:lineRule="auto"/>
              <w:contextualSpacing/>
              <w:jc w:val="center"/>
              <w:rPr>
                <w:del w:id="8166" w:author="Xuning Wei12232" w:date="2026-10-16T08:20:00Z"/>
                <w:rFonts w:ascii="Times New Roman" w:eastAsia="仿宋_GB2312" w:hAnsi="Times New Roman" w:cs="Times New Roman"/>
                <w:b/>
                <w:sz w:val="18"/>
                <w:szCs w:val="18"/>
                <w:lang w:eastAsia="zh-CN"/>
              </w:rPr>
            </w:pPr>
            <w:del w:id="8167" w:author="Xuning Wei12232" w:date="2026-10-16T08:20:00Z">
              <w:r>
                <w:rPr>
                  <w:rFonts w:ascii="Times New Roman" w:eastAsia="仿宋_GB2312" w:hAnsi="Times New Roman" w:cs="Times New Roman"/>
                  <w:b/>
                  <w:sz w:val="18"/>
                  <w:szCs w:val="18"/>
                  <w:lang w:eastAsia="zh-CN"/>
                </w:rPr>
                <w:delText>Normal Operation Range</w:delText>
              </w:r>
              <w:bookmarkStart w:id="8168" w:name="_Toc243211457"/>
              <w:bookmarkStart w:id="8169" w:name="_Toc243596309"/>
              <w:bookmarkStart w:id="8170" w:name="_Toc243211833"/>
              <w:bookmarkEnd w:id="8168"/>
              <w:bookmarkEnd w:id="8169"/>
              <w:bookmarkEnd w:id="8170"/>
            </w:del>
          </w:p>
        </w:tc>
        <w:tc>
          <w:tcPr>
            <w:tcW w:w="1693" w:type="dxa"/>
            <w:vAlign w:val="center"/>
          </w:tcPr>
          <w:p w14:paraId="5067141C" w14:textId="77777777" w:rsidR="00652DEA" w:rsidRDefault="00C15CB5">
            <w:pPr>
              <w:spacing w:line="360" w:lineRule="auto"/>
              <w:contextualSpacing/>
              <w:jc w:val="center"/>
              <w:rPr>
                <w:del w:id="8171" w:author="Xuning Wei12232" w:date="2026-10-16T08:20:00Z"/>
                <w:rFonts w:ascii="Times New Roman" w:eastAsia="仿宋_GB2312" w:hAnsi="Times New Roman" w:cs="Times New Roman"/>
                <w:b/>
                <w:sz w:val="18"/>
                <w:szCs w:val="18"/>
                <w:lang w:eastAsia="zh-CN"/>
              </w:rPr>
            </w:pPr>
            <w:del w:id="8172" w:author="Xuning Wei12232" w:date="2026-10-16T08:20:00Z">
              <w:r>
                <w:rPr>
                  <w:rFonts w:ascii="Times New Roman" w:eastAsia="仿宋_GB2312" w:hAnsi="Times New Roman" w:cs="Times New Roman"/>
                  <w:b/>
                  <w:sz w:val="18"/>
                  <w:szCs w:val="18"/>
                  <w:lang w:eastAsia="zh-CN"/>
                </w:rPr>
                <w:delText>Proven Acceptable Range</w:delText>
              </w:r>
              <w:bookmarkStart w:id="8173" w:name="_Toc243211458"/>
              <w:bookmarkStart w:id="8174" w:name="_Toc243211834"/>
              <w:bookmarkStart w:id="8175" w:name="_Toc243596310"/>
              <w:bookmarkEnd w:id="8173"/>
              <w:bookmarkEnd w:id="8174"/>
              <w:bookmarkEnd w:id="8175"/>
            </w:del>
          </w:p>
        </w:tc>
        <w:bookmarkStart w:id="8176" w:name="_Toc243211835"/>
        <w:bookmarkStart w:id="8177" w:name="_Toc243211459"/>
        <w:bookmarkStart w:id="8178" w:name="_Toc243596311"/>
        <w:bookmarkEnd w:id="8176"/>
        <w:bookmarkEnd w:id="8177"/>
        <w:bookmarkEnd w:id="8178"/>
      </w:tr>
      <w:tr w:rsidR="00652DEA" w14:paraId="3A3FD596" w14:textId="77777777">
        <w:trPr>
          <w:trHeight w:val="34"/>
          <w:del w:id="8179" w:author="Xuning Wei12232" w:date="2026-10-16T08:20:00Z"/>
        </w:trPr>
        <w:tc>
          <w:tcPr>
            <w:tcW w:w="9032" w:type="dxa"/>
            <w:gridSpan w:val="5"/>
            <w:vAlign w:val="center"/>
          </w:tcPr>
          <w:p w14:paraId="4B7646B3" w14:textId="77777777" w:rsidR="00652DEA" w:rsidRDefault="00C15CB5">
            <w:pPr>
              <w:rPr>
                <w:del w:id="8180" w:author="Xuning Wei12232" w:date="2026-10-16T08:20:00Z"/>
                <w:rFonts w:ascii="Times New Roman" w:eastAsia="仿宋_GB2312" w:hAnsi="Times New Roman" w:cs="Times New Roman"/>
                <w:sz w:val="18"/>
                <w:szCs w:val="18"/>
                <w:lang w:eastAsia="zh-CN"/>
              </w:rPr>
            </w:pPr>
            <w:del w:id="8181" w:author="Xuning Wei12232" w:date="2026-10-16T08:20:00Z">
              <w:r>
                <w:rPr>
                  <w:rFonts w:ascii="Times New Roman" w:eastAsia="仿宋_GB2312" w:hAnsi="Times New Roman" w:cs="Times New Roman"/>
                  <w:sz w:val="18"/>
                  <w:szCs w:val="18"/>
                  <w:lang w:eastAsia="zh-CN"/>
                </w:rPr>
                <w:delText>Step 1</w:delText>
              </w:r>
              <w:bookmarkStart w:id="8182" w:name="_Toc243211460"/>
              <w:bookmarkStart w:id="8183" w:name="_Toc243211836"/>
              <w:bookmarkStart w:id="8184" w:name="_Toc243596312"/>
              <w:bookmarkEnd w:id="8182"/>
              <w:bookmarkEnd w:id="8183"/>
              <w:bookmarkEnd w:id="8184"/>
            </w:del>
          </w:p>
        </w:tc>
        <w:bookmarkStart w:id="8185" w:name="_Toc243211837"/>
        <w:bookmarkStart w:id="8186" w:name="_Toc243211461"/>
        <w:bookmarkStart w:id="8187" w:name="_Toc243596313"/>
        <w:bookmarkEnd w:id="8185"/>
        <w:bookmarkEnd w:id="8186"/>
        <w:bookmarkEnd w:id="8187"/>
      </w:tr>
      <w:tr w:rsidR="00652DEA" w14:paraId="5B77BD98" w14:textId="77777777">
        <w:trPr>
          <w:trHeight w:val="34"/>
          <w:del w:id="8188" w:author="Xuning Wei12232" w:date="2026-10-16T08:20:00Z"/>
        </w:trPr>
        <w:tc>
          <w:tcPr>
            <w:tcW w:w="1752" w:type="dxa"/>
            <w:vAlign w:val="center"/>
          </w:tcPr>
          <w:p w14:paraId="189D25FD" w14:textId="77777777" w:rsidR="00652DEA" w:rsidRDefault="00C15CB5">
            <w:pPr>
              <w:spacing w:line="360" w:lineRule="auto"/>
              <w:contextualSpacing/>
              <w:jc w:val="both"/>
              <w:rPr>
                <w:del w:id="8189" w:author="Xuning Wei12232" w:date="2026-10-16T08:20:00Z"/>
                <w:rFonts w:ascii="Times New Roman" w:eastAsia="仿宋_GB2312" w:hAnsi="Times New Roman" w:cs="Times New Roman"/>
                <w:sz w:val="18"/>
                <w:szCs w:val="18"/>
                <w:lang w:eastAsia="zh-CN"/>
              </w:rPr>
            </w:pPr>
            <w:del w:id="8190" w:author="Xuning Wei12232" w:date="2026-10-16T08:20:00Z">
              <w:r>
                <w:rPr>
                  <w:rFonts w:ascii="Times New Roman" w:eastAsia="仿宋_GB2312" w:hAnsi="Times New Roman" w:cs="Times New Roman"/>
                  <w:sz w:val="18"/>
                  <w:szCs w:val="18"/>
                  <w:lang w:eastAsia="zh-CN"/>
                </w:rPr>
                <w:delText>TBD</w:delText>
              </w:r>
              <w:bookmarkStart w:id="8191" w:name="_Toc243211462"/>
              <w:bookmarkStart w:id="8192" w:name="_Toc243211838"/>
              <w:bookmarkStart w:id="8193" w:name="_Toc243596314"/>
              <w:bookmarkEnd w:id="8191"/>
              <w:bookmarkEnd w:id="8192"/>
              <w:bookmarkEnd w:id="8193"/>
            </w:del>
          </w:p>
        </w:tc>
        <w:tc>
          <w:tcPr>
            <w:tcW w:w="1362" w:type="dxa"/>
            <w:vAlign w:val="center"/>
          </w:tcPr>
          <w:p w14:paraId="1376A2E3" w14:textId="77777777" w:rsidR="00652DEA" w:rsidRDefault="00C15CB5">
            <w:pPr>
              <w:spacing w:line="360" w:lineRule="auto"/>
              <w:contextualSpacing/>
              <w:jc w:val="both"/>
              <w:rPr>
                <w:del w:id="8194" w:author="Xuning Wei12232" w:date="2026-10-16T08:20:00Z"/>
                <w:rFonts w:ascii="Times New Roman" w:eastAsia="仿宋_GB2312" w:hAnsi="Times New Roman" w:cs="Times New Roman"/>
                <w:sz w:val="18"/>
                <w:szCs w:val="18"/>
                <w:lang w:eastAsia="zh-CN"/>
              </w:rPr>
            </w:pPr>
            <w:del w:id="8195" w:author="Xuning Wei12232" w:date="2026-10-16T08:20:00Z">
              <w:r>
                <w:rPr>
                  <w:rFonts w:ascii="Times New Roman" w:eastAsia="仿宋_GB2312" w:hAnsi="Times New Roman" w:cs="Times New Roman"/>
                  <w:sz w:val="18"/>
                  <w:szCs w:val="18"/>
                  <w:lang w:eastAsia="zh-CN"/>
                </w:rPr>
                <w:delText>TBD</w:delText>
              </w:r>
              <w:bookmarkStart w:id="8196" w:name="_Toc243211839"/>
              <w:bookmarkStart w:id="8197" w:name="_Toc243211463"/>
              <w:bookmarkStart w:id="8198" w:name="_Toc243596315"/>
              <w:bookmarkEnd w:id="8196"/>
              <w:bookmarkEnd w:id="8197"/>
              <w:bookmarkEnd w:id="8198"/>
            </w:del>
          </w:p>
        </w:tc>
        <w:tc>
          <w:tcPr>
            <w:tcW w:w="2031" w:type="dxa"/>
            <w:vAlign w:val="center"/>
          </w:tcPr>
          <w:p w14:paraId="27E3832E" w14:textId="77777777" w:rsidR="00652DEA" w:rsidRDefault="00C15CB5">
            <w:pPr>
              <w:spacing w:line="360" w:lineRule="auto"/>
              <w:contextualSpacing/>
              <w:jc w:val="both"/>
              <w:rPr>
                <w:del w:id="8199" w:author="Xuning Wei12232" w:date="2026-10-16T08:20:00Z"/>
                <w:rFonts w:ascii="Times New Roman" w:eastAsia="仿宋_GB2312" w:hAnsi="Times New Roman" w:cs="Times New Roman"/>
                <w:sz w:val="18"/>
                <w:szCs w:val="18"/>
                <w:lang w:eastAsia="zh-CN"/>
              </w:rPr>
            </w:pPr>
            <w:del w:id="8200" w:author="Xuning Wei12232" w:date="2026-10-16T08:20:00Z">
              <w:r>
                <w:rPr>
                  <w:rFonts w:ascii="Times New Roman" w:eastAsia="仿宋_GB2312" w:hAnsi="Times New Roman" w:cs="Times New Roman"/>
                  <w:sz w:val="18"/>
                  <w:szCs w:val="18"/>
                  <w:lang w:eastAsia="zh-CN"/>
                </w:rPr>
                <w:delText>TBD</w:delText>
              </w:r>
              <w:bookmarkStart w:id="8201" w:name="_Toc243211464"/>
              <w:bookmarkStart w:id="8202" w:name="_Toc243596316"/>
              <w:bookmarkStart w:id="8203" w:name="_Toc243211840"/>
              <w:bookmarkEnd w:id="8201"/>
              <w:bookmarkEnd w:id="8202"/>
              <w:bookmarkEnd w:id="8203"/>
            </w:del>
          </w:p>
        </w:tc>
        <w:tc>
          <w:tcPr>
            <w:tcW w:w="2194" w:type="dxa"/>
            <w:vAlign w:val="center"/>
          </w:tcPr>
          <w:p w14:paraId="72335B52" w14:textId="77777777" w:rsidR="00652DEA" w:rsidRDefault="00C15CB5">
            <w:pPr>
              <w:spacing w:line="360" w:lineRule="auto"/>
              <w:contextualSpacing/>
              <w:jc w:val="both"/>
              <w:rPr>
                <w:del w:id="8204" w:author="Xuning Wei12232" w:date="2026-10-16T08:20:00Z"/>
                <w:rFonts w:ascii="Times New Roman" w:eastAsia="仿宋_GB2312" w:hAnsi="Times New Roman" w:cs="Times New Roman"/>
                <w:sz w:val="18"/>
                <w:szCs w:val="18"/>
                <w:lang w:eastAsia="zh-CN"/>
              </w:rPr>
            </w:pPr>
            <w:del w:id="8205" w:author="Xuning Wei12232" w:date="2026-10-16T08:20:00Z">
              <w:r>
                <w:rPr>
                  <w:rFonts w:ascii="Times New Roman" w:eastAsia="仿宋_GB2312" w:hAnsi="Times New Roman" w:cs="Times New Roman"/>
                  <w:sz w:val="18"/>
                  <w:szCs w:val="18"/>
                  <w:lang w:eastAsia="zh-CN"/>
                </w:rPr>
                <w:delText>TBD</w:delText>
              </w:r>
              <w:bookmarkStart w:id="8206" w:name="_Toc243211841"/>
              <w:bookmarkStart w:id="8207" w:name="_Toc243211465"/>
              <w:bookmarkStart w:id="8208" w:name="_Toc243596317"/>
              <w:bookmarkEnd w:id="8206"/>
              <w:bookmarkEnd w:id="8207"/>
              <w:bookmarkEnd w:id="8208"/>
            </w:del>
          </w:p>
        </w:tc>
        <w:tc>
          <w:tcPr>
            <w:tcW w:w="1693" w:type="dxa"/>
            <w:vAlign w:val="center"/>
          </w:tcPr>
          <w:p w14:paraId="6081A7FB" w14:textId="77777777" w:rsidR="00652DEA" w:rsidRDefault="00C15CB5">
            <w:pPr>
              <w:spacing w:line="360" w:lineRule="auto"/>
              <w:contextualSpacing/>
              <w:jc w:val="both"/>
              <w:rPr>
                <w:del w:id="8209" w:author="Xuning Wei12232" w:date="2026-10-16T08:20:00Z"/>
                <w:rFonts w:ascii="Times New Roman" w:eastAsia="仿宋_GB2312" w:hAnsi="Times New Roman" w:cs="Times New Roman"/>
                <w:sz w:val="18"/>
                <w:szCs w:val="18"/>
                <w:lang w:eastAsia="zh-CN"/>
              </w:rPr>
            </w:pPr>
            <w:del w:id="8210" w:author="Xuning Wei12232" w:date="2026-10-16T08:20:00Z">
              <w:r>
                <w:rPr>
                  <w:rFonts w:ascii="Times New Roman" w:eastAsia="仿宋_GB2312" w:hAnsi="Times New Roman" w:cs="Times New Roman"/>
                  <w:sz w:val="18"/>
                  <w:szCs w:val="18"/>
                  <w:lang w:eastAsia="zh-CN"/>
                </w:rPr>
                <w:delText>TBD</w:delText>
              </w:r>
              <w:bookmarkStart w:id="8211" w:name="_Toc243211466"/>
              <w:bookmarkStart w:id="8212" w:name="_Toc243211842"/>
              <w:bookmarkStart w:id="8213" w:name="_Toc243596318"/>
              <w:bookmarkEnd w:id="8211"/>
              <w:bookmarkEnd w:id="8212"/>
              <w:bookmarkEnd w:id="8213"/>
            </w:del>
          </w:p>
        </w:tc>
        <w:bookmarkStart w:id="8214" w:name="_Toc243596319"/>
        <w:bookmarkStart w:id="8215" w:name="_Toc243211467"/>
        <w:bookmarkStart w:id="8216" w:name="_Toc243211843"/>
        <w:bookmarkEnd w:id="8214"/>
        <w:bookmarkEnd w:id="8215"/>
        <w:bookmarkEnd w:id="8216"/>
      </w:tr>
    </w:tbl>
    <w:p w14:paraId="239BDD3A" w14:textId="77777777" w:rsidR="00652DEA" w:rsidRPr="00652DEA" w:rsidRDefault="00C15CB5">
      <w:pPr>
        <w:pStyle w:val="1"/>
        <w:numPr>
          <w:ilvl w:val="0"/>
          <w:numId w:val="1"/>
        </w:numPr>
        <w:spacing w:beforeLines="100" w:afterLines="100" w:after="240"/>
        <w:ind w:left="420" w:hanging="420"/>
        <w:rPr>
          <w:ins w:id="8217" w:author="Xuning Wei12232" w:date="2026-10-16T08:33:00Z"/>
          <w:rFonts w:ascii="Times New Roman" w:eastAsia="仿宋_GB2312" w:hAnsi="Times New Roman" w:cs="Times New Roman"/>
          <w:sz w:val="21"/>
          <w:szCs w:val="21"/>
          <w:rPrChange w:id="8218" w:author="Xuning Wei12232" w:date="2026-10-24T11:11:00Z">
            <w:rPr>
              <w:ins w:id="8219" w:author="Xuning Wei12232" w:date="2026-10-16T08:33:00Z"/>
            </w:rPr>
          </w:rPrChange>
        </w:rPr>
        <w:pPrChange w:id="8220" w:author="Xuning Wei12232" w:date="2026-10-16T08:33:00Z">
          <w:pPr>
            <w:pStyle w:val="aff2"/>
            <w:numPr>
              <w:numId w:val="11"/>
            </w:numPr>
            <w:spacing w:beforeLines="50" w:before="120" w:afterLines="50" w:after="120"/>
            <w:ind w:left="420" w:hanging="420"/>
          </w:pPr>
        </w:pPrChange>
      </w:pPr>
      <w:bookmarkStart w:id="8221" w:name="_Toc241827183"/>
      <w:commentRangeEnd w:id="8144"/>
      <w:del w:id="8222" w:author="Xuning Wei12232" w:date="2026-10-16T08:20:00Z">
        <w:r>
          <w:rPr>
            <w:rStyle w:val="affe"/>
            <w:rFonts w:ascii="Times New Roman" w:eastAsia="仿宋_GB2312" w:hAnsi="Times New Roman" w:cs="Times New Roman"/>
          </w:rPr>
          <w:commentReference w:id="8144"/>
        </w:r>
        <w:commentRangeEnd w:id="8145"/>
        <w:r>
          <w:rPr>
            <w:rStyle w:val="affe"/>
            <w:rFonts w:ascii="Times New Roman" w:eastAsia="仿宋_GB2312" w:hAnsi="Times New Roman" w:cs="Times New Roman"/>
          </w:rPr>
          <w:commentReference w:id="8145"/>
        </w:r>
      </w:del>
      <w:ins w:id="8223" w:author="Xuning Wei12232" w:date="2026-10-16T08:33:00Z">
        <w:r>
          <w:rPr>
            <w:rFonts w:ascii="Times New Roman" w:eastAsia="仿宋_GB2312" w:hAnsi="Times New Roman" w:cs="Times New Roman"/>
            <w:sz w:val="21"/>
            <w:szCs w:val="21"/>
          </w:rPr>
          <w:t xml:space="preserve"> </w:t>
        </w:r>
        <w:bookmarkStart w:id="8224" w:name="_Toc243596320"/>
        <w:r>
          <w:rPr>
            <w:rFonts w:ascii="Times New Roman" w:eastAsia="仿宋_GB2312" w:hAnsi="Times New Roman" w:cs="Times New Roman"/>
            <w:sz w:val="21"/>
            <w:szCs w:val="21"/>
          </w:rPr>
          <w:t>Materials and Specifications</w:t>
        </w:r>
        <w:bookmarkEnd w:id="8221"/>
        <w:bookmarkEnd w:id="8224"/>
      </w:ins>
    </w:p>
    <w:p w14:paraId="69E2BB2B" w14:textId="77777777" w:rsidR="00652DEA" w:rsidRDefault="00652DEA">
      <w:pPr>
        <w:spacing w:beforeLines="50" w:before="120" w:afterLines="50" w:after="120" w:line="360" w:lineRule="auto"/>
        <w:contextualSpacing/>
        <w:jc w:val="both"/>
        <w:rPr>
          <w:del w:id="8225" w:author="Xuning Wei12232" w:date="2026-10-16T08:20:00Z"/>
          <w:rFonts w:ascii="Times New Roman" w:eastAsia="仿宋_GB2312" w:hAnsi="Times New Roman" w:cs="Times New Roman"/>
          <w:sz w:val="20"/>
          <w:szCs w:val="20"/>
        </w:rPr>
      </w:pPr>
    </w:p>
    <w:p w14:paraId="03763EF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226" w:name="_Toc247361628"/>
      <w:bookmarkStart w:id="8227" w:name="_Toc435535592"/>
      <w:bookmarkStart w:id="8228" w:name="_Toc447795250"/>
      <w:r>
        <w:rPr>
          <w:rFonts w:ascii="Times New Roman" w:eastAsia="仿宋_GB2312" w:hAnsi="Times New Roman" w:cs="Times New Roman"/>
          <w:b/>
          <w:sz w:val="21"/>
          <w:szCs w:val="21"/>
        </w:rPr>
        <w:t>Origin of Materials</w:t>
      </w:r>
    </w:p>
    <w:p w14:paraId="6127AAED" w14:textId="77777777" w:rsidR="00652DEA" w:rsidRDefault="00C15CB5">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229" w:author="Xuning Wei12232" w:date="2026-10-16T08:34:00Z">
        <w:r>
          <w:rPr>
            <w:rFonts w:ascii="Times New Roman" w:eastAsia="仿宋_GB2312" w:hAnsi="Times New Roman" w:cs="Times New Roman"/>
            <w:sz w:val="20"/>
            <w:szCs w:val="20"/>
            <w:lang w:eastAsia="zh-CN"/>
          </w:rPr>
          <w:delText>starting materials</w:delText>
        </w:r>
      </w:del>
      <w:ins w:id="8230"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231"/>
      <w:commentRangeStart w:id="8232"/>
      <w:r>
        <w:rPr>
          <w:rFonts w:ascii="Times New Roman" w:eastAsia="仿宋_GB2312" w:hAnsi="Times New Roman" w:cs="Times New Roman"/>
          <w:sz w:val="20"/>
          <w:szCs w:val="20"/>
        </w:rPr>
        <w:t xml:space="preserve">animal </w:t>
      </w:r>
      <w:commentRangeEnd w:id="8231"/>
      <w:r>
        <w:rPr>
          <w:rStyle w:val="affe"/>
          <w:rFonts w:ascii="Times New Roman" w:eastAsia="仿宋_GB2312" w:hAnsi="Times New Roman" w:cs="Times New Roman"/>
          <w:sz w:val="20"/>
          <w:szCs w:val="20"/>
        </w:rPr>
        <w:commentReference w:id="8231"/>
      </w:r>
      <w:commentRangeEnd w:id="8232"/>
      <w:r>
        <w:rPr>
          <w:rStyle w:val="affe"/>
          <w:rFonts w:ascii="Times New Roman" w:eastAsia="仿宋_GB2312" w:hAnsi="Times New Roman" w:cs="Times New Roman"/>
          <w:sz w:val="20"/>
          <w:szCs w:val="20"/>
        </w:rPr>
        <w:commentReference w:id="8232"/>
      </w:r>
      <w:r>
        <w:rPr>
          <w:rFonts w:ascii="Times New Roman" w:eastAsia="仿宋_GB2312" w:hAnsi="Times New Roman" w:cs="Times New Roman"/>
          <w:sz w:val="20"/>
          <w:szCs w:val="20"/>
        </w:rPr>
        <w:t>sources. Asymchem will provide a BSE/TSE statement for each lot manufactured</w:t>
      </w:r>
      <w:commentRangeStart w:id="8233"/>
      <w:commentRangeStart w:id="8234"/>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235"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236" w:author="Xuning Wei12232" w:date="2026-10-24T11:11:00Z">
            <w:rPr>
              <w:rFonts w:ascii="Times New Roman" w:eastAsia="仿宋_GB2312" w:hAnsi="Times New Roman" w:cs="Times New Roman"/>
              <w:color w:val="0000FF"/>
              <w:sz w:val="20"/>
              <w:szCs w:val="20"/>
              <w:lang w:eastAsia="zh-CN"/>
            </w:rPr>
          </w:rPrChange>
        </w:rPr>
        <w:t xml:space="preserve"> </w:t>
      </w:r>
      <w:bookmarkEnd w:id="8226"/>
      <w:bookmarkEnd w:id="8227"/>
      <w:bookmarkEnd w:id="8228"/>
      <w:commentRangeEnd w:id="8233"/>
      <w:r>
        <w:rPr>
          <w:rStyle w:val="affe"/>
          <w:rFonts w:ascii="Times New Roman" w:eastAsia="仿宋_GB2312" w:hAnsi="Times New Roman" w:cs="Times New Roman"/>
          <w:b/>
          <w:sz w:val="20"/>
          <w:szCs w:val="20"/>
          <w:lang w:eastAsia="zh-CN"/>
        </w:rPr>
        <w:commentReference w:id="8233"/>
      </w:r>
      <w:commentRangeEnd w:id="8234"/>
      <w:r>
        <w:rPr>
          <w:rStyle w:val="affe"/>
          <w:rFonts w:ascii="Times New Roman" w:eastAsia="仿宋_GB2312" w:hAnsi="Times New Roman" w:cs="Times New Roman"/>
          <w:b/>
          <w:sz w:val="20"/>
          <w:szCs w:val="20"/>
          <w:lang w:eastAsia="zh-CN"/>
        </w:rPr>
        <w:commentReference w:id="8234"/>
      </w:r>
    </w:p>
    <w:p w14:paraId="78299A6C"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bookmarkStart w:id="8237" w:name="_Toc447795251"/>
      <w:bookmarkStart w:id="8238" w:name="_Toc435535593"/>
      <w:r>
        <w:rPr>
          <w:rFonts w:ascii="Times New Roman" w:eastAsia="仿宋_GB2312" w:hAnsi="Times New Roman" w:cs="Times New Roman"/>
          <w:b/>
          <w:sz w:val="21"/>
          <w:szCs w:val="21"/>
        </w:rPr>
        <w:t>Raw Materials, Reagents and Solvents</w:t>
      </w:r>
      <w:bookmarkEnd w:id="8237"/>
      <w:bookmarkEnd w:id="8238"/>
    </w:p>
    <w:p w14:paraId="73A3D9B3" w14:textId="77777777" w:rsidR="00652DEA" w:rsidRDefault="00C15CB5">
      <w:pPr>
        <w:spacing w:beforeLines="10" w:before="24" w:afterLines="10" w:after="24" w:line="360" w:lineRule="auto"/>
        <w:contextualSpacing/>
        <w:jc w:val="both"/>
        <w:rPr>
          <w:del w:id="8239" w:author="Xuning Wei12232" w:date="2026-10-18T09:50:00Z"/>
          <w:rFonts w:ascii="Times New Roman" w:eastAsia="仿宋_GB2312" w:hAnsi="Times New Roman" w:cs="Times New Roman"/>
          <w:color w:val="0000FF"/>
          <w:sz w:val="20"/>
          <w:szCs w:val="21"/>
          <w:lang w:eastAsia="zh-CN"/>
        </w:rPr>
        <w:sectPr w:rsidR="00652DEA">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All raw materials, solvents and reagents are sourced and controlled by Asymchem against current specifications. For details of the specifications, see:</w:t>
      </w:r>
      <w:bookmarkStart w:id="8240" w:name="OLE_LINK20"/>
      <w:bookmarkStart w:id="8241"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242" w:author="Xuning Wei12232" w:date="2026-10-24T11:11:00Z">
            <w:rPr>
              <w:rFonts w:ascii="Times New Roman" w:eastAsia="仿宋_GB2312" w:hAnsi="Times New Roman" w:cs="Times New Roman"/>
              <w:color w:val="0000FF"/>
              <w:sz w:val="20"/>
              <w:szCs w:val="21"/>
              <w:lang w:eastAsia="zh-CN"/>
            </w:rPr>
          </w:rPrChange>
        </w:rPr>
        <w:t>RMS-TJ414002003</w:t>
      </w:r>
      <w:ins w:id="8243" w:author="Xuning Wei12232" w:date="2026-10-19T21:13:00Z">
        <w:r>
          <w:rPr>
            <w:rFonts w:ascii="Times New Roman" w:eastAsia="仿宋_GB2312" w:hAnsi="Times New Roman" w:cs="Times New Roman"/>
            <w:sz w:val="20"/>
            <w:szCs w:val="21"/>
            <w:lang w:eastAsia="zh-CN"/>
          </w:rPr>
          <w:t xml:space="preserve"> </w:t>
        </w:r>
      </w:ins>
      <w:del w:id="8244" w:author="Xuning Wei12232" w:date="2026-10-19T21:13:00Z">
        <w:r>
          <w:rPr>
            <w:rFonts w:ascii="Times New Roman" w:eastAsia="仿宋_GB2312" w:hAnsi="Times New Roman" w:cs="Times New Roman"/>
            <w:sz w:val="20"/>
            <w:szCs w:val="21"/>
            <w:lang w:eastAsia="zh-CN"/>
            <w:rPrChange w:id="8245" w:author="Xuning Wei12232" w:date="2026-10-24T11:11:00Z">
              <w:rPr>
                <w:rFonts w:ascii="Times New Roman" w:eastAsia="仿宋_GB2312" w:hAnsi="Times New Roman" w:cs="Times New Roman"/>
                <w:color w:val="0000FF"/>
                <w:sz w:val="20"/>
                <w:szCs w:val="21"/>
                <w:lang w:eastAsia="zh-CN"/>
              </w:rPr>
            </w:rPrChange>
          </w:rPr>
          <w:delText>.</w:delText>
        </w:r>
      </w:del>
      <w:del w:id="8246" w:author="Xuning Wei12232" w:date="2026-10-19T21:11:00Z">
        <w:r>
          <w:rPr>
            <w:rFonts w:ascii="Times New Roman" w:eastAsia="仿宋_GB2312" w:hAnsi="Times New Roman" w:cs="Times New Roman"/>
            <w:sz w:val="20"/>
            <w:szCs w:val="21"/>
            <w:lang w:eastAsia="zh-CN"/>
            <w:rPrChange w:id="8247" w:author="Xuning Wei12232" w:date="2026-10-24T11:11:00Z">
              <w:rPr>
                <w:rFonts w:ascii="Times New Roman" w:eastAsia="仿宋_GB2312" w:hAnsi="Times New Roman" w:cs="Times New Roman"/>
                <w:color w:val="0000FF"/>
                <w:sz w:val="20"/>
                <w:szCs w:val="21"/>
                <w:lang w:eastAsia="zh-CN"/>
              </w:rPr>
            </w:rPrChange>
          </w:rPr>
          <w:delText>01</w:delText>
        </w:r>
        <w:bookmarkEnd w:id="8240"/>
        <w:bookmarkEnd w:id="8241"/>
        <w:commentRangeStart w:id="8248"/>
        <w:commentRangeStart w:id="8249"/>
        <w:r>
          <w:rPr>
            <w:rFonts w:ascii="Times New Roman" w:eastAsia="仿宋_GB2312" w:hAnsi="Times New Roman" w:cs="Times New Roman"/>
            <w:sz w:val="20"/>
            <w:szCs w:val="21"/>
            <w:lang w:eastAsia="zh-CN"/>
            <w:rPrChange w:id="8250" w:author="Xuning Wei12232" w:date="2026-10-24T11:11:00Z">
              <w:rPr>
                <w:rFonts w:ascii="Times New Roman" w:eastAsia="仿宋_GB2312" w:hAnsi="Times New Roman" w:cs="Times New Roman"/>
                <w:color w:val="0000FF"/>
                <w:sz w:val="20"/>
                <w:szCs w:val="21"/>
                <w:lang w:eastAsia="zh-CN"/>
              </w:rPr>
            </w:rPrChange>
          </w:rPr>
          <w:delText>.</w:delText>
        </w:r>
        <w:commentRangeEnd w:id="8248"/>
        <w:r>
          <w:rPr>
            <w:rStyle w:val="affe"/>
            <w:rFonts w:ascii="Times New Roman" w:eastAsia="仿宋_GB2312" w:hAnsi="Times New Roman" w:cs="Times New Roman"/>
            <w:sz w:val="20"/>
            <w:lang w:eastAsia="zh-CN"/>
            <w:rPrChange w:id="8251" w:author="Xuning Wei12232" w:date="2026-10-24T11:11:00Z">
              <w:rPr>
                <w:rStyle w:val="affe"/>
                <w:rFonts w:ascii="Times New Roman" w:eastAsia="仿宋_GB2312" w:hAnsi="Times New Roman" w:cs="Times New Roman"/>
                <w:color w:val="0000FF"/>
                <w:sz w:val="20"/>
                <w:lang w:eastAsia="zh-CN"/>
              </w:rPr>
            </w:rPrChange>
          </w:rPr>
          <w:commentReference w:id="8248"/>
        </w:r>
        <w:commentRangeEnd w:id="8249"/>
        <w:r>
          <w:rPr>
            <w:rStyle w:val="affe"/>
            <w:rFonts w:ascii="Times New Roman" w:eastAsia="仿宋_GB2312" w:hAnsi="Times New Roman" w:cs="Times New Roman"/>
            <w:sz w:val="20"/>
            <w:lang w:eastAsia="zh-CN"/>
            <w:rPrChange w:id="8252" w:author="Xuning Wei12232" w:date="2026-10-24T11:11:00Z">
              <w:rPr>
                <w:rStyle w:val="affe"/>
                <w:rFonts w:ascii="Times New Roman" w:eastAsia="仿宋_GB2312" w:hAnsi="Times New Roman" w:cs="Times New Roman"/>
                <w:color w:val="0000FF"/>
                <w:sz w:val="20"/>
                <w:lang w:eastAsia="zh-CN"/>
              </w:rPr>
            </w:rPrChange>
          </w:rPr>
          <w:commentReference w:id="8249"/>
        </w:r>
      </w:del>
      <w:ins w:id="8253" w:author="Xuning Wei12232" w:date="2026-10-19T21:11:00Z">
        <w:r>
          <w:rPr>
            <w:rFonts w:ascii="Times New Roman" w:eastAsia="仿宋_GB2312" w:hAnsi="Times New Roman" w:cs="Times New Roman"/>
            <w:sz w:val="20"/>
            <w:szCs w:val="21"/>
            <w:lang w:eastAsia="zh-CN"/>
            <w:rPrChange w:id="8254"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255" w:author="Xuning Wei12232" w:date="2026-10-24T11:11:00Z">
            <w:rPr>
              <w:rFonts w:ascii="Times New Roman" w:eastAsia="仿宋_GB2312" w:hAnsi="Times New Roman" w:cs="Times New Roman"/>
              <w:color w:val="0000FF"/>
              <w:sz w:val="20"/>
              <w:szCs w:val="21"/>
              <w:lang w:eastAsia="zh-CN"/>
            </w:rPr>
          </w:rPrChange>
        </w:rPr>
        <w:t xml:space="preserve"> </w:t>
      </w:r>
    </w:p>
    <w:p w14:paraId="57C0D796" w14:textId="77777777" w:rsidR="00652DEA" w:rsidRDefault="00652DEA">
      <w:pPr>
        <w:numPr>
          <w:ilvl w:val="0"/>
          <w:numId w:val="11"/>
        </w:numPr>
        <w:spacing w:beforeLines="10" w:before="24" w:afterLines="10" w:after="24" w:line="360" w:lineRule="auto"/>
        <w:contextualSpacing/>
        <w:jc w:val="both"/>
        <w:rPr>
          <w:ins w:id="8256" w:author="Xuning Wei12232" w:date="2026-10-18T09:50:00Z"/>
          <w:rFonts w:ascii="Times New Roman" w:eastAsia="仿宋_GB2312" w:hAnsi="Times New Roman" w:cs="Times New Roman"/>
          <w:b/>
          <w:sz w:val="21"/>
          <w:szCs w:val="21"/>
        </w:rPr>
        <w:pPrChange w:id="8257" w:author="Xuning Wei12232" w:date="2026-10-18T09:50:00Z">
          <w:pPr>
            <w:pStyle w:val="aff2"/>
            <w:numPr>
              <w:numId w:val="11"/>
            </w:numPr>
            <w:spacing w:beforeLines="50" w:before="120" w:afterLines="50" w:after="120"/>
            <w:ind w:left="420" w:hanging="420"/>
          </w:pPr>
        </w:pPrChange>
      </w:pPr>
      <w:bookmarkStart w:id="8258" w:name="_Toc435535595"/>
      <w:bookmarkStart w:id="8259" w:name="_Toc447795254"/>
    </w:p>
    <w:p w14:paraId="6A338270" w14:textId="77777777" w:rsidR="00652DEA" w:rsidRDefault="00C15CB5">
      <w:pPr>
        <w:pStyle w:val="aff2"/>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260" w:author="Xuning Wei12232" w:date="2026-10-22T21:10:00Z">
        <w:r>
          <w:rPr>
            <w:rFonts w:ascii="Times New Roman" w:eastAsia="仿宋_GB2312" w:hAnsi="Times New Roman" w:cs="Times New Roman"/>
            <w:b/>
            <w:sz w:val="21"/>
            <w:szCs w:val="21"/>
          </w:rPr>
          <w:t>ul</w:t>
        </w:r>
      </w:ins>
      <w:ins w:id="8261" w:author="Xuning Wei12232" w:date="2026-10-22T21:11:00Z">
        <w:r>
          <w:rPr>
            <w:rFonts w:ascii="Times New Roman" w:eastAsia="仿宋_GB2312" w:hAnsi="Times New Roman" w:cs="Times New Roman"/>
            <w:b/>
            <w:sz w:val="21"/>
            <w:szCs w:val="21"/>
          </w:rPr>
          <w:t>a</w:t>
        </w:r>
      </w:ins>
      <w:ins w:id="8262" w:author="Xuning Wei12232" w:date="2026-10-22T21:10:00Z">
        <w:r>
          <w:rPr>
            <w:rFonts w:ascii="Times New Roman" w:eastAsia="仿宋_GB2312" w:hAnsi="Times New Roman" w:cs="Times New Roman"/>
            <w:b/>
            <w:sz w:val="21"/>
            <w:szCs w:val="21"/>
          </w:rPr>
          <w:t>tory</w:t>
        </w:r>
      </w:ins>
      <w:del w:id="8263"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264" w:author="Xuning Wei12232" w:date="2026-10-22T21:11:00Z">
        <w:r>
          <w:rPr>
            <w:rFonts w:ascii="Times New Roman" w:eastAsia="仿宋_GB2312" w:hAnsi="Times New Roman" w:cs="Times New Roman"/>
            <w:b/>
            <w:sz w:val="21"/>
            <w:szCs w:val="21"/>
          </w:rPr>
          <w:delText>s</w:delText>
        </w:r>
      </w:del>
      <w:ins w:id="8265"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258"/>
      <w:bookmarkEnd w:id="8259"/>
    </w:p>
    <w:p w14:paraId="25E4CEF4" w14:textId="295C8B3C"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w:t>
      </w:r>
      <w:r w:rsidR="00862460">
        <w:rPr>
          <w:rFonts w:ascii="Times New Roman" w:eastAsia="仿宋_GB2312" w:hAnsi="Times New Roman" w:cs="Times New Roman"/>
          <w:sz w:val="20"/>
          <w:szCs w:val="21"/>
          <w:lang w:eastAsia="zh-CN"/>
        </w:rPr>
        <w:t>n</w:t>
      </w:r>
      <w:proofErr w:type="spellEnd"/>
      <w:r w:rsidR="00862460">
        <w:rPr>
          <w:rFonts w:ascii="Times New Roman" w:eastAsia="仿宋_GB2312" w:hAnsi="Times New Roman" w:cs="Times New Roman"/>
          <w:sz w:val="20"/>
          <w:szCs w:val="21"/>
          <w:lang w:eastAsia="zh-CN"/>
        </w:rPr>
        <w:t>(</w:t>
      </w:r>
      <w:proofErr w:type="spellStart"/>
      <w:r w:rsidR="00862460">
        <w:rPr>
          <w:rFonts w:ascii="Times New Roman" w:eastAsia="仿宋_GB2312" w:hAnsi="Times New Roman" w:cs="Times New Roman"/>
          <w:sz w:val="20"/>
          <w:szCs w:val="21"/>
          <w:lang w:eastAsia="zh-CN"/>
        </w:rPr>
        <w:t>Boc</w:t>
      </w:r>
      <w:proofErr w:type="spellEnd"/>
      <w:r w:rsidR="00862460">
        <w:rPr>
          <w:rFonts w:ascii="Times New Roman" w:eastAsia="仿宋_GB2312" w:hAnsi="Times New Roman" w:cs="Times New Roman"/>
          <w:sz w:val="20"/>
          <w:szCs w:val="21"/>
          <w:lang w:eastAsia="zh-CN"/>
        </w:rPr>
        <w:t>)-OH are identified as regulatory</w:t>
      </w:r>
      <w:r>
        <w:rPr>
          <w:rFonts w:ascii="Times New Roman" w:eastAsia="仿宋_GB2312" w:hAnsi="Times New Roman" w:cs="Times New Roman"/>
          <w:sz w:val="20"/>
          <w:szCs w:val="21"/>
          <w:lang w:eastAsia="zh-CN"/>
        </w:rPr>
        <w:t xml:space="preserve">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1C99C4A0" w14:textId="77777777" w:rsidR="00652DEA" w:rsidRDefault="00C15CB5">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266" w:author="Xuning Wei12232" w:date="2026-10-18T13:37:00Z">
        <w:r>
          <w:rPr>
            <w:rFonts w:ascii="Times New Roman" w:eastAsia="仿宋_GB2312" w:hAnsi="Times New Roman" w:cs="Times New Roman"/>
            <w:b/>
            <w:sz w:val="20"/>
            <w:szCs w:val="21"/>
            <w:lang w:eastAsia="zh-CN"/>
          </w:rPr>
          <w:t>8</w:t>
        </w:r>
      </w:ins>
      <w:del w:id="8267"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6E2CB934" w14:textId="77777777" w:rsidR="00652DEA" w:rsidRDefault="00C15CB5">
      <w:pPr>
        <w:spacing w:beforeLines="50" w:before="120" w:afterLines="50" w:after="120" w:line="360" w:lineRule="auto"/>
        <w:jc w:val="center"/>
        <w:rPr>
          <w:rFonts w:ascii="Times New Roman" w:eastAsia="仿宋_GB2312" w:hAnsi="Times New Roman" w:cs="Times New Roman"/>
          <w:b/>
          <w:sz w:val="20"/>
          <w:szCs w:val="20"/>
          <w:lang w:eastAsia="zh-CN"/>
        </w:rPr>
      </w:pPr>
      <w:bookmarkStart w:id="8268" w:name="_Toc373005281"/>
      <w:r>
        <w:rPr>
          <w:rFonts w:ascii="Times New Roman" w:eastAsia="仿宋_GB2312" w:hAnsi="Times New Roman" w:cs="Times New Roman"/>
          <w:b/>
          <w:sz w:val="20"/>
          <w:szCs w:val="20"/>
          <w:lang w:eastAsia="zh-CN"/>
          <w:rPrChange w:id="8269"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270" w:author="Xuning Wei12232" w:date="2026-10-18T13:37:00Z">
        <w:r>
          <w:rPr>
            <w:rFonts w:ascii="Times New Roman" w:eastAsia="仿宋_GB2312" w:hAnsi="Times New Roman" w:cs="Times New Roman"/>
            <w:b/>
            <w:sz w:val="20"/>
            <w:szCs w:val="20"/>
            <w:lang w:eastAsia="zh-CN"/>
            <w:rPrChange w:id="8271"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272" w:author="Xuning Wei12232" w:date="2026-10-18T13:37:00Z">
        <w:r>
          <w:rPr>
            <w:rFonts w:ascii="Times New Roman" w:eastAsia="仿宋_GB2312" w:hAnsi="Times New Roman" w:cs="Times New Roman"/>
            <w:b/>
            <w:sz w:val="20"/>
            <w:szCs w:val="20"/>
            <w:lang w:eastAsia="zh-CN"/>
            <w:rPrChange w:id="8273"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274"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26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18"/>
        <w:gridCol w:w="851"/>
        <w:gridCol w:w="709"/>
        <w:gridCol w:w="709"/>
        <w:gridCol w:w="994"/>
        <w:gridCol w:w="2692"/>
        <w:gridCol w:w="2644"/>
      </w:tblGrid>
      <w:tr w:rsidR="00652DEA" w14:paraId="17D23D06" w14:textId="77777777" w:rsidTr="00262DDA">
        <w:trPr>
          <w:trHeight w:val="20"/>
          <w:tblHeader/>
          <w:jc w:val="center"/>
        </w:trPr>
        <w:tc>
          <w:tcPr>
            <w:tcW w:w="232" w:type="pct"/>
            <w:shd w:val="pct5" w:color="auto" w:fill="FFFFFF" w:themeFill="background1"/>
            <w:vAlign w:val="center"/>
          </w:tcPr>
          <w:p w14:paraId="0DA5772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472" w:type="pct"/>
            <w:shd w:val="pct5" w:color="auto" w:fill="FFFFFF" w:themeFill="background1"/>
            <w:vAlign w:val="center"/>
          </w:tcPr>
          <w:p w14:paraId="03217572"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393" w:type="pct"/>
            <w:shd w:val="pct5" w:color="auto" w:fill="FFFFFF" w:themeFill="background1"/>
            <w:vAlign w:val="center"/>
          </w:tcPr>
          <w:p w14:paraId="5979D4D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393" w:type="pct"/>
            <w:shd w:val="pct5" w:color="auto" w:fill="FFFFFF" w:themeFill="background1"/>
            <w:vAlign w:val="center"/>
          </w:tcPr>
          <w:p w14:paraId="5814CCBB"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551" w:type="pct"/>
            <w:shd w:val="pct5" w:color="auto" w:fill="FFFFFF" w:themeFill="background1"/>
            <w:vAlign w:val="center"/>
          </w:tcPr>
          <w:p w14:paraId="3D090A88" w14:textId="77777777" w:rsidR="00652DEA" w:rsidRP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Change w:id="8275" w:author="Xuning Wei12232" w:date="2026-10-24T11:11:00Z">
                  <w:rPr>
                    <w:rFonts w:ascii="Times New Roman" w:eastAsia="仿宋_GB2312" w:hAnsi="Times New Roman" w:cs="Times New Roman"/>
                    <w:b/>
                    <w:color w:val="0000FF"/>
                    <w:sz w:val="18"/>
                    <w:szCs w:val="18"/>
                    <w:lang w:eastAsia="zh-CN"/>
                  </w:rPr>
                </w:rPrChange>
              </w:rPr>
            </w:pPr>
            <w:commentRangeStart w:id="8276"/>
            <w:commentRangeStart w:id="8277"/>
            <w:commentRangeStart w:id="8278"/>
            <w:commentRangeStart w:id="8279"/>
            <w:commentRangeStart w:id="8280"/>
            <w:r>
              <w:rPr>
                <w:rFonts w:ascii="Times New Roman" w:eastAsia="仿宋_GB2312" w:hAnsi="Times New Roman" w:cs="Times New Roman"/>
                <w:b/>
                <w:sz w:val="18"/>
                <w:szCs w:val="18"/>
                <w:lang w:eastAsia="zh-CN"/>
                <w:rPrChange w:id="8281" w:author="Xuning Wei12232" w:date="2026-10-24T11:11:00Z">
                  <w:rPr>
                    <w:rFonts w:ascii="Times New Roman" w:eastAsia="仿宋_GB2312" w:hAnsi="Times New Roman" w:cs="Times New Roman"/>
                    <w:b/>
                    <w:color w:val="0000FF"/>
                    <w:sz w:val="18"/>
                    <w:szCs w:val="18"/>
                    <w:lang w:eastAsia="zh-CN"/>
                  </w:rPr>
                </w:rPrChange>
              </w:rPr>
              <w:t>Specification No</w:t>
            </w:r>
            <w:commentRangeEnd w:id="8276"/>
            <w:r>
              <w:rPr>
                <w:rStyle w:val="affe"/>
                <w:rFonts w:ascii="Times New Roman" w:eastAsia="仿宋_GB2312" w:hAnsi="Times New Roman" w:cs="Times New Roman"/>
                <w:b/>
                <w:sz w:val="18"/>
                <w:szCs w:val="18"/>
                <w:lang w:eastAsia="zh-CN"/>
                <w:rPrChange w:id="8282" w:author="Xuning Wei12232" w:date="2026-10-24T11:11:00Z">
                  <w:rPr>
                    <w:rStyle w:val="affe"/>
                    <w:rFonts w:ascii="Times New Roman" w:eastAsia="仿宋_GB2312" w:hAnsi="Times New Roman" w:cs="Times New Roman"/>
                    <w:b/>
                    <w:color w:val="0000FF"/>
                    <w:sz w:val="18"/>
                    <w:szCs w:val="18"/>
                    <w:lang w:eastAsia="zh-CN"/>
                  </w:rPr>
                </w:rPrChange>
              </w:rPr>
              <w:commentReference w:id="8276"/>
            </w:r>
            <w:commentRangeEnd w:id="8277"/>
            <w:r>
              <w:rPr>
                <w:rStyle w:val="affe"/>
                <w:rFonts w:ascii="Times New Roman" w:eastAsia="仿宋_GB2312" w:hAnsi="Times New Roman" w:cs="Times New Roman"/>
                <w:b/>
                <w:sz w:val="18"/>
                <w:szCs w:val="18"/>
                <w:lang w:eastAsia="zh-CN"/>
                <w:rPrChange w:id="8283" w:author="Xuning Wei12232" w:date="2026-10-24T11:11:00Z">
                  <w:rPr>
                    <w:rStyle w:val="affe"/>
                    <w:rFonts w:ascii="Times New Roman" w:eastAsia="仿宋_GB2312" w:hAnsi="Times New Roman" w:cs="Times New Roman"/>
                    <w:b/>
                    <w:color w:val="0000FF"/>
                    <w:sz w:val="18"/>
                    <w:szCs w:val="18"/>
                    <w:lang w:eastAsia="zh-CN"/>
                  </w:rPr>
                </w:rPrChange>
              </w:rPr>
              <w:commentReference w:id="8277"/>
            </w:r>
            <w:commentRangeEnd w:id="8278"/>
            <w:r>
              <w:rPr>
                <w:rStyle w:val="affe"/>
                <w:rFonts w:ascii="Times New Roman" w:eastAsia="仿宋_GB2312" w:hAnsi="Times New Roman" w:cs="Times New Roman"/>
                <w:b/>
                <w:sz w:val="18"/>
                <w:szCs w:val="18"/>
                <w:lang w:eastAsia="zh-CN"/>
                <w:rPrChange w:id="8284" w:author="Xuning Wei12232" w:date="2026-10-24T11:11:00Z">
                  <w:rPr>
                    <w:rStyle w:val="affe"/>
                    <w:rFonts w:ascii="Times New Roman" w:eastAsia="仿宋_GB2312" w:hAnsi="Times New Roman" w:cs="Times New Roman"/>
                    <w:b/>
                    <w:color w:val="0000FF"/>
                    <w:sz w:val="18"/>
                    <w:szCs w:val="18"/>
                    <w:lang w:eastAsia="zh-CN"/>
                  </w:rPr>
                </w:rPrChange>
              </w:rPr>
              <w:commentReference w:id="8278"/>
            </w:r>
            <w:commentRangeEnd w:id="8279"/>
            <w:r>
              <w:rPr>
                <w:rStyle w:val="affe"/>
                <w:rFonts w:ascii="Times New Roman" w:eastAsia="仿宋_GB2312" w:hAnsi="Times New Roman" w:cs="Times New Roman"/>
                <w:b/>
                <w:sz w:val="18"/>
                <w:szCs w:val="18"/>
                <w:lang w:eastAsia="zh-CN"/>
                <w:rPrChange w:id="8285" w:author="Xuning Wei12232" w:date="2026-10-24T11:11:00Z">
                  <w:rPr>
                    <w:rStyle w:val="affe"/>
                    <w:rFonts w:ascii="Times New Roman" w:eastAsia="仿宋_GB2312" w:hAnsi="Times New Roman" w:cs="Times New Roman"/>
                    <w:b/>
                    <w:color w:val="0000FF"/>
                    <w:sz w:val="18"/>
                    <w:szCs w:val="18"/>
                    <w:lang w:eastAsia="zh-CN"/>
                  </w:rPr>
                </w:rPrChange>
              </w:rPr>
              <w:commentReference w:id="8279"/>
            </w:r>
            <w:commentRangeEnd w:id="8280"/>
            <w:r>
              <w:rPr>
                <w:rStyle w:val="affe"/>
                <w:rFonts w:ascii="Times New Roman" w:eastAsia="仿宋_GB2312" w:hAnsi="Times New Roman" w:cs="Times New Roman"/>
                <w:b/>
                <w:sz w:val="18"/>
                <w:szCs w:val="18"/>
                <w:lang w:eastAsia="zh-CN"/>
                <w:rPrChange w:id="8286" w:author="Xuning Wei12232" w:date="2026-10-24T11:11:00Z">
                  <w:rPr>
                    <w:rStyle w:val="affe"/>
                    <w:rFonts w:ascii="Times New Roman" w:eastAsia="仿宋_GB2312" w:hAnsi="Times New Roman" w:cs="Times New Roman"/>
                    <w:b/>
                    <w:color w:val="0000FF"/>
                    <w:sz w:val="18"/>
                    <w:szCs w:val="18"/>
                    <w:lang w:eastAsia="zh-CN"/>
                  </w:rPr>
                </w:rPrChange>
              </w:rPr>
              <w:commentReference w:id="8280"/>
            </w:r>
            <w:r>
              <w:rPr>
                <w:rFonts w:ascii="Times New Roman" w:eastAsia="仿宋_GB2312" w:hAnsi="Times New Roman" w:cs="Times New Roman"/>
                <w:b/>
                <w:sz w:val="18"/>
                <w:szCs w:val="18"/>
                <w:lang w:eastAsia="zh-CN"/>
                <w:rPrChange w:id="8287" w:author="Xuning Wei12232" w:date="2026-10-24T11:11:00Z">
                  <w:rPr>
                    <w:rFonts w:ascii="Times New Roman" w:eastAsia="仿宋_GB2312" w:hAnsi="Times New Roman" w:cs="Times New Roman"/>
                    <w:b/>
                    <w:color w:val="0000FF"/>
                    <w:sz w:val="18"/>
                    <w:szCs w:val="18"/>
                    <w:lang w:eastAsia="zh-CN"/>
                  </w:rPr>
                </w:rPrChange>
              </w:rPr>
              <w:t>.</w:t>
            </w:r>
          </w:p>
        </w:tc>
        <w:tc>
          <w:tcPr>
            <w:tcW w:w="1493" w:type="pct"/>
            <w:shd w:val="pct5" w:color="auto" w:fill="FFFFFF" w:themeFill="background1"/>
            <w:vAlign w:val="center"/>
          </w:tcPr>
          <w:p w14:paraId="44C08853"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commentRangeStart w:id="8288"/>
            <w:commentRangeStart w:id="8289"/>
            <w:r>
              <w:rPr>
                <w:rFonts w:ascii="Times New Roman" w:eastAsia="仿宋_GB2312" w:hAnsi="Times New Roman" w:cs="Times New Roman"/>
                <w:b/>
                <w:sz w:val="18"/>
                <w:szCs w:val="18"/>
                <w:lang w:eastAsia="zh-CN"/>
              </w:rPr>
              <w:t>Supplier</w:t>
            </w:r>
            <w:commentRangeEnd w:id="8288"/>
            <w:r>
              <w:rPr>
                <w:rStyle w:val="affe"/>
                <w:rFonts w:ascii="Times New Roman" w:eastAsia="仿宋_GB2312" w:hAnsi="Times New Roman" w:cs="Times New Roman"/>
                <w:b/>
                <w:sz w:val="18"/>
                <w:szCs w:val="18"/>
                <w:lang w:eastAsia="zh-CN"/>
              </w:rPr>
              <w:commentReference w:id="8288"/>
            </w:r>
            <w:commentRangeEnd w:id="8289"/>
            <w:r>
              <w:rPr>
                <w:rStyle w:val="affe"/>
                <w:rFonts w:ascii="Times New Roman" w:eastAsia="仿宋_GB2312" w:hAnsi="Times New Roman" w:cs="Times New Roman"/>
                <w:b/>
                <w:sz w:val="18"/>
                <w:szCs w:val="18"/>
                <w:lang w:eastAsia="zh-CN"/>
              </w:rPr>
              <w:commentReference w:id="8289"/>
            </w:r>
          </w:p>
        </w:tc>
        <w:tc>
          <w:tcPr>
            <w:tcW w:w="1466" w:type="pct"/>
            <w:shd w:val="pct5" w:color="auto" w:fill="FFFFFF" w:themeFill="background1"/>
            <w:vAlign w:val="center"/>
          </w:tcPr>
          <w:p w14:paraId="44961FCC" w14:textId="77777777" w:rsidR="00652DEA" w:rsidRDefault="00C15CB5">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290" w:author="Xuning Wei12232" w:date="2026-10-24T11:11:00Z">
                  <w:rPr>
                    <w:rFonts w:ascii="Times New Roman" w:eastAsia="仿宋_GB2312" w:hAnsi="Times New Roman" w:cs="Times New Roman"/>
                    <w:b/>
                    <w:color w:val="FF0000"/>
                    <w:sz w:val="18"/>
                    <w:szCs w:val="18"/>
                    <w:lang w:eastAsia="zh-CN"/>
                  </w:rPr>
                </w:rPrChange>
              </w:rPr>
              <w:t>Manufacturer</w:t>
            </w:r>
          </w:p>
        </w:tc>
      </w:tr>
      <w:tr w:rsidR="00652DEA" w14:paraId="2E44C307" w14:textId="77777777" w:rsidTr="00262DDA">
        <w:trPr>
          <w:trHeight w:val="442"/>
          <w:jc w:val="center"/>
        </w:trPr>
        <w:tc>
          <w:tcPr>
            <w:tcW w:w="232" w:type="pct"/>
            <w:vMerge w:val="restart"/>
            <w:vAlign w:val="center"/>
          </w:tcPr>
          <w:p w14:paraId="5290AB12"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472" w:type="pct"/>
            <w:vMerge w:val="restart"/>
            <w:vAlign w:val="center"/>
          </w:tcPr>
          <w:p w14:paraId="0B1172E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393" w:type="pct"/>
            <w:vMerge w:val="restart"/>
            <w:vAlign w:val="center"/>
          </w:tcPr>
          <w:p w14:paraId="2AAEF7D8"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393" w:type="pct"/>
            <w:vMerge w:val="restart"/>
            <w:vAlign w:val="center"/>
          </w:tcPr>
          <w:p w14:paraId="07520ED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551" w:type="pct"/>
            <w:vMerge w:val="restart"/>
            <w:vAlign w:val="center"/>
          </w:tcPr>
          <w:p w14:paraId="5D9EB5AD"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291"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292" w:author="Xuning Wei12232" w:date="2026-10-24T11:11:00Z">
                  <w:rPr>
                    <w:rFonts w:ascii="Times New Roman" w:hAnsi="Times New Roman" w:cs="Times New Roman"/>
                    <w:color w:val="0000FF"/>
                    <w:sz w:val="18"/>
                    <w:szCs w:val="18"/>
                    <w:lang w:eastAsia="zh-CN"/>
                  </w:rPr>
                </w:rPrChange>
              </w:rPr>
              <w:t>RMS-TJ414002003</w:t>
            </w:r>
            <w:ins w:id="8293" w:author="Xuning Wei12232" w:date="2026-10-19T21:13:00Z">
              <w:r>
                <w:rPr>
                  <w:rFonts w:ascii="Times New Roman" w:eastAsia="仿宋_GB2312" w:hAnsi="Times New Roman" w:cs="Times New Roman"/>
                  <w:sz w:val="20"/>
                  <w:szCs w:val="21"/>
                  <w:lang w:eastAsia="zh-CN"/>
                </w:rPr>
                <w:t xml:space="preserve"> (current version) </w:t>
              </w:r>
            </w:ins>
            <w:del w:id="8294" w:author="Xuning Wei12232" w:date="2026-10-19T21:13:00Z">
              <w:r>
                <w:rPr>
                  <w:rFonts w:ascii="Times New Roman" w:hAnsi="Times New Roman" w:cs="Times New Roman"/>
                  <w:sz w:val="18"/>
                  <w:szCs w:val="18"/>
                  <w:lang w:eastAsia="zh-CN"/>
                  <w:rPrChange w:id="8295" w:author="Xuning Wei12232" w:date="2026-10-24T11:11:00Z">
                    <w:rPr>
                      <w:rFonts w:ascii="Times New Roman" w:hAnsi="Times New Roman" w:cs="Times New Roman"/>
                      <w:color w:val="0000FF"/>
                      <w:sz w:val="18"/>
                      <w:szCs w:val="18"/>
                      <w:lang w:eastAsia="zh-CN"/>
                    </w:rPr>
                  </w:rPrChange>
                </w:rPr>
                <w:delText xml:space="preserve">.01 </w:delText>
              </w:r>
            </w:del>
          </w:p>
        </w:tc>
        <w:tc>
          <w:tcPr>
            <w:tcW w:w="1493" w:type="pct"/>
            <w:vAlign w:val="center"/>
          </w:tcPr>
          <w:p w14:paraId="383052E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Tianjin </w:t>
            </w:r>
            <w:proofErr w:type="spellStart"/>
            <w:r w:rsidRPr="00262DDA">
              <w:rPr>
                <w:rFonts w:ascii="Times New Roman" w:eastAsia="仿宋_GB2312" w:hAnsi="Times New Roman" w:cs="Times New Roman"/>
                <w:sz w:val="18"/>
                <w:szCs w:val="18"/>
                <w:lang w:eastAsia="zh-CN"/>
              </w:rPr>
              <w:t>Nankai</w:t>
            </w:r>
            <w:proofErr w:type="spellEnd"/>
            <w:r w:rsidRPr="00262DDA">
              <w:rPr>
                <w:rFonts w:ascii="Times New Roman" w:eastAsia="仿宋_GB2312" w:hAnsi="Times New Roman" w:cs="Times New Roman"/>
                <w:sz w:val="18"/>
                <w:szCs w:val="18"/>
                <w:lang w:eastAsia="zh-CN"/>
              </w:rPr>
              <w:t xml:space="preserve"> </w:t>
            </w:r>
            <w:proofErr w:type="spellStart"/>
            <w:r w:rsidRPr="00262DDA">
              <w:rPr>
                <w:rFonts w:ascii="Times New Roman" w:eastAsia="仿宋_GB2312" w:hAnsi="Times New Roman" w:cs="Times New Roman"/>
                <w:sz w:val="18"/>
                <w:szCs w:val="18"/>
                <w:lang w:eastAsia="zh-CN"/>
              </w:rPr>
              <w:t>Hecheng</w:t>
            </w:r>
            <w:proofErr w:type="spellEnd"/>
            <w:r w:rsidRPr="00262DDA">
              <w:rPr>
                <w:rFonts w:ascii="Times New Roman" w:eastAsia="仿宋_GB2312" w:hAnsi="Times New Roman" w:cs="Times New Roman"/>
                <w:sz w:val="18"/>
                <w:szCs w:val="18"/>
                <w:lang w:eastAsia="zh-CN"/>
              </w:rPr>
              <w:t xml:space="preserve"> S&amp;T Co.,  </w:t>
            </w:r>
          </w:p>
          <w:p w14:paraId="30E9CE0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Ltd.(Address: No.969-6, </w:t>
            </w:r>
            <w:proofErr w:type="spellStart"/>
            <w:r w:rsidRPr="00262DDA">
              <w:rPr>
                <w:rFonts w:ascii="Times New Roman" w:eastAsia="仿宋_GB2312" w:hAnsi="Times New Roman" w:cs="Times New Roman"/>
                <w:sz w:val="18"/>
                <w:szCs w:val="18"/>
                <w:lang w:eastAsia="zh-CN"/>
              </w:rPr>
              <w:t>Kaixuan</w:t>
            </w:r>
            <w:proofErr w:type="spellEnd"/>
            <w:r w:rsidRPr="00262DDA">
              <w:rPr>
                <w:rFonts w:ascii="Times New Roman" w:eastAsia="仿宋_GB2312" w:hAnsi="Times New Roman" w:cs="Times New Roman"/>
                <w:sz w:val="18"/>
                <w:szCs w:val="18"/>
                <w:lang w:eastAsia="zh-CN"/>
              </w:rPr>
              <w:t xml:space="preserve">  </w:t>
            </w:r>
          </w:p>
          <w:p w14:paraId="1491330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Street, </w:t>
            </w:r>
            <w:proofErr w:type="spellStart"/>
            <w:r w:rsidRPr="00262DDA">
              <w:rPr>
                <w:rFonts w:ascii="Times New Roman" w:eastAsia="仿宋_GB2312" w:hAnsi="Times New Roman" w:cs="Times New Roman"/>
                <w:sz w:val="18"/>
                <w:szCs w:val="18"/>
                <w:lang w:eastAsia="zh-CN"/>
              </w:rPr>
              <w:t>Dagang</w:t>
            </w:r>
            <w:proofErr w:type="spellEnd"/>
            <w:r w:rsidRPr="00262DDA">
              <w:rPr>
                <w:rFonts w:ascii="Times New Roman" w:eastAsia="仿宋_GB2312" w:hAnsi="Times New Roman" w:cs="Times New Roman"/>
                <w:sz w:val="18"/>
                <w:szCs w:val="18"/>
                <w:lang w:eastAsia="zh-CN"/>
              </w:rPr>
              <w:t xml:space="preserve"> Petro chemical  </w:t>
            </w:r>
          </w:p>
          <w:p w14:paraId="215FDA5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Area, </w:t>
            </w:r>
            <w:proofErr w:type="spellStart"/>
            <w:r w:rsidRPr="00262DDA">
              <w:rPr>
                <w:rFonts w:ascii="Times New Roman" w:eastAsia="仿宋_GB2312" w:hAnsi="Times New Roman" w:cs="Times New Roman"/>
                <w:sz w:val="18"/>
                <w:szCs w:val="18"/>
                <w:lang w:eastAsia="zh-CN"/>
              </w:rPr>
              <w:t>Binhai</w:t>
            </w:r>
            <w:proofErr w:type="spellEnd"/>
            <w:r w:rsidRPr="00262DDA">
              <w:rPr>
                <w:rFonts w:ascii="Times New Roman" w:eastAsia="仿宋_GB2312" w:hAnsi="Times New Roman" w:cs="Times New Roman"/>
                <w:sz w:val="18"/>
                <w:szCs w:val="18"/>
                <w:lang w:eastAsia="zh-CN"/>
              </w:rPr>
              <w:t xml:space="preserve"> New Area,  </w:t>
            </w:r>
          </w:p>
          <w:p w14:paraId="522B8E8E" w14:textId="75479E3B"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Tianjin, </w:t>
            </w:r>
            <w:proofErr w:type="spellStart"/>
            <w:r w:rsidRPr="00262DDA">
              <w:rPr>
                <w:rFonts w:ascii="Times New Roman" w:eastAsia="仿宋_GB2312" w:hAnsi="Times New Roman" w:cs="Times New Roman"/>
                <w:sz w:val="18"/>
                <w:szCs w:val="18"/>
                <w:lang w:eastAsia="zh-CN"/>
              </w:rPr>
              <w:t>P.R.China</w:t>
            </w:r>
            <w:proofErr w:type="spellEnd"/>
            <w:r w:rsidRPr="00262DDA">
              <w:rPr>
                <w:rFonts w:ascii="Times New Roman" w:eastAsia="仿宋_GB2312" w:hAnsi="Times New Roman" w:cs="Times New Roman"/>
                <w:sz w:val="18"/>
                <w:szCs w:val="18"/>
                <w:lang w:eastAsia="zh-CN"/>
              </w:rPr>
              <w:t xml:space="preserve"> )</w:t>
            </w:r>
          </w:p>
        </w:tc>
        <w:tc>
          <w:tcPr>
            <w:tcW w:w="1466" w:type="pct"/>
            <w:vAlign w:val="center"/>
          </w:tcPr>
          <w:p w14:paraId="5A23592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Tianjin </w:t>
            </w:r>
            <w:proofErr w:type="spellStart"/>
            <w:r w:rsidRPr="00262DDA">
              <w:rPr>
                <w:rFonts w:ascii="Times New Roman" w:eastAsia="仿宋_GB2312" w:hAnsi="Times New Roman" w:cs="Times New Roman"/>
                <w:sz w:val="18"/>
                <w:szCs w:val="18"/>
                <w:lang w:eastAsia="zh-CN"/>
              </w:rPr>
              <w:t>Nankai</w:t>
            </w:r>
            <w:proofErr w:type="spellEnd"/>
            <w:r w:rsidRPr="00262DDA">
              <w:rPr>
                <w:rFonts w:ascii="Times New Roman" w:eastAsia="仿宋_GB2312" w:hAnsi="Times New Roman" w:cs="Times New Roman"/>
                <w:sz w:val="18"/>
                <w:szCs w:val="18"/>
                <w:lang w:eastAsia="zh-CN"/>
              </w:rPr>
              <w:t xml:space="preserve"> </w:t>
            </w:r>
            <w:proofErr w:type="spellStart"/>
            <w:r w:rsidRPr="00262DDA">
              <w:rPr>
                <w:rFonts w:ascii="Times New Roman" w:eastAsia="仿宋_GB2312" w:hAnsi="Times New Roman" w:cs="Times New Roman"/>
                <w:sz w:val="18"/>
                <w:szCs w:val="18"/>
                <w:lang w:eastAsia="zh-CN"/>
              </w:rPr>
              <w:t>Hecheng</w:t>
            </w:r>
            <w:proofErr w:type="spellEnd"/>
            <w:r w:rsidRPr="00262DDA">
              <w:rPr>
                <w:rFonts w:ascii="Times New Roman" w:eastAsia="仿宋_GB2312" w:hAnsi="Times New Roman" w:cs="Times New Roman"/>
                <w:sz w:val="18"/>
                <w:szCs w:val="18"/>
                <w:lang w:eastAsia="zh-CN"/>
              </w:rPr>
              <w:t xml:space="preserve"> S&amp;T Co.,  </w:t>
            </w:r>
          </w:p>
          <w:p w14:paraId="191F394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Ltd.(Address: No.969-6, </w:t>
            </w:r>
            <w:proofErr w:type="spellStart"/>
            <w:r w:rsidRPr="00262DDA">
              <w:rPr>
                <w:rFonts w:ascii="Times New Roman" w:eastAsia="仿宋_GB2312" w:hAnsi="Times New Roman" w:cs="Times New Roman"/>
                <w:sz w:val="18"/>
                <w:szCs w:val="18"/>
                <w:lang w:eastAsia="zh-CN"/>
              </w:rPr>
              <w:t>Kaixuan</w:t>
            </w:r>
            <w:proofErr w:type="spellEnd"/>
            <w:r w:rsidRPr="00262DDA">
              <w:rPr>
                <w:rFonts w:ascii="Times New Roman" w:eastAsia="仿宋_GB2312" w:hAnsi="Times New Roman" w:cs="Times New Roman"/>
                <w:sz w:val="18"/>
                <w:szCs w:val="18"/>
                <w:lang w:eastAsia="zh-CN"/>
              </w:rPr>
              <w:t xml:space="preserve">  </w:t>
            </w:r>
          </w:p>
          <w:p w14:paraId="5DE44C8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Street, </w:t>
            </w:r>
            <w:proofErr w:type="spellStart"/>
            <w:r w:rsidRPr="00262DDA">
              <w:rPr>
                <w:rFonts w:ascii="Times New Roman" w:eastAsia="仿宋_GB2312" w:hAnsi="Times New Roman" w:cs="Times New Roman"/>
                <w:sz w:val="18"/>
                <w:szCs w:val="18"/>
                <w:lang w:eastAsia="zh-CN"/>
              </w:rPr>
              <w:t>Dagang</w:t>
            </w:r>
            <w:proofErr w:type="spellEnd"/>
            <w:r w:rsidRPr="00262DDA">
              <w:rPr>
                <w:rFonts w:ascii="Times New Roman" w:eastAsia="仿宋_GB2312" w:hAnsi="Times New Roman" w:cs="Times New Roman"/>
                <w:sz w:val="18"/>
                <w:szCs w:val="18"/>
                <w:lang w:eastAsia="zh-CN"/>
              </w:rPr>
              <w:t xml:space="preserve"> Petro chemical  </w:t>
            </w:r>
          </w:p>
          <w:p w14:paraId="1A58AFB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Area, </w:t>
            </w:r>
            <w:proofErr w:type="spellStart"/>
            <w:r w:rsidRPr="00262DDA">
              <w:rPr>
                <w:rFonts w:ascii="Times New Roman" w:eastAsia="仿宋_GB2312" w:hAnsi="Times New Roman" w:cs="Times New Roman"/>
                <w:sz w:val="18"/>
                <w:szCs w:val="18"/>
                <w:lang w:eastAsia="zh-CN"/>
              </w:rPr>
              <w:t>Binhai</w:t>
            </w:r>
            <w:proofErr w:type="spellEnd"/>
            <w:r w:rsidRPr="00262DDA">
              <w:rPr>
                <w:rFonts w:ascii="Times New Roman" w:eastAsia="仿宋_GB2312" w:hAnsi="Times New Roman" w:cs="Times New Roman"/>
                <w:sz w:val="18"/>
                <w:szCs w:val="18"/>
                <w:lang w:eastAsia="zh-CN"/>
              </w:rPr>
              <w:t xml:space="preserve"> New Area,  </w:t>
            </w:r>
          </w:p>
          <w:p w14:paraId="36691C9F" w14:textId="5758A1D7"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Tianjin, </w:t>
            </w:r>
            <w:proofErr w:type="spellStart"/>
            <w:r w:rsidRPr="00262DDA">
              <w:rPr>
                <w:rFonts w:ascii="Times New Roman" w:eastAsia="仿宋_GB2312" w:hAnsi="Times New Roman" w:cs="Times New Roman"/>
                <w:sz w:val="18"/>
                <w:szCs w:val="18"/>
                <w:lang w:eastAsia="zh-CN"/>
              </w:rPr>
              <w:t>P.R.China</w:t>
            </w:r>
            <w:proofErr w:type="spellEnd"/>
            <w:r w:rsidRPr="00262DDA">
              <w:rPr>
                <w:rFonts w:ascii="Times New Roman" w:eastAsia="仿宋_GB2312" w:hAnsi="Times New Roman" w:cs="Times New Roman"/>
                <w:sz w:val="18"/>
                <w:szCs w:val="18"/>
                <w:lang w:eastAsia="zh-CN"/>
              </w:rPr>
              <w:t xml:space="preserve"> )</w:t>
            </w:r>
          </w:p>
        </w:tc>
      </w:tr>
      <w:tr w:rsidR="00652DEA" w14:paraId="51EAB521" w14:textId="77777777" w:rsidTr="00262DDA">
        <w:trPr>
          <w:trHeight w:val="442"/>
          <w:jc w:val="center"/>
        </w:trPr>
        <w:tc>
          <w:tcPr>
            <w:tcW w:w="232" w:type="pct"/>
            <w:vMerge/>
            <w:vAlign w:val="center"/>
          </w:tcPr>
          <w:p w14:paraId="0D142F6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4475AD1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120C4E94"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42AFC42D"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271CA723" w14:textId="77777777" w:rsidR="00652DEA" w:rsidRPr="00652DEA" w:rsidRDefault="00652DEA">
            <w:pPr>
              <w:spacing w:beforeLines="50" w:before="120" w:afterLines="50" w:after="120"/>
              <w:contextualSpacing/>
              <w:jc w:val="center"/>
              <w:rPr>
                <w:rFonts w:ascii="Times New Roman" w:hAnsi="Times New Roman" w:cs="Times New Roman"/>
                <w:sz w:val="18"/>
                <w:szCs w:val="18"/>
                <w:lang w:eastAsia="zh-CN"/>
                <w:rPrChange w:id="8296"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148A6CD8" w14:textId="17542AE0" w:rsidR="00262DDA" w:rsidRPr="00262DDA" w:rsidRDefault="00262DDA" w:rsidP="00262DDA">
            <w:pPr>
              <w:spacing w:beforeLines="50" w:before="120" w:afterLines="50" w:after="120"/>
              <w:contextualSpacing/>
              <w:jc w:val="center"/>
              <w:rPr>
                <w:rFonts w:ascii="Times New Roman" w:eastAsia="仿宋_GB2312" w:hAnsi="Times New Roman"/>
                <w:color w:val="0000FF"/>
                <w:sz w:val="18"/>
                <w:szCs w:val="18"/>
                <w:lang w:eastAsia="zh-CN"/>
              </w:rPr>
            </w:pPr>
            <w:proofErr w:type="spellStart"/>
            <w:r w:rsidRPr="00262DDA">
              <w:rPr>
                <w:rFonts w:ascii="Times New Roman" w:eastAsia="仿宋_GB2312" w:hAnsi="Times New Roman"/>
                <w:color w:val="0000FF"/>
                <w:sz w:val="18"/>
                <w:szCs w:val="18"/>
                <w:lang w:eastAsia="zh-CN"/>
              </w:rPr>
              <w:t>Sunresin</w:t>
            </w:r>
            <w:proofErr w:type="spellEnd"/>
            <w:r w:rsidRPr="00262DDA">
              <w:rPr>
                <w:rFonts w:ascii="Times New Roman" w:eastAsia="仿宋_GB2312" w:hAnsi="Times New Roman"/>
                <w:color w:val="0000FF"/>
                <w:sz w:val="18"/>
                <w:szCs w:val="18"/>
                <w:lang w:eastAsia="zh-CN"/>
              </w:rPr>
              <w:t xml:space="preserve"> New Materials Co. </w:t>
            </w:r>
          </w:p>
          <w:p w14:paraId="1D7E5152" w14:textId="4169EA74" w:rsidR="00262DDA" w:rsidRPr="00262DDA" w:rsidRDefault="00262DDA" w:rsidP="00262DDA">
            <w:pPr>
              <w:spacing w:beforeLines="50" w:before="120" w:afterLines="50" w:after="120"/>
              <w:contextualSpacing/>
              <w:jc w:val="center"/>
              <w:rPr>
                <w:rFonts w:ascii="Times New Roman" w:eastAsia="仿宋_GB2312" w:hAnsi="Times New Roman"/>
                <w:color w:val="0000FF"/>
                <w:sz w:val="18"/>
                <w:szCs w:val="18"/>
                <w:lang w:eastAsia="zh-CN"/>
              </w:rPr>
            </w:pPr>
            <w:r w:rsidRPr="00262DDA">
              <w:rPr>
                <w:rFonts w:ascii="Times New Roman" w:eastAsia="仿宋_GB2312" w:hAnsi="Times New Roman"/>
                <w:color w:val="0000FF"/>
                <w:sz w:val="18"/>
                <w:szCs w:val="18"/>
                <w:lang w:eastAsia="zh-CN"/>
              </w:rPr>
              <w:t>Ltd.</w:t>
            </w:r>
            <w:r>
              <w:rPr>
                <w:rFonts w:ascii="Times New Roman" w:eastAsia="仿宋_GB2312" w:hAnsi="Times New Roman"/>
                <w:color w:val="0000FF"/>
                <w:sz w:val="18"/>
                <w:szCs w:val="18"/>
                <w:lang w:eastAsia="zh-CN"/>
              </w:rPr>
              <w:t xml:space="preserve"> </w:t>
            </w:r>
            <w:r w:rsidRPr="00262DDA">
              <w:rPr>
                <w:rFonts w:ascii="Times New Roman" w:eastAsia="仿宋_GB2312" w:hAnsi="Times New Roman"/>
                <w:color w:val="0000FF"/>
                <w:sz w:val="18"/>
                <w:szCs w:val="18"/>
                <w:lang w:eastAsia="zh-CN"/>
              </w:rPr>
              <w:t xml:space="preserve">(Address: No.135, </w:t>
            </w:r>
            <w:proofErr w:type="spellStart"/>
            <w:r w:rsidRPr="00262DDA">
              <w:rPr>
                <w:rFonts w:ascii="Times New Roman" w:eastAsia="仿宋_GB2312" w:hAnsi="Times New Roman"/>
                <w:color w:val="0000FF"/>
                <w:sz w:val="18"/>
                <w:szCs w:val="18"/>
                <w:lang w:eastAsia="zh-CN"/>
              </w:rPr>
              <w:t>jinye</w:t>
            </w:r>
            <w:proofErr w:type="spellEnd"/>
            <w:r w:rsidRPr="00262DDA">
              <w:rPr>
                <w:rFonts w:ascii="Times New Roman" w:eastAsia="仿宋_GB2312" w:hAnsi="Times New Roman"/>
                <w:color w:val="0000FF"/>
                <w:sz w:val="18"/>
                <w:szCs w:val="18"/>
                <w:lang w:eastAsia="zh-CN"/>
              </w:rPr>
              <w:t xml:space="preserve"> Road,  </w:t>
            </w:r>
          </w:p>
          <w:p w14:paraId="120268C5" w14:textId="77777777" w:rsidR="00262DDA" w:rsidRPr="00262DDA" w:rsidRDefault="00262DDA" w:rsidP="00262DDA">
            <w:pPr>
              <w:spacing w:beforeLines="50" w:before="120" w:afterLines="50" w:after="120"/>
              <w:contextualSpacing/>
              <w:jc w:val="center"/>
              <w:rPr>
                <w:rFonts w:ascii="Times New Roman" w:eastAsia="仿宋_GB2312" w:hAnsi="Times New Roman"/>
                <w:color w:val="0000FF"/>
                <w:sz w:val="18"/>
                <w:szCs w:val="18"/>
                <w:lang w:eastAsia="zh-CN"/>
              </w:rPr>
            </w:pPr>
            <w:r w:rsidRPr="00262DDA">
              <w:rPr>
                <w:rFonts w:ascii="Times New Roman" w:eastAsia="仿宋_GB2312" w:hAnsi="Times New Roman"/>
                <w:color w:val="0000FF"/>
                <w:sz w:val="18"/>
                <w:szCs w:val="18"/>
                <w:lang w:eastAsia="zh-CN"/>
              </w:rPr>
              <w:t xml:space="preserve">Xi'an </w:t>
            </w:r>
            <w:proofErr w:type="spellStart"/>
            <w:r w:rsidRPr="00262DDA">
              <w:rPr>
                <w:rFonts w:ascii="Times New Roman" w:eastAsia="仿宋_GB2312" w:hAnsi="Times New Roman"/>
                <w:color w:val="0000FF"/>
                <w:sz w:val="18"/>
                <w:szCs w:val="18"/>
                <w:lang w:eastAsia="zh-CN"/>
              </w:rPr>
              <w:t>Hitech</w:t>
            </w:r>
            <w:proofErr w:type="spellEnd"/>
            <w:r w:rsidRPr="00262DDA">
              <w:rPr>
                <w:rFonts w:ascii="Times New Roman" w:eastAsia="仿宋_GB2312" w:hAnsi="Times New Roman"/>
                <w:color w:val="0000FF"/>
                <w:sz w:val="18"/>
                <w:szCs w:val="18"/>
                <w:lang w:eastAsia="zh-CN"/>
              </w:rPr>
              <w:t xml:space="preserve"> Industrial  </w:t>
            </w:r>
          </w:p>
          <w:p w14:paraId="48302854" w14:textId="017A06F7"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olor w:val="0000FF"/>
                <w:sz w:val="18"/>
                <w:szCs w:val="18"/>
                <w:lang w:eastAsia="zh-CN"/>
              </w:rPr>
              <w:t>Development Zone )</w:t>
            </w:r>
          </w:p>
        </w:tc>
        <w:tc>
          <w:tcPr>
            <w:tcW w:w="1466" w:type="pct"/>
            <w:vAlign w:val="center"/>
          </w:tcPr>
          <w:p w14:paraId="666ED46A" w14:textId="77777777" w:rsidR="00262DDA" w:rsidRPr="00262DDA" w:rsidRDefault="00262DDA" w:rsidP="00262DDA">
            <w:pPr>
              <w:spacing w:beforeLines="50" w:before="120" w:afterLines="50" w:after="120"/>
              <w:contextualSpacing/>
              <w:jc w:val="center"/>
              <w:rPr>
                <w:rFonts w:ascii="Times New Roman" w:eastAsia="仿宋_GB2312" w:hAnsi="Times New Roman"/>
                <w:sz w:val="18"/>
                <w:szCs w:val="18"/>
                <w:lang w:eastAsia="zh-CN"/>
              </w:rPr>
            </w:pPr>
            <w:proofErr w:type="spellStart"/>
            <w:r w:rsidRPr="00262DDA">
              <w:rPr>
                <w:rFonts w:ascii="Times New Roman" w:eastAsia="仿宋_GB2312" w:hAnsi="Times New Roman"/>
                <w:sz w:val="18"/>
                <w:szCs w:val="18"/>
                <w:lang w:eastAsia="zh-CN"/>
              </w:rPr>
              <w:t>Sunresin</w:t>
            </w:r>
            <w:proofErr w:type="spellEnd"/>
            <w:r w:rsidRPr="00262DDA">
              <w:rPr>
                <w:rFonts w:ascii="Times New Roman" w:eastAsia="仿宋_GB2312" w:hAnsi="Times New Roman"/>
                <w:sz w:val="18"/>
                <w:szCs w:val="18"/>
                <w:lang w:eastAsia="zh-CN"/>
              </w:rPr>
              <w:t xml:space="preserve"> New Materials Co. Ltd.</w:t>
            </w:r>
          </w:p>
          <w:p w14:paraId="44D7DB3F" w14:textId="29D6922E" w:rsidR="00262DDA" w:rsidRPr="00262DDA" w:rsidRDefault="00262DDA" w:rsidP="00262DDA">
            <w:pPr>
              <w:spacing w:beforeLines="50" w:before="120" w:afterLines="50" w:after="120"/>
              <w:contextualSpacing/>
              <w:jc w:val="center"/>
              <w:rPr>
                <w:rFonts w:ascii="Times New Roman" w:eastAsia="仿宋_GB2312" w:hAnsi="Times New Roman"/>
                <w:sz w:val="18"/>
                <w:szCs w:val="18"/>
                <w:lang w:eastAsia="zh-CN"/>
              </w:rPr>
            </w:pPr>
            <w:proofErr w:type="spellStart"/>
            <w:r w:rsidRPr="00262DDA">
              <w:rPr>
                <w:rFonts w:ascii="Times New Roman" w:eastAsia="仿宋_GB2312" w:hAnsi="Times New Roman"/>
                <w:sz w:val="18"/>
                <w:szCs w:val="18"/>
                <w:lang w:eastAsia="zh-CN"/>
              </w:rPr>
              <w:t>GaoLing</w:t>
            </w:r>
            <w:proofErr w:type="spellEnd"/>
            <w:r w:rsidR="00FC73D6">
              <w:rPr>
                <w:rFonts w:ascii="Times New Roman" w:eastAsia="仿宋_GB2312" w:hAnsi="Times New Roman"/>
                <w:sz w:val="18"/>
                <w:szCs w:val="18"/>
                <w:lang w:eastAsia="zh-CN"/>
              </w:rPr>
              <w:t xml:space="preserve"> </w:t>
            </w:r>
            <w:r w:rsidRPr="00262DDA">
              <w:rPr>
                <w:rFonts w:ascii="Times New Roman" w:eastAsia="仿宋_GB2312" w:hAnsi="Times New Roman"/>
                <w:sz w:val="18"/>
                <w:szCs w:val="18"/>
                <w:lang w:eastAsia="zh-CN"/>
              </w:rPr>
              <w:t>(Address: No.999,</w:t>
            </w:r>
          </w:p>
          <w:p w14:paraId="2802D994" w14:textId="77777777" w:rsidR="00262DDA" w:rsidRPr="00262DDA" w:rsidRDefault="00262DDA" w:rsidP="00262DDA">
            <w:pPr>
              <w:spacing w:beforeLines="50" w:before="120" w:afterLines="50" w:after="120"/>
              <w:contextualSpacing/>
              <w:jc w:val="center"/>
              <w:rPr>
                <w:rFonts w:ascii="Times New Roman" w:eastAsia="仿宋_GB2312" w:hAnsi="Times New Roman"/>
                <w:sz w:val="18"/>
                <w:szCs w:val="18"/>
                <w:lang w:eastAsia="zh-CN"/>
              </w:rPr>
            </w:pPr>
            <w:proofErr w:type="spellStart"/>
            <w:r w:rsidRPr="00262DDA">
              <w:rPr>
                <w:rFonts w:ascii="Times New Roman" w:eastAsia="仿宋_GB2312" w:hAnsi="Times New Roman" w:hint="eastAsia"/>
                <w:sz w:val="18"/>
                <w:szCs w:val="18"/>
                <w:lang w:eastAsia="zh-CN"/>
              </w:rPr>
              <w:t>Weiyan</w:t>
            </w:r>
            <w:proofErr w:type="spellEnd"/>
            <w:r w:rsidRPr="00262DDA">
              <w:rPr>
                <w:rFonts w:ascii="微软雅黑" w:eastAsia="微软雅黑" w:hAnsi="微软雅黑" w:cs="微软雅黑" w:hint="eastAsia"/>
                <w:sz w:val="18"/>
                <w:szCs w:val="18"/>
                <w:lang w:eastAsia="zh-CN"/>
              </w:rPr>
              <w:t>ɡ</w:t>
            </w:r>
            <w:r w:rsidRPr="00262DDA">
              <w:rPr>
                <w:rFonts w:ascii="Times New Roman" w:eastAsia="仿宋_GB2312" w:hAnsi="Times New Roman" w:hint="eastAsia"/>
                <w:sz w:val="18"/>
                <w:szCs w:val="18"/>
                <w:lang w:eastAsia="zh-CN"/>
              </w:rPr>
              <w:t xml:space="preserve"> 9th Road, </w:t>
            </w:r>
            <w:proofErr w:type="spellStart"/>
            <w:r w:rsidRPr="00262DDA">
              <w:rPr>
                <w:rFonts w:ascii="Times New Roman" w:eastAsia="仿宋_GB2312" w:hAnsi="Times New Roman" w:hint="eastAsia"/>
                <w:sz w:val="18"/>
                <w:szCs w:val="18"/>
                <w:lang w:eastAsia="zh-CN"/>
              </w:rPr>
              <w:t>Gaoling</w:t>
            </w:r>
            <w:proofErr w:type="spellEnd"/>
          </w:p>
          <w:p w14:paraId="13D69E1B" w14:textId="50DFE95D"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sz w:val="18"/>
                <w:szCs w:val="18"/>
                <w:lang w:eastAsia="zh-CN"/>
              </w:rPr>
              <w:t>District, Xi’an City Sha</w:t>
            </w:r>
            <w:r w:rsidRPr="00262DDA">
              <w:rPr>
                <w:rFonts w:ascii="Times New Roman" w:eastAsia="仿宋_GB2312" w:hAnsi="Times New Roman"/>
                <w:sz w:val="18"/>
                <w:szCs w:val="18"/>
                <w:lang w:eastAsia="zh-CN"/>
              </w:rPr>
              <w:t>nxi)</w:t>
            </w:r>
          </w:p>
        </w:tc>
      </w:tr>
      <w:tr w:rsidR="00652DEA" w14:paraId="3F30B4D1" w14:textId="77777777" w:rsidTr="00262DDA">
        <w:trPr>
          <w:trHeight w:val="208"/>
          <w:jc w:val="center"/>
        </w:trPr>
        <w:tc>
          <w:tcPr>
            <w:tcW w:w="232" w:type="pct"/>
            <w:vMerge w:val="restart"/>
            <w:vAlign w:val="center"/>
          </w:tcPr>
          <w:p w14:paraId="7144751B"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472" w:type="pct"/>
            <w:vMerge w:val="restart"/>
            <w:vAlign w:val="center"/>
          </w:tcPr>
          <w:p w14:paraId="6547D125"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393" w:type="pct"/>
            <w:vMerge w:val="restart"/>
            <w:vAlign w:val="center"/>
          </w:tcPr>
          <w:p w14:paraId="6351EF6A"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393" w:type="pct"/>
            <w:vMerge w:val="restart"/>
            <w:vAlign w:val="center"/>
          </w:tcPr>
          <w:p w14:paraId="5A96C9B9" w14:textId="77777777" w:rsidR="00652DEA" w:rsidRDefault="00C15CB5">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551" w:type="pct"/>
            <w:vMerge w:val="restart"/>
            <w:vAlign w:val="center"/>
          </w:tcPr>
          <w:p w14:paraId="0872190E" w14:textId="77777777" w:rsidR="00652DEA" w:rsidRPr="00652DEA" w:rsidRDefault="00C15CB5">
            <w:pPr>
              <w:spacing w:beforeLines="50" w:before="120" w:afterLines="50" w:after="120"/>
              <w:contextualSpacing/>
              <w:jc w:val="center"/>
              <w:rPr>
                <w:rFonts w:ascii="Times New Roman" w:eastAsia="仿宋_GB2312" w:hAnsi="Times New Roman" w:cs="Times New Roman"/>
                <w:sz w:val="18"/>
                <w:szCs w:val="18"/>
                <w:lang w:eastAsia="zh-CN"/>
                <w:rPrChange w:id="829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298" w:author="Xuning Wei12232" w:date="2026-10-24T11:11:00Z">
                  <w:rPr>
                    <w:rFonts w:ascii="Times New Roman" w:eastAsia="仿宋_GB2312" w:hAnsi="Times New Roman" w:cs="Times New Roman"/>
                    <w:color w:val="0000FF"/>
                    <w:sz w:val="18"/>
                    <w:szCs w:val="18"/>
                    <w:lang w:eastAsia="zh-CN"/>
                  </w:rPr>
                </w:rPrChange>
              </w:rPr>
              <w:t>SP-138200-02</w:t>
            </w:r>
            <w:ins w:id="8299" w:author="Xuning Wei12232" w:date="2026-10-19T21:13:00Z">
              <w:r>
                <w:rPr>
                  <w:rFonts w:ascii="Times New Roman" w:eastAsia="仿宋_GB2312" w:hAnsi="Times New Roman" w:cs="Times New Roman"/>
                  <w:sz w:val="20"/>
                  <w:szCs w:val="21"/>
                  <w:lang w:eastAsia="zh-CN"/>
                </w:rPr>
                <w:t xml:space="preserve"> (current version) </w:t>
              </w:r>
            </w:ins>
            <w:del w:id="8300" w:author="Xuning Wei12232" w:date="2026-10-19T21:13:00Z">
              <w:r>
                <w:rPr>
                  <w:rFonts w:ascii="Times New Roman" w:eastAsia="仿宋_GB2312" w:hAnsi="Times New Roman" w:cs="Times New Roman"/>
                  <w:sz w:val="18"/>
                  <w:szCs w:val="18"/>
                  <w:lang w:eastAsia="zh-CN"/>
                  <w:rPrChange w:id="8301"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493" w:type="pct"/>
            <w:vAlign w:val="center"/>
          </w:tcPr>
          <w:p w14:paraId="7F311DA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1A4ACC76" w14:textId="146BD795"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4292810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lastRenderedPageBreak/>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096D42F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3FAF9C0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59EF9BC4" w14:textId="4F01BA9E"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16FEEC7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lastRenderedPageBreak/>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4CC2A344" w14:textId="3908748B"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61FE423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lastRenderedPageBreak/>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723F220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7B085B0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70E2B56D" w14:textId="0A98ED4B"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652DEA" w14:paraId="1CA597E1" w14:textId="77777777" w:rsidTr="00262DDA">
        <w:trPr>
          <w:trHeight w:val="206"/>
          <w:jc w:val="center"/>
        </w:trPr>
        <w:tc>
          <w:tcPr>
            <w:tcW w:w="232" w:type="pct"/>
            <w:vMerge/>
            <w:vAlign w:val="center"/>
          </w:tcPr>
          <w:p w14:paraId="75FBE42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2D3F0BEC"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75CF4315"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3CB648E9"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0C178E9E"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302" w:author="Xuning Wei12232" w:date="2026-10-24T11:11:00Z">
                  <w:rPr>
                    <w:rFonts w:ascii="Times New Roman" w:eastAsia="仿宋_GB2312" w:hAnsi="Times New Roman" w:cs="Times New Roman"/>
                    <w:color w:val="0000FF"/>
                    <w:sz w:val="18"/>
                    <w:szCs w:val="18"/>
                    <w:lang w:eastAsia="zh-CN"/>
                  </w:rPr>
                </w:rPrChange>
              </w:rPr>
            </w:pPr>
          </w:p>
        </w:tc>
        <w:tc>
          <w:tcPr>
            <w:tcW w:w="1493" w:type="pct"/>
            <w:vAlign w:val="center"/>
          </w:tcPr>
          <w:p w14:paraId="4FB07CF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40B627C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2721E62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5A87114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11342734" w14:textId="0AADAF1A"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0295FD6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4F272C9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2CE5697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780C640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97F37E5" w14:textId="0E656FC7" w:rsid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652DEA" w14:paraId="4CCE7E73" w14:textId="77777777" w:rsidTr="00262DDA">
        <w:trPr>
          <w:trHeight w:val="206"/>
          <w:jc w:val="center"/>
        </w:trPr>
        <w:tc>
          <w:tcPr>
            <w:tcW w:w="232" w:type="pct"/>
            <w:vMerge/>
            <w:vAlign w:val="center"/>
          </w:tcPr>
          <w:p w14:paraId="3C0395D3"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3254BC2F"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651E9592"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269E314A" w14:textId="77777777" w:rsidR="00652DEA" w:rsidRDefault="00652DE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47341341" w14:textId="77777777" w:rsidR="00652DEA" w:rsidRPr="00652DEA" w:rsidRDefault="00652DEA">
            <w:pPr>
              <w:spacing w:beforeLines="50" w:before="120" w:afterLines="50" w:after="120"/>
              <w:contextualSpacing/>
              <w:jc w:val="center"/>
              <w:rPr>
                <w:rFonts w:ascii="Times New Roman" w:eastAsia="仿宋_GB2312" w:hAnsi="Times New Roman" w:cs="Times New Roman"/>
                <w:sz w:val="18"/>
                <w:szCs w:val="18"/>
                <w:lang w:eastAsia="zh-CN"/>
                <w:rPrChange w:id="8303" w:author="Xuning Wei12232" w:date="2026-10-24T11:11:00Z">
                  <w:rPr>
                    <w:rFonts w:ascii="Times New Roman" w:eastAsia="仿宋_GB2312" w:hAnsi="Times New Roman" w:cs="Times New Roman"/>
                    <w:color w:val="0000FF"/>
                    <w:sz w:val="18"/>
                    <w:szCs w:val="18"/>
                    <w:lang w:eastAsia="zh-CN"/>
                  </w:rPr>
                </w:rPrChange>
              </w:rPr>
            </w:pPr>
          </w:p>
        </w:tc>
        <w:tc>
          <w:tcPr>
            <w:tcW w:w="1493" w:type="pct"/>
            <w:vAlign w:val="center"/>
          </w:tcPr>
          <w:p w14:paraId="027978BD" w14:textId="335773EE" w:rsidR="00652DEA" w:rsidRPr="003D3475" w:rsidRDefault="003D3475">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7CB95DD8" w14:textId="3ACDEBB6" w:rsidR="00652DEA" w:rsidRDefault="003D3475">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71AF99A0" w14:textId="77777777" w:rsidTr="00262DDA">
        <w:trPr>
          <w:trHeight w:val="208"/>
          <w:jc w:val="center"/>
        </w:trPr>
        <w:tc>
          <w:tcPr>
            <w:tcW w:w="232" w:type="pct"/>
            <w:vMerge w:val="restart"/>
            <w:vAlign w:val="center"/>
          </w:tcPr>
          <w:p w14:paraId="0B77815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472" w:type="pct"/>
            <w:vMerge w:val="restart"/>
            <w:vAlign w:val="center"/>
          </w:tcPr>
          <w:p w14:paraId="3ABBFD4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393" w:type="pct"/>
            <w:vMerge w:val="restart"/>
            <w:vAlign w:val="center"/>
          </w:tcPr>
          <w:p w14:paraId="261B027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393" w:type="pct"/>
            <w:vMerge w:val="restart"/>
            <w:vAlign w:val="center"/>
          </w:tcPr>
          <w:p w14:paraId="393DA27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551" w:type="pct"/>
            <w:vMerge w:val="restart"/>
            <w:vAlign w:val="center"/>
          </w:tcPr>
          <w:p w14:paraId="5377DA1A"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0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05" w:author="Xuning Wei12232" w:date="2026-10-24T11:11:00Z">
                  <w:rPr>
                    <w:rFonts w:ascii="Times New Roman" w:hAnsi="Times New Roman" w:cs="Times New Roman"/>
                    <w:color w:val="0000FF"/>
                    <w:sz w:val="18"/>
                    <w:szCs w:val="18"/>
                    <w:lang w:eastAsia="zh-CN"/>
                  </w:rPr>
                </w:rPrChange>
              </w:rPr>
              <w:t>SP-138203-02</w:t>
            </w:r>
            <w:ins w:id="8306" w:author="Xuning Wei12232" w:date="2026-10-19T21:13:00Z">
              <w:r>
                <w:rPr>
                  <w:rFonts w:ascii="Times New Roman" w:eastAsia="仿宋_GB2312" w:hAnsi="Times New Roman" w:cs="Times New Roman"/>
                  <w:sz w:val="20"/>
                  <w:szCs w:val="21"/>
                  <w:lang w:eastAsia="zh-CN"/>
                </w:rPr>
                <w:t xml:space="preserve"> (current version) </w:t>
              </w:r>
            </w:ins>
            <w:del w:id="8307" w:author="Xuning Wei12232" w:date="2026-10-19T21:13:00Z">
              <w:r>
                <w:rPr>
                  <w:rFonts w:ascii="Times New Roman" w:hAnsi="Times New Roman" w:cs="Times New Roman"/>
                  <w:sz w:val="18"/>
                  <w:szCs w:val="18"/>
                  <w:lang w:eastAsia="zh-CN"/>
                  <w:rPrChange w:id="8308"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309" w:author="Xuning Wei12232" w:date="2026-10-24T11:11:00Z">
                  <w:rPr>
                    <w:rFonts w:ascii="Times New Roman" w:hAnsi="Times New Roman" w:cs="Times New Roman"/>
                    <w:color w:val="0000FF"/>
                    <w:sz w:val="18"/>
                    <w:szCs w:val="18"/>
                    <w:lang w:eastAsia="zh-CN"/>
                  </w:rPr>
                </w:rPrChange>
              </w:rPr>
              <w:t xml:space="preserve"> </w:t>
            </w:r>
          </w:p>
        </w:tc>
        <w:tc>
          <w:tcPr>
            <w:tcW w:w="1493" w:type="pct"/>
            <w:vAlign w:val="center"/>
          </w:tcPr>
          <w:p w14:paraId="2DE76C7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2238F18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7D96181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0226FA9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2C68D47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63D3BEA3" w14:textId="4CABB000"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2A0BEB2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264900D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59B172D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078F453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1E5EF31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60E59CCE" w14:textId="3BA0CEB0"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28E927E2" w14:textId="77777777" w:rsidTr="00262DDA">
        <w:trPr>
          <w:trHeight w:val="206"/>
          <w:jc w:val="center"/>
        </w:trPr>
        <w:tc>
          <w:tcPr>
            <w:tcW w:w="232" w:type="pct"/>
            <w:vMerge/>
            <w:vAlign w:val="center"/>
          </w:tcPr>
          <w:p w14:paraId="42EF2083"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7B40C95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4B4D723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2093CA67"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2503B197"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10"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7DA2F27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6F3C93F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205A21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2D27C56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25FE9BEB" w14:textId="69CC44ED"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0AD9647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50EFA2B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1442018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341509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DCC46F0" w14:textId="3BBE7632"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75C9BDAF" w14:textId="77777777" w:rsidTr="00262DDA">
        <w:trPr>
          <w:trHeight w:val="206"/>
          <w:jc w:val="center"/>
        </w:trPr>
        <w:tc>
          <w:tcPr>
            <w:tcW w:w="232" w:type="pct"/>
            <w:vMerge/>
            <w:vAlign w:val="center"/>
          </w:tcPr>
          <w:p w14:paraId="3828874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20BD9A1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0C136CF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0A392C6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290583F9"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11"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71DFBB56" w14:textId="71FECC08"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2C2BBDF9" w14:textId="58DB0082"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2570DF15" w14:textId="77777777" w:rsidTr="00262DDA">
        <w:trPr>
          <w:trHeight w:val="20"/>
          <w:jc w:val="center"/>
        </w:trPr>
        <w:tc>
          <w:tcPr>
            <w:tcW w:w="232" w:type="pct"/>
            <w:vAlign w:val="center"/>
          </w:tcPr>
          <w:p w14:paraId="279935FF"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472" w:type="pct"/>
            <w:vAlign w:val="center"/>
          </w:tcPr>
          <w:p w14:paraId="2BA2088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Fmoc-L-N-Me-Asn(Trt)-OH</w:t>
            </w:r>
          </w:p>
        </w:tc>
        <w:tc>
          <w:tcPr>
            <w:tcW w:w="393" w:type="pct"/>
            <w:vAlign w:val="center"/>
          </w:tcPr>
          <w:p w14:paraId="5FB21B03"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393" w:type="pct"/>
            <w:vAlign w:val="center"/>
          </w:tcPr>
          <w:p w14:paraId="036BDB8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551" w:type="pct"/>
            <w:vAlign w:val="center"/>
          </w:tcPr>
          <w:p w14:paraId="64459182"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1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13" w:author="Xuning Wei12232" w:date="2026-10-24T11:11:00Z">
                  <w:rPr>
                    <w:rFonts w:ascii="Times New Roman" w:hAnsi="Times New Roman" w:cs="Times New Roman"/>
                    <w:color w:val="0000FF"/>
                    <w:sz w:val="18"/>
                    <w:szCs w:val="18"/>
                    <w:lang w:eastAsia="zh-CN"/>
                  </w:rPr>
                </w:rPrChange>
              </w:rPr>
              <w:t>SP-138520-02</w:t>
            </w:r>
            <w:ins w:id="8314" w:author="Xuning Wei12232" w:date="2026-10-19T21:13:00Z">
              <w:r>
                <w:rPr>
                  <w:rFonts w:ascii="Times New Roman" w:eastAsia="仿宋_GB2312" w:hAnsi="Times New Roman" w:cs="Times New Roman"/>
                  <w:sz w:val="20"/>
                  <w:szCs w:val="21"/>
                  <w:lang w:eastAsia="zh-CN"/>
                </w:rPr>
                <w:t xml:space="preserve"> (current version) </w:t>
              </w:r>
            </w:ins>
            <w:del w:id="8315" w:author="Xuning Wei12232" w:date="2026-10-19T21:13:00Z">
              <w:r>
                <w:rPr>
                  <w:rFonts w:ascii="Times New Roman" w:hAnsi="Times New Roman" w:cs="Times New Roman"/>
                  <w:sz w:val="18"/>
                  <w:szCs w:val="18"/>
                  <w:lang w:eastAsia="zh-CN"/>
                  <w:rPrChange w:id="8316"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740E12D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5AF5B1F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1EB97EA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D3C239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34516F2A" w14:textId="172EDCD5"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7620B28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5F6D569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09F69E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7EAD5E6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4C0DAC1D" w14:textId="5C0AD5A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5E6F1C76" w14:textId="77777777" w:rsidTr="00262DDA">
        <w:trPr>
          <w:trHeight w:val="208"/>
          <w:jc w:val="center"/>
        </w:trPr>
        <w:tc>
          <w:tcPr>
            <w:tcW w:w="232" w:type="pct"/>
            <w:vMerge w:val="restart"/>
            <w:vAlign w:val="center"/>
          </w:tcPr>
          <w:p w14:paraId="76DB90E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472" w:type="pct"/>
            <w:vMerge w:val="restart"/>
            <w:vAlign w:val="center"/>
          </w:tcPr>
          <w:p w14:paraId="7013FDA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Fmoc-L-Asn(Trt)-OH</w:t>
            </w:r>
          </w:p>
        </w:tc>
        <w:tc>
          <w:tcPr>
            <w:tcW w:w="393" w:type="pct"/>
            <w:vMerge w:val="restart"/>
            <w:vAlign w:val="center"/>
          </w:tcPr>
          <w:p w14:paraId="04D183A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393" w:type="pct"/>
            <w:vMerge w:val="restart"/>
            <w:vAlign w:val="center"/>
          </w:tcPr>
          <w:p w14:paraId="6DA1FD2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551" w:type="pct"/>
            <w:vMerge w:val="restart"/>
            <w:vAlign w:val="center"/>
          </w:tcPr>
          <w:p w14:paraId="0A6B1FF0"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18" w:author="Xuning Wei12232" w:date="2026-10-24T11:11:00Z">
                  <w:rPr>
                    <w:rFonts w:ascii="Times New Roman" w:hAnsi="Times New Roman" w:cs="Times New Roman"/>
                    <w:color w:val="0000FF"/>
                    <w:sz w:val="18"/>
                    <w:szCs w:val="18"/>
                    <w:lang w:eastAsia="zh-CN"/>
                  </w:rPr>
                </w:rPrChange>
              </w:rPr>
              <w:t>SP-138519-02</w:t>
            </w:r>
            <w:ins w:id="8319" w:author="Xuning Wei12232" w:date="2026-10-19T21:14:00Z">
              <w:r>
                <w:rPr>
                  <w:rFonts w:ascii="Times New Roman" w:eastAsia="仿宋_GB2312" w:hAnsi="Times New Roman" w:cs="Times New Roman"/>
                  <w:sz w:val="20"/>
                  <w:szCs w:val="21"/>
                  <w:lang w:eastAsia="zh-CN"/>
                </w:rPr>
                <w:t xml:space="preserve"> (current version) </w:t>
              </w:r>
            </w:ins>
            <w:del w:id="8320" w:author="Xuning Wei12232" w:date="2026-10-19T21:14:00Z">
              <w:r>
                <w:rPr>
                  <w:rFonts w:ascii="Times New Roman" w:hAnsi="Times New Roman" w:cs="Times New Roman"/>
                  <w:sz w:val="18"/>
                  <w:szCs w:val="18"/>
                  <w:lang w:eastAsia="zh-CN"/>
                  <w:rPrChange w:id="8321"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6792158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6A4FE5B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162D180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5B00210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2F0105B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1B5DAF7F" w14:textId="5545A322"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18B93E3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15955AA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1DC30D1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5ED8DD3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40ABDFA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4267991F" w14:textId="1CB0AF04"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6429E599" w14:textId="77777777" w:rsidTr="00262DDA">
        <w:trPr>
          <w:trHeight w:val="206"/>
          <w:jc w:val="center"/>
        </w:trPr>
        <w:tc>
          <w:tcPr>
            <w:tcW w:w="232" w:type="pct"/>
            <w:vMerge/>
            <w:vAlign w:val="center"/>
          </w:tcPr>
          <w:p w14:paraId="68F21D9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13C326F3"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4853B84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5012523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5A25747A"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22"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07D8734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15CACCF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20263B0F"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75B476A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3994451" w14:textId="2739CEF3"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5C97273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2DC763C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554AE4F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353EA94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CB1139C" w14:textId="3FEFEE11"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16ADCDC6" w14:textId="77777777" w:rsidTr="00262DDA">
        <w:trPr>
          <w:trHeight w:val="206"/>
          <w:jc w:val="center"/>
        </w:trPr>
        <w:tc>
          <w:tcPr>
            <w:tcW w:w="232" w:type="pct"/>
            <w:vMerge/>
            <w:vAlign w:val="center"/>
          </w:tcPr>
          <w:p w14:paraId="09B8D95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78BEFD2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27A7642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49206A88"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67B7A70C"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23"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798C66EE" w14:textId="346AE9D7"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0E905C57" w14:textId="18BB8BB3"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708BA9B3" w14:textId="77777777" w:rsidTr="00262DDA">
        <w:trPr>
          <w:trHeight w:val="208"/>
          <w:jc w:val="center"/>
        </w:trPr>
        <w:tc>
          <w:tcPr>
            <w:tcW w:w="232" w:type="pct"/>
            <w:vMerge w:val="restart"/>
            <w:vAlign w:val="center"/>
          </w:tcPr>
          <w:p w14:paraId="1B87E3D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472" w:type="pct"/>
            <w:vMerge w:val="restart"/>
            <w:vAlign w:val="center"/>
          </w:tcPr>
          <w:p w14:paraId="71B8CA3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393" w:type="pct"/>
            <w:vMerge w:val="restart"/>
            <w:vAlign w:val="center"/>
          </w:tcPr>
          <w:p w14:paraId="31A4FEA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393" w:type="pct"/>
            <w:vMerge w:val="restart"/>
            <w:vAlign w:val="center"/>
          </w:tcPr>
          <w:p w14:paraId="5684C5F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551" w:type="pct"/>
            <w:vMerge w:val="restart"/>
            <w:vAlign w:val="center"/>
          </w:tcPr>
          <w:p w14:paraId="091813C7"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2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25" w:author="Xuning Wei12232" w:date="2026-10-24T11:11:00Z">
                  <w:rPr>
                    <w:rFonts w:ascii="Times New Roman" w:hAnsi="Times New Roman" w:cs="Times New Roman"/>
                    <w:color w:val="0000FF"/>
                    <w:sz w:val="18"/>
                    <w:szCs w:val="18"/>
                    <w:lang w:eastAsia="zh-CN"/>
                  </w:rPr>
                </w:rPrChange>
              </w:rPr>
              <w:t>SP-132732-02</w:t>
            </w:r>
            <w:ins w:id="8326" w:author="Xuning Wei12232" w:date="2026-10-19T21:14:00Z">
              <w:r>
                <w:rPr>
                  <w:rFonts w:ascii="Times New Roman" w:eastAsia="仿宋_GB2312" w:hAnsi="Times New Roman" w:cs="Times New Roman"/>
                  <w:sz w:val="20"/>
                  <w:szCs w:val="21"/>
                  <w:lang w:eastAsia="zh-CN"/>
                </w:rPr>
                <w:t xml:space="preserve"> (current version) </w:t>
              </w:r>
            </w:ins>
            <w:del w:id="8327" w:author="Xuning Wei12232" w:date="2026-10-19T21:14:00Z">
              <w:r>
                <w:rPr>
                  <w:rFonts w:ascii="Times New Roman" w:hAnsi="Times New Roman" w:cs="Times New Roman"/>
                  <w:sz w:val="18"/>
                  <w:szCs w:val="18"/>
                  <w:lang w:eastAsia="zh-CN"/>
                  <w:rPrChange w:id="8328"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7C8A837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68E1903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30668C1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6918F65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7DB04DD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1AB301D1" w14:textId="6FA6F4D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247AC93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1585F67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4F4CB82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4D426FB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08C573E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42F73066" w14:textId="19FB9738"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399B5EF3" w14:textId="77777777" w:rsidTr="00262DDA">
        <w:trPr>
          <w:trHeight w:val="206"/>
          <w:jc w:val="center"/>
        </w:trPr>
        <w:tc>
          <w:tcPr>
            <w:tcW w:w="232" w:type="pct"/>
            <w:vMerge/>
            <w:vAlign w:val="center"/>
          </w:tcPr>
          <w:p w14:paraId="71887C7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3B7FD67C" w14:textId="77777777" w:rsidR="00262DDA" w:rsidRPr="0054483D" w:rsidRDefault="00262DDA" w:rsidP="00262DDA">
            <w:pPr>
              <w:spacing w:beforeLines="50" w:before="120" w:afterLines="50" w:after="120"/>
              <w:contextualSpacing/>
              <w:jc w:val="center"/>
              <w:rPr>
                <w:rFonts w:ascii="Times New Roman" w:eastAsia="仿宋_GB2312" w:hAnsi="Times New Roman" w:cs="Times New Roman"/>
                <w:sz w:val="18"/>
                <w:szCs w:val="18"/>
                <w:lang w:val="en-IE" w:eastAsia="zh-CN"/>
                <w:rPrChange w:id="8329" w:author="Johan Granander" w:date="2026-10-25T11:10:00Z">
                  <w:rPr>
                    <w:rFonts w:ascii="Times New Roman" w:eastAsia="仿宋_GB2312" w:hAnsi="Times New Roman" w:cs="Times New Roman"/>
                    <w:sz w:val="18"/>
                    <w:szCs w:val="18"/>
                    <w:lang w:val="sv-SE" w:eastAsia="zh-CN"/>
                  </w:rPr>
                </w:rPrChange>
              </w:rPr>
            </w:pPr>
          </w:p>
        </w:tc>
        <w:tc>
          <w:tcPr>
            <w:tcW w:w="393" w:type="pct"/>
            <w:vMerge/>
            <w:vAlign w:val="center"/>
          </w:tcPr>
          <w:p w14:paraId="38D6B9B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22F860B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698536F5"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30"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459D3E2F"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3C675EC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64ABB9A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2AFD3E5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lastRenderedPageBreak/>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74C9594E" w14:textId="504C6152"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45CCE72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lastRenderedPageBreak/>
              <w:t>Asymchem</w:t>
            </w:r>
            <w:proofErr w:type="spellEnd"/>
            <w:r w:rsidRPr="00262DDA">
              <w:rPr>
                <w:rFonts w:ascii="Times New Roman" w:eastAsia="仿宋_GB2312" w:hAnsi="Times New Roman" w:cs="Times New Roman"/>
                <w:sz w:val="18"/>
                <w:szCs w:val="18"/>
                <w:lang w:eastAsia="zh-CN"/>
              </w:rPr>
              <w:t xml:space="preserve"> Laboratories (Jilin)  </w:t>
            </w:r>
          </w:p>
          <w:p w14:paraId="60CC3C6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1636EE1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5459206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lastRenderedPageBreak/>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31EB9A64" w14:textId="7A3C0745"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73FABAE9" w14:textId="77777777" w:rsidTr="00262DDA">
        <w:trPr>
          <w:trHeight w:val="206"/>
          <w:jc w:val="center"/>
        </w:trPr>
        <w:tc>
          <w:tcPr>
            <w:tcW w:w="232" w:type="pct"/>
            <w:vMerge/>
            <w:vAlign w:val="center"/>
          </w:tcPr>
          <w:p w14:paraId="7BC1BAF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61C988F9" w14:textId="77777777" w:rsidR="00262DDA" w:rsidRPr="0054483D" w:rsidRDefault="00262DDA" w:rsidP="00262DDA">
            <w:pPr>
              <w:spacing w:beforeLines="50" w:before="120" w:afterLines="50" w:after="120"/>
              <w:contextualSpacing/>
              <w:jc w:val="center"/>
              <w:rPr>
                <w:rFonts w:ascii="Times New Roman" w:eastAsia="仿宋_GB2312" w:hAnsi="Times New Roman" w:cs="Times New Roman"/>
                <w:sz w:val="18"/>
                <w:szCs w:val="18"/>
                <w:lang w:val="en-IE" w:eastAsia="zh-CN"/>
                <w:rPrChange w:id="8331" w:author="Johan Granander" w:date="2026-10-25T11:10:00Z">
                  <w:rPr>
                    <w:rFonts w:ascii="Times New Roman" w:eastAsia="仿宋_GB2312" w:hAnsi="Times New Roman" w:cs="Times New Roman"/>
                    <w:sz w:val="18"/>
                    <w:szCs w:val="18"/>
                    <w:lang w:val="sv-SE" w:eastAsia="zh-CN"/>
                  </w:rPr>
                </w:rPrChange>
              </w:rPr>
            </w:pPr>
          </w:p>
        </w:tc>
        <w:tc>
          <w:tcPr>
            <w:tcW w:w="393" w:type="pct"/>
            <w:vMerge/>
            <w:vAlign w:val="center"/>
          </w:tcPr>
          <w:p w14:paraId="3B22BB7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17B246D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6BF89DA3"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32"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6F41C76D" w14:textId="6EBFFAB1"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137D59D3" w14:textId="0CE0DC49"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69C29515" w14:textId="77777777" w:rsidTr="00262DDA">
        <w:trPr>
          <w:trHeight w:val="205"/>
          <w:jc w:val="center"/>
        </w:trPr>
        <w:tc>
          <w:tcPr>
            <w:tcW w:w="232" w:type="pct"/>
            <w:vMerge w:val="restart"/>
            <w:vAlign w:val="center"/>
          </w:tcPr>
          <w:p w14:paraId="75697EEC"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472" w:type="pct"/>
            <w:vMerge w:val="restart"/>
            <w:vAlign w:val="center"/>
          </w:tcPr>
          <w:p w14:paraId="5716829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Fmoc-L-Arg(Pbf)-OH</w:t>
            </w:r>
          </w:p>
        </w:tc>
        <w:tc>
          <w:tcPr>
            <w:tcW w:w="393" w:type="pct"/>
            <w:vMerge w:val="restart"/>
            <w:vAlign w:val="center"/>
          </w:tcPr>
          <w:p w14:paraId="673D1B6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393" w:type="pct"/>
            <w:vMerge w:val="restart"/>
            <w:vAlign w:val="center"/>
          </w:tcPr>
          <w:p w14:paraId="708C47F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551" w:type="pct"/>
            <w:vMerge w:val="restart"/>
            <w:vAlign w:val="center"/>
          </w:tcPr>
          <w:p w14:paraId="0A33D058"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3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34" w:author="Xuning Wei12232" w:date="2026-10-24T11:11:00Z">
                  <w:rPr>
                    <w:rFonts w:ascii="Times New Roman" w:hAnsi="Times New Roman" w:cs="Times New Roman"/>
                    <w:color w:val="0000FF"/>
                    <w:sz w:val="18"/>
                    <w:szCs w:val="18"/>
                    <w:lang w:eastAsia="zh-CN"/>
                  </w:rPr>
                </w:rPrChange>
              </w:rPr>
              <w:t>SP-138518-02</w:t>
            </w:r>
            <w:ins w:id="8335" w:author="Xuning Wei12232" w:date="2026-10-19T21:14:00Z">
              <w:r>
                <w:rPr>
                  <w:rFonts w:ascii="Times New Roman" w:eastAsia="仿宋_GB2312" w:hAnsi="Times New Roman" w:cs="Times New Roman"/>
                  <w:sz w:val="20"/>
                  <w:szCs w:val="21"/>
                  <w:lang w:eastAsia="zh-CN"/>
                </w:rPr>
                <w:t xml:space="preserve"> (current version) </w:t>
              </w:r>
            </w:ins>
            <w:del w:id="8336" w:author="Xuning Wei12232" w:date="2026-10-19T21:14:00Z">
              <w:r>
                <w:rPr>
                  <w:rFonts w:ascii="Times New Roman" w:hAnsi="Times New Roman" w:cs="Times New Roman"/>
                  <w:sz w:val="18"/>
                  <w:szCs w:val="18"/>
                  <w:lang w:eastAsia="zh-CN"/>
                  <w:rPrChange w:id="8337"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752315E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5E0BC8CF"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523862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3EDDDDD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5BFADE1D" w14:textId="6094FF09"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2EEBFFD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2EC3A5F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22C3B98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9B1F32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3B03C9BF" w14:textId="4AC9B0A0"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3C85C845" w14:textId="77777777" w:rsidTr="00262DDA">
        <w:trPr>
          <w:trHeight w:val="205"/>
          <w:jc w:val="center"/>
        </w:trPr>
        <w:tc>
          <w:tcPr>
            <w:tcW w:w="232" w:type="pct"/>
            <w:vMerge/>
            <w:vAlign w:val="center"/>
          </w:tcPr>
          <w:p w14:paraId="5C3E0E7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66A1FAB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76BB753C"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513DA1E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75CAC6F5"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38"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63312EEB" w14:textId="394FCBA9"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164CD1C6" w14:textId="00192C1F"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27C37976" w14:textId="77777777" w:rsidTr="00262DDA">
        <w:trPr>
          <w:trHeight w:val="208"/>
          <w:jc w:val="center"/>
        </w:trPr>
        <w:tc>
          <w:tcPr>
            <w:tcW w:w="232" w:type="pct"/>
            <w:vMerge w:val="restart"/>
            <w:vAlign w:val="center"/>
          </w:tcPr>
          <w:p w14:paraId="44B0A208"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472" w:type="pct"/>
            <w:vMerge w:val="restart"/>
            <w:vAlign w:val="center"/>
          </w:tcPr>
          <w:p w14:paraId="75514C73"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Fmoc-L-Val-OH</w:t>
            </w:r>
          </w:p>
        </w:tc>
        <w:tc>
          <w:tcPr>
            <w:tcW w:w="393" w:type="pct"/>
            <w:vMerge w:val="restart"/>
            <w:vAlign w:val="center"/>
          </w:tcPr>
          <w:p w14:paraId="6F1CB62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393" w:type="pct"/>
            <w:vMerge w:val="restart"/>
            <w:vAlign w:val="center"/>
          </w:tcPr>
          <w:p w14:paraId="6C362E4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551" w:type="pct"/>
            <w:vMerge w:val="restart"/>
            <w:vAlign w:val="center"/>
          </w:tcPr>
          <w:p w14:paraId="0E7E4C36" w14:textId="4321B50E"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3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
              <w:t>SP-138202</w:t>
            </w:r>
            <w:r>
              <w:rPr>
                <w:rFonts w:ascii="Times New Roman" w:hAnsi="Times New Roman" w:cs="Times New Roman"/>
                <w:sz w:val="18"/>
                <w:szCs w:val="18"/>
                <w:lang w:eastAsia="zh-CN"/>
                <w:rPrChange w:id="8340" w:author="Xuning Wei12232" w:date="2026-10-24T11:11:00Z">
                  <w:rPr>
                    <w:rFonts w:ascii="Times New Roman" w:hAnsi="Times New Roman" w:cs="Times New Roman"/>
                    <w:color w:val="0000FF"/>
                    <w:sz w:val="18"/>
                    <w:szCs w:val="18"/>
                    <w:lang w:eastAsia="zh-CN"/>
                  </w:rPr>
                </w:rPrChange>
              </w:rPr>
              <w:t>-02</w:t>
            </w:r>
            <w:ins w:id="8341" w:author="Xuning Wei12232" w:date="2026-10-19T21:14:00Z">
              <w:r>
                <w:rPr>
                  <w:rFonts w:ascii="Times New Roman" w:eastAsia="仿宋_GB2312" w:hAnsi="Times New Roman" w:cs="Times New Roman"/>
                  <w:sz w:val="20"/>
                  <w:szCs w:val="21"/>
                  <w:lang w:eastAsia="zh-CN"/>
                </w:rPr>
                <w:t xml:space="preserve"> (current version) </w:t>
              </w:r>
            </w:ins>
            <w:del w:id="8342" w:author="Xuning Wei12232" w:date="2026-10-19T21:14:00Z">
              <w:r>
                <w:rPr>
                  <w:rFonts w:ascii="Times New Roman" w:hAnsi="Times New Roman" w:cs="Times New Roman"/>
                  <w:sz w:val="18"/>
                  <w:szCs w:val="18"/>
                  <w:lang w:eastAsia="zh-CN"/>
                  <w:rPrChange w:id="8343"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52014FB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175B3B2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21F918B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6C3509C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49C4079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2B831E87" w14:textId="0063AA49"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2ECECD0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4E9C3F1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5B2CC00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5ED012A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6F68746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3D24C264" w14:textId="15463DD5"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41F0E509" w14:textId="77777777" w:rsidTr="00262DDA">
        <w:trPr>
          <w:trHeight w:val="206"/>
          <w:jc w:val="center"/>
        </w:trPr>
        <w:tc>
          <w:tcPr>
            <w:tcW w:w="232" w:type="pct"/>
            <w:vMerge/>
            <w:vAlign w:val="center"/>
          </w:tcPr>
          <w:p w14:paraId="66060428"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1D0656F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7B37605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394798F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3889A505"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44"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5B85DE7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39B5776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1B3101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D7C785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7818D4F8" w14:textId="3B20F6AD"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77A954D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362864B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46ACABB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6943EF7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6D861070" w14:textId="6E4637E3"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4DBFB524" w14:textId="77777777" w:rsidTr="00262DDA">
        <w:trPr>
          <w:trHeight w:val="206"/>
          <w:jc w:val="center"/>
        </w:trPr>
        <w:tc>
          <w:tcPr>
            <w:tcW w:w="232" w:type="pct"/>
            <w:vMerge/>
            <w:vAlign w:val="center"/>
          </w:tcPr>
          <w:p w14:paraId="29079D35"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17686DC7"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53BD644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1A3FAC43"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2BBD94B2"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45"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596FF07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3F61848"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4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47"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4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466" w:type="pct"/>
            <w:vAlign w:val="center"/>
          </w:tcPr>
          <w:p w14:paraId="5809056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A699D8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50" w:author="Xuning Wei12232" w:date="2026-10-24T11:11:00Z">
                  <w:rPr>
                    <w:rFonts w:ascii="Times New Roman" w:hAnsi="Times New Roman" w:cs="Times New Roman"/>
                    <w:color w:val="FF0000"/>
                    <w:sz w:val="18"/>
                    <w:szCs w:val="16"/>
                  </w:rPr>
                </w:rPrChange>
              </w:rPr>
              <w:t>No.170 Qingpu Road, Shou'an Subdistrict, Pujiang County, Chengdu City, Sichuan Province, P.R.China</w:t>
            </w:r>
            <w:r>
              <w:rPr>
                <w:rFonts w:ascii="Times New Roman" w:eastAsia="仿宋_GB2312" w:hAnsi="Times New Roman" w:cs="Times New Roman"/>
                <w:bCs w:val="0"/>
                <w:kern w:val="2"/>
                <w:sz w:val="18"/>
                <w:szCs w:val="18"/>
                <w:lang w:eastAsia="zh-CN"/>
                <w:rPrChange w:id="835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262DDA" w14:paraId="3CF5613C" w14:textId="77777777" w:rsidTr="00262DDA">
        <w:trPr>
          <w:trHeight w:val="208"/>
          <w:jc w:val="center"/>
        </w:trPr>
        <w:tc>
          <w:tcPr>
            <w:tcW w:w="232" w:type="pct"/>
            <w:vMerge w:val="restart"/>
            <w:vAlign w:val="center"/>
          </w:tcPr>
          <w:p w14:paraId="2B2B730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472" w:type="pct"/>
            <w:vMerge w:val="restart"/>
            <w:vAlign w:val="center"/>
          </w:tcPr>
          <w:p w14:paraId="243861FF"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Fmoc-L-Leu-OH</w:t>
            </w:r>
          </w:p>
        </w:tc>
        <w:tc>
          <w:tcPr>
            <w:tcW w:w="393" w:type="pct"/>
            <w:vMerge w:val="restart"/>
            <w:vAlign w:val="center"/>
          </w:tcPr>
          <w:p w14:paraId="608E46E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393" w:type="pct"/>
            <w:vMerge w:val="restart"/>
            <w:vAlign w:val="center"/>
          </w:tcPr>
          <w:p w14:paraId="3AF5B22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551" w:type="pct"/>
            <w:vMerge w:val="restart"/>
            <w:vAlign w:val="center"/>
          </w:tcPr>
          <w:p w14:paraId="158C1627"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5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53" w:author="Xuning Wei12232" w:date="2026-10-24T11:11:00Z">
                  <w:rPr>
                    <w:rFonts w:ascii="Times New Roman" w:hAnsi="Times New Roman" w:cs="Times New Roman"/>
                    <w:color w:val="0000FF"/>
                    <w:sz w:val="18"/>
                    <w:szCs w:val="18"/>
                    <w:lang w:eastAsia="zh-CN"/>
                  </w:rPr>
                </w:rPrChange>
              </w:rPr>
              <w:t>SP-138201-02</w:t>
            </w:r>
            <w:ins w:id="8354" w:author="Xuning Wei12232" w:date="2026-10-19T21:14:00Z">
              <w:r>
                <w:rPr>
                  <w:rFonts w:ascii="Times New Roman" w:eastAsia="仿宋_GB2312" w:hAnsi="Times New Roman" w:cs="Times New Roman"/>
                  <w:sz w:val="20"/>
                  <w:szCs w:val="21"/>
                  <w:lang w:eastAsia="zh-CN"/>
                </w:rPr>
                <w:t xml:space="preserve"> (current version) </w:t>
              </w:r>
            </w:ins>
            <w:del w:id="8355" w:author="Xuning Wei12232" w:date="2026-10-19T21:14:00Z">
              <w:r>
                <w:rPr>
                  <w:rFonts w:ascii="Times New Roman" w:hAnsi="Times New Roman" w:cs="Times New Roman"/>
                  <w:sz w:val="18"/>
                  <w:szCs w:val="18"/>
                  <w:lang w:eastAsia="zh-CN"/>
                  <w:rPrChange w:id="8356"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0E40B7D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63D84DA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7C28B8A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414060C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5DCD1C5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52DBDF27" w14:textId="20C506FB"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1FEE19B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0C5E31E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14ADB81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677B711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05AF58E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22BBC33D" w14:textId="32F34B73"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6B425AE2" w14:textId="77777777" w:rsidTr="00262DDA">
        <w:trPr>
          <w:trHeight w:val="206"/>
          <w:jc w:val="center"/>
        </w:trPr>
        <w:tc>
          <w:tcPr>
            <w:tcW w:w="232" w:type="pct"/>
            <w:vMerge/>
            <w:vAlign w:val="center"/>
          </w:tcPr>
          <w:p w14:paraId="5854DE7F"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2CA7ADD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314EE24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7661466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57590049"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57"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6FD46FE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43D6663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131CE55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5696F06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61F0F70" w14:textId="7791894A"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6271CFA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4338A7B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6F86F41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274F03AD"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348DFC5B" w14:textId="1D4CDE4A"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5539E05A" w14:textId="77777777" w:rsidTr="00262DDA">
        <w:trPr>
          <w:trHeight w:val="206"/>
          <w:jc w:val="center"/>
        </w:trPr>
        <w:tc>
          <w:tcPr>
            <w:tcW w:w="232" w:type="pct"/>
            <w:vMerge/>
            <w:vAlign w:val="center"/>
          </w:tcPr>
          <w:p w14:paraId="0C5B615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792F1AA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1A499DFC"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5E7E3C4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03F828E4"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58"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4C770EBE" w14:textId="7E0B27C2"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13D1F7B1" w14:textId="007A927C"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6950152A" w14:textId="77777777" w:rsidTr="00262DDA">
        <w:trPr>
          <w:trHeight w:val="20"/>
          <w:jc w:val="center"/>
        </w:trPr>
        <w:tc>
          <w:tcPr>
            <w:tcW w:w="232" w:type="pct"/>
            <w:vAlign w:val="center"/>
          </w:tcPr>
          <w:p w14:paraId="5D36975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472" w:type="pct"/>
            <w:vAlign w:val="center"/>
          </w:tcPr>
          <w:p w14:paraId="709F8B8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等线" w:hAnsi="Times New Roman" w:cs="Times New Roman"/>
                <w:sz w:val="18"/>
                <w:szCs w:val="18"/>
              </w:rPr>
              <w:t>Fmoc-L-α-Me-Phe-OH</w:t>
            </w:r>
          </w:p>
        </w:tc>
        <w:tc>
          <w:tcPr>
            <w:tcW w:w="393" w:type="pct"/>
            <w:vAlign w:val="center"/>
          </w:tcPr>
          <w:p w14:paraId="7BDB855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393" w:type="pct"/>
            <w:vAlign w:val="center"/>
          </w:tcPr>
          <w:p w14:paraId="2A2788F7"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551" w:type="pct"/>
            <w:vAlign w:val="center"/>
          </w:tcPr>
          <w:p w14:paraId="33557556"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60" w:author="Xuning Wei12232" w:date="2026-10-24T11:11:00Z">
                  <w:rPr>
                    <w:rFonts w:ascii="Times New Roman" w:hAnsi="Times New Roman" w:cs="Times New Roman"/>
                    <w:color w:val="0000FF"/>
                    <w:sz w:val="18"/>
                    <w:szCs w:val="18"/>
                    <w:lang w:eastAsia="zh-CN"/>
                  </w:rPr>
                </w:rPrChange>
              </w:rPr>
              <w:t>SP-138210-02</w:t>
            </w:r>
            <w:ins w:id="8361" w:author="Xuning Wei12232" w:date="2026-10-19T21:14:00Z">
              <w:r>
                <w:rPr>
                  <w:rFonts w:ascii="Times New Roman" w:eastAsia="仿宋_GB2312" w:hAnsi="Times New Roman" w:cs="Times New Roman"/>
                  <w:sz w:val="20"/>
                  <w:szCs w:val="21"/>
                  <w:lang w:eastAsia="zh-CN"/>
                </w:rPr>
                <w:t xml:space="preserve"> (current version) </w:t>
              </w:r>
            </w:ins>
            <w:del w:id="8362" w:author="Xuning Wei12232" w:date="2026-10-19T21:14:00Z">
              <w:r>
                <w:rPr>
                  <w:rFonts w:ascii="Times New Roman" w:hAnsi="Times New Roman" w:cs="Times New Roman"/>
                  <w:sz w:val="18"/>
                  <w:szCs w:val="18"/>
                  <w:lang w:eastAsia="zh-CN"/>
                  <w:rPrChange w:id="8363"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62DB3C3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60C4A1D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65"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6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466" w:type="pct"/>
            <w:vAlign w:val="center"/>
          </w:tcPr>
          <w:p w14:paraId="0522E9C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Asymchem Laboratories (Jilin) Co., Ltd. (DH3)</w:t>
            </w:r>
          </w:p>
          <w:p w14:paraId="46C58FD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36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368" w:author="Xuning Wei12232" w:date="2026-10-24T11:11:00Z">
                  <w:rPr>
                    <w:rFonts w:ascii="Times New Roman" w:hAnsi="Times New Roman" w:cs="Times New Roman"/>
                    <w:color w:val="FF0000"/>
                    <w:sz w:val="18"/>
                    <w:szCs w:val="16"/>
                  </w:rPr>
                </w:rPrChange>
              </w:rPr>
              <w:t>No. 899, Xingqi Road, High-tech Industrial Zone, Dunhua, Jilin 133700, China</w:t>
            </w:r>
            <w:r>
              <w:rPr>
                <w:rFonts w:ascii="Times New Roman" w:eastAsia="仿宋_GB2312" w:hAnsi="Times New Roman" w:cs="Times New Roman"/>
                <w:bCs w:val="0"/>
                <w:kern w:val="2"/>
                <w:sz w:val="18"/>
                <w:szCs w:val="18"/>
                <w:lang w:eastAsia="zh-CN"/>
                <w:rPrChange w:id="836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262DDA" w14:paraId="4FCDBABF" w14:textId="77777777" w:rsidTr="00262DDA">
        <w:trPr>
          <w:trHeight w:val="205"/>
          <w:jc w:val="center"/>
        </w:trPr>
        <w:tc>
          <w:tcPr>
            <w:tcW w:w="232" w:type="pct"/>
            <w:vMerge w:val="restart"/>
            <w:vAlign w:val="center"/>
          </w:tcPr>
          <w:p w14:paraId="4737E36C"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472" w:type="pct"/>
            <w:vMerge w:val="restart"/>
            <w:vAlign w:val="center"/>
          </w:tcPr>
          <w:p w14:paraId="32091725"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Fmoc-L-Glu(OtBu)-OH·H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393" w:type="pct"/>
            <w:vMerge w:val="restart"/>
            <w:vAlign w:val="center"/>
          </w:tcPr>
          <w:p w14:paraId="7860E77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393" w:type="pct"/>
            <w:vMerge w:val="restart"/>
            <w:vAlign w:val="center"/>
          </w:tcPr>
          <w:p w14:paraId="005F290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551" w:type="pct"/>
            <w:vMerge w:val="restart"/>
            <w:vAlign w:val="center"/>
          </w:tcPr>
          <w:p w14:paraId="6E45C36C"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7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71" w:author="Xuning Wei12232" w:date="2026-10-24T11:11:00Z">
                  <w:rPr>
                    <w:rFonts w:ascii="Times New Roman" w:hAnsi="Times New Roman" w:cs="Times New Roman"/>
                    <w:color w:val="0000FF"/>
                    <w:sz w:val="18"/>
                    <w:szCs w:val="18"/>
                    <w:lang w:eastAsia="zh-CN"/>
                  </w:rPr>
                </w:rPrChange>
              </w:rPr>
              <w:t>SP-138390-02</w:t>
            </w:r>
            <w:ins w:id="8372" w:author="Xuning Wei12232" w:date="2026-10-19T21:14:00Z">
              <w:r>
                <w:rPr>
                  <w:rFonts w:ascii="Times New Roman" w:eastAsia="仿宋_GB2312" w:hAnsi="Times New Roman" w:cs="Times New Roman"/>
                  <w:sz w:val="20"/>
                  <w:szCs w:val="21"/>
                  <w:lang w:eastAsia="zh-CN"/>
                </w:rPr>
                <w:t xml:space="preserve"> (current version) </w:t>
              </w:r>
            </w:ins>
            <w:del w:id="8373" w:author="Xuning Wei12232" w:date="2026-10-19T21:14:00Z">
              <w:r>
                <w:rPr>
                  <w:rFonts w:ascii="Times New Roman" w:hAnsi="Times New Roman" w:cs="Times New Roman"/>
                  <w:sz w:val="18"/>
                  <w:szCs w:val="18"/>
                  <w:lang w:eastAsia="zh-CN"/>
                  <w:rPrChange w:id="8374"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02FA7E4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5ECA0496"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71ED63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50C15A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5C0AC044" w14:textId="7BA696AE"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0A95ACF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2B1846F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5D6701B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53B8B13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215E362B" w14:textId="6F73D44F"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0415FA38" w14:textId="77777777" w:rsidTr="00262DDA">
        <w:trPr>
          <w:trHeight w:val="205"/>
          <w:jc w:val="center"/>
        </w:trPr>
        <w:tc>
          <w:tcPr>
            <w:tcW w:w="232" w:type="pct"/>
            <w:vMerge/>
            <w:vAlign w:val="center"/>
          </w:tcPr>
          <w:p w14:paraId="2AC57CB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5186B13D"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6C57C43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3D404BC9"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61319B8A"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75"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134392F5" w14:textId="6870B69D"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3CB9A4EC" w14:textId="63C36C85"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76FAB0F2" w14:textId="77777777" w:rsidTr="00262DDA">
        <w:trPr>
          <w:trHeight w:val="260"/>
          <w:jc w:val="center"/>
        </w:trPr>
        <w:tc>
          <w:tcPr>
            <w:tcW w:w="232" w:type="pct"/>
            <w:vMerge w:val="restart"/>
            <w:vAlign w:val="center"/>
          </w:tcPr>
          <w:p w14:paraId="4B73E58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472" w:type="pct"/>
            <w:vMerge w:val="restart"/>
            <w:vAlign w:val="center"/>
          </w:tcPr>
          <w:p w14:paraId="2FBC368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393" w:type="pct"/>
            <w:vMerge w:val="restart"/>
            <w:vAlign w:val="center"/>
          </w:tcPr>
          <w:p w14:paraId="5DF25B5E"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393" w:type="pct"/>
            <w:vMerge w:val="restart"/>
            <w:vAlign w:val="center"/>
          </w:tcPr>
          <w:p w14:paraId="1F9EF8E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551" w:type="pct"/>
            <w:vMerge w:val="restart"/>
            <w:vAlign w:val="center"/>
          </w:tcPr>
          <w:p w14:paraId="6FE0D02D"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7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77" w:author="Xuning Wei12232" w:date="2026-10-24T11:11:00Z">
                  <w:rPr>
                    <w:rFonts w:ascii="Times New Roman" w:hAnsi="Times New Roman" w:cs="Times New Roman"/>
                    <w:color w:val="0000FF"/>
                    <w:sz w:val="18"/>
                    <w:szCs w:val="18"/>
                    <w:lang w:eastAsia="zh-CN"/>
                  </w:rPr>
                </w:rPrChange>
              </w:rPr>
              <w:t>SP-138204-02</w:t>
            </w:r>
            <w:ins w:id="8378" w:author="Xuning Wei12232" w:date="2026-10-19T21:14:00Z">
              <w:r>
                <w:rPr>
                  <w:rFonts w:ascii="Times New Roman" w:eastAsia="仿宋_GB2312" w:hAnsi="Times New Roman" w:cs="Times New Roman"/>
                  <w:sz w:val="20"/>
                  <w:szCs w:val="21"/>
                  <w:lang w:eastAsia="zh-CN"/>
                </w:rPr>
                <w:t xml:space="preserve"> (current version) </w:t>
              </w:r>
            </w:ins>
            <w:del w:id="8379" w:author="Xuning Wei12232" w:date="2026-10-19T21:14:00Z">
              <w:r>
                <w:rPr>
                  <w:rFonts w:ascii="Times New Roman" w:hAnsi="Times New Roman" w:cs="Times New Roman"/>
                  <w:sz w:val="18"/>
                  <w:szCs w:val="18"/>
                  <w:lang w:eastAsia="zh-CN"/>
                  <w:rPrChange w:id="8380"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71C0570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7AD8B8EE"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673B849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715B422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5505476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68071EE4" w14:textId="46902815"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c>
          <w:tcPr>
            <w:tcW w:w="1466" w:type="pct"/>
            <w:vAlign w:val="center"/>
          </w:tcPr>
          <w:p w14:paraId="7DF8675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Liaoning </w:t>
            </w: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w:t>
            </w:r>
          </w:p>
          <w:p w14:paraId="3DA0B1C5"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Co., Ltd (FX2).</w:t>
            </w:r>
            <w:r>
              <w:rPr>
                <w:rFonts w:ascii="Times New Roman" w:eastAsia="仿宋_GB2312" w:hAnsi="Times New Roman" w:cs="Times New Roman"/>
                <w:sz w:val="18"/>
                <w:szCs w:val="18"/>
                <w:lang w:eastAsia="zh-CN"/>
              </w:rPr>
              <w:t xml:space="preserve"> </w:t>
            </w:r>
            <w:r w:rsidRPr="00262DDA">
              <w:rPr>
                <w:rFonts w:ascii="Times New Roman" w:eastAsia="仿宋_GB2312" w:hAnsi="Times New Roman" w:cs="Times New Roman"/>
                <w:sz w:val="18"/>
                <w:szCs w:val="18"/>
                <w:lang w:eastAsia="zh-CN"/>
              </w:rPr>
              <w:t xml:space="preserve">(Address: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w:t>
            </w:r>
          </w:p>
          <w:p w14:paraId="58D0AB8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Village, </w:t>
            </w:r>
            <w:proofErr w:type="spellStart"/>
            <w:r w:rsidRPr="00262DDA">
              <w:rPr>
                <w:rFonts w:ascii="Times New Roman" w:eastAsia="仿宋_GB2312" w:hAnsi="Times New Roman" w:cs="Times New Roman"/>
                <w:sz w:val="18"/>
                <w:szCs w:val="18"/>
                <w:lang w:eastAsia="zh-CN"/>
              </w:rPr>
              <w:t>Yimatu</w:t>
            </w:r>
            <w:proofErr w:type="spellEnd"/>
            <w:r w:rsidRPr="00262DDA">
              <w:rPr>
                <w:rFonts w:ascii="Times New Roman" w:eastAsia="仿宋_GB2312" w:hAnsi="Times New Roman" w:cs="Times New Roman"/>
                <w:sz w:val="18"/>
                <w:szCs w:val="18"/>
                <w:lang w:eastAsia="zh-CN"/>
              </w:rPr>
              <w:t xml:space="preserve"> town, Fu  </w:t>
            </w:r>
          </w:p>
          <w:p w14:paraId="5850650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Mongolia county (Fluorine  </w:t>
            </w:r>
          </w:p>
          <w:p w14:paraId="1F3FBBD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Industry Development Area),  </w:t>
            </w:r>
          </w:p>
          <w:p w14:paraId="456A4501" w14:textId="6B161732"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Fuxin, Liaoning, 123129,China)</w:t>
            </w:r>
          </w:p>
        </w:tc>
      </w:tr>
      <w:tr w:rsidR="00262DDA" w14:paraId="55C46F11" w14:textId="77777777" w:rsidTr="00262DDA">
        <w:trPr>
          <w:trHeight w:val="258"/>
          <w:jc w:val="center"/>
        </w:trPr>
        <w:tc>
          <w:tcPr>
            <w:tcW w:w="232" w:type="pct"/>
            <w:vMerge/>
            <w:vAlign w:val="center"/>
          </w:tcPr>
          <w:p w14:paraId="31A560F4"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70DF735C" w14:textId="77777777" w:rsidR="00262DDA" w:rsidRPr="0054483D" w:rsidRDefault="00262DDA" w:rsidP="00262DDA">
            <w:pPr>
              <w:spacing w:beforeLines="50" w:before="120" w:afterLines="50" w:after="120"/>
              <w:contextualSpacing/>
              <w:jc w:val="center"/>
              <w:rPr>
                <w:rFonts w:ascii="Times New Roman" w:eastAsia="仿宋_GB2312" w:hAnsi="Times New Roman" w:cs="Times New Roman"/>
                <w:sz w:val="18"/>
                <w:szCs w:val="18"/>
                <w:lang w:val="en-IE" w:eastAsia="zh-CN"/>
                <w:rPrChange w:id="8381" w:author="Johan Granander" w:date="2026-10-25T11:10:00Z">
                  <w:rPr>
                    <w:rFonts w:ascii="Times New Roman" w:eastAsia="仿宋_GB2312" w:hAnsi="Times New Roman" w:cs="Times New Roman"/>
                    <w:sz w:val="18"/>
                    <w:szCs w:val="18"/>
                    <w:lang w:val="sv-SE" w:eastAsia="zh-CN"/>
                  </w:rPr>
                </w:rPrChange>
              </w:rPr>
            </w:pPr>
          </w:p>
        </w:tc>
        <w:tc>
          <w:tcPr>
            <w:tcW w:w="393" w:type="pct"/>
            <w:vMerge/>
            <w:vAlign w:val="center"/>
          </w:tcPr>
          <w:p w14:paraId="3A413BF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33D28B4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37EFA3E3"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82"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40A902C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2EDD25F3"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7505ACF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75C8BFAA"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5C9CCDEC" w14:textId="316DD16C"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7545BB31"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0F2B2D62"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678AF5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5EEB72EC"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3A521FE2" w14:textId="09A4AB2B"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66A388EC" w14:textId="77777777" w:rsidTr="00262DDA">
        <w:trPr>
          <w:trHeight w:val="258"/>
          <w:jc w:val="center"/>
        </w:trPr>
        <w:tc>
          <w:tcPr>
            <w:tcW w:w="232" w:type="pct"/>
            <w:vMerge/>
            <w:vAlign w:val="center"/>
          </w:tcPr>
          <w:p w14:paraId="41C6AC2A"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2DC44586" w14:textId="77777777" w:rsidR="00262DDA" w:rsidRPr="0054483D" w:rsidRDefault="00262DDA" w:rsidP="00262DDA">
            <w:pPr>
              <w:spacing w:beforeLines="50" w:before="120" w:afterLines="50" w:after="120"/>
              <w:contextualSpacing/>
              <w:jc w:val="center"/>
              <w:rPr>
                <w:rFonts w:ascii="Times New Roman" w:eastAsia="仿宋_GB2312" w:hAnsi="Times New Roman" w:cs="Times New Roman"/>
                <w:sz w:val="18"/>
                <w:szCs w:val="18"/>
                <w:lang w:val="en-IE" w:eastAsia="zh-CN"/>
                <w:rPrChange w:id="8383" w:author="Johan Granander" w:date="2026-10-25T11:10:00Z">
                  <w:rPr>
                    <w:rFonts w:ascii="Times New Roman" w:eastAsia="仿宋_GB2312" w:hAnsi="Times New Roman" w:cs="Times New Roman"/>
                    <w:sz w:val="18"/>
                    <w:szCs w:val="18"/>
                    <w:lang w:val="sv-SE" w:eastAsia="zh-CN"/>
                  </w:rPr>
                </w:rPrChange>
              </w:rPr>
            </w:pPr>
          </w:p>
        </w:tc>
        <w:tc>
          <w:tcPr>
            <w:tcW w:w="393" w:type="pct"/>
            <w:vMerge/>
            <w:vAlign w:val="center"/>
          </w:tcPr>
          <w:p w14:paraId="4FFCBC07"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1728B4D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34959D4B"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84"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3E41A921" w14:textId="06F354E0"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2432322C" w14:textId="1D423A99"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r w:rsidR="00262DDA" w14:paraId="3407E593" w14:textId="77777777" w:rsidTr="00262DDA">
        <w:trPr>
          <w:trHeight w:val="205"/>
          <w:jc w:val="center"/>
        </w:trPr>
        <w:tc>
          <w:tcPr>
            <w:tcW w:w="232" w:type="pct"/>
            <w:vMerge w:val="restart"/>
            <w:vAlign w:val="center"/>
          </w:tcPr>
          <w:p w14:paraId="39F18D2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472" w:type="pct"/>
            <w:vMerge w:val="restart"/>
            <w:vAlign w:val="center"/>
          </w:tcPr>
          <w:p w14:paraId="55D4CFD8"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Fmoc-L-Orn(Boc)-OH</w:t>
            </w:r>
          </w:p>
        </w:tc>
        <w:tc>
          <w:tcPr>
            <w:tcW w:w="393" w:type="pct"/>
            <w:vMerge w:val="restart"/>
            <w:vAlign w:val="center"/>
          </w:tcPr>
          <w:p w14:paraId="601B6FEF"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393" w:type="pct"/>
            <w:vMerge w:val="restart"/>
            <w:vAlign w:val="center"/>
          </w:tcPr>
          <w:p w14:paraId="5A212BCB"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551" w:type="pct"/>
            <w:vMerge w:val="restart"/>
            <w:vAlign w:val="center"/>
          </w:tcPr>
          <w:p w14:paraId="78524E38" w14:textId="77777777" w:rsidR="00262DDA" w:rsidRPr="00652DE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Change w:id="838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386" w:author="Xuning Wei12232" w:date="2026-10-24T11:11:00Z">
                  <w:rPr>
                    <w:rFonts w:ascii="Times New Roman" w:hAnsi="Times New Roman" w:cs="Times New Roman"/>
                    <w:color w:val="0000FF"/>
                    <w:sz w:val="18"/>
                    <w:szCs w:val="18"/>
                    <w:lang w:eastAsia="zh-CN"/>
                  </w:rPr>
                </w:rPrChange>
              </w:rPr>
              <w:t>SP-124852-02</w:t>
            </w:r>
            <w:ins w:id="8387" w:author="Xuning Wei12232" w:date="2026-10-19T21:14:00Z">
              <w:r>
                <w:rPr>
                  <w:rFonts w:ascii="Times New Roman" w:eastAsia="仿宋_GB2312" w:hAnsi="Times New Roman" w:cs="Times New Roman"/>
                  <w:sz w:val="20"/>
                  <w:szCs w:val="21"/>
                  <w:lang w:eastAsia="zh-CN"/>
                </w:rPr>
                <w:t xml:space="preserve"> (current version) </w:t>
              </w:r>
            </w:ins>
            <w:del w:id="8388" w:author="Xuning Wei12232" w:date="2026-10-19T21:14:00Z">
              <w:r>
                <w:rPr>
                  <w:rFonts w:ascii="Times New Roman" w:hAnsi="Times New Roman" w:cs="Times New Roman"/>
                  <w:sz w:val="18"/>
                  <w:szCs w:val="18"/>
                  <w:lang w:eastAsia="zh-CN"/>
                  <w:rPrChange w:id="8389" w:author="Xuning Wei12232" w:date="2026-10-24T11:11:00Z">
                    <w:rPr>
                      <w:rFonts w:ascii="Times New Roman" w:hAnsi="Times New Roman" w:cs="Times New Roman"/>
                      <w:color w:val="0000FF"/>
                      <w:sz w:val="18"/>
                      <w:szCs w:val="18"/>
                      <w:lang w:eastAsia="zh-CN"/>
                    </w:rPr>
                  </w:rPrChange>
                </w:rPr>
                <w:delText>.01</w:delText>
              </w:r>
            </w:del>
          </w:p>
        </w:tc>
        <w:tc>
          <w:tcPr>
            <w:tcW w:w="1493" w:type="pct"/>
            <w:vAlign w:val="center"/>
          </w:tcPr>
          <w:p w14:paraId="059ED05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38AAE6BB"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F6260F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4C2E8CB7"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0A5E1AAA" w14:textId="30D93008"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c>
          <w:tcPr>
            <w:tcW w:w="1466" w:type="pct"/>
            <w:vAlign w:val="center"/>
          </w:tcPr>
          <w:p w14:paraId="2278CF00"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sidRPr="00262DDA">
              <w:rPr>
                <w:rFonts w:ascii="Times New Roman" w:eastAsia="仿宋_GB2312" w:hAnsi="Times New Roman" w:cs="Times New Roman"/>
                <w:sz w:val="18"/>
                <w:szCs w:val="18"/>
                <w:lang w:eastAsia="zh-CN"/>
              </w:rPr>
              <w:t>Asymchem</w:t>
            </w:r>
            <w:proofErr w:type="spellEnd"/>
            <w:r w:rsidRPr="00262DDA">
              <w:rPr>
                <w:rFonts w:ascii="Times New Roman" w:eastAsia="仿宋_GB2312" w:hAnsi="Times New Roman" w:cs="Times New Roman"/>
                <w:sz w:val="18"/>
                <w:szCs w:val="18"/>
                <w:lang w:eastAsia="zh-CN"/>
              </w:rPr>
              <w:t xml:space="preserve"> Laboratories (Jilin)  </w:t>
            </w:r>
          </w:p>
          <w:p w14:paraId="0FA9F1B8"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Co., Ltd. (DH3) (Address: No.  </w:t>
            </w:r>
          </w:p>
          <w:p w14:paraId="05AAD499"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899, </w:t>
            </w:r>
            <w:proofErr w:type="spellStart"/>
            <w:r w:rsidRPr="00262DDA">
              <w:rPr>
                <w:rFonts w:ascii="Times New Roman" w:eastAsia="仿宋_GB2312" w:hAnsi="Times New Roman" w:cs="Times New Roman"/>
                <w:sz w:val="18"/>
                <w:szCs w:val="18"/>
                <w:lang w:eastAsia="zh-CN"/>
              </w:rPr>
              <w:t>Xingqi</w:t>
            </w:r>
            <w:proofErr w:type="spellEnd"/>
            <w:r w:rsidRPr="00262DDA">
              <w:rPr>
                <w:rFonts w:ascii="Times New Roman" w:eastAsia="仿宋_GB2312" w:hAnsi="Times New Roman" w:cs="Times New Roman"/>
                <w:sz w:val="18"/>
                <w:szCs w:val="18"/>
                <w:lang w:eastAsia="zh-CN"/>
              </w:rPr>
              <w:t xml:space="preserve"> Road, High-tech  </w:t>
            </w:r>
          </w:p>
          <w:p w14:paraId="05AAA044" w14:textId="77777777" w:rsidR="00262DDA" w:rsidRP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 xml:space="preserve">Industrial Zone, </w:t>
            </w:r>
            <w:proofErr w:type="spellStart"/>
            <w:r w:rsidRPr="00262DDA">
              <w:rPr>
                <w:rFonts w:ascii="Times New Roman" w:eastAsia="仿宋_GB2312" w:hAnsi="Times New Roman" w:cs="Times New Roman"/>
                <w:sz w:val="18"/>
                <w:szCs w:val="18"/>
                <w:lang w:eastAsia="zh-CN"/>
              </w:rPr>
              <w:t>Dunhua</w:t>
            </w:r>
            <w:proofErr w:type="spellEnd"/>
            <w:r w:rsidRPr="00262DDA">
              <w:rPr>
                <w:rFonts w:ascii="Times New Roman" w:eastAsia="仿宋_GB2312" w:hAnsi="Times New Roman" w:cs="Times New Roman"/>
                <w:sz w:val="18"/>
                <w:szCs w:val="18"/>
                <w:lang w:eastAsia="zh-CN"/>
              </w:rPr>
              <w:t xml:space="preserve">, Jilin  </w:t>
            </w:r>
          </w:p>
          <w:p w14:paraId="62B2482A" w14:textId="7DD30A65"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262DDA">
              <w:rPr>
                <w:rFonts w:ascii="Times New Roman" w:eastAsia="仿宋_GB2312" w:hAnsi="Times New Roman" w:cs="Times New Roman"/>
                <w:sz w:val="18"/>
                <w:szCs w:val="18"/>
                <w:lang w:eastAsia="zh-CN"/>
              </w:rPr>
              <w:t>133700, China)</w:t>
            </w:r>
          </w:p>
        </w:tc>
      </w:tr>
      <w:tr w:rsidR="00262DDA" w14:paraId="567CABCC" w14:textId="77777777" w:rsidTr="00262DDA">
        <w:trPr>
          <w:trHeight w:val="205"/>
          <w:jc w:val="center"/>
        </w:trPr>
        <w:tc>
          <w:tcPr>
            <w:tcW w:w="232" w:type="pct"/>
            <w:vMerge/>
            <w:vAlign w:val="center"/>
          </w:tcPr>
          <w:p w14:paraId="7BD58BA2"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472" w:type="pct"/>
            <w:vMerge/>
            <w:vAlign w:val="center"/>
          </w:tcPr>
          <w:p w14:paraId="4357A966"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44690661"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393" w:type="pct"/>
            <w:vMerge/>
            <w:vAlign w:val="center"/>
          </w:tcPr>
          <w:p w14:paraId="74539910" w14:textId="77777777" w:rsidR="00262DDA" w:rsidRDefault="00262DDA" w:rsidP="00262DDA">
            <w:pPr>
              <w:spacing w:beforeLines="50" w:before="120" w:afterLines="50" w:after="120"/>
              <w:contextualSpacing/>
              <w:jc w:val="center"/>
              <w:rPr>
                <w:rFonts w:ascii="Times New Roman" w:eastAsia="仿宋_GB2312" w:hAnsi="Times New Roman" w:cs="Times New Roman"/>
                <w:sz w:val="18"/>
                <w:szCs w:val="18"/>
                <w:lang w:eastAsia="zh-CN"/>
              </w:rPr>
            </w:pPr>
          </w:p>
        </w:tc>
        <w:tc>
          <w:tcPr>
            <w:tcW w:w="551" w:type="pct"/>
            <w:vMerge/>
            <w:vAlign w:val="center"/>
          </w:tcPr>
          <w:p w14:paraId="5A7E0CF2" w14:textId="77777777" w:rsidR="00262DDA" w:rsidRPr="00652DEA" w:rsidRDefault="00262DDA" w:rsidP="00262DDA">
            <w:pPr>
              <w:spacing w:beforeLines="50" w:before="120" w:afterLines="50" w:after="120"/>
              <w:contextualSpacing/>
              <w:jc w:val="center"/>
              <w:rPr>
                <w:rFonts w:ascii="Times New Roman" w:hAnsi="Times New Roman" w:cs="Times New Roman"/>
                <w:sz w:val="18"/>
                <w:szCs w:val="18"/>
                <w:lang w:eastAsia="zh-CN"/>
                <w:rPrChange w:id="8390" w:author="Xuning Wei12232" w:date="2026-10-24T11:11:00Z">
                  <w:rPr>
                    <w:rFonts w:ascii="Times New Roman" w:hAnsi="Times New Roman" w:cs="Times New Roman"/>
                    <w:color w:val="0000FF"/>
                    <w:sz w:val="18"/>
                    <w:szCs w:val="18"/>
                    <w:lang w:eastAsia="zh-CN"/>
                  </w:rPr>
                </w:rPrChange>
              </w:rPr>
            </w:pPr>
          </w:p>
        </w:tc>
        <w:tc>
          <w:tcPr>
            <w:tcW w:w="1493" w:type="pct"/>
            <w:vAlign w:val="center"/>
          </w:tcPr>
          <w:p w14:paraId="2A693B24" w14:textId="64EBD5CB"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c>
          <w:tcPr>
            <w:tcW w:w="1466" w:type="pct"/>
            <w:vAlign w:val="center"/>
          </w:tcPr>
          <w:p w14:paraId="155CB49C" w14:textId="2AD5168B" w:rsidR="00262DDA" w:rsidRDefault="003D3475" w:rsidP="00262DDA">
            <w:pPr>
              <w:spacing w:beforeLines="50" w:before="120" w:afterLines="50" w:after="120"/>
              <w:contextualSpacing/>
              <w:jc w:val="center"/>
              <w:rPr>
                <w:rFonts w:ascii="Times New Roman" w:eastAsia="仿宋_GB2312" w:hAnsi="Times New Roman" w:cs="Times New Roman"/>
                <w:sz w:val="18"/>
                <w:szCs w:val="18"/>
                <w:lang w:eastAsia="zh-CN"/>
              </w:rPr>
            </w:pPr>
            <w:r w:rsidRPr="003D3475">
              <w:rPr>
                <w:rFonts w:ascii="Times New Roman" w:eastAsia="仿宋_GB2312" w:hAnsi="Times New Roman" w:cs="Times New Roman"/>
                <w:sz w:val="18"/>
                <w:szCs w:val="18"/>
                <w:lang w:eastAsia="zh-CN"/>
              </w:rPr>
              <w:t xml:space="preserve">Chengdu ZY Biochemical Technology Co., Ltd.(Address: No.170 </w:t>
            </w:r>
            <w:proofErr w:type="spellStart"/>
            <w:r w:rsidRPr="003D3475">
              <w:rPr>
                <w:rFonts w:ascii="Times New Roman" w:eastAsia="仿宋_GB2312" w:hAnsi="Times New Roman" w:cs="Times New Roman"/>
                <w:sz w:val="18"/>
                <w:szCs w:val="18"/>
                <w:lang w:eastAsia="zh-CN"/>
              </w:rPr>
              <w:t>Qingpu</w:t>
            </w:r>
            <w:proofErr w:type="spellEnd"/>
            <w:r w:rsidRPr="003D3475">
              <w:rPr>
                <w:rFonts w:ascii="Times New Roman" w:eastAsia="仿宋_GB2312" w:hAnsi="Times New Roman" w:cs="Times New Roman"/>
                <w:sz w:val="18"/>
                <w:szCs w:val="18"/>
                <w:lang w:eastAsia="zh-CN"/>
              </w:rPr>
              <w:t xml:space="preserve"> Road, </w:t>
            </w:r>
            <w:proofErr w:type="spellStart"/>
            <w:r w:rsidRPr="003D3475">
              <w:rPr>
                <w:rFonts w:ascii="Times New Roman" w:eastAsia="仿宋_GB2312" w:hAnsi="Times New Roman" w:cs="Times New Roman"/>
                <w:sz w:val="18"/>
                <w:szCs w:val="18"/>
                <w:lang w:eastAsia="zh-CN"/>
              </w:rPr>
              <w:t>Shou'an</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Subdistrict</w:t>
            </w:r>
            <w:proofErr w:type="spellEnd"/>
            <w:r w:rsidRPr="003D3475">
              <w:rPr>
                <w:rFonts w:ascii="Times New Roman" w:eastAsia="仿宋_GB2312" w:hAnsi="Times New Roman" w:cs="Times New Roman"/>
                <w:sz w:val="18"/>
                <w:szCs w:val="18"/>
                <w:lang w:eastAsia="zh-CN"/>
              </w:rPr>
              <w:t xml:space="preserve">, </w:t>
            </w:r>
            <w:proofErr w:type="spellStart"/>
            <w:r w:rsidRPr="003D3475">
              <w:rPr>
                <w:rFonts w:ascii="Times New Roman" w:eastAsia="仿宋_GB2312" w:hAnsi="Times New Roman" w:cs="Times New Roman"/>
                <w:sz w:val="18"/>
                <w:szCs w:val="18"/>
                <w:lang w:eastAsia="zh-CN"/>
              </w:rPr>
              <w:t>Pujiang</w:t>
            </w:r>
            <w:proofErr w:type="spellEnd"/>
            <w:r w:rsidRPr="003D3475">
              <w:rPr>
                <w:rFonts w:ascii="Times New Roman" w:eastAsia="仿宋_GB2312" w:hAnsi="Times New Roman" w:cs="Times New Roman"/>
                <w:sz w:val="18"/>
                <w:szCs w:val="18"/>
                <w:lang w:eastAsia="zh-CN"/>
              </w:rPr>
              <w:t xml:space="preserve"> County, Chengdu City, Sichuan Province, </w:t>
            </w:r>
            <w:proofErr w:type="spellStart"/>
            <w:r w:rsidRPr="003D3475">
              <w:rPr>
                <w:rFonts w:ascii="Times New Roman" w:eastAsia="仿宋_GB2312" w:hAnsi="Times New Roman" w:cs="Times New Roman"/>
                <w:sz w:val="18"/>
                <w:szCs w:val="18"/>
                <w:lang w:eastAsia="zh-CN"/>
              </w:rPr>
              <w:t>P.R.China</w:t>
            </w:r>
            <w:proofErr w:type="spellEnd"/>
            <w:r w:rsidRPr="003D3475">
              <w:rPr>
                <w:rFonts w:ascii="Times New Roman" w:eastAsia="仿宋_GB2312" w:hAnsi="Times New Roman" w:cs="Times New Roman"/>
                <w:sz w:val="18"/>
                <w:szCs w:val="18"/>
                <w:lang w:eastAsia="zh-CN"/>
              </w:rPr>
              <w:t>)</w:t>
            </w:r>
          </w:p>
        </w:tc>
      </w:tr>
    </w:tbl>
    <w:p w14:paraId="60FA6563" w14:textId="77777777" w:rsidR="00652DEA" w:rsidRDefault="00652DEA"/>
    <w:p w14:paraId="1AC5CDBE" w14:textId="77777777" w:rsidR="00652DEA" w:rsidRDefault="00652DEA">
      <w:pPr>
        <w:sectPr w:rsidR="00652DEA">
          <w:headerReference w:type="default" r:id="rId33"/>
          <w:pgSz w:w="11907" w:h="16839"/>
          <w:pgMar w:top="720" w:right="1440" w:bottom="720" w:left="1440" w:header="720" w:footer="720" w:gutter="0"/>
          <w:cols w:space="720"/>
          <w:docGrid w:linePitch="360"/>
        </w:sectPr>
      </w:pPr>
    </w:p>
    <w:p w14:paraId="5A8F914C"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8391" w:name="_Toc133330163"/>
      <w:bookmarkStart w:id="8392" w:name="_Toc133161290"/>
      <w:bookmarkStart w:id="8393" w:name="_Toc132896829"/>
      <w:bookmarkStart w:id="8394" w:name="_Toc133330396"/>
      <w:bookmarkStart w:id="8395" w:name="_Toc133330227"/>
      <w:bookmarkStart w:id="8396" w:name="_Toc132897010"/>
      <w:bookmarkStart w:id="8397" w:name="_Toc133331244"/>
      <w:bookmarkStart w:id="8398" w:name="_Toc133331150"/>
      <w:bookmarkStart w:id="8399" w:name="_Toc133330397"/>
      <w:bookmarkStart w:id="8400" w:name="_Toc133330100"/>
      <w:bookmarkStart w:id="8401" w:name="_Toc132896927"/>
      <w:bookmarkStart w:id="8402" w:name="_Toc133331243"/>
      <w:bookmarkStart w:id="8403" w:name="_Toc133161291"/>
      <w:bookmarkStart w:id="8404" w:name="_Toc133331028"/>
      <w:bookmarkStart w:id="8405" w:name="_Toc132896828"/>
      <w:bookmarkStart w:id="8406" w:name="_Toc132897011"/>
      <w:bookmarkStart w:id="8407" w:name="_Toc133331149"/>
      <w:bookmarkStart w:id="8408" w:name="_Toc133330099"/>
      <w:bookmarkStart w:id="8409" w:name="_Toc132896928"/>
      <w:bookmarkStart w:id="8410" w:name="_Toc133331029"/>
      <w:bookmarkStart w:id="8411" w:name="_Toc133330164"/>
      <w:bookmarkStart w:id="8412" w:name="_Toc133330228"/>
      <w:bookmarkStart w:id="8413" w:name="_Toc435535597"/>
      <w:bookmarkStart w:id="8414" w:name="_Toc243596321"/>
      <w:bookmarkEnd w:id="8391"/>
      <w:bookmarkEnd w:id="8392"/>
      <w:bookmarkEnd w:id="8393"/>
      <w:bookmarkEnd w:id="8394"/>
      <w:bookmarkEnd w:id="8395"/>
      <w:bookmarkEnd w:id="8396"/>
      <w:bookmarkEnd w:id="8397"/>
      <w:bookmarkEnd w:id="8398"/>
      <w:bookmarkEnd w:id="8399"/>
      <w:bookmarkEnd w:id="8400"/>
      <w:bookmarkEnd w:id="8401"/>
      <w:bookmarkEnd w:id="8402"/>
      <w:bookmarkEnd w:id="8403"/>
      <w:bookmarkEnd w:id="8404"/>
      <w:bookmarkEnd w:id="8405"/>
      <w:bookmarkEnd w:id="8406"/>
      <w:bookmarkEnd w:id="8407"/>
      <w:bookmarkEnd w:id="8408"/>
      <w:bookmarkEnd w:id="8409"/>
      <w:bookmarkEnd w:id="8410"/>
      <w:bookmarkEnd w:id="8411"/>
      <w:bookmarkEnd w:id="8412"/>
      <w:commentRangeStart w:id="8415"/>
      <w:commentRangeStart w:id="8416"/>
      <w:commentRangeStart w:id="8417"/>
      <w:commentRangeEnd w:id="8415"/>
      <w:r>
        <w:rPr>
          <w:rStyle w:val="affe"/>
          <w:rFonts w:ascii="Times New Roman" w:eastAsia="仿宋_GB2312" w:hAnsi="Times New Roman" w:cs="Times New Roman"/>
        </w:rPr>
        <w:lastRenderedPageBreak/>
        <w:commentReference w:id="8415"/>
      </w:r>
      <w:commentRangeEnd w:id="8416"/>
      <w:r>
        <w:rPr>
          <w:rStyle w:val="affe"/>
          <w:rFonts w:ascii="Times New Roman" w:eastAsia="仿宋_GB2312" w:hAnsi="Times New Roman" w:cs="Times New Roman"/>
        </w:rPr>
        <w:commentReference w:id="8416"/>
      </w:r>
      <w:commentRangeEnd w:id="8417"/>
      <w:r>
        <w:rPr>
          <w:rStyle w:val="affe"/>
          <w:rFonts w:ascii="Times New Roman" w:eastAsia="仿宋_GB2312" w:hAnsi="Times New Roman" w:cs="Times New Roman"/>
        </w:rPr>
        <w:commentReference w:id="8417"/>
      </w:r>
      <w:r>
        <w:rPr>
          <w:rFonts w:ascii="Times New Roman" w:eastAsia="仿宋_GB2312" w:hAnsi="Times New Roman" w:cs="Times New Roman"/>
          <w:sz w:val="21"/>
          <w:szCs w:val="21"/>
        </w:rPr>
        <w:t>Analytical Methods and Testing</w:t>
      </w:r>
      <w:bookmarkEnd w:id="8413"/>
      <w:bookmarkEnd w:id="8414"/>
      <w:r>
        <w:rPr>
          <w:rFonts w:ascii="Times New Roman" w:eastAsia="仿宋_GB2312" w:hAnsi="Times New Roman" w:cs="Times New Roman"/>
          <w:sz w:val="21"/>
          <w:szCs w:val="21"/>
        </w:rPr>
        <w:t xml:space="preserve"> </w:t>
      </w:r>
    </w:p>
    <w:p w14:paraId="227F9DF0"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8418" w:name="_Toc447795257"/>
      <w:bookmarkStart w:id="8419" w:name="_Toc435535598"/>
      <w:r>
        <w:rPr>
          <w:rFonts w:ascii="Times New Roman" w:eastAsia="仿宋_GB2312" w:hAnsi="Times New Roman" w:cs="Times New Roman"/>
          <w:b/>
          <w:i/>
          <w:sz w:val="21"/>
          <w:szCs w:val="21"/>
        </w:rPr>
        <w:t>Analytical Methods Validation</w:t>
      </w:r>
      <w:bookmarkEnd w:id="8418"/>
      <w:bookmarkEnd w:id="8419"/>
    </w:p>
    <w:p w14:paraId="035B8836" w14:textId="77777777" w:rsidR="00652DEA" w:rsidRPr="00652DEA" w:rsidRDefault="00C15CB5">
      <w:pPr>
        <w:spacing w:afterLines="50" w:after="120" w:line="360" w:lineRule="auto"/>
        <w:rPr>
          <w:ins w:id="8420" w:author="Xuning Wei12232" w:date="2026-10-18T09:56:00Z"/>
          <w:del w:id="8421" w:author="Yu Zhang - Network" w:date="2026-08-06T04:56:00Z"/>
          <w:rFonts w:ascii="Times New Roman" w:hAnsi="Times New Roman" w:cs="Times New Roman"/>
          <w:sz w:val="20"/>
          <w:szCs w:val="20"/>
          <w:rPrChange w:id="8422" w:author="Xuning Wei12232" w:date="2026-10-24T11:11:00Z">
            <w:rPr>
              <w:ins w:id="8423" w:author="Xuning Wei12232" w:date="2026-10-18T09:56:00Z"/>
              <w:del w:id="8424" w:author="Yu Zhang - Network" w:date="2026-08-06T04:56:00Z"/>
              <w:rFonts w:ascii="Times New Roman" w:hAnsi="Times New Roman" w:cs="Times New Roman"/>
            </w:rPr>
          </w:rPrChange>
        </w:rPr>
        <w:pPrChange w:id="8425" w:author="Xuning Wei12232" w:date="2026-10-19T21:27:00Z">
          <w:pPr>
            <w:spacing w:line="276" w:lineRule="auto"/>
          </w:pPr>
        </w:pPrChange>
      </w:pPr>
      <w:r>
        <w:rPr>
          <w:rFonts w:ascii="Times New Roman" w:eastAsia="仿宋_GB2312" w:hAnsi="Times New Roman" w:cs="Times New Roman"/>
          <w:sz w:val="20"/>
          <w:szCs w:val="20"/>
          <w:lang w:eastAsia="zh-CN"/>
          <w:rPrChange w:id="8426"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Asymchem TJ4. All </w:t>
      </w:r>
      <w:commentRangeStart w:id="8427"/>
      <w:commentRangeStart w:id="8428"/>
      <w:commentRangeStart w:id="8429"/>
      <w:commentRangeStart w:id="8430"/>
      <w:commentRangeStart w:id="8431"/>
      <w:r>
        <w:rPr>
          <w:rFonts w:ascii="Times New Roman" w:eastAsia="仿宋_GB2312" w:hAnsi="Times New Roman" w:cs="Times New Roman"/>
          <w:sz w:val="20"/>
          <w:szCs w:val="20"/>
          <w:lang w:eastAsia="zh-CN"/>
          <w:rPrChange w:id="8432" w:author="Xuning Wei12232" w:date="2026-10-24T11:11:00Z">
            <w:rPr>
              <w:rFonts w:ascii="Times New Roman" w:eastAsia="仿宋_GB2312" w:hAnsi="Times New Roman" w:cs="Times New Roman"/>
              <w:color w:val="0000FF"/>
              <w:sz w:val="21"/>
              <w:szCs w:val="21"/>
              <w:lang w:eastAsia="zh-CN"/>
            </w:rPr>
          </w:rPrChange>
        </w:rPr>
        <w:t>analytical</w:t>
      </w:r>
      <w:commentRangeEnd w:id="8427"/>
      <w:r>
        <w:rPr>
          <w:rStyle w:val="affe"/>
          <w:rFonts w:ascii="Times New Roman" w:eastAsia="仿宋_GB2312" w:hAnsi="Times New Roman" w:cs="Times New Roman"/>
          <w:sz w:val="20"/>
          <w:szCs w:val="20"/>
          <w:lang w:eastAsia="zh-CN"/>
          <w:rPrChange w:id="8433" w:author="Xuning Wei12232" w:date="2026-10-24T11:11:00Z">
            <w:rPr>
              <w:rStyle w:val="affe"/>
              <w:rFonts w:ascii="Times New Roman" w:eastAsia="仿宋_GB2312" w:hAnsi="Times New Roman" w:cs="Times New Roman"/>
              <w:color w:val="0000FF"/>
              <w:lang w:eastAsia="zh-CN"/>
            </w:rPr>
          </w:rPrChange>
        </w:rPr>
        <w:commentReference w:id="8427"/>
      </w:r>
      <w:commentRangeEnd w:id="8428"/>
      <w:r>
        <w:rPr>
          <w:rStyle w:val="affe"/>
          <w:rFonts w:ascii="Times New Roman" w:eastAsia="仿宋_GB2312" w:hAnsi="Times New Roman" w:cs="Times New Roman"/>
          <w:sz w:val="20"/>
          <w:szCs w:val="20"/>
          <w:lang w:eastAsia="zh-CN"/>
          <w:rPrChange w:id="8434" w:author="Xuning Wei12232" w:date="2026-10-24T11:11:00Z">
            <w:rPr>
              <w:rStyle w:val="affe"/>
              <w:rFonts w:ascii="Times New Roman" w:eastAsia="仿宋_GB2312" w:hAnsi="Times New Roman" w:cs="Times New Roman"/>
              <w:color w:val="0000FF"/>
              <w:lang w:eastAsia="zh-CN"/>
            </w:rPr>
          </w:rPrChange>
        </w:rPr>
        <w:commentReference w:id="8428"/>
      </w:r>
      <w:commentRangeEnd w:id="8429"/>
      <w:r>
        <w:rPr>
          <w:rStyle w:val="affe"/>
          <w:rFonts w:ascii="Times New Roman" w:eastAsia="仿宋_GB2312" w:hAnsi="Times New Roman" w:cs="Times New Roman"/>
          <w:sz w:val="20"/>
          <w:szCs w:val="20"/>
          <w:lang w:eastAsia="zh-CN"/>
          <w:rPrChange w:id="8435" w:author="Xuning Wei12232" w:date="2026-10-24T11:11:00Z">
            <w:rPr>
              <w:rStyle w:val="affe"/>
              <w:rFonts w:ascii="Times New Roman" w:eastAsia="仿宋_GB2312" w:hAnsi="Times New Roman" w:cs="Times New Roman"/>
              <w:color w:val="0000FF"/>
              <w:lang w:eastAsia="zh-CN"/>
            </w:rPr>
          </w:rPrChange>
        </w:rPr>
        <w:commentReference w:id="8429"/>
      </w:r>
      <w:r>
        <w:rPr>
          <w:rFonts w:ascii="Times New Roman" w:eastAsia="仿宋_GB2312" w:hAnsi="Times New Roman" w:cs="Times New Roman"/>
          <w:sz w:val="20"/>
          <w:szCs w:val="20"/>
          <w:lang w:eastAsia="zh-CN"/>
          <w:rPrChange w:id="8436"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8430"/>
      <w:r>
        <w:rPr>
          <w:rStyle w:val="affe"/>
          <w:rFonts w:ascii="Times New Roman" w:eastAsia="仿宋_GB2312" w:hAnsi="Times New Roman" w:cs="Times New Roman"/>
          <w:sz w:val="20"/>
          <w:szCs w:val="20"/>
          <w:lang w:eastAsia="zh-CN"/>
          <w:rPrChange w:id="8437" w:author="Xuning Wei12232" w:date="2026-10-24T11:11:00Z">
            <w:rPr>
              <w:rStyle w:val="affe"/>
              <w:rFonts w:ascii="Times New Roman" w:eastAsia="仿宋_GB2312" w:hAnsi="Times New Roman" w:cs="Times New Roman"/>
              <w:color w:val="0000FF"/>
              <w:lang w:eastAsia="zh-CN"/>
            </w:rPr>
          </w:rPrChange>
        </w:rPr>
        <w:commentReference w:id="8430"/>
      </w:r>
      <w:commentRangeEnd w:id="8431"/>
      <w:r>
        <w:rPr>
          <w:rStyle w:val="affe"/>
          <w:rFonts w:ascii="Times New Roman" w:eastAsia="仿宋_GB2312" w:hAnsi="Times New Roman" w:cs="Times New Roman"/>
          <w:sz w:val="20"/>
          <w:szCs w:val="20"/>
          <w:lang w:eastAsia="zh-CN"/>
          <w:rPrChange w:id="8438" w:author="Xuning Wei12232" w:date="2026-10-24T11:11:00Z">
            <w:rPr>
              <w:rStyle w:val="affe"/>
              <w:rFonts w:ascii="Times New Roman" w:eastAsia="仿宋_GB2312" w:hAnsi="Times New Roman" w:cs="Times New Roman"/>
              <w:color w:val="0000FF"/>
              <w:lang w:eastAsia="zh-CN"/>
            </w:rPr>
          </w:rPrChange>
        </w:rPr>
        <w:commentReference w:id="8431"/>
      </w:r>
      <w:r>
        <w:rPr>
          <w:rFonts w:ascii="Times New Roman" w:eastAsia="仿宋_GB2312" w:hAnsi="Times New Roman" w:cs="Times New Roman"/>
          <w:sz w:val="20"/>
          <w:szCs w:val="20"/>
          <w:lang w:eastAsia="zh-CN"/>
          <w:rPrChange w:id="8439"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8440" w:author="Xuning Wei12232" w:date="2026-10-19T21:24:00Z">
        <w:r>
          <w:rPr>
            <w:rFonts w:ascii="Times New Roman" w:eastAsia="仿宋_GB2312" w:hAnsi="Times New Roman" w:cs="Times New Roman"/>
            <w:sz w:val="20"/>
            <w:szCs w:val="20"/>
            <w:lang w:eastAsia="zh-CN"/>
            <w:rPrChange w:id="8441" w:author="Xuning Wei12232" w:date="2026-10-24T11:11:00Z">
              <w:rPr>
                <w:rFonts w:ascii="Times New Roman" w:eastAsia="仿宋_GB2312" w:hAnsi="Times New Roman" w:cs="Times New Roman"/>
                <w:color w:val="0000FF"/>
                <w:sz w:val="21"/>
                <w:szCs w:val="21"/>
                <w:lang w:eastAsia="zh-CN"/>
              </w:rPr>
            </w:rPrChange>
          </w:rPr>
          <w:delText>.</w:delText>
        </w:r>
      </w:del>
      <w:ins w:id="8442"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8443" w:author="Xuning Wei12232" w:date="2026-10-24T11:11:00Z">
            <w:rPr/>
          </w:rPrChange>
        </w:rPr>
        <w:t xml:space="preserve"> </w:t>
      </w:r>
      <w:proofErr w:type="spellStart"/>
      <w:r>
        <w:rPr>
          <w:rFonts w:ascii="Times New Roman" w:eastAsia="仿宋_GB2312" w:hAnsi="Times New Roman" w:cs="Times New Roman"/>
          <w:sz w:val="20"/>
          <w:szCs w:val="20"/>
          <w:lang w:eastAsia="zh-CN"/>
          <w:rPrChange w:id="8444"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8445"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8446" w:author="Xuning Wei12232" w:date="2026-10-19T21:21:00Z">
        <w:r>
          <w:rPr>
            <w:rFonts w:ascii="Times New Roman" w:eastAsia="仿宋_GB2312" w:hAnsi="Times New Roman" w:cs="Times New Roman"/>
            <w:sz w:val="20"/>
            <w:szCs w:val="20"/>
            <w:lang w:eastAsia="zh-CN"/>
            <w:rPrChange w:id="8447" w:author="Xuning Wei12232" w:date="2026-10-24T11:11:00Z">
              <w:rPr>
                <w:rFonts w:ascii="Times New Roman" w:eastAsia="仿宋_GB2312" w:hAnsi="Times New Roman" w:cs="Times New Roman"/>
                <w:sz w:val="21"/>
                <w:szCs w:val="21"/>
                <w:lang w:eastAsia="zh-CN"/>
              </w:rPr>
            </w:rPrChange>
          </w:rPr>
          <w:t xml:space="preserve"> production. </w:t>
        </w:r>
      </w:ins>
      <w:del w:id="8448" w:author="Xuning Wei12232" w:date="2026-10-19T21:21:00Z">
        <w:r>
          <w:rPr>
            <w:rFonts w:ascii="Times New Roman" w:eastAsia="仿宋_GB2312" w:hAnsi="Times New Roman" w:cs="Times New Roman"/>
            <w:sz w:val="20"/>
            <w:szCs w:val="20"/>
            <w:lang w:eastAsia="zh-CN"/>
            <w:rPrChange w:id="8449"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8450" w:author="Xuning Wei12232" w:date="2026-10-18T09:56:00Z">
        <w:del w:id="8451" w:author="Yiwen Zhang" w:date="2026-08-20T17:26:00Z">
          <w:r>
            <w:rPr>
              <w:rFonts w:ascii="Times New Roman" w:eastAsia="Times New Roman" w:hAnsi="Times New Roman" w:cs="Times New Roman"/>
              <w:sz w:val="20"/>
              <w:szCs w:val="20"/>
              <w:rPrChange w:id="8452"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652DEA" w14:paraId="6A37E393" w14:textId="77777777">
        <w:trPr>
          <w:trHeight w:val="397"/>
          <w:tblHeader/>
          <w:ins w:id="8453" w:author="Xuning Wei12232" w:date="2026-10-18T09:56:00Z"/>
          <w:del w:id="8454" w:author="Yu Zhang - Network" w:date="2026-08-06T04:43:00Z"/>
        </w:trPr>
        <w:tc>
          <w:tcPr>
            <w:tcW w:w="956" w:type="dxa"/>
            <w:vMerge w:val="restart"/>
            <w:shd w:val="clear" w:color="auto" w:fill="F2F2F2" w:themeFill="background1" w:themeFillShade="F2"/>
            <w:vAlign w:val="center"/>
          </w:tcPr>
          <w:p w14:paraId="6B5E1D6D" w14:textId="44E511F3" w:rsidR="00652DEA" w:rsidRPr="00652DEA" w:rsidRDefault="00C15CB5">
            <w:pPr>
              <w:spacing w:afterLines="50" w:after="120" w:line="360" w:lineRule="auto"/>
              <w:rPr>
                <w:ins w:id="8455" w:author="Xuning Wei12232" w:date="2026-10-18T09:56:00Z"/>
                <w:rFonts w:ascii="Times New Roman" w:hAnsi="Times New Roman" w:cs="Times New Roman"/>
                <w:b/>
                <w:sz w:val="20"/>
                <w:szCs w:val="20"/>
                <w:lang w:eastAsia="zh-CN"/>
                <w:rPrChange w:id="8456" w:author="Xuning Wei12232" w:date="2026-10-24T11:11:00Z">
                  <w:rPr>
                    <w:ins w:id="8457" w:author="Xuning Wei12232" w:date="2026-10-18T09:56:00Z"/>
                    <w:rFonts w:ascii="Times New Roman" w:hAnsi="Times New Roman" w:cs="Times New Roman"/>
                    <w:b/>
                    <w:sz w:val="18"/>
                    <w:szCs w:val="18"/>
                    <w:lang w:eastAsia="zh-CN"/>
                  </w:rPr>
                </w:rPrChange>
              </w:rPr>
              <w:pPrChange w:id="8458" w:author="Xuning Wei12232" w:date="2026-10-19T21:27:00Z">
                <w:pPr>
                  <w:spacing w:before="120" w:after="120"/>
                  <w:jc w:val="center"/>
                </w:pPr>
              </w:pPrChange>
            </w:pPr>
            <w:ins w:id="8459" w:author="Xuning Wei12232" w:date="2026-10-18T09:56:00Z">
              <w:del w:id="8460" w:author="Yu Zhang - Network" w:date="2026-08-06T04:56:00Z">
                <w:r>
                  <w:rPr>
                    <w:rFonts w:ascii="Times New Roman" w:hAnsi="Times New Roman" w:cs="Times New Roman"/>
                    <w:b/>
                    <w:sz w:val="20"/>
                    <w:szCs w:val="20"/>
                    <w:lang w:eastAsia="zh-CN"/>
                    <w:rPrChange w:id="8461" w:author="Xuning Wei12232" w:date="2026-10-24T11:11:00Z">
                      <w:rPr>
                        <w:rFonts w:ascii="Times New Roman" w:hAnsi="Times New Roman" w:cs="Times New Roman"/>
                        <w:b/>
                        <w:sz w:val="18"/>
                        <w:szCs w:val="18"/>
                        <w:lang w:eastAsia="zh-CN"/>
                      </w:rPr>
                    </w:rPrChange>
                  </w:rPr>
                  <w:delText>M</w:delText>
                </w:r>
              </w:del>
            </w:ins>
            <w:r w:rsidR="00862460">
              <w:rPr>
                <w:rFonts w:ascii="Times New Roman" w:hAnsi="Times New Roman" w:cs="Times New Roman"/>
                <w:b/>
                <w:sz w:val="20"/>
                <w:szCs w:val="20"/>
                <w:lang w:eastAsia="zh-CN"/>
              </w:rPr>
              <w:t>M</w:t>
            </w:r>
            <w:ins w:id="8462" w:author="Xuning Wei12232" w:date="2026-10-18T09:56:00Z">
              <w:r>
                <w:rPr>
                  <w:rFonts w:ascii="Times New Roman" w:hAnsi="Times New Roman" w:cs="Times New Roman"/>
                  <w:b/>
                  <w:sz w:val="20"/>
                  <w:szCs w:val="20"/>
                  <w:lang w:eastAsia="zh-CN"/>
                  <w:rPrChange w:id="8463" w:author="Xuning Wei12232" w:date="2026-10-24T11:11:00Z">
                    <w:rPr>
                      <w:rFonts w:ascii="Times New Roman" w:hAnsi="Times New Roman" w:cs="Times New Roman"/>
                      <w:b/>
                      <w:sz w:val="18"/>
                      <w:szCs w:val="18"/>
                      <w:lang w:eastAsia="zh-CN"/>
                    </w:rPr>
                  </w:rPrChange>
                </w:rPr>
                <w:t>ethod Number/</w:t>
              </w:r>
            </w:ins>
          </w:p>
        </w:tc>
        <w:tc>
          <w:tcPr>
            <w:tcW w:w="1733" w:type="dxa"/>
            <w:vMerge w:val="restart"/>
            <w:shd w:val="clear" w:color="auto" w:fill="F2F2F2" w:themeFill="background1" w:themeFillShade="F2"/>
            <w:vAlign w:val="center"/>
          </w:tcPr>
          <w:p w14:paraId="71456672" w14:textId="77777777" w:rsidR="00652DEA" w:rsidRPr="00652DEA" w:rsidRDefault="00C15CB5">
            <w:pPr>
              <w:spacing w:afterLines="50" w:after="120" w:line="360" w:lineRule="auto"/>
              <w:jc w:val="center"/>
              <w:rPr>
                <w:ins w:id="8464" w:author="Xuning Wei12232" w:date="2026-10-18T09:56:00Z"/>
                <w:rFonts w:ascii="Times New Roman" w:hAnsi="Times New Roman" w:cs="Times New Roman"/>
                <w:b/>
                <w:sz w:val="20"/>
                <w:szCs w:val="20"/>
                <w:lang w:eastAsia="zh-CN"/>
                <w:rPrChange w:id="8465" w:author="Xuning Wei12232" w:date="2026-10-24T11:11:00Z">
                  <w:rPr>
                    <w:ins w:id="8466" w:author="Xuning Wei12232" w:date="2026-10-18T09:56:00Z"/>
                    <w:rFonts w:ascii="Times New Roman" w:hAnsi="Times New Roman" w:cs="Times New Roman"/>
                    <w:b/>
                    <w:sz w:val="18"/>
                    <w:szCs w:val="18"/>
                    <w:lang w:eastAsia="zh-CN"/>
                  </w:rPr>
                </w:rPrChange>
              </w:rPr>
              <w:pPrChange w:id="8467" w:author="Xuning Wei12232" w:date="2026-10-19T21:27:00Z">
                <w:pPr>
                  <w:spacing w:before="120" w:after="120"/>
                  <w:jc w:val="center"/>
                </w:pPr>
              </w:pPrChange>
            </w:pPr>
            <w:ins w:id="8468" w:author="Xuning Wei12232" w:date="2026-10-18T09:56:00Z">
              <w:r>
                <w:rPr>
                  <w:rFonts w:ascii="Times New Roman" w:hAnsi="Times New Roman" w:cs="Times New Roman"/>
                  <w:b/>
                  <w:sz w:val="20"/>
                  <w:szCs w:val="20"/>
                  <w:lang w:eastAsia="zh-CN"/>
                  <w:rPrChange w:id="8469"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094F86BE" w14:textId="77777777" w:rsidR="00652DEA" w:rsidRPr="00652DEA" w:rsidRDefault="00C15CB5">
            <w:pPr>
              <w:spacing w:afterLines="50" w:after="120" w:line="360" w:lineRule="auto"/>
              <w:jc w:val="center"/>
              <w:rPr>
                <w:ins w:id="8470" w:author="Xuning Wei12232" w:date="2026-10-18T09:56:00Z"/>
                <w:rFonts w:ascii="Times New Roman" w:hAnsi="Times New Roman" w:cs="Times New Roman"/>
                <w:b/>
                <w:sz w:val="20"/>
                <w:szCs w:val="20"/>
                <w:lang w:eastAsia="zh-CN"/>
                <w:rPrChange w:id="8471" w:author="Xuning Wei12232" w:date="2026-10-24T11:11:00Z">
                  <w:rPr>
                    <w:ins w:id="8472" w:author="Xuning Wei12232" w:date="2026-10-18T09:56:00Z"/>
                    <w:rFonts w:ascii="Times New Roman" w:hAnsi="Times New Roman" w:cs="Times New Roman"/>
                    <w:b/>
                    <w:sz w:val="18"/>
                    <w:szCs w:val="18"/>
                    <w:lang w:eastAsia="zh-CN"/>
                  </w:rPr>
                </w:rPrChange>
              </w:rPr>
              <w:pPrChange w:id="8473" w:author="Xuning Wei12232" w:date="2026-10-19T21:27:00Z">
                <w:pPr>
                  <w:spacing w:before="120" w:after="120"/>
                  <w:jc w:val="center"/>
                </w:pPr>
              </w:pPrChange>
            </w:pPr>
            <w:ins w:id="8474" w:author="Xuning Wei12232" w:date="2026-10-18T09:56:00Z">
              <w:r>
                <w:rPr>
                  <w:rFonts w:ascii="Times New Roman" w:hAnsi="Times New Roman" w:cs="Times New Roman"/>
                  <w:b/>
                  <w:sz w:val="20"/>
                  <w:szCs w:val="20"/>
                  <w:lang w:eastAsia="zh-CN"/>
                  <w:rPrChange w:id="8475"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373954C6" w14:textId="77777777" w:rsidR="00652DEA" w:rsidRPr="00652DEA" w:rsidRDefault="00C15CB5">
            <w:pPr>
              <w:spacing w:afterLines="50" w:after="120" w:line="360" w:lineRule="auto"/>
              <w:jc w:val="center"/>
              <w:rPr>
                <w:ins w:id="8476" w:author="Xuning Wei12232" w:date="2026-10-18T09:56:00Z"/>
                <w:rFonts w:ascii="Times New Roman" w:hAnsi="Times New Roman" w:cs="Times New Roman"/>
                <w:b/>
                <w:sz w:val="20"/>
                <w:szCs w:val="20"/>
                <w:lang w:eastAsia="zh-CN"/>
                <w:rPrChange w:id="8477" w:author="Xuning Wei12232" w:date="2026-10-24T11:11:00Z">
                  <w:rPr>
                    <w:ins w:id="8478" w:author="Xuning Wei12232" w:date="2026-10-18T09:56:00Z"/>
                    <w:rFonts w:ascii="Times New Roman" w:hAnsi="Times New Roman" w:cs="Times New Roman"/>
                    <w:b/>
                    <w:sz w:val="18"/>
                    <w:szCs w:val="18"/>
                    <w:lang w:eastAsia="zh-CN"/>
                  </w:rPr>
                </w:rPrChange>
              </w:rPr>
              <w:pPrChange w:id="8479" w:author="Xuning Wei12232" w:date="2026-10-19T21:27:00Z">
                <w:pPr>
                  <w:spacing w:before="120" w:after="120"/>
                  <w:jc w:val="center"/>
                </w:pPr>
              </w:pPrChange>
            </w:pPr>
            <w:ins w:id="8480" w:author="Xuning Wei12232" w:date="2026-10-18T09:56:00Z">
              <w:r>
                <w:rPr>
                  <w:rFonts w:ascii="Times New Roman" w:hAnsi="Times New Roman" w:cs="Times New Roman"/>
                  <w:b/>
                  <w:sz w:val="20"/>
                  <w:szCs w:val="20"/>
                  <w:lang w:eastAsia="zh-CN"/>
                  <w:rPrChange w:id="8481"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775A4C14" w14:textId="77777777" w:rsidR="00652DEA" w:rsidRPr="00652DEA" w:rsidRDefault="00C15CB5">
            <w:pPr>
              <w:spacing w:afterLines="50" w:after="120" w:line="360" w:lineRule="auto"/>
              <w:jc w:val="center"/>
              <w:rPr>
                <w:ins w:id="8482" w:author="Xuning Wei12232" w:date="2026-10-18T09:56:00Z"/>
                <w:rFonts w:ascii="Times New Roman" w:hAnsi="Times New Roman" w:cs="Times New Roman"/>
                <w:b/>
                <w:sz w:val="20"/>
                <w:szCs w:val="20"/>
                <w:lang w:eastAsia="zh-CN"/>
                <w:rPrChange w:id="8483" w:author="Xuning Wei12232" w:date="2026-10-24T11:11:00Z">
                  <w:rPr>
                    <w:ins w:id="8484" w:author="Xuning Wei12232" w:date="2026-10-18T09:56:00Z"/>
                    <w:rFonts w:ascii="Times New Roman" w:hAnsi="Times New Roman" w:cs="Times New Roman"/>
                    <w:b/>
                    <w:sz w:val="18"/>
                    <w:szCs w:val="18"/>
                    <w:lang w:eastAsia="zh-CN"/>
                  </w:rPr>
                </w:rPrChange>
              </w:rPr>
              <w:pPrChange w:id="8485" w:author="Xuning Wei12232" w:date="2026-10-19T21:27:00Z">
                <w:pPr>
                  <w:spacing w:before="120" w:after="120"/>
                  <w:jc w:val="center"/>
                </w:pPr>
              </w:pPrChange>
            </w:pPr>
            <w:bookmarkStart w:id="8486" w:name="OLE_LINK11"/>
            <w:ins w:id="8487" w:author="Xuning Wei12232" w:date="2026-10-18T09:56:00Z">
              <w:r>
                <w:rPr>
                  <w:rFonts w:ascii="Times New Roman" w:hAnsi="Times New Roman" w:cs="Times New Roman"/>
                  <w:b/>
                  <w:sz w:val="20"/>
                  <w:szCs w:val="20"/>
                  <w:lang w:eastAsia="zh-CN"/>
                  <w:rPrChange w:id="8488" w:author="Xuning Wei12232" w:date="2026-10-24T11:11:00Z">
                    <w:rPr>
                      <w:rFonts w:ascii="Times New Roman" w:hAnsi="Times New Roman" w:cs="Times New Roman"/>
                      <w:b/>
                      <w:sz w:val="18"/>
                      <w:szCs w:val="18"/>
                      <w:lang w:eastAsia="zh-CN"/>
                    </w:rPr>
                  </w:rPrChange>
                </w:rPr>
                <w:t>Qualified</w:t>
              </w:r>
            </w:ins>
          </w:p>
          <w:p w14:paraId="26E0F31A" w14:textId="77777777" w:rsidR="00652DEA" w:rsidRPr="00652DEA" w:rsidRDefault="00C15CB5">
            <w:pPr>
              <w:spacing w:afterLines="50" w:after="120" w:line="360" w:lineRule="auto"/>
              <w:jc w:val="center"/>
              <w:rPr>
                <w:ins w:id="8489" w:author="Xuning Wei12232" w:date="2026-10-18T09:56:00Z"/>
                <w:rFonts w:ascii="Times New Roman" w:hAnsi="Times New Roman" w:cs="Times New Roman"/>
                <w:b/>
                <w:sz w:val="20"/>
                <w:szCs w:val="20"/>
                <w:lang w:eastAsia="zh-CN"/>
                <w:rPrChange w:id="8490" w:author="Xuning Wei12232" w:date="2026-10-24T11:11:00Z">
                  <w:rPr>
                    <w:ins w:id="8491" w:author="Xuning Wei12232" w:date="2026-10-18T09:56:00Z"/>
                    <w:rFonts w:ascii="Times New Roman" w:hAnsi="Times New Roman" w:cs="Times New Roman"/>
                    <w:b/>
                    <w:sz w:val="18"/>
                    <w:szCs w:val="18"/>
                    <w:lang w:eastAsia="zh-CN"/>
                  </w:rPr>
                </w:rPrChange>
              </w:rPr>
              <w:pPrChange w:id="8492" w:author="Xuning Wei12232" w:date="2026-10-19T21:27:00Z">
                <w:pPr>
                  <w:spacing w:before="120" w:after="120"/>
                  <w:jc w:val="center"/>
                </w:pPr>
              </w:pPrChange>
            </w:pPr>
            <w:ins w:id="8493" w:author="Xuning Wei12232" w:date="2026-10-18T09:56:00Z">
              <w:r>
                <w:rPr>
                  <w:rFonts w:ascii="Times New Roman" w:hAnsi="Times New Roman" w:cs="Times New Roman"/>
                  <w:b/>
                  <w:sz w:val="20"/>
                  <w:szCs w:val="20"/>
                  <w:lang w:eastAsia="zh-CN"/>
                  <w:rPrChange w:id="8494" w:author="Xuning Wei12232" w:date="2026-10-24T11:11:00Z">
                    <w:rPr>
                      <w:rFonts w:ascii="Times New Roman" w:hAnsi="Times New Roman" w:cs="Times New Roman"/>
                      <w:b/>
                      <w:sz w:val="18"/>
                      <w:szCs w:val="18"/>
                      <w:lang w:eastAsia="zh-CN"/>
                    </w:rPr>
                  </w:rPrChange>
                </w:rPr>
                <w:t>Lab</w:t>
              </w:r>
              <w:bookmarkEnd w:id="8486"/>
            </w:ins>
          </w:p>
        </w:tc>
      </w:tr>
      <w:tr w:rsidR="00652DEA" w14:paraId="2CA3B6CF" w14:textId="77777777">
        <w:trPr>
          <w:trHeight w:val="397"/>
          <w:tblHeader/>
          <w:ins w:id="8495" w:author="Xuning Wei12232" w:date="2026-10-18T09:56:00Z"/>
          <w:del w:id="8496" w:author="Yu Zhang - Network" w:date="2026-08-06T04:43:00Z"/>
        </w:trPr>
        <w:tc>
          <w:tcPr>
            <w:tcW w:w="956" w:type="dxa"/>
            <w:vMerge/>
            <w:vAlign w:val="center"/>
          </w:tcPr>
          <w:p w14:paraId="342D4C27" w14:textId="77777777" w:rsidR="00652DEA" w:rsidRDefault="00652DEA">
            <w:pPr>
              <w:spacing w:afterLines="50" w:after="120" w:line="360" w:lineRule="auto"/>
              <w:jc w:val="center"/>
              <w:rPr>
                <w:ins w:id="8497" w:author="Xuning Wei12232" w:date="2026-10-18T09:56:00Z"/>
                <w:rFonts w:ascii="Times New Roman" w:hAnsi="Times New Roman" w:cs="Times New Roman"/>
                <w:b/>
                <w:sz w:val="18"/>
                <w:szCs w:val="18"/>
                <w:lang w:eastAsia="zh-CN"/>
              </w:rPr>
              <w:pPrChange w:id="8498" w:author="Xuning Wei12232" w:date="2026-10-19T21:27:00Z">
                <w:pPr>
                  <w:spacing w:before="120" w:after="120"/>
                  <w:jc w:val="center"/>
                </w:pPr>
              </w:pPrChange>
            </w:pPr>
          </w:p>
        </w:tc>
        <w:tc>
          <w:tcPr>
            <w:tcW w:w="1733" w:type="dxa"/>
            <w:vMerge/>
            <w:vAlign w:val="center"/>
          </w:tcPr>
          <w:p w14:paraId="3572E399" w14:textId="77777777" w:rsidR="00652DEA" w:rsidRDefault="00652DEA">
            <w:pPr>
              <w:spacing w:before="120" w:after="120"/>
              <w:jc w:val="center"/>
              <w:rPr>
                <w:ins w:id="8499"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84B26F5" w14:textId="77777777" w:rsidR="00652DEA" w:rsidRDefault="00C15CB5">
            <w:pPr>
              <w:spacing w:before="120" w:after="120"/>
              <w:jc w:val="center"/>
              <w:rPr>
                <w:ins w:id="8500" w:author="Xuning Wei12232" w:date="2026-10-18T09:56:00Z"/>
                <w:rFonts w:ascii="Times New Roman" w:hAnsi="Times New Roman" w:cs="Times New Roman"/>
                <w:b/>
                <w:sz w:val="18"/>
                <w:szCs w:val="18"/>
                <w:lang w:eastAsia="zh-CN"/>
              </w:rPr>
            </w:pPr>
            <w:ins w:id="8501"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2E87DED9" w14:textId="77777777" w:rsidR="00652DEA" w:rsidRDefault="00C15CB5">
            <w:pPr>
              <w:tabs>
                <w:tab w:val="right" w:pos="8640"/>
              </w:tabs>
              <w:overflowPunct w:val="0"/>
              <w:autoSpaceDE w:val="0"/>
              <w:autoSpaceDN w:val="0"/>
              <w:adjustRightInd w:val="0"/>
              <w:spacing w:before="120" w:after="120"/>
              <w:jc w:val="center"/>
              <w:textAlignment w:val="baseline"/>
              <w:rPr>
                <w:ins w:id="8502" w:author="Xuning Wei12232" w:date="2026-10-18T09:56:00Z"/>
                <w:rFonts w:ascii="Times New Roman" w:hAnsi="Times New Roman" w:cs="Times New Roman"/>
                <w:b/>
                <w:sz w:val="18"/>
                <w:szCs w:val="18"/>
                <w:lang w:eastAsia="zh-CN"/>
              </w:rPr>
            </w:pPr>
            <w:ins w:id="8503" w:author="Xuning Wei12232" w:date="2026-10-18T09:56:00Z">
              <w:r>
                <w:rPr>
                  <w:rFonts w:ascii="Times New Roman" w:hAnsi="Times New Roman" w:cs="Times New Roman"/>
                  <w:b/>
                  <w:sz w:val="18"/>
                  <w:szCs w:val="18"/>
                  <w:lang w:eastAsia="zh-CN"/>
                </w:rPr>
                <w:t>Effective</w:t>
              </w:r>
            </w:ins>
          </w:p>
          <w:p w14:paraId="491072FA" w14:textId="77777777" w:rsidR="00652DEA" w:rsidRDefault="00C15CB5">
            <w:pPr>
              <w:spacing w:before="120" w:after="120"/>
              <w:jc w:val="center"/>
              <w:rPr>
                <w:ins w:id="8504" w:author="Xuning Wei12232" w:date="2026-10-18T09:56:00Z"/>
                <w:rFonts w:ascii="Times New Roman" w:hAnsi="Times New Roman" w:cs="Times New Roman"/>
                <w:b/>
                <w:sz w:val="18"/>
                <w:szCs w:val="18"/>
                <w:lang w:eastAsia="zh-CN"/>
              </w:rPr>
            </w:pPr>
            <w:ins w:id="8505"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47A56C07" w14:textId="77777777" w:rsidR="00652DEA" w:rsidRDefault="00C15CB5">
            <w:pPr>
              <w:spacing w:before="120" w:after="120"/>
              <w:jc w:val="center"/>
              <w:rPr>
                <w:ins w:id="8506" w:author="Xuning Wei12232" w:date="2026-10-18T09:56:00Z"/>
                <w:rFonts w:ascii="Times New Roman" w:hAnsi="Times New Roman" w:cs="Times New Roman"/>
                <w:b/>
                <w:sz w:val="18"/>
                <w:szCs w:val="18"/>
                <w:lang w:eastAsia="zh-CN"/>
              </w:rPr>
            </w:pPr>
            <w:ins w:id="8507"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894EE75" w14:textId="77777777" w:rsidR="00652DEA" w:rsidRDefault="00C15CB5">
            <w:pPr>
              <w:autoSpaceDE w:val="0"/>
              <w:autoSpaceDN w:val="0"/>
              <w:adjustRightInd w:val="0"/>
              <w:spacing w:before="120" w:after="120"/>
              <w:jc w:val="center"/>
              <w:rPr>
                <w:ins w:id="8508" w:author="Xuning Wei12232" w:date="2026-10-18T09:56:00Z"/>
                <w:rFonts w:ascii="Times New Roman" w:hAnsi="Times New Roman" w:cs="Times New Roman"/>
                <w:b/>
                <w:sz w:val="18"/>
                <w:szCs w:val="18"/>
                <w:lang w:eastAsia="zh-CN"/>
              </w:rPr>
            </w:pPr>
            <w:ins w:id="8509" w:author="Xuning Wei12232" w:date="2026-10-18T09:56:00Z">
              <w:r>
                <w:rPr>
                  <w:rFonts w:ascii="Times New Roman" w:hAnsi="Times New Roman" w:cs="Times New Roman"/>
                  <w:b/>
                  <w:sz w:val="18"/>
                  <w:szCs w:val="18"/>
                  <w:lang w:eastAsia="zh-CN"/>
                </w:rPr>
                <w:t>Approval</w:t>
              </w:r>
            </w:ins>
          </w:p>
          <w:p w14:paraId="5F3F821A" w14:textId="77777777" w:rsidR="00652DEA" w:rsidRDefault="00C15CB5">
            <w:pPr>
              <w:spacing w:before="120" w:after="120"/>
              <w:jc w:val="center"/>
              <w:rPr>
                <w:ins w:id="8510" w:author="Xuning Wei12232" w:date="2026-10-18T09:56:00Z"/>
                <w:rFonts w:ascii="Times New Roman" w:hAnsi="Times New Roman" w:cs="Times New Roman"/>
                <w:b/>
                <w:sz w:val="18"/>
                <w:szCs w:val="18"/>
                <w:lang w:eastAsia="zh-CN"/>
              </w:rPr>
            </w:pPr>
            <w:ins w:id="8511" w:author="Xuning Wei12232" w:date="2026-10-18T09:56:00Z">
              <w:r>
                <w:rPr>
                  <w:rFonts w:ascii="Times New Roman" w:hAnsi="Times New Roman" w:cs="Times New Roman"/>
                  <w:b/>
                  <w:sz w:val="18"/>
                  <w:szCs w:val="18"/>
                  <w:lang w:eastAsia="zh-CN"/>
                </w:rPr>
                <w:t>Date</w:t>
              </w:r>
            </w:ins>
          </w:p>
        </w:tc>
        <w:tc>
          <w:tcPr>
            <w:tcW w:w="1221" w:type="dxa"/>
            <w:vMerge/>
            <w:vAlign w:val="center"/>
          </w:tcPr>
          <w:p w14:paraId="6CEB15CE" w14:textId="77777777" w:rsidR="00652DEA" w:rsidRDefault="00652DEA">
            <w:pPr>
              <w:spacing w:before="120" w:after="120"/>
              <w:jc w:val="center"/>
              <w:rPr>
                <w:ins w:id="8512" w:author="Xuning Wei12232" w:date="2026-10-18T09:56:00Z"/>
                <w:rFonts w:ascii="Times New Roman" w:hAnsi="Times New Roman" w:cs="Times New Roman"/>
                <w:b/>
                <w:sz w:val="18"/>
                <w:szCs w:val="18"/>
                <w:lang w:eastAsia="zh-CN"/>
              </w:rPr>
            </w:pPr>
          </w:p>
        </w:tc>
      </w:tr>
      <w:tr w:rsidR="00652DEA" w14:paraId="38B55A2B" w14:textId="77777777">
        <w:trPr>
          <w:trHeight w:val="397"/>
          <w:ins w:id="8513" w:author="Xuning Wei12232" w:date="2026-10-18T09:56:00Z"/>
          <w:del w:id="8514" w:author="Yu Zhang - Network" w:date="2026-08-06T04:43:00Z"/>
        </w:trPr>
        <w:tc>
          <w:tcPr>
            <w:tcW w:w="956" w:type="dxa"/>
            <w:vAlign w:val="center"/>
          </w:tcPr>
          <w:p w14:paraId="49BBAFE5" w14:textId="77777777" w:rsidR="00652DEA" w:rsidRDefault="00C15CB5">
            <w:pPr>
              <w:spacing w:before="120" w:after="120"/>
              <w:jc w:val="center"/>
              <w:rPr>
                <w:ins w:id="8515" w:author="Xuning Wei12232" w:date="2026-10-18T09:56:00Z"/>
                <w:rFonts w:ascii="Times New Roman" w:hAnsi="Times New Roman" w:cs="Times New Roman"/>
                <w:sz w:val="18"/>
                <w:szCs w:val="18"/>
              </w:rPr>
            </w:pPr>
            <w:ins w:id="8516" w:author="Xuning Wei12232" w:date="2026-10-18T09:56:00Z">
              <w:del w:id="8517" w:author="Yu Zhang - Network" w:date="2026-08-06T04:43:00Z">
                <w:r>
                  <w:rPr>
                    <w:rFonts w:ascii="Times New Roman" w:hAnsi="Times New Roman" w:cs="Times New Roman"/>
                    <w:sz w:val="18"/>
                    <w:szCs w:val="18"/>
                  </w:rPr>
                  <w:delText>AM-YL000336-004</w:delText>
                </w:r>
              </w:del>
            </w:ins>
          </w:p>
        </w:tc>
        <w:tc>
          <w:tcPr>
            <w:tcW w:w="1733" w:type="dxa"/>
            <w:vAlign w:val="center"/>
          </w:tcPr>
          <w:p w14:paraId="700D1722" w14:textId="77777777" w:rsidR="00652DEA" w:rsidRDefault="00C15CB5">
            <w:pPr>
              <w:spacing w:before="120" w:after="120"/>
              <w:jc w:val="center"/>
              <w:rPr>
                <w:ins w:id="8518" w:author="Xuning Wei12232" w:date="2026-10-18T09:56:00Z"/>
                <w:rFonts w:ascii="Times New Roman" w:hAnsi="Times New Roman" w:cs="Times New Roman"/>
                <w:sz w:val="18"/>
                <w:szCs w:val="18"/>
                <w:lang w:eastAsia="zh-CN"/>
              </w:rPr>
            </w:pPr>
            <w:ins w:id="8519" w:author="Xuning Wei12232" w:date="2026-10-18T09:56:00Z">
              <w:del w:id="8520" w:author="Yu Zhang - Network" w:date="2026-08-06T04:43:00Z">
                <w:r>
                  <w:rPr>
                    <w:rFonts w:ascii="Times New Roman" w:hAnsi="Times New Roman" w:cs="Times New Roman"/>
                    <w:sz w:val="18"/>
                    <w:szCs w:val="18"/>
                  </w:rPr>
                  <w:delText>IPC-1 KF</w:delText>
                </w:r>
              </w:del>
            </w:ins>
          </w:p>
        </w:tc>
        <w:tc>
          <w:tcPr>
            <w:tcW w:w="1275" w:type="dxa"/>
            <w:vAlign w:val="center"/>
          </w:tcPr>
          <w:p w14:paraId="4E4F8950" w14:textId="77777777" w:rsidR="00652DEA" w:rsidRDefault="00C15CB5">
            <w:pPr>
              <w:spacing w:before="120" w:after="120"/>
              <w:jc w:val="center"/>
              <w:rPr>
                <w:ins w:id="8521" w:author="Xuning Wei12232" w:date="2026-10-18T09:56:00Z"/>
                <w:rFonts w:ascii="Times New Roman" w:hAnsi="Times New Roman" w:cs="Times New Roman"/>
                <w:sz w:val="18"/>
                <w:szCs w:val="18"/>
                <w:lang w:eastAsia="zh-CN"/>
              </w:rPr>
            </w:pPr>
            <w:ins w:id="8522"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8523" w:author="Yu Zhang - Network" w:date="2026-08-06T04:43:00Z">
                <w:r>
                  <w:rPr>
                    <w:rStyle w:val="aff0"/>
                    <w:rFonts w:ascii="Times New Roman" w:hAnsi="Times New Roman" w:cs="Times New Roman"/>
                    <w:color w:val="auto"/>
                    <w:sz w:val="18"/>
                    <w:szCs w:val="18"/>
                  </w:rPr>
                  <w:delText>AM-YL000336-004-VP-01</w:delText>
                </w:r>
              </w:del>
              <w:r>
                <w:rPr>
                  <w:rFonts w:ascii="Times New Roman" w:hAnsi="Times New Roman" w:cs="Times New Roman"/>
                </w:rPr>
                <w:fldChar w:fldCharType="end"/>
              </w:r>
              <w:del w:id="8524"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724BC89" w14:textId="77777777" w:rsidR="00652DEA" w:rsidRDefault="00C15CB5">
            <w:pPr>
              <w:tabs>
                <w:tab w:val="right" w:pos="8640"/>
              </w:tabs>
              <w:overflowPunct w:val="0"/>
              <w:autoSpaceDE w:val="0"/>
              <w:autoSpaceDN w:val="0"/>
              <w:adjustRightInd w:val="0"/>
              <w:spacing w:before="120" w:after="120"/>
              <w:jc w:val="center"/>
              <w:textAlignment w:val="baseline"/>
              <w:rPr>
                <w:ins w:id="8525" w:author="Xuning Wei12232" w:date="2026-10-18T09:56:00Z"/>
                <w:rFonts w:ascii="Times New Roman" w:hAnsi="Times New Roman" w:cs="Times New Roman"/>
                <w:sz w:val="18"/>
                <w:szCs w:val="18"/>
                <w:lang w:eastAsia="zh-CN"/>
              </w:rPr>
            </w:pPr>
            <w:ins w:id="8526" w:author="Xuning Wei12232" w:date="2026-10-18T09:56:00Z">
              <w:del w:id="8527"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0400CD52" w14:textId="77777777" w:rsidR="00652DEA" w:rsidRDefault="00C15CB5">
            <w:pPr>
              <w:spacing w:before="120" w:after="120"/>
              <w:jc w:val="center"/>
              <w:rPr>
                <w:ins w:id="8528" w:author="Xuning Wei12232" w:date="2026-10-18T09:56:00Z"/>
                <w:rFonts w:ascii="Times New Roman" w:hAnsi="Times New Roman" w:cs="Times New Roman"/>
                <w:sz w:val="18"/>
                <w:szCs w:val="18"/>
                <w:lang w:eastAsia="zh-CN"/>
              </w:rPr>
            </w:pPr>
            <w:ins w:id="8529"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8530"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8531"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2AE414C1" w14:textId="77777777" w:rsidR="00652DEA" w:rsidRDefault="00C15CB5">
            <w:pPr>
              <w:autoSpaceDE w:val="0"/>
              <w:autoSpaceDN w:val="0"/>
              <w:adjustRightInd w:val="0"/>
              <w:spacing w:before="120" w:after="120"/>
              <w:jc w:val="center"/>
              <w:rPr>
                <w:ins w:id="8532" w:author="Xuning Wei12232" w:date="2026-10-18T09:56:00Z"/>
                <w:rFonts w:ascii="Times New Roman" w:hAnsi="Times New Roman" w:cs="Times New Roman"/>
                <w:sz w:val="18"/>
                <w:szCs w:val="18"/>
                <w:lang w:eastAsia="zh-CN"/>
              </w:rPr>
            </w:pPr>
            <w:ins w:id="8533" w:author="Xuning Wei12232" w:date="2026-10-18T09:56:00Z">
              <w:del w:id="8534"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0B801799" w14:textId="77777777" w:rsidR="00652DEA" w:rsidRDefault="00C15CB5">
            <w:pPr>
              <w:spacing w:before="120" w:after="120"/>
              <w:jc w:val="center"/>
              <w:rPr>
                <w:ins w:id="8535" w:author="Xuning Wei12232" w:date="2026-10-18T09:56:00Z"/>
                <w:rFonts w:ascii="Times New Roman" w:hAnsi="Times New Roman" w:cs="Times New Roman"/>
                <w:sz w:val="18"/>
                <w:szCs w:val="18"/>
                <w:lang w:eastAsia="zh-CN"/>
              </w:rPr>
            </w:pPr>
            <w:ins w:id="8536" w:author="Xuning Wei12232" w:date="2026-10-18T09:56:00Z">
              <w:del w:id="8537" w:author="Yu Zhang - Network" w:date="2026-08-06T04:43:00Z">
                <w:r>
                  <w:rPr>
                    <w:rFonts w:ascii="Times New Roman" w:hAnsi="Times New Roman" w:cs="Times New Roman"/>
                    <w:sz w:val="18"/>
                    <w:szCs w:val="18"/>
                    <w:lang w:eastAsia="zh-CN"/>
                  </w:rPr>
                  <w:delText>TJ4 QC</w:delText>
                </w:r>
              </w:del>
            </w:ins>
          </w:p>
        </w:tc>
      </w:tr>
      <w:tr w:rsidR="00652DEA" w14:paraId="7F1E9E7C" w14:textId="77777777">
        <w:trPr>
          <w:trHeight w:val="397"/>
          <w:ins w:id="8538" w:author="Xuning Wei12232" w:date="2026-10-18T09:56:00Z"/>
          <w:del w:id="8539" w:author="Yu Zhang - Network" w:date="2026-08-06T04:43:00Z"/>
        </w:trPr>
        <w:tc>
          <w:tcPr>
            <w:tcW w:w="956" w:type="dxa"/>
            <w:vAlign w:val="center"/>
          </w:tcPr>
          <w:p w14:paraId="492F1BD0" w14:textId="77777777" w:rsidR="00652DEA" w:rsidRDefault="00C15CB5">
            <w:pPr>
              <w:spacing w:before="120" w:after="120"/>
              <w:jc w:val="center"/>
              <w:rPr>
                <w:ins w:id="8540" w:author="Xuning Wei12232" w:date="2026-10-18T09:56:00Z"/>
                <w:rFonts w:ascii="Times New Roman" w:hAnsi="Times New Roman" w:cs="Times New Roman"/>
                <w:sz w:val="18"/>
                <w:szCs w:val="18"/>
              </w:rPr>
            </w:pPr>
            <w:ins w:id="8541" w:author="Xuning Wei12232" w:date="2026-10-18T09:56:00Z">
              <w:del w:id="8542" w:author="Yu Zhang - Network" w:date="2026-08-06T04:43:00Z">
                <w:r>
                  <w:rPr>
                    <w:rFonts w:ascii="Times New Roman" w:hAnsi="Times New Roman" w:cs="Times New Roman"/>
                    <w:sz w:val="18"/>
                    <w:szCs w:val="18"/>
                  </w:rPr>
                  <w:delText>AM-140021-007*</w:delText>
                </w:r>
              </w:del>
            </w:ins>
          </w:p>
        </w:tc>
        <w:tc>
          <w:tcPr>
            <w:tcW w:w="1733" w:type="dxa"/>
            <w:vAlign w:val="center"/>
          </w:tcPr>
          <w:p w14:paraId="3254A0A1" w14:textId="77777777" w:rsidR="00652DEA" w:rsidRDefault="00C15CB5">
            <w:pPr>
              <w:spacing w:before="120" w:after="120"/>
              <w:jc w:val="center"/>
              <w:rPr>
                <w:ins w:id="8543" w:author="Xuning Wei12232" w:date="2026-10-18T09:56:00Z"/>
                <w:rFonts w:ascii="Times New Roman" w:hAnsi="Times New Roman" w:cs="Times New Roman"/>
                <w:sz w:val="18"/>
                <w:szCs w:val="18"/>
              </w:rPr>
            </w:pPr>
            <w:ins w:id="8544" w:author="Xuning Wei12232" w:date="2026-10-18T09:56:00Z">
              <w:del w:id="8545" w:author="Yu Zhang - Network" w:date="2026-08-06T04:43:00Z">
                <w:r>
                  <w:rPr>
                    <w:rFonts w:ascii="Times New Roman" w:hAnsi="Times New Roman" w:cs="Times New Roman"/>
                    <w:sz w:val="18"/>
                    <w:szCs w:val="18"/>
                  </w:rPr>
                  <w:delText>IPC-5</w:delText>
                </w:r>
              </w:del>
            </w:ins>
          </w:p>
        </w:tc>
        <w:tc>
          <w:tcPr>
            <w:tcW w:w="1275" w:type="dxa"/>
            <w:vAlign w:val="center"/>
          </w:tcPr>
          <w:p w14:paraId="7DCC023A" w14:textId="77777777" w:rsidR="00652DEA" w:rsidRDefault="00C15CB5">
            <w:pPr>
              <w:spacing w:before="120" w:after="120"/>
              <w:jc w:val="center"/>
              <w:rPr>
                <w:ins w:id="8546" w:author="Xuning Wei12232" w:date="2026-10-18T09:56:00Z"/>
                <w:rFonts w:ascii="Times New Roman" w:hAnsi="Times New Roman" w:cs="Times New Roman"/>
                <w:sz w:val="18"/>
                <w:szCs w:val="18"/>
                <w:lang w:eastAsia="zh-CN"/>
              </w:rPr>
            </w:pPr>
            <w:ins w:id="8547" w:author="Xuning Wei12232" w:date="2026-10-18T09:56:00Z">
              <w:del w:id="8548"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245153FB" w14:textId="77777777" w:rsidR="00652DEA" w:rsidRDefault="00C15CB5">
            <w:pPr>
              <w:tabs>
                <w:tab w:val="right" w:pos="8640"/>
              </w:tabs>
              <w:overflowPunct w:val="0"/>
              <w:autoSpaceDE w:val="0"/>
              <w:autoSpaceDN w:val="0"/>
              <w:adjustRightInd w:val="0"/>
              <w:spacing w:before="120" w:after="120"/>
              <w:jc w:val="center"/>
              <w:textAlignment w:val="baseline"/>
              <w:rPr>
                <w:ins w:id="8549" w:author="Xuning Wei12232" w:date="2026-10-18T09:56:00Z"/>
                <w:rFonts w:ascii="Times New Roman" w:hAnsi="Times New Roman" w:cs="Times New Roman"/>
                <w:sz w:val="18"/>
                <w:szCs w:val="18"/>
                <w:lang w:eastAsia="zh-CN"/>
              </w:rPr>
            </w:pPr>
            <w:ins w:id="8550" w:author="Xuning Wei12232" w:date="2026-10-18T09:56:00Z">
              <w:del w:id="8551"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702E1BE6" w14:textId="77777777" w:rsidR="00652DEA" w:rsidRDefault="00C15CB5">
            <w:pPr>
              <w:spacing w:before="120" w:after="120"/>
              <w:jc w:val="center"/>
              <w:rPr>
                <w:ins w:id="8552" w:author="Xuning Wei12232" w:date="2026-10-18T09:56:00Z"/>
                <w:rFonts w:ascii="Times New Roman" w:hAnsi="Times New Roman" w:cs="Times New Roman"/>
                <w:sz w:val="18"/>
                <w:szCs w:val="18"/>
                <w:lang w:eastAsia="zh-CN"/>
              </w:rPr>
            </w:pPr>
            <w:ins w:id="8553" w:author="Xuning Wei12232" w:date="2026-10-18T09:56:00Z">
              <w:del w:id="8554"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0E4BD951" w14:textId="77777777" w:rsidR="00652DEA" w:rsidRDefault="00C15CB5">
            <w:pPr>
              <w:autoSpaceDE w:val="0"/>
              <w:autoSpaceDN w:val="0"/>
              <w:adjustRightInd w:val="0"/>
              <w:spacing w:before="120" w:after="120"/>
              <w:jc w:val="center"/>
              <w:rPr>
                <w:ins w:id="8555" w:author="Xuning Wei12232" w:date="2026-10-18T09:56:00Z"/>
                <w:rFonts w:ascii="Times New Roman" w:hAnsi="Times New Roman" w:cs="Times New Roman"/>
                <w:sz w:val="18"/>
                <w:szCs w:val="18"/>
                <w:lang w:eastAsia="zh-CN"/>
              </w:rPr>
            </w:pPr>
            <w:ins w:id="8556" w:author="Xuning Wei12232" w:date="2026-10-18T09:56:00Z">
              <w:del w:id="8557"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1BA7622D" w14:textId="77777777" w:rsidR="00652DEA" w:rsidRDefault="00C15CB5">
            <w:pPr>
              <w:spacing w:before="120" w:after="120"/>
              <w:jc w:val="center"/>
              <w:rPr>
                <w:ins w:id="8558" w:author="Xuning Wei12232" w:date="2026-10-18T09:56:00Z"/>
                <w:rFonts w:ascii="Times New Roman" w:hAnsi="Times New Roman" w:cs="Times New Roman"/>
                <w:sz w:val="18"/>
                <w:szCs w:val="18"/>
                <w:lang w:eastAsia="zh-CN"/>
              </w:rPr>
            </w:pPr>
            <w:ins w:id="8559" w:author="Xuning Wei12232" w:date="2026-10-18T09:56:00Z">
              <w:del w:id="8560" w:author="Yu Zhang - Network" w:date="2026-08-06T04:43:00Z">
                <w:r>
                  <w:rPr>
                    <w:rFonts w:ascii="Times New Roman" w:hAnsi="Times New Roman" w:cs="Times New Roman"/>
                    <w:sz w:val="18"/>
                    <w:szCs w:val="18"/>
                    <w:lang w:eastAsia="zh-CN"/>
                  </w:rPr>
                  <w:delText>TJ4 QC</w:delText>
                </w:r>
              </w:del>
            </w:ins>
          </w:p>
        </w:tc>
      </w:tr>
      <w:tr w:rsidR="00652DEA" w14:paraId="6C94FAF7" w14:textId="77777777">
        <w:trPr>
          <w:trHeight w:val="397"/>
          <w:ins w:id="8561" w:author="Xuning Wei12232" w:date="2026-10-18T09:56:00Z"/>
          <w:del w:id="8562" w:author="Yu Zhang - Network" w:date="2026-08-06T04:43:00Z"/>
        </w:trPr>
        <w:tc>
          <w:tcPr>
            <w:tcW w:w="956" w:type="dxa"/>
            <w:vAlign w:val="center"/>
          </w:tcPr>
          <w:p w14:paraId="72DE5A03" w14:textId="77777777" w:rsidR="00652DEA" w:rsidRDefault="00C15CB5">
            <w:pPr>
              <w:spacing w:before="120" w:after="120"/>
              <w:jc w:val="center"/>
              <w:rPr>
                <w:ins w:id="8563" w:author="Xuning Wei12232" w:date="2026-10-18T09:56:00Z"/>
                <w:rFonts w:ascii="Times New Roman" w:hAnsi="Times New Roman" w:cs="Times New Roman"/>
                <w:sz w:val="18"/>
                <w:szCs w:val="18"/>
              </w:rPr>
            </w:pPr>
            <w:ins w:id="8564" w:author="Xuning Wei12232" w:date="2026-10-18T09:56:00Z">
              <w:del w:id="8565" w:author="Yu Zhang - Network" w:date="2026-08-06T04:43:00Z">
                <w:r>
                  <w:rPr>
                    <w:rFonts w:ascii="Times New Roman" w:hAnsi="Times New Roman" w:cs="Times New Roman"/>
                    <w:sz w:val="18"/>
                    <w:szCs w:val="18"/>
                  </w:rPr>
                  <w:delText>AM-140021-011</w:delText>
                </w:r>
              </w:del>
            </w:ins>
          </w:p>
        </w:tc>
        <w:tc>
          <w:tcPr>
            <w:tcW w:w="1733" w:type="dxa"/>
            <w:vAlign w:val="center"/>
          </w:tcPr>
          <w:p w14:paraId="5FD42BB2" w14:textId="77777777" w:rsidR="00652DEA" w:rsidRDefault="00C15CB5">
            <w:pPr>
              <w:spacing w:before="120" w:after="120"/>
              <w:jc w:val="center"/>
              <w:rPr>
                <w:ins w:id="8566" w:author="Xuning Wei12232" w:date="2026-10-18T09:56:00Z"/>
                <w:del w:id="8567" w:author="Yu Zhang - Network" w:date="2026-08-06T04:43:00Z"/>
                <w:rFonts w:ascii="Times New Roman" w:hAnsi="Times New Roman" w:cs="Times New Roman"/>
                <w:sz w:val="18"/>
                <w:szCs w:val="18"/>
              </w:rPr>
            </w:pPr>
            <w:ins w:id="8568" w:author="Xuning Wei12232" w:date="2026-10-18T09:56:00Z">
              <w:del w:id="8569" w:author="Yu Zhang - Network" w:date="2026-08-06T04:43:00Z">
                <w:r>
                  <w:rPr>
                    <w:rFonts w:ascii="Times New Roman" w:hAnsi="Times New Roman" w:cs="Times New Roman"/>
                    <w:sz w:val="18"/>
                    <w:szCs w:val="18"/>
                  </w:rPr>
                  <w:delText>IPC-4</w:delText>
                </w:r>
              </w:del>
            </w:ins>
          </w:p>
          <w:p w14:paraId="0BA535C7" w14:textId="77777777" w:rsidR="00652DEA" w:rsidRDefault="00C15CB5">
            <w:pPr>
              <w:spacing w:before="120" w:after="120"/>
              <w:jc w:val="center"/>
              <w:rPr>
                <w:ins w:id="8570" w:author="Xuning Wei12232" w:date="2026-10-18T09:56:00Z"/>
                <w:rFonts w:ascii="Times New Roman" w:hAnsi="Times New Roman" w:cs="Times New Roman"/>
                <w:sz w:val="18"/>
                <w:szCs w:val="18"/>
              </w:rPr>
            </w:pPr>
            <w:ins w:id="8571" w:author="Xuning Wei12232" w:date="2026-10-18T09:56:00Z">
              <w:del w:id="8572" w:author="Yu Zhang - Network" w:date="2026-08-06T04:43:00Z">
                <w:r>
                  <w:rPr>
                    <w:rFonts w:ascii="Times New Roman" w:hAnsi="Times New Roman" w:cs="Times New Roman"/>
                    <w:sz w:val="18"/>
                    <w:szCs w:val="18"/>
                  </w:rPr>
                  <w:delText>ASYM-140850</w:delText>
                </w:r>
              </w:del>
            </w:ins>
          </w:p>
        </w:tc>
        <w:tc>
          <w:tcPr>
            <w:tcW w:w="1275" w:type="dxa"/>
            <w:vAlign w:val="center"/>
          </w:tcPr>
          <w:p w14:paraId="28C47678" w14:textId="77777777" w:rsidR="00652DEA" w:rsidRDefault="00C15CB5">
            <w:pPr>
              <w:spacing w:before="120" w:after="120"/>
              <w:jc w:val="center"/>
              <w:rPr>
                <w:ins w:id="8573" w:author="Xuning Wei12232" w:date="2026-10-18T09:56:00Z"/>
                <w:rFonts w:ascii="Times New Roman" w:hAnsi="Times New Roman" w:cs="Times New Roman"/>
                <w:sz w:val="18"/>
                <w:szCs w:val="18"/>
                <w:lang w:eastAsia="zh-CN"/>
              </w:rPr>
            </w:pPr>
            <w:ins w:id="8574" w:author="Xuning Wei12232" w:date="2026-10-18T09:56:00Z">
              <w:del w:id="8575"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000EE85A" w14:textId="77777777" w:rsidR="00652DEA" w:rsidRDefault="00C15CB5">
            <w:pPr>
              <w:tabs>
                <w:tab w:val="right" w:pos="8640"/>
              </w:tabs>
              <w:overflowPunct w:val="0"/>
              <w:autoSpaceDE w:val="0"/>
              <w:autoSpaceDN w:val="0"/>
              <w:adjustRightInd w:val="0"/>
              <w:spacing w:before="120" w:after="120"/>
              <w:jc w:val="center"/>
              <w:textAlignment w:val="baseline"/>
              <w:rPr>
                <w:ins w:id="8576" w:author="Xuning Wei12232" w:date="2026-10-18T09:56:00Z"/>
                <w:rFonts w:ascii="Times New Roman" w:hAnsi="Times New Roman" w:cs="Times New Roman"/>
                <w:sz w:val="18"/>
                <w:szCs w:val="18"/>
                <w:lang w:eastAsia="zh-CN"/>
              </w:rPr>
            </w:pPr>
            <w:ins w:id="8577" w:author="Xuning Wei12232" w:date="2026-10-18T09:56:00Z">
              <w:del w:id="8578"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4534DB48" w14:textId="77777777" w:rsidR="00652DEA" w:rsidRDefault="00C15CB5">
            <w:pPr>
              <w:spacing w:before="120" w:after="120"/>
              <w:jc w:val="center"/>
              <w:rPr>
                <w:ins w:id="8579" w:author="Xuning Wei12232" w:date="2026-10-18T09:56:00Z"/>
                <w:rFonts w:ascii="Times New Roman" w:hAnsi="Times New Roman" w:cs="Times New Roman"/>
                <w:sz w:val="18"/>
                <w:szCs w:val="18"/>
                <w:lang w:eastAsia="zh-CN"/>
              </w:rPr>
            </w:pPr>
            <w:ins w:id="8580" w:author="Xuning Wei12232" w:date="2026-10-18T09:56:00Z">
              <w:del w:id="8581"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352FCFC6" w14:textId="77777777" w:rsidR="00652DEA" w:rsidRDefault="00C15CB5">
            <w:pPr>
              <w:autoSpaceDE w:val="0"/>
              <w:autoSpaceDN w:val="0"/>
              <w:adjustRightInd w:val="0"/>
              <w:spacing w:before="120" w:after="120"/>
              <w:jc w:val="center"/>
              <w:rPr>
                <w:ins w:id="8582" w:author="Xuning Wei12232" w:date="2026-10-18T09:56:00Z"/>
                <w:rFonts w:ascii="Times New Roman" w:hAnsi="Times New Roman" w:cs="Times New Roman"/>
                <w:sz w:val="18"/>
                <w:szCs w:val="18"/>
                <w:lang w:eastAsia="zh-CN"/>
              </w:rPr>
            </w:pPr>
            <w:ins w:id="8583" w:author="Xuning Wei12232" w:date="2026-10-18T09:56:00Z">
              <w:del w:id="8584"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65EB103C" w14:textId="77777777" w:rsidR="00652DEA" w:rsidRDefault="00C15CB5">
            <w:pPr>
              <w:spacing w:before="120" w:after="120"/>
              <w:jc w:val="center"/>
              <w:rPr>
                <w:ins w:id="8585" w:author="Xuning Wei12232" w:date="2026-10-18T09:56:00Z"/>
                <w:rFonts w:ascii="Times New Roman" w:hAnsi="Times New Roman" w:cs="Times New Roman"/>
                <w:sz w:val="18"/>
                <w:szCs w:val="18"/>
                <w:lang w:eastAsia="zh-CN"/>
              </w:rPr>
            </w:pPr>
            <w:ins w:id="8586" w:author="Xuning Wei12232" w:date="2026-10-18T09:56:00Z">
              <w:del w:id="8587" w:author="Yu Zhang - Network" w:date="2026-08-06T04:43:00Z">
                <w:r>
                  <w:rPr>
                    <w:rFonts w:ascii="Times New Roman" w:hAnsi="Times New Roman" w:cs="Times New Roman"/>
                    <w:sz w:val="18"/>
                    <w:szCs w:val="18"/>
                    <w:lang w:eastAsia="zh-CN"/>
                  </w:rPr>
                  <w:delText>TJ4 QC</w:delText>
                </w:r>
              </w:del>
            </w:ins>
          </w:p>
        </w:tc>
      </w:tr>
      <w:tr w:rsidR="00652DEA" w14:paraId="784EA259" w14:textId="77777777">
        <w:trPr>
          <w:trHeight w:val="397"/>
          <w:ins w:id="8588" w:author="Xuning Wei12232" w:date="2026-10-18T09:56:00Z"/>
          <w:del w:id="8589" w:author="Yu Zhang - Network" w:date="2026-08-06T04:39:00Z"/>
        </w:trPr>
        <w:tc>
          <w:tcPr>
            <w:tcW w:w="956" w:type="dxa"/>
            <w:vAlign w:val="center"/>
          </w:tcPr>
          <w:p w14:paraId="4E6ECAE5" w14:textId="77777777" w:rsidR="00652DEA" w:rsidRDefault="00C15CB5">
            <w:pPr>
              <w:spacing w:before="120" w:after="120"/>
              <w:jc w:val="center"/>
              <w:rPr>
                <w:ins w:id="8590" w:author="Xuning Wei12232" w:date="2026-10-18T09:56:00Z"/>
                <w:rFonts w:ascii="Times New Roman" w:hAnsi="Times New Roman" w:cs="Times New Roman"/>
                <w:sz w:val="18"/>
                <w:szCs w:val="18"/>
              </w:rPr>
            </w:pPr>
            <w:ins w:id="8591" w:author="Xuning Wei12232" w:date="2026-10-18T09:56:00Z">
              <w:del w:id="8592" w:author="Yu Zhang - Network" w:date="2026-08-06T04:39:00Z">
                <w:r>
                  <w:rPr>
                    <w:rFonts w:ascii="Times New Roman" w:hAnsi="Times New Roman" w:cs="Times New Roman"/>
                    <w:sz w:val="18"/>
                    <w:szCs w:val="18"/>
                  </w:rPr>
                  <w:delText>AM-140021-031</w:delText>
                </w:r>
              </w:del>
            </w:ins>
          </w:p>
        </w:tc>
        <w:tc>
          <w:tcPr>
            <w:tcW w:w="1733" w:type="dxa"/>
            <w:vAlign w:val="center"/>
          </w:tcPr>
          <w:p w14:paraId="5889716D" w14:textId="77777777" w:rsidR="00652DEA" w:rsidRDefault="00C15CB5">
            <w:pPr>
              <w:spacing w:before="120" w:after="120"/>
              <w:jc w:val="center"/>
              <w:rPr>
                <w:ins w:id="8593" w:author="Xuning Wei12232" w:date="2026-10-18T09:56:00Z"/>
                <w:rFonts w:ascii="Times New Roman" w:hAnsi="Times New Roman" w:cs="Times New Roman"/>
                <w:sz w:val="18"/>
                <w:szCs w:val="18"/>
              </w:rPr>
            </w:pPr>
            <w:ins w:id="8594" w:author="Xuning Wei12232" w:date="2026-10-18T09:56:00Z">
              <w:del w:id="8595"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D19ABC9" w14:textId="77777777" w:rsidR="00652DEA" w:rsidRDefault="00C15CB5">
            <w:pPr>
              <w:spacing w:before="120" w:after="120"/>
              <w:jc w:val="center"/>
              <w:rPr>
                <w:ins w:id="8596" w:author="Xuning Wei12232" w:date="2026-10-18T09:56:00Z"/>
                <w:rFonts w:ascii="Times New Roman" w:hAnsi="Times New Roman" w:cs="Times New Roman"/>
                <w:sz w:val="18"/>
                <w:szCs w:val="18"/>
                <w:lang w:eastAsia="zh-CN"/>
              </w:rPr>
            </w:pPr>
            <w:ins w:id="8597" w:author="Xuning Wei12232" w:date="2026-10-18T09:56:00Z">
              <w:del w:id="8598"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0772371E" w14:textId="77777777" w:rsidR="00652DEA" w:rsidRDefault="00C15CB5">
            <w:pPr>
              <w:tabs>
                <w:tab w:val="right" w:pos="8640"/>
              </w:tabs>
              <w:overflowPunct w:val="0"/>
              <w:autoSpaceDE w:val="0"/>
              <w:autoSpaceDN w:val="0"/>
              <w:adjustRightInd w:val="0"/>
              <w:spacing w:before="120" w:after="120"/>
              <w:jc w:val="center"/>
              <w:textAlignment w:val="baseline"/>
              <w:rPr>
                <w:ins w:id="8599" w:author="Xuning Wei12232" w:date="2026-10-18T09:56:00Z"/>
                <w:rFonts w:ascii="Times New Roman" w:hAnsi="Times New Roman" w:cs="Times New Roman"/>
                <w:sz w:val="18"/>
                <w:szCs w:val="18"/>
                <w:lang w:eastAsia="zh-CN"/>
              </w:rPr>
            </w:pPr>
            <w:ins w:id="8600" w:author="Xuning Wei12232" w:date="2026-10-18T09:56:00Z">
              <w:del w:id="8601"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71F45537" w14:textId="77777777" w:rsidR="00652DEA" w:rsidRDefault="00C15CB5">
            <w:pPr>
              <w:spacing w:before="120" w:after="120"/>
              <w:jc w:val="center"/>
              <w:rPr>
                <w:ins w:id="8602" w:author="Xuning Wei12232" w:date="2026-10-18T09:56:00Z"/>
                <w:rFonts w:ascii="Times New Roman" w:hAnsi="Times New Roman" w:cs="Times New Roman"/>
                <w:sz w:val="18"/>
                <w:szCs w:val="18"/>
                <w:lang w:eastAsia="zh-CN"/>
              </w:rPr>
            </w:pPr>
            <w:ins w:id="8603" w:author="Xuning Wei12232" w:date="2026-10-18T09:56:00Z">
              <w:del w:id="8604"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4BC7E290" w14:textId="77777777" w:rsidR="00652DEA" w:rsidRDefault="00C15CB5">
            <w:pPr>
              <w:autoSpaceDE w:val="0"/>
              <w:autoSpaceDN w:val="0"/>
              <w:adjustRightInd w:val="0"/>
              <w:spacing w:before="120" w:after="120"/>
              <w:jc w:val="center"/>
              <w:rPr>
                <w:ins w:id="8605" w:author="Xuning Wei12232" w:date="2026-10-18T09:56:00Z"/>
                <w:rFonts w:ascii="Times New Roman" w:hAnsi="Times New Roman" w:cs="Times New Roman"/>
                <w:sz w:val="18"/>
                <w:szCs w:val="18"/>
                <w:lang w:eastAsia="zh-CN"/>
              </w:rPr>
            </w:pPr>
            <w:ins w:id="8606" w:author="Xuning Wei12232" w:date="2026-10-18T09:56:00Z">
              <w:del w:id="8607"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22FE7C24" w14:textId="77777777" w:rsidR="00652DEA" w:rsidRDefault="00C15CB5">
            <w:pPr>
              <w:spacing w:before="120" w:after="120"/>
              <w:jc w:val="center"/>
              <w:rPr>
                <w:ins w:id="8608" w:author="Xuning Wei12232" w:date="2026-10-18T09:56:00Z"/>
                <w:rFonts w:ascii="Times New Roman" w:hAnsi="Times New Roman" w:cs="Times New Roman"/>
                <w:sz w:val="18"/>
                <w:szCs w:val="18"/>
                <w:lang w:eastAsia="zh-CN"/>
              </w:rPr>
            </w:pPr>
            <w:ins w:id="8609" w:author="Xuning Wei12232" w:date="2026-10-18T09:56:00Z">
              <w:del w:id="8610" w:author="Yu Zhang - Network" w:date="2026-08-06T04:39:00Z">
                <w:r>
                  <w:rPr>
                    <w:rFonts w:ascii="Times New Roman" w:hAnsi="Times New Roman" w:cs="Times New Roman"/>
                    <w:sz w:val="18"/>
                    <w:szCs w:val="18"/>
                    <w:lang w:eastAsia="zh-CN"/>
                  </w:rPr>
                  <w:delText>TJ4 QC</w:delText>
                </w:r>
              </w:del>
            </w:ins>
          </w:p>
        </w:tc>
      </w:tr>
      <w:tr w:rsidR="00652DEA" w14:paraId="6580A2D5" w14:textId="77777777">
        <w:trPr>
          <w:trHeight w:val="397"/>
          <w:ins w:id="8611" w:author="Xuning Wei12232" w:date="2026-10-18T09:56:00Z"/>
          <w:del w:id="8612" w:author="Yu Zhang - Network" w:date="2026-08-06T04:39:00Z"/>
        </w:trPr>
        <w:tc>
          <w:tcPr>
            <w:tcW w:w="956" w:type="dxa"/>
            <w:vAlign w:val="center"/>
          </w:tcPr>
          <w:p w14:paraId="15DFA66E" w14:textId="77777777" w:rsidR="00652DEA" w:rsidRDefault="00C15CB5">
            <w:pPr>
              <w:spacing w:before="120" w:after="120"/>
              <w:jc w:val="center"/>
              <w:rPr>
                <w:ins w:id="8613" w:author="Xuning Wei12232" w:date="2026-10-18T09:56:00Z"/>
                <w:rFonts w:ascii="Times New Roman" w:hAnsi="Times New Roman" w:cs="Times New Roman"/>
                <w:sz w:val="18"/>
                <w:szCs w:val="18"/>
              </w:rPr>
            </w:pPr>
            <w:ins w:id="8614" w:author="Xuning Wei12232" w:date="2026-10-18T09:56:00Z">
              <w:del w:id="8615" w:author="Yu Zhang - Network" w:date="2026-08-06T04:39:00Z">
                <w:r>
                  <w:rPr>
                    <w:rFonts w:ascii="Times New Roman" w:hAnsi="Times New Roman" w:cs="Times New Roman"/>
                    <w:sz w:val="18"/>
                    <w:szCs w:val="18"/>
                  </w:rPr>
                  <w:delText>AM-140021-032</w:delText>
                </w:r>
              </w:del>
            </w:ins>
          </w:p>
        </w:tc>
        <w:tc>
          <w:tcPr>
            <w:tcW w:w="1733" w:type="dxa"/>
            <w:vAlign w:val="center"/>
          </w:tcPr>
          <w:p w14:paraId="2E6EBC13" w14:textId="77777777" w:rsidR="00652DEA" w:rsidRDefault="00C15CB5">
            <w:pPr>
              <w:spacing w:before="120" w:after="120"/>
              <w:jc w:val="center"/>
              <w:rPr>
                <w:ins w:id="8616" w:author="Xuning Wei12232" w:date="2026-10-18T09:56:00Z"/>
                <w:rFonts w:ascii="Times New Roman" w:hAnsi="Times New Roman" w:cs="Times New Roman"/>
                <w:sz w:val="18"/>
                <w:szCs w:val="18"/>
              </w:rPr>
            </w:pPr>
            <w:ins w:id="8617" w:author="Xuning Wei12232" w:date="2026-10-18T09:56:00Z">
              <w:del w:id="8618"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73C02A7C" w14:textId="77777777" w:rsidR="00652DEA" w:rsidRDefault="00C15CB5">
            <w:pPr>
              <w:spacing w:before="120" w:after="120"/>
              <w:jc w:val="center"/>
              <w:rPr>
                <w:ins w:id="8619" w:author="Xuning Wei12232" w:date="2026-10-18T09:56:00Z"/>
                <w:rFonts w:ascii="Times New Roman" w:hAnsi="Times New Roman" w:cs="Times New Roman"/>
                <w:sz w:val="18"/>
                <w:szCs w:val="18"/>
                <w:lang w:eastAsia="zh-CN"/>
              </w:rPr>
            </w:pPr>
            <w:ins w:id="8620" w:author="Xuning Wei12232" w:date="2026-10-18T09:56:00Z">
              <w:del w:id="8621"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7A6EB711" w14:textId="77777777" w:rsidR="00652DEA" w:rsidRDefault="00C15CB5">
            <w:pPr>
              <w:tabs>
                <w:tab w:val="right" w:pos="8640"/>
              </w:tabs>
              <w:overflowPunct w:val="0"/>
              <w:autoSpaceDE w:val="0"/>
              <w:autoSpaceDN w:val="0"/>
              <w:adjustRightInd w:val="0"/>
              <w:spacing w:before="120" w:after="120"/>
              <w:jc w:val="center"/>
              <w:textAlignment w:val="baseline"/>
              <w:rPr>
                <w:ins w:id="8622" w:author="Xuning Wei12232" w:date="2026-10-18T09:56:00Z"/>
                <w:rFonts w:ascii="Times New Roman" w:hAnsi="Times New Roman" w:cs="Times New Roman"/>
                <w:sz w:val="18"/>
                <w:szCs w:val="18"/>
                <w:lang w:eastAsia="zh-CN"/>
              </w:rPr>
            </w:pPr>
            <w:ins w:id="8623" w:author="Xuning Wei12232" w:date="2026-10-18T09:56:00Z">
              <w:del w:id="8624"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13181CC2" w14:textId="77777777" w:rsidR="00652DEA" w:rsidRDefault="00C15CB5">
            <w:pPr>
              <w:spacing w:before="120" w:after="120"/>
              <w:jc w:val="center"/>
              <w:rPr>
                <w:ins w:id="8625" w:author="Xuning Wei12232" w:date="2026-10-18T09:56:00Z"/>
                <w:rFonts w:ascii="Times New Roman" w:hAnsi="Times New Roman" w:cs="Times New Roman"/>
                <w:sz w:val="18"/>
                <w:szCs w:val="18"/>
                <w:lang w:eastAsia="zh-CN"/>
              </w:rPr>
            </w:pPr>
            <w:ins w:id="8626" w:author="Xuning Wei12232" w:date="2026-10-18T09:56:00Z">
              <w:del w:id="8627"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51506C5A" w14:textId="77777777" w:rsidR="00652DEA" w:rsidRDefault="00C15CB5">
            <w:pPr>
              <w:autoSpaceDE w:val="0"/>
              <w:autoSpaceDN w:val="0"/>
              <w:adjustRightInd w:val="0"/>
              <w:spacing w:before="120" w:after="120"/>
              <w:jc w:val="center"/>
              <w:rPr>
                <w:ins w:id="8628" w:author="Xuning Wei12232" w:date="2026-10-18T09:56:00Z"/>
                <w:rFonts w:ascii="Times New Roman" w:hAnsi="Times New Roman" w:cs="Times New Roman"/>
                <w:sz w:val="18"/>
                <w:szCs w:val="18"/>
                <w:lang w:eastAsia="zh-CN"/>
              </w:rPr>
            </w:pPr>
            <w:ins w:id="8629" w:author="Xuning Wei12232" w:date="2026-10-18T09:56:00Z">
              <w:del w:id="8630"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5732FA8B" w14:textId="77777777" w:rsidR="00652DEA" w:rsidRDefault="00C15CB5">
            <w:pPr>
              <w:spacing w:before="120" w:after="120"/>
              <w:jc w:val="center"/>
              <w:rPr>
                <w:ins w:id="8631" w:author="Xuning Wei12232" w:date="2026-10-18T09:56:00Z"/>
                <w:rFonts w:ascii="Times New Roman" w:hAnsi="Times New Roman" w:cs="Times New Roman"/>
                <w:sz w:val="18"/>
                <w:szCs w:val="18"/>
                <w:lang w:eastAsia="zh-CN"/>
              </w:rPr>
            </w:pPr>
            <w:ins w:id="8632" w:author="Xuning Wei12232" w:date="2026-10-18T09:56:00Z">
              <w:del w:id="8633" w:author="Yu Zhang - Network" w:date="2026-08-06T04:39:00Z">
                <w:r>
                  <w:rPr>
                    <w:rFonts w:ascii="Times New Roman" w:hAnsi="Times New Roman" w:cs="Times New Roman"/>
                    <w:sz w:val="18"/>
                    <w:szCs w:val="18"/>
                    <w:lang w:eastAsia="zh-CN"/>
                  </w:rPr>
                  <w:delText>TJ4 QC</w:delText>
                </w:r>
              </w:del>
            </w:ins>
          </w:p>
        </w:tc>
      </w:tr>
      <w:tr w:rsidR="00652DEA" w14:paraId="796B448F" w14:textId="77777777">
        <w:trPr>
          <w:trHeight w:val="397"/>
          <w:ins w:id="8634" w:author="Xuning Wei12232" w:date="2026-10-18T09:56:00Z"/>
          <w:del w:id="8635" w:author="Yu Zhang - Network" w:date="2026-08-06T04:39:00Z"/>
        </w:trPr>
        <w:tc>
          <w:tcPr>
            <w:tcW w:w="956" w:type="dxa"/>
            <w:vAlign w:val="center"/>
          </w:tcPr>
          <w:p w14:paraId="675FE02F" w14:textId="77777777" w:rsidR="00652DEA" w:rsidRDefault="00C15CB5">
            <w:pPr>
              <w:spacing w:before="120" w:after="120"/>
              <w:jc w:val="center"/>
              <w:rPr>
                <w:ins w:id="8636" w:author="Xuning Wei12232" w:date="2026-10-18T09:56:00Z"/>
                <w:rFonts w:ascii="Times New Roman" w:hAnsi="Times New Roman" w:cs="Times New Roman"/>
                <w:sz w:val="18"/>
                <w:szCs w:val="18"/>
              </w:rPr>
            </w:pPr>
            <w:ins w:id="8637" w:author="Xuning Wei12232" w:date="2026-10-18T09:56:00Z">
              <w:del w:id="8638" w:author="Yu Zhang - Network" w:date="2026-08-06T04:39:00Z">
                <w:r>
                  <w:rPr>
                    <w:rFonts w:ascii="Times New Roman" w:hAnsi="Times New Roman" w:cs="Times New Roman"/>
                    <w:sz w:val="18"/>
                    <w:szCs w:val="18"/>
                  </w:rPr>
                  <w:delText>AM-140021-033</w:delText>
                </w:r>
              </w:del>
            </w:ins>
          </w:p>
        </w:tc>
        <w:tc>
          <w:tcPr>
            <w:tcW w:w="1733" w:type="dxa"/>
            <w:vAlign w:val="center"/>
          </w:tcPr>
          <w:p w14:paraId="2C27AD1E" w14:textId="77777777" w:rsidR="00652DEA" w:rsidRDefault="00C15CB5">
            <w:pPr>
              <w:spacing w:before="120" w:after="120"/>
              <w:jc w:val="center"/>
              <w:rPr>
                <w:ins w:id="8639" w:author="Xuning Wei12232" w:date="2026-10-18T09:56:00Z"/>
                <w:rFonts w:ascii="Times New Roman" w:hAnsi="Times New Roman" w:cs="Times New Roman"/>
                <w:sz w:val="18"/>
                <w:szCs w:val="18"/>
              </w:rPr>
            </w:pPr>
            <w:ins w:id="8640" w:author="Xuning Wei12232" w:date="2026-10-18T09:56:00Z">
              <w:del w:id="8641"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2C153573" w14:textId="77777777" w:rsidR="00652DEA" w:rsidRDefault="00C15CB5">
            <w:pPr>
              <w:spacing w:before="120" w:after="120"/>
              <w:jc w:val="center"/>
              <w:rPr>
                <w:ins w:id="8642" w:author="Xuning Wei12232" w:date="2026-10-18T09:56:00Z"/>
                <w:rFonts w:ascii="Times New Roman" w:hAnsi="Times New Roman" w:cs="Times New Roman"/>
                <w:sz w:val="18"/>
                <w:szCs w:val="18"/>
                <w:lang w:eastAsia="zh-CN"/>
              </w:rPr>
            </w:pPr>
            <w:ins w:id="8643" w:author="Xuning Wei12232" w:date="2026-10-18T09:56:00Z">
              <w:del w:id="8644"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4764DACF" w14:textId="77777777" w:rsidR="00652DEA" w:rsidRDefault="00C15CB5">
            <w:pPr>
              <w:tabs>
                <w:tab w:val="right" w:pos="8640"/>
              </w:tabs>
              <w:overflowPunct w:val="0"/>
              <w:autoSpaceDE w:val="0"/>
              <w:autoSpaceDN w:val="0"/>
              <w:adjustRightInd w:val="0"/>
              <w:spacing w:before="120" w:after="120"/>
              <w:jc w:val="center"/>
              <w:textAlignment w:val="baseline"/>
              <w:rPr>
                <w:ins w:id="8645" w:author="Xuning Wei12232" w:date="2026-10-18T09:56:00Z"/>
                <w:rFonts w:ascii="Times New Roman" w:hAnsi="Times New Roman" w:cs="Times New Roman"/>
                <w:sz w:val="18"/>
                <w:szCs w:val="18"/>
                <w:lang w:eastAsia="zh-CN"/>
              </w:rPr>
            </w:pPr>
            <w:ins w:id="8646" w:author="Xuning Wei12232" w:date="2026-10-18T09:56:00Z">
              <w:del w:id="8647"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09A994EF" w14:textId="77777777" w:rsidR="00652DEA" w:rsidRDefault="00C15CB5">
            <w:pPr>
              <w:spacing w:before="120" w:after="120"/>
              <w:jc w:val="center"/>
              <w:rPr>
                <w:ins w:id="8648" w:author="Xuning Wei12232" w:date="2026-10-18T09:56:00Z"/>
                <w:rFonts w:ascii="Times New Roman" w:hAnsi="Times New Roman" w:cs="Times New Roman"/>
                <w:sz w:val="18"/>
                <w:szCs w:val="18"/>
                <w:lang w:eastAsia="zh-CN"/>
              </w:rPr>
            </w:pPr>
            <w:ins w:id="8649" w:author="Xuning Wei12232" w:date="2026-10-18T09:56:00Z">
              <w:del w:id="8650"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28FC0FFD" w14:textId="77777777" w:rsidR="00652DEA" w:rsidRDefault="00C15CB5">
            <w:pPr>
              <w:autoSpaceDE w:val="0"/>
              <w:autoSpaceDN w:val="0"/>
              <w:adjustRightInd w:val="0"/>
              <w:spacing w:before="120" w:after="120"/>
              <w:jc w:val="center"/>
              <w:rPr>
                <w:ins w:id="8651" w:author="Xuning Wei12232" w:date="2026-10-18T09:56:00Z"/>
                <w:rFonts w:ascii="Times New Roman" w:hAnsi="Times New Roman" w:cs="Times New Roman"/>
                <w:sz w:val="18"/>
                <w:szCs w:val="18"/>
                <w:lang w:eastAsia="zh-CN"/>
              </w:rPr>
            </w:pPr>
            <w:ins w:id="8652" w:author="Xuning Wei12232" w:date="2026-10-18T09:56:00Z">
              <w:del w:id="8653"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4E121" w14:textId="77777777" w:rsidR="00652DEA" w:rsidRDefault="00C15CB5">
            <w:pPr>
              <w:spacing w:before="120" w:after="120"/>
              <w:jc w:val="center"/>
              <w:rPr>
                <w:ins w:id="8654" w:author="Xuning Wei12232" w:date="2026-10-18T09:56:00Z"/>
                <w:rFonts w:ascii="Times New Roman" w:hAnsi="Times New Roman" w:cs="Times New Roman"/>
                <w:sz w:val="18"/>
                <w:szCs w:val="18"/>
                <w:lang w:eastAsia="zh-CN"/>
              </w:rPr>
            </w:pPr>
            <w:ins w:id="8655" w:author="Xuning Wei12232" w:date="2026-10-18T09:56:00Z">
              <w:del w:id="8656" w:author="Yu Zhang - Network" w:date="2026-08-06T04:39:00Z">
                <w:r>
                  <w:rPr>
                    <w:rFonts w:ascii="Times New Roman" w:hAnsi="Times New Roman" w:cs="Times New Roman"/>
                    <w:sz w:val="18"/>
                    <w:szCs w:val="18"/>
                    <w:lang w:eastAsia="zh-CN"/>
                  </w:rPr>
                  <w:delText>TJ4 QC</w:delText>
                </w:r>
              </w:del>
            </w:ins>
          </w:p>
        </w:tc>
      </w:tr>
      <w:tr w:rsidR="00652DEA" w14:paraId="0DC1ACD8" w14:textId="77777777">
        <w:trPr>
          <w:trHeight w:val="397"/>
          <w:ins w:id="8657" w:author="Xuning Wei12232" w:date="2026-10-18T09:56:00Z"/>
          <w:del w:id="8658" w:author="Yu Zhang - Network" w:date="2026-08-06T04:39:00Z"/>
        </w:trPr>
        <w:tc>
          <w:tcPr>
            <w:tcW w:w="956" w:type="dxa"/>
            <w:vAlign w:val="center"/>
          </w:tcPr>
          <w:p w14:paraId="2CEFD340" w14:textId="77777777" w:rsidR="00652DEA" w:rsidRDefault="00C15CB5">
            <w:pPr>
              <w:spacing w:before="120" w:after="120"/>
              <w:jc w:val="center"/>
              <w:rPr>
                <w:ins w:id="8659" w:author="Xuning Wei12232" w:date="2026-10-18T09:56:00Z"/>
                <w:rFonts w:ascii="Times New Roman" w:hAnsi="Times New Roman" w:cs="Times New Roman"/>
                <w:sz w:val="18"/>
                <w:szCs w:val="18"/>
              </w:rPr>
            </w:pPr>
            <w:ins w:id="8660" w:author="Xuning Wei12232" w:date="2026-10-18T09:56:00Z">
              <w:del w:id="8661" w:author="Yu Zhang - Network" w:date="2026-08-06T04:39:00Z">
                <w:r>
                  <w:rPr>
                    <w:rFonts w:ascii="Times New Roman" w:hAnsi="Times New Roman" w:cs="Times New Roman"/>
                    <w:sz w:val="18"/>
                    <w:szCs w:val="18"/>
                  </w:rPr>
                  <w:delText>AM-140021-034</w:delText>
                </w:r>
              </w:del>
            </w:ins>
          </w:p>
        </w:tc>
        <w:tc>
          <w:tcPr>
            <w:tcW w:w="1733" w:type="dxa"/>
            <w:vAlign w:val="center"/>
          </w:tcPr>
          <w:p w14:paraId="19546C2F" w14:textId="77777777" w:rsidR="00652DEA" w:rsidRDefault="00C15CB5">
            <w:pPr>
              <w:spacing w:before="120" w:after="120"/>
              <w:jc w:val="center"/>
              <w:rPr>
                <w:ins w:id="8662" w:author="Xuning Wei12232" w:date="2026-10-18T09:56:00Z"/>
                <w:rFonts w:ascii="Times New Roman" w:hAnsi="Times New Roman" w:cs="Times New Roman"/>
                <w:sz w:val="18"/>
                <w:szCs w:val="18"/>
              </w:rPr>
            </w:pPr>
            <w:ins w:id="8663" w:author="Xuning Wei12232" w:date="2026-10-18T09:56:00Z">
              <w:del w:id="8664"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43531319" w14:textId="77777777" w:rsidR="00652DEA" w:rsidRDefault="00C15CB5">
            <w:pPr>
              <w:spacing w:before="120" w:after="120"/>
              <w:jc w:val="center"/>
              <w:rPr>
                <w:ins w:id="8665" w:author="Xuning Wei12232" w:date="2026-10-18T09:56:00Z"/>
                <w:rFonts w:ascii="Times New Roman" w:hAnsi="Times New Roman" w:cs="Times New Roman"/>
                <w:sz w:val="18"/>
                <w:szCs w:val="18"/>
                <w:lang w:eastAsia="zh-CN"/>
              </w:rPr>
            </w:pPr>
            <w:ins w:id="8666" w:author="Xuning Wei12232" w:date="2026-10-18T09:56:00Z">
              <w:del w:id="8667"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516181C1" w14:textId="77777777" w:rsidR="00652DEA" w:rsidRDefault="00C15CB5">
            <w:pPr>
              <w:tabs>
                <w:tab w:val="right" w:pos="8640"/>
              </w:tabs>
              <w:overflowPunct w:val="0"/>
              <w:autoSpaceDE w:val="0"/>
              <w:autoSpaceDN w:val="0"/>
              <w:adjustRightInd w:val="0"/>
              <w:spacing w:before="120" w:after="120"/>
              <w:jc w:val="center"/>
              <w:textAlignment w:val="baseline"/>
              <w:rPr>
                <w:ins w:id="8668" w:author="Xuning Wei12232" w:date="2026-10-18T09:56:00Z"/>
                <w:rFonts w:ascii="Times New Roman" w:hAnsi="Times New Roman" w:cs="Times New Roman"/>
                <w:sz w:val="18"/>
                <w:szCs w:val="18"/>
                <w:lang w:eastAsia="zh-CN"/>
              </w:rPr>
            </w:pPr>
            <w:ins w:id="8669" w:author="Xuning Wei12232" w:date="2026-10-18T09:56:00Z">
              <w:del w:id="8670"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2E24F957" w14:textId="77777777" w:rsidR="00652DEA" w:rsidRDefault="00C15CB5">
            <w:pPr>
              <w:spacing w:before="120" w:after="120"/>
              <w:jc w:val="center"/>
              <w:rPr>
                <w:ins w:id="8671" w:author="Xuning Wei12232" w:date="2026-10-18T09:56:00Z"/>
                <w:rFonts w:ascii="Times New Roman" w:hAnsi="Times New Roman" w:cs="Times New Roman"/>
                <w:sz w:val="18"/>
                <w:szCs w:val="18"/>
                <w:lang w:eastAsia="zh-CN"/>
              </w:rPr>
            </w:pPr>
            <w:ins w:id="8672" w:author="Xuning Wei12232" w:date="2026-10-18T09:56:00Z">
              <w:del w:id="8673"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5FDCDB26" w14:textId="77777777" w:rsidR="00652DEA" w:rsidRDefault="00C15CB5">
            <w:pPr>
              <w:autoSpaceDE w:val="0"/>
              <w:autoSpaceDN w:val="0"/>
              <w:adjustRightInd w:val="0"/>
              <w:spacing w:before="120" w:after="120"/>
              <w:jc w:val="center"/>
              <w:rPr>
                <w:ins w:id="8674" w:author="Xuning Wei12232" w:date="2026-10-18T09:56:00Z"/>
                <w:rFonts w:ascii="Times New Roman" w:hAnsi="Times New Roman" w:cs="Times New Roman"/>
                <w:sz w:val="18"/>
                <w:szCs w:val="18"/>
                <w:lang w:eastAsia="zh-CN"/>
              </w:rPr>
            </w:pPr>
            <w:ins w:id="8675" w:author="Xuning Wei12232" w:date="2026-10-18T09:56:00Z">
              <w:del w:id="8676"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11D80E0B" w14:textId="77777777" w:rsidR="00652DEA" w:rsidRDefault="00C15CB5">
            <w:pPr>
              <w:spacing w:before="120" w:after="120"/>
              <w:jc w:val="center"/>
              <w:rPr>
                <w:ins w:id="8677" w:author="Xuning Wei12232" w:date="2026-10-18T09:56:00Z"/>
                <w:rFonts w:ascii="Times New Roman" w:hAnsi="Times New Roman" w:cs="Times New Roman"/>
                <w:sz w:val="18"/>
                <w:szCs w:val="18"/>
                <w:lang w:eastAsia="zh-CN"/>
              </w:rPr>
            </w:pPr>
            <w:ins w:id="8678" w:author="Xuning Wei12232" w:date="2026-10-18T09:56:00Z">
              <w:del w:id="8679" w:author="Yu Zhang - Network" w:date="2026-08-06T04:39:00Z">
                <w:r>
                  <w:rPr>
                    <w:rFonts w:ascii="Times New Roman" w:hAnsi="Times New Roman" w:cs="Times New Roman"/>
                    <w:sz w:val="18"/>
                    <w:szCs w:val="18"/>
                    <w:lang w:eastAsia="zh-CN"/>
                  </w:rPr>
                  <w:delText>TJ4 QC</w:delText>
                </w:r>
              </w:del>
            </w:ins>
          </w:p>
        </w:tc>
      </w:tr>
      <w:tr w:rsidR="00652DEA" w14:paraId="535860A3" w14:textId="77777777">
        <w:trPr>
          <w:trHeight w:val="397"/>
          <w:ins w:id="8680" w:author="Xuning Wei12232" w:date="2026-10-18T09:56:00Z"/>
          <w:del w:id="8681" w:author="Yu Zhang - Network" w:date="2026-08-06T04:39:00Z"/>
        </w:trPr>
        <w:tc>
          <w:tcPr>
            <w:tcW w:w="956" w:type="dxa"/>
            <w:vAlign w:val="center"/>
          </w:tcPr>
          <w:p w14:paraId="36EC017F" w14:textId="77777777" w:rsidR="00652DEA" w:rsidRDefault="00C15CB5">
            <w:pPr>
              <w:spacing w:before="120" w:after="120"/>
              <w:jc w:val="center"/>
              <w:rPr>
                <w:ins w:id="8682" w:author="Xuning Wei12232" w:date="2026-10-18T09:56:00Z"/>
                <w:rFonts w:ascii="Times New Roman" w:hAnsi="Times New Roman" w:cs="Times New Roman"/>
                <w:sz w:val="18"/>
                <w:szCs w:val="18"/>
              </w:rPr>
            </w:pPr>
            <w:ins w:id="8683" w:author="Xuning Wei12232" w:date="2026-10-18T09:56:00Z">
              <w:del w:id="8684"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32402E5D" w14:textId="77777777" w:rsidR="00652DEA" w:rsidRDefault="00C15CB5">
            <w:pPr>
              <w:spacing w:before="120" w:after="120"/>
              <w:jc w:val="center"/>
              <w:rPr>
                <w:ins w:id="8685" w:author="Xuning Wei12232" w:date="2026-10-18T09:56:00Z"/>
                <w:rFonts w:ascii="Times New Roman" w:hAnsi="Times New Roman" w:cs="Times New Roman"/>
                <w:sz w:val="18"/>
                <w:szCs w:val="18"/>
              </w:rPr>
            </w:pPr>
            <w:ins w:id="8686" w:author="Xuning Wei12232" w:date="2026-10-18T09:56:00Z">
              <w:del w:id="8687"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77FDC657" w14:textId="77777777" w:rsidR="00652DEA" w:rsidRDefault="00C15CB5">
            <w:pPr>
              <w:spacing w:before="120" w:after="120"/>
              <w:jc w:val="center"/>
              <w:rPr>
                <w:ins w:id="8688" w:author="Xuning Wei12232" w:date="2026-10-18T09:56:00Z"/>
                <w:rFonts w:ascii="Times New Roman" w:hAnsi="Times New Roman" w:cs="Times New Roman"/>
                <w:sz w:val="18"/>
                <w:szCs w:val="18"/>
                <w:lang w:eastAsia="zh-CN"/>
              </w:rPr>
            </w:pPr>
            <w:ins w:id="8689" w:author="Xuning Wei12232" w:date="2026-10-18T09:56:00Z">
              <w:del w:id="8690"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568BBE1B" w14:textId="77777777" w:rsidR="00652DEA" w:rsidRDefault="00C15CB5">
            <w:pPr>
              <w:tabs>
                <w:tab w:val="right" w:pos="8640"/>
              </w:tabs>
              <w:overflowPunct w:val="0"/>
              <w:autoSpaceDE w:val="0"/>
              <w:autoSpaceDN w:val="0"/>
              <w:adjustRightInd w:val="0"/>
              <w:spacing w:before="120" w:after="120"/>
              <w:jc w:val="center"/>
              <w:textAlignment w:val="baseline"/>
              <w:rPr>
                <w:ins w:id="8691" w:author="Xuning Wei12232" w:date="2026-10-18T09:56:00Z"/>
                <w:rFonts w:ascii="Times New Roman" w:hAnsi="Times New Roman" w:cs="Times New Roman"/>
                <w:sz w:val="18"/>
                <w:szCs w:val="18"/>
                <w:lang w:eastAsia="zh-CN"/>
              </w:rPr>
            </w:pPr>
            <w:ins w:id="8692" w:author="Xuning Wei12232" w:date="2026-10-18T09:56:00Z">
              <w:del w:id="8693"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0EF94875" w14:textId="77777777" w:rsidR="00652DEA" w:rsidRDefault="00C15CB5">
            <w:pPr>
              <w:spacing w:before="120" w:after="120"/>
              <w:jc w:val="center"/>
              <w:rPr>
                <w:ins w:id="8694" w:author="Xuning Wei12232" w:date="2026-10-18T09:56:00Z"/>
                <w:rFonts w:ascii="Times New Roman" w:hAnsi="Times New Roman" w:cs="Times New Roman"/>
                <w:sz w:val="18"/>
                <w:szCs w:val="18"/>
                <w:lang w:eastAsia="zh-CN"/>
              </w:rPr>
            </w:pPr>
            <w:ins w:id="8695" w:author="Xuning Wei12232" w:date="2026-10-18T09:56:00Z">
              <w:del w:id="8696"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1BF17FC3" w14:textId="77777777" w:rsidR="00652DEA" w:rsidRDefault="00C15CB5">
            <w:pPr>
              <w:autoSpaceDE w:val="0"/>
              <w:autoSpaceDN w:val="0"/>
              <w:adjustRightInd w:val="0"/>
              <w:spacing w:before="120" w:after="120"/>
              <w:jc w:val="center"/>
              <w:rPr>
                <w:ins w:id="8697" w:author="Xuning Wei12232" w:date="2026-10-18T09:56:00Z"/>
                <w:rFonts w:ascii="Times New Roman" w:hAnsi="Times New Roman" w:cs="Times New Roman"/>
                <w:sz w:val="18"/>
                <w:szCs w:val="18"/>
                <w:lang w:eastAsia="zh-CN"/>
              </w:rPr>
            </w:pPr>
            <w:ins w:id="8698" w:author="Xuning Wei12232" w:date="2026-10-18T09:56:00Z">
              <w:del w:id="8699"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7AA92EC6" w14:textId="77777777" w:rsidR="00652DEA" w:rsidRDefault="00C15CB5">
            <w:pPr>
              <w:spacing w:before="120" w:after="120"/>
              <w:jc w:val="center"/>
              <w:rPr>
                <w:ins w:id="8700" w:author="Xuning Wei12232" w:date="2026-10-18T09:56:00Z"/>
                <w:rFonts w:ascii="Times New Roman" w:hAnsi="Times New Roman" w:cs="Times New Roman"/>
                <w:sz w:val="18"/>
                <w:szCs w:val="18"/>
                <w:lang w:eastAsia="zh-CN"/>
              </w:rPr>
            </w:pPr>
            <w:ins w:id="8701" w:author="Xuning Wei12232" w:date="2026-10-18T09:56:00Z">
              <w:del w:id="8702" w:author="Yu Zhang - Network" w:date="2026-08-06T04:39:00Z">
                <w:r>
                  <w:rPr>
                    <w:rFonts w:ascii="Times New Roman" w:hAnsi="Times New Roman" w:cs="Times New Roman"/>
                    <w:sz w:val="18"/>
                    <w:szCs w:val="18"/>
                    <w:lang w:eastAsia="zh-CN"/>
                  </w:rPr>
                  <w:delText>TJ4 QC</w:delText>
                </w:r>
              </w:del>
            </w:ins>
          </w:p>
        </w:tc>
      </w:tr>
      <w:tr w:rsidR="00652DEA" w14:paraId="20BF3782" w14:textId="77777777">
        <w:trPr>
          <w:trHeight w:val="397"/>
          <w:ins w:id="8703" w:author="Xuning Wei12232" w:date="2026-10-18T09:56:00Z"/>
          <w:del w:id="8704" w:author="Yu Zhang - Network" w:date="2026-08-06T04:39:00Z"/>
        </w:trPr>
        <w:tc>
          <w:tcPr>
            <w:tcW w:w="956" w:type="dxa"/>
            <w:vAlign w:val="center"/>
          </w:tcPr>
          <w:p w14:paraId="6DA6524E" w14:textId="77777777" w:rsidR="00652DEA" w:rsidRDefault="00C15CB5">
            <w:pPr>
              <w:spacing w:before="120" w:after="120"/>
              <w:jc w:val="center"/>
              <w:rPr>
                <w:ins w:id="8705" w:author="Xuning Wei12232" w:date="2026-10-18T09:56:00Z"/>
                <w:rFonts w:ascii="Times New Roman" w:eastAsia="仿宋_GB2312" w:hAnsi="Times New Roman" w:cs="Times New Roman"/>
                <w:sz w:val="18"/>
                <w:szCs w:val="18"/>
              </w:rPr>
            </w:pPr>
            <w:ins w:id="8706" w:author="Xuning Wei12232" w:date="2026-10-18T09:56:00Z">
              <w:del w:id="8707"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6ACE8EC1" w14:textId="77777777" w:rsidR="00652DEA" w:rsidRDefault="00C15CB5">
            <w:pPr>
              <w:spacing w:before="120" w:after="120"/>
              <w:jc w:val="center"/>
              <w:rPr>
                <w:ins w:id="8708" w:author="Xuning Wei12232" w:date="2026-10-18T09:56:00Z"/>
                <w:rFonts w:ascii="Times New Roman" w:eastAsia="仿宋_GB2312" w:hAnsi="Times New Roman" w:cs="Times New Roman"/>
                <w:sz w:val="18"/>
                <w:szCs w:val="18"/>
              </w:rPr>
            </w:pPr>
            <w:ins w:id="8709" w:author="Xuning Wei12232" w:date="2026-10-18T09:56:00Z">
              <w:del w:id="8710"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65E95F60" w14:textId="77777777" w:rsidR="00652DEA" w:rsidRDefault="00C15CB5">
            <w:pPr>
              <w:spacing w:before="120" w:after="120"/>
              <w:jc w:val="center"/>
              <w:rPr>
                <w:ins w:id="8711" w:author="Xuning Wei12232" w:date="2026-10-18T09:56:00Z"/>
                <w:rFonts w:ascii="Times New Roman" w:hAnsi="Times New Roman" w:cs="Times New Roman"/>
                <w:sz w:val="18"/>
                <w:szCs w:val="18"/>
                <w:lang w:eastAsia="zh-CN"/>
              </w:rPr>
            </w:pPr>
            <w:ins w:id="8712" w:author="Xuning Wei12232" w:date="2026-10-18T09:56:00Z">
              <w:del w:id="8713"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0A1AED38" w14:textId="77777777" w:rsidR="00652DEA" w:rsidRDefault="00C15CB5">
            <w:pPr>
              <w:tabs>
                <w:tab w:val="right" w:pos="8640"/>
              </w:tabs>
              <w:overflowPunct w:val="0"/>
              <w:autoSpaceDE w:val="0"/>
              <w:autoSpaceDN w:val="0"/>
              <w:adjustRightInd w:val="0"/>
              <w:spacing w:before="120" w:after="120"/>
              <w:jc w:val="center"/>
              <w:textAlignment w:val="baseline"/>
              <w:rPr>
                <w:ins w:id="8714" w:author="Xuning Wei12232" w:date="2026-10-18T09:56:00Z"/>
                <w:rFonts w:ascii="Times New Roman" w:hAnsi="Times New Roman" w:cs="Times New Roman"/>
                <w:sz w:val="18"/>
                <w:szCs w:val="18"/>
                <w:lang w:eastAsia="zh-CN"/>
              </w:rPr>
            </w:pPr>
            <w:ins w:id="8715" w:author="Xuning Wei12232" w:date="2026-10-18T09:56:00Z">
              <w:del w:id="8716"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0825F664" w14:textId="77777777" w:rsidR="00652DEA" w:rsidRDefault="00C15CB5">
            <w:pPr>
              <w:spacing w:before="120" w:after="120"/>
              <w:jc w:val="center"/>
              <w:rPr>
                <w:ins w:id="8717" w:author="Xuning Wei12232" w:date="2026-10-18T09:56:00Z"/>
                <w:rFonts w:ascii="Times New Roman" w:hAnsi="Times New Roman" w:cs="Times New Roman"/>
                <w:sz w:val="18"/>
                <w:szCs w:val="18"/>
                <w:lang w:eastAsia="zh-CN"/>
              </w:rPr>
            </w:pPr>
            <w:ins w:id="8718" w:author="Xuning Wei12232" w:date="2026-10-18T09:56:00Z">
              <w:del w:id="8719"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14729C88" w14:textId="77777777" w:rsidR="00652DEA" w:rsidRDefault="00C15CB5">
            <w:pPr>
              <w:autoSpaceDE w:val="0"/>
              <w:autoSpaceDN w:val="0"/>
              <w:adjustRightInd w:val="0"/>
              <w:spacing w:before="120" w:after="120"/>
              <w:jc w:val="center"/>
              <w:rPr>
                <w:ins w:id="8720" w:author="Xuning Wei12232" w:date="2026-10-18T09:56:00Z"/>
                <w:rFonts w:ascii="Times New Roman" w:hAnsi="Times New Roman" w:cs="Times New Roman"/>
                <w:sz w:val="18"/>
                <w:szCs w:val="18"/>
                <w:lang w:eastAsia="zh-CN"/>
              </w:rPr>
            </w:pPr>
            <w:ins w:id="8721" w:author="Xuning Wei12232" w:date="2026-10-18T09:56:00Z">
              <w:del w:id="8722"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0933D646" w14:textId="77777777" w:rsidR="00652DEA" w:rsidRDefault="00C15CB5">
            <w:pPr>
              <w:spacing w:before="120" w:after="120"/>
              <w:jc w:val="center"/>
              <w:rPr>
                <w:ins w:id="8723" w:author="Xuning Wei12232" w:date="2026-10-18T09:56:00Z"/>
                <w:rFonts w:ascii="Times New Roman" w:hAnsi="Times New Roman" w:cs="Times New Roman"/>
                <w:sz w:val="18"/>
                <w:szCs w:val="18"/>
                <w:lang w:eastAsia="zh-CN"/>
              </w:rPr>
            </w:pPr>
            <w:ins w:id="8724" w:author="Xuning Wei12232" w:date="2026-10-18T09:56:00Z">
              <w:del w:id="8725" w:author="Yu Zhang - Network" w:date="2026-08-06T04:39:00Z">
                <w:r>
                  <w:rPr>
                    <w:rFonts w:ascii="Times New Roman" w:hAnsi="Times New Roman" w:cs="Times New Roman"/>
                    <w:sz w:val="18"/>
                    <w:szCs w:val="18"/>
                    <w:lang w:eastAsia="zh-CN"/>
                  </w:rPr>
                  <w:delText>TJ4 QC</w:delText>
                </w:r>
              </w:del>
            </w:ins>
          </w:p>
        </w:tc>
      </w:tr>
      <w:tr w:rsidR="00652DEA" w14:paraId="6FB3C492" w14:textId="77777777">
        <w:trPr>
          <w:trHeight w:val="397"/>
          <w:ins w:id="8726" w:author="Xuning Wei12232" w:date="2026-10-18T09:56:00Z"/>
          <w:del w:id="8727" w:author="Yu Zhang - Network" w:date="2026-08-06T04:40:00Z"/>
        </w:trPr>
        <w:tc>
          <w:tcPr>
            <w:tcW w:w="956" w:type="dxa"/>
            <w:vAlign w:val="center"/>
          </w:tcPr>
          <w:p w14:paraId="72410C5E" w14:textId="77777777" w:rsidR="00652DEA" w:rsidRDefault="00C15CB5">
            <w:pPr>
              <w:spacing w:before="120" w:after="120"/>
              <w:jc w:val="center"/>
              <w:rPr>
                <w:ins w:id="8728" w:author="Xuning Wei12232" w:date="2026-10-18T09:56:00Z"/>
                <w:rFonts w:ascii="Times New Roman" w:eastAsia="仿宋_GB2312" w:hAnsi="Times New Roman" w:cs="Times New Roman"/>
                <w:sz w:val="18"/>
                <w:szCs w:val="18"/>
              </w:rPr>
            </w:pPr>
            <w:ins w:id="8729" w:author="Xuning Wei12232" w:date="2026-10-18T09:56:00Z">
              <w:del w:id="8730"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48005399" w14:textId="77777777" w:rsidR="00652DEA" w:rsidRDefault="00C15CB5">
            <w:pPr>
              <w:spacing w:before="120" w:after="120"/>
              <w:jc w:val="center"/>
              <w:rPr>
                <w:ins w:id="8731" w:author="Xuning Wei12232" w:date="2026-10-18T09:56:00Z"/>
                <w:rFonts w:ascii="Times New Roman" w:eastAsia="仿宋_GB2312" w:hAnsi="Times New Roman" w:cs="Times New Roman"/>
                <w:sz w:val="18"/>
                <w:szCs w:val="18"/>
              </w:rPr>
            </w:pPr>
            <w:ins w:id="8732" w:author="Xuning Wei12232" w:date="2026-10-18T09:56:00Z">
              <w:del w:id="8733"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1966FB6" w14:textId="77777777" w:rsidR="00652DEA" w:rsidRDefault="00C15CB5">
            <w:pPr>
              <w:spacing w:before="120" w:after="120"/>
              <w:jc w:val="center"/>
              <w:rPr>
                <w:ins w:id="8734" w:author="Xuning Wei12232" w:date="2026-10-18T09:56:00Z"/>
                <w:rFonts w:ascii="Times New Roman" w:hAnsi="Times New Roman" w:cs="Times New Roman"/>
                <w:sz w:val="18"/>
                <w:szCs w:val="18"/>
                <w:lang w:eastAsia="zh-CN"/>
              </w:rPr>
            </w:pPr>
            <w:ins w:id="8735" w:author="Xuning Wei12232" w:date="2026-10-18T09:56:00Z">
              <w:del w:id="8736"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4ACD985F" w14:textId="77777777" w:rsidR="00652DEA" w:rsidRDefault="00C15CB5">
            <w:pPr>
              <w:tabs>
                <w:tab w:val="right" w:pos="8640"/>
              </w:tabs>
              <w:overflowPunct w:val="0"/>
              <w:autoSpaceDE w:val="0"/>
              <w:autoSpaceDN w:val="0"/>
              <w:adjustRightInd w:val="0"/>
              <w:spacing w:before="120" w:after="120"/>
              <w:jc w:val="center"/>
              <w:textAlignment w:val="baseline"/>
              <w:rPr>
                <w:ins w:id="8737" w:author="Xuning Wei12232" w:date="2026-10-18T09:56:00Z"/>
                <w:rFonts w:ascii="Times New Roman" w:hAnsi="Times New Roman" w:cs="Times New Roman"/>
                <w:sz w:val="18"/>
                <w:szCs w:val="18"/>
                <w:lang w:eastAsia="zh-CN"/>
              </w:rPr>
            </w:pPr>
            <w:ins w:id="8738" w:author="Xuning Wei12232" w:date="2026-10-18T09:56:00Z">
              <w:del w:id="8739"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559B3746" w14:textId="77777777" w:rsidR="00652DEA" w:rsidRDefault="00C15CB5">
            <w:pPr>
              <w:spacing w:before="120" w:after="120"/>
              <w:jc w:val="center"/>
              <w:rPr>
                <w:ins w:id="8740" w:author="Xuning Wei12232" w:date="2026-10-18T09:56:00Z"/>
                <w:rFonts w:ascii="Times New Roman" w:hAnsi="Times New Roman" w:cs="Times New Roman"/>
                <w:sz w:val="18"/>
                <w:szCs w:val="18"/>
                <w:lang w:eastAsia="zh-CN"/>
              </w:rPr>
            </w:pPr>
            <w:ins w:id="8741" w:author="Xuning Wei12232" w:date="2026-10-18T09:56:00Z">
              <w:del w:id="8742"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73B007CA" w14:textId="77777777" w:rsidR="00652DEA" w:rsidRDefault="00C15CB5">
            <w:pPr>
              <w:autoSpaceDE w:val="0"/>
              <w:autoSpaceDN w:val="0"/>
              <w:adjustRightInd w:val="0"/>
              <w:spacing w:before="120" w:after="120"/>
              <w:jc w:val="center"/>
              <w:rPr>
                <w:ins w:id="8743" w:author="Xuning Wei12232" w:date="2026-10-18T09:56:00Z"/>
                <w:rFonts w:ascii="Times New Roman" w:hAnsi="Times New Roman" w:cs="Times New Roman"/>
                <w:sz w:val="18"/>
                <w:szCs w:val="18"/>
                <w:lang w:eastAsia="zh-CN"/>
              </w:rPr>
            </w:pPr>
            <w:ins w:id="8744" w:author="Xuning Wei12232" w:date="2026-10-18T09:56:00Z">
              <w:del w:id="8745"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1F6D7909" w14:textId="77777777" w:rsidR="00652DEA" w:rsidRDefault="00C15CB5">
            <w:pPr>
              <w:spacing w:before="120" w:after="120"/>
              <w:jc w:val="center"/>
              <w:rPr>
                <w:ins w:id="8746" w:author="Xuning Wei12232" w:date="2026-10-18T09:56:00Z"/>
                <w:rFonts w:ascii="Times New Roman" w:hAnsi="Times New Roman" w:cs="Times New Roman"/>
                <w:sz w:val="18"/>
                <w:szCs w:val="18"/>
                <w:lang w:eastAsia="zh-CN"/>
              </w:rPr>
            </w:pPr>
            <w:ins w:id="8747" w:author="Xuning Wei12232" w:date="2026-10-18T09:56:00Z">
              <w:del w:id="8748" w:author="Yu Zhang - Network" w:date="2026-08-06T04:40:00Z">
                <w:r>
                  <w:rPr>
                    <w:rFonts w:ascii="Times New Roman" w:hAnsi="Times New Roman" w:cs="Times New Roman"/>
                    <w:sz w:val="18"/>
                    <w:szCs w:val="18"/>
                    <w:lang w:eastAsia="zh-CN"/>
                  </w:rPr>
                  <w:delText>TJ4 QC</w:delText>
                </w:r>
              </w:del>
            </w:ins>
          </w:p>
        </w:tc>
      </w:tr>
      <w:tr w:rsidR="00652DEA" w14:paraId="32EF69EE" w14:textId="77777777">
        <w:trPr>
          <w:trHeight w:val="397"/>
          <w:ins w:id="8749" w:author="Xuning Wei12232" w:date="2026-10-18T09:56:00Z"/>
          <w:del w:id="8750" w:author="Yu Zhang - Network" w:date="2026-08-06T04:42:00Z"/>
        </w:trPr>
        <w:tc>
          <w:tcPr>
            <w:tcW w:w="956" w:type="dxa"/>
            <w:vAlign w:val="center"/>
          </w:tcPr>
          <w:p w14:paraId="5B15E84C" w14:textId="77777777" w:rsidR="00652DEA" w:rsidRDefault="00C15CB5">
            <w:pPr>
              <w:spacing w:before="120" w:after="120"/>
              <w:jc w:val="center"/>
              <w:rPr>
                <w:ins w:id="8751" w:author="Xuning Wei12232" w:date="2026-10-18T09:56:00Z"/>
                <w:rFonts w:ascii="Times New Roman" w:hAnsi="Times New Roman" w:cs="Times New Roman"/>
                <w:sz w:val="18"/>
                <w:szCs w:val="18"/>
              </w:rPr>
            </w:pPr>
            <w:ins w:id="8752" w:author="Xuning Wei12232" w:date="2026-10-18T09:56:00Z">
              <w:del w:id="8753"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3E836265" w14:textId="77777777" w:rsidR="00652DEA" w:rsidRDefault="00C15CB5">
            <w:pPr>
              <w:spacing w:before="120" w:after="120"/>
              <w:jc w:val="center"/>
              <w:rPr>
                <w:ins w:id="8754" w:author="Xuning Wei12232" w:date="2026-10-18T09:56:00Z"/>
                <w:rFonts w:ascii="Times New Roman" w:eastAsia="仿宋_GB2312" w:hAnsi="Times New Roman" w:cs="Times New Roman"/>
                <w:sz w:val="18"/>
                <w:szCs w:val="18"/>
              </w:rPr>
            </w:pPr>
            <w:ins w:id="8755" w:author="Xuning Wei12232" w:date="2026-10-18T09:56:00Z">
              <w:del w:id="8756"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44F4A01B" w14:textId="77777777" w:rsidR="00652DEA" w:rsidRDefault="00C15CB5">
            <w:pPr>
              <w:spacing w:before="120" w:after="120"/>
              <w:jc w:val="center"/>
              <w:rPr>
                <w:ins w:id="8757" w:author="Xuning Wei12232" w:date="2026-10-18T09:56:00Z"/>
                <w:rFonts w:ascii="Times New Roman" w:hAnsi="Times New Roman" w:cs="Times New Roman"/>
                <w:sz w:val="18"/>
                <w:szCs w:val="18"/>
                <w:lang w:eastAsia="zh-CN"/>
              </w:rPr>
            </w:pPr>
            <w:ins w:id="8758" w:author="Xuning Wei12232" w:date="2026-10-18T09:56:00Z">
              <w:del w:id="8759"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40E0377F" w14:textId="77777777" w:rsidR="00652DEA" w:rsidRDefault="00C15CB5">
            <w:pPr>
              <w:tabs>
                <w:tab w:val="right" w:pos="8640"/>
              </w:tabs>
              <w:overflowPunct w:val="0"/>
              <w:autoSpaceDE w:val="0"/>
              <w:autoSpaceDN w:val="0"/>
              <w:adjustRightInd w:val="0"/>
              <w:spacing w:before="120" w:after="120"/>
              <w:jc w:val="center"/>
              <w:textAlignment w:val="baseline"/>
              <w:rPr>
                <w:ins w:id="8760" w:author="Xuning Wei12232" w:date="2026-10-18T09:56:00Z"/>
                <w:rFonts w:ascii="Times New Roman" w:hAnsi="Times New Roman" w:cs="Times New Roman"/>
                <w:sz w:val="18"/>
                <w:szCs w:val="18"/>
                <w:lang w:eastAsia="zh-CN"/>
              </w:rPr>
            </w:pPr>
            <w:ins w:id="8761" w:author="Xuning Wei12232" w:date="2026-10-18T09:56:00Z">
              <w:del w:id="8762"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38AA721D" w14:textId="77777777" w:rsidR="00652DEA" w:rsidRDefault="00C15CB5">
            <w:pPr>
              <w:spacing w:before="120" w:after="120"/>
              <w:jc w:val="center"/>
              <w:rPr>
                <w:ins w:id="8763" w:author="Xuning Wei12232" w:date="2026-10-18T09:56:00Z"/>
                <w:rFonts w:ascii="Times New Roman" w:hAnsi="Times New Roman" w:cs="Times New Roman"/>
                <w:sz w:val="18"/>
                <w:szCs w:val="18"/>
                <w:lang w:eastAsia="zh-CN"/>
              </w:rPr>
            </w:pPr>
            <w:ins w:id="8764" w:author="Xuning Wei12232" w:date="2026-10-18T09:56:00Z">
              <w:del w:id="8765"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5BA6AF59" w14:textId="77777777" w:rsidR="00652DEA" w:rsidRDefault="00C15CB5">
            <w:pPr>
              <w:autoSpaceDE w:val="0"/>
              <w:autoSpaceDN w:val="0"/>
              <w:adjustRightInd w:val="0"/>
              <w:spacing w:before="120" w:after="120"/>
              <w:jc w:val="center"/>
              <w:rPr>
                <w:ins w:id="8766" w:author="Xuning Wei12232" w:date="2026-10-18T09:56:00Z"/>
                <w:rFonts w:ascii="Times New Roman" w:hAnsi="Times New Roman" w:cs="Times New Roman"/>
                <w:sz w:val="18"/>
                <w:szCs w:val="18"/>
                <w:lang w:eastAsia="zh-CN"/>
              </w:rPr>
            </w:pPr>
            <w:ins w:id="8767" w:author="Xuning Wei12232" w:date="2026-10-18T09:56:00Z">
              <w:del w:id="8768"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1F6A136B" w14:textId="77777777" w:rsidR="00652DEA" w:rsidRDefault="00C15CB5">
            <w:pPr>
              <w:spacing w:before="120" w:after="120"/>
              <w:jc w:val="center"/>
              <w:rPr>
                <w:ins w:id="8769" w:author="Xuning Wei12232" w:date="2026-10-18T09:56:00Z"/>
                <w:rFonts w:ascii="Times New Roman" w:hAnsi="Times New Roman" w:cs="Times New Roman"/>
                <w:sz w:val="18"/>
                <w:szCs w:val="18"/>
                <w:lang w:eastAsia="zh-CN"/>
              </w:rPr>
            </w:pPr>
            <w:ins w:id="8770" w:author="Xuning Wei12232" w:date="2026-10-18T09:56:00Z">
              <w:del w:id="8771" w:author="Yu Zhang - Network" w:date="2026-08-06T04:42:00Z">
                <w:r>
                  <w:rPr>
                    <w:rFonts w:ascii="Times New Roman" w:hAnsi="Times New Roman" w:cs="Times New Roman"/>
                    <w:sz w:val="18"/>
                    <w:szCs w:val="18"/>
                    <w:lang w:eastAsia="zh-CN"/>
                  </w:rPr>
                  <w:delText>TJ4 QC</w:delText>
                </w:r>
              </w:del>
            </w:ins>
          </w:p>
        </w:tc>
      </w:tr>
      <w:tr w:rsidR="00652DEA" w14:paraId="32DB5EFF" w14:textId="77777777">
        <w:trPr>
          <w:trHeight w:val="1701"/>
          <w:ins w:id="8772" w:author="Xuning Wei12232" w:date="2026-10-18T09:56:00Z"/>
          <w:del w:id="8773" w:author="Yu Zhang - Network" w:date="2026-08-06T04:42:00Z"/>
        </w:trPr>
        <w:tc>
          <w:tcPr>
            <w:tcW w:w="956" w:type="dxa"/>
            <w:vAlign w:val="center"/>
          </w:tcPr>
          <w:p w14:paraId="4ECFEB36" w14:textId="77777777" w:rsidR="00652DEA" w:rsidRDefault="00C15CB5">
            <w:pPr>
              <w:spacing w:before="120" w:after="120"/>
              <w:jc w:val="center"/>
              <w:rPr>
                <w:ins w:id="8774" w:author="Xuning Wei12232" w:date="2026-10-18T09:56:00Z"/>
                <w:rFonts w:ascii="Times New Roman" w:hAnsi="Times New Roman" w:cs="Times New Roman"/>
                <w:sz w:val="18"/>
                <w:szCs w:val="18"/>
                <w:lang w:eastAsia="zh-CN"/>
              </w:rPr>
            </w:pPr>
            <w:ins w:id="8775" w:author="Xuning Wei12232" w:date="2026-10-18T09:56:00Z">
              <w:del w:id="8776"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50071151" w14:textId="77777777" w:rsidR="00652DEA" w:rsidRDefault="00C15CB5">
            <w:pPr>
              <w:spacing w:before="120" w:after="120"/>
              <w:jc w:val="center"/>
              <w:rPr>
                <w:ins w:id="8777" w:author="Xuning Wei12232" w:date="2026-10-18T09:56:00Z"/>
                <w:rFonts w:ascii="Times New Roman" w:hAnsi="Times New Roman" w:cs="Times New Roman"/>
                <w:sz w:val="18"/>
                <w:szCs w:val="18"/>
                <w:lang w:eastAsia="zh-CN"/>
              </w:rPr>
            </w:pPr>
            <w:ins w:id="8778" w:author="Xuning Wei12232" w:date="2026-10-18T09:56:00Z">
              <w:del w:id="8779"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6D9E43D1" w14:textId="77777777" w:rsidR="00652DEA" w:rsidRDefault="00C15CB5">
            <w:pPr>
              <w:spacing w:before="120" w:after="120"/>
              <w:jc w:val="center"/>
              <w:rPr>
                <w:ins w:id="8780" w:author="Xuning Wei12232" w:date="2026-10-18T09:56:00Z"/>
                <w:del w:id="8781" w:author="Yu Zhang - Network" w:date="2026-08-06T04:42:00Z"/>
                <w:rFonts w:ascii="Times New Roman" w:hAnsi="Times New Roman" w:cs="Times New Roman"/>
                <w:sz w:val="18"/>
                <w:szCs w:val="18"/>
                <w:lang w:eastAsia="zh-CN"/>
              </w:rPr>
            </w:pPr>
            <w:ins w:id="8782" w:author="Xuning Wei12232" w:date="2026-10-18T09:56:00Z">
              <w:del w:id="8783" w:author="Yu Zhang - Network" w:date="2026-08-06T04:42:00Z">
                <w:r>
                  <w:rPr>
                    <w:rFonts w:ascii="Times New Roman" w:hAnsi="Times New Roman" w:cs="Times New Roman"/>
                    <w:sz w:val="18"/>
                    <w:szCs w:val="18"/>
                    <w:lang w:eastAsia="zh-CN"/>
                  </w:rPr>
                  <w:delText>AM-YL004846-05-VP-01.02</w:delText>
                </w:r>
              </w:del>
            </w:ins>
          </w:p>
          <w:p w14:paraId="2F5F3C24" w14:textId="77777777" w:rsidR="00652DEA" w:rsidRDefault="00C15CB5">
            <w:pPr>
              <w:spacing w:before="120" w:after="120"/>
              <w:jc w:val="center"/>
              <w:rPr>
                <w:ins w:id="8784" w:author="Xuning Wei12232" w:date="2026-10-18T09:56:00Z"/>
                <w:rFonts w:ascii="Times New Roman" w:hAnsi="Times New Roman" w:cs="Times New Roman"/>
                <w:sz w:val="18"/>
                <w:szCs w:val="18"/>
                <w:lang w:eastAsia="zh-CN"/>
              </w:rPr>
            </w:pPr>
            <w:ins w:id="8785" w:author="Xuning Wei12232" w:date="2026-10-18T09:56:00Z">
              <w:del w:id="8786"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015AD80" w14:textId="77777777" w:rsidR="00652DEA" w:rsidRDefault="00C15CB5">
            <w:pPr>
              <w:tabs>
                <w:tab w:val="right" w:pos="8640"/>
              </w:tabs>
              <w:overflowPunct w:val="0"/>
              <w:autoSpaceDE w:val="0"/>
              <w:autoSpaceDN w:val="0"/>
              <w:adjustRightInd w:val="0"/>
              <w:spacing w:before="120" w:after="120"/>
              <w:jc w:val="center"/>
              <w:textAlignment w:val="baseline"/>
              <w:rPr>
                <w:ins w:id="8787" w:author="Xuning Wei12232" w:date="2026-10-18T09:56:00Z"/>
                <w:del w:id="8788" w:author="Yu Zhang - Network" w:date="2026-08-06T04:42:00Z"/>
                <w:rFonts w:ascii="Times New Roman" w:hAnsi="Times New Roman" w:cs="Times New Roman"/>
                <w:sz w:val="18"/>
                <w:szCs w:val="18"/>
                <w:lang w:eastAsia="zh-CN"/>
              </w:rPr>
            </w:pPr>
            <w:ins w:id="8789" w:author="Xuning Wei12232" w:date="2026-10-18T09:56:00Z">
              <w:del w:id="8790" w:author="Yu Zhang - Network" w:date="2026-08-06T04:42:00Z">
                <w:r>
                  <w:rPr>
                    <w:rFonts w:ascii="Times New Roman" w:hAnsi="Times New Roman" w:cs="Times New Roman"/>
                    <w:sz w:val="18"/>
                    <w:szCs w:val="18"/>
                    <w:lang w:eastAsia="zh-CN"/>
                  </w:rPr>
                  <w:delText>09/16/2021</w:delText>
                </w:r>
              </w:del>
            </w:ins>
          </w:p>
          <w:p w14:paraId="3023D7E5" w14:textId="77777777" w:rsidR="00652DEA" w:rsidRDefault="00C15CB5">
            <w:pPr>
              <w:tabs>
                <w:tab w:val="right" w:pos="8640"/>
              </w:tabs>
              <w:overflowPunct w:val="0"/>
              <w:autoSpaceDE w:val="0"/>
              <w:autoSpaceDN w:val="0"/>
              <w:adjustRightInd w:val="0"/>
              <w:spacing w:before="120" w:after="120"/>
              <w:jc w:val="center"/>
              <w:textAlignment w:val="baseline"/>
              <w:rPr>
                <w:ins w:id="8791" w:author="Xuning Wei12232" w:date="2026-10-18T09:56:00Z"/>
                <w:rFonts w:ascii="Times New Roman" w:hAnsi="Times New Roman" w:cs="Times New Roman"/>
                <w:sz w:val="18"/>
                <w:szCs w:val="18"/>
                <w:lang w:eastAsia="zh-CN"/>
              </w:rPr>
            </w:pPr>
            <w:ins w:id="8792" w:author="Xuning Wei12232" w:date="2026-10-18T09:56:00Z">
              <w:del w:id="8793"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6DF734C9" w14:textId="77777777" w:rsidR="00652DEA" w:rsidRDefault="00C15CB5">
            <w:pPr>
              <w:spacing w:before="120" w:after="120"/>
              <w:jc w:val="center"/>
              <w:rPr>
                <w:ins w:id="8794" w:author="Xuning Wei12232" w:date="2026-10-18T09:56:00Z"/>
                <w:del w:id="8795" w:author="Yu Zhang - Network" w:date="2026-08-06T04:42:00Z"/>
                <w:rFonts w:ascii="Times New Roman" w:hAnsi="Times New Roman" w:cs="Times New Roman"/>
                <w:sz w:val="18"/>
                <w:szCs w:val="18"/>
                <w:lang w:eastAsia="zh-CN"/>
              </w:rPr>
            </w:pPr>
            <w:ins w:id="8796" w:author="Xuning Wei12232" w:date="2026-10-18T09:56:00Z">
              <w:del w:id="8797" w:author="Yu Zhang - Network" w:date="2026-08-06T04:42:00Z">
                <w:r>
                  <w:rPr>
                    <w:rFonts w:ascii="Times New Roman" w:hAnsi="Times New Roman" w:cs="Times New Roman"/>
                    <w:sz w:val="18"/>
                    <w:szCs w:val="18"/>
                    <w:lang w:eastAsia="zh-CN"/>
                  </w:rPr>
                  <w:delText>AM-YL004846-05-VR-01.01</w:delText>
                </w:r>
              </w:del>
            </w:ins>
          </w:p>
          <w:p w14:paraId="0DA94DA0" w14:textId="77777777" w:rsidR="00652DEA" w:rsidRDefault="00C15CB5">
            <w:pPr>
              <w:spacing w:before="120" w:after="120"/>
              <w:jc w:val="center"/>
              <w:rPr>
                <w:ins w:id="8798" w:author="Xuning Wei12232" w:date="2026-10-18T09:56:00Z"/>
                <w:rFonts w:ascii="Times New Roman" w:hAnsi="Times New Roman" w:cs="Times New Roman"/>
                <w:sz w:val="18"/>
                <w:szCs w:val="18"/>
                <w:lang w:eastAsia="zh-CN"/>
              </w:rPr>
            </w:pPr>
            <w:ins w:id="8799" w:author="Xuning Wei12232" w:date="2026-10-18T09:56:00Z">
              <w:del w:id="8800"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0F8BD4A2" w14:textId="77777777" w:rsidR="00652DEA" w:rsidRDefault="00C15CB5">
            <w:pPr>
              <w:autoSpaceDE w:val="0"/>
              <w:autoSpaceDN w:val="0"/>
              <w:adjustRightInd w:val="0"/>
              <w:spacing w:before="120" w:after="120"/>
              <w:jc w:val="center"/>
              <w:rPr>
                <w:ins w:id="8801" w:author="Xuning Wei12232" w:date="2026-10-18T09:56:00Z"/>
                <w:del w:id="8802" w:author="Yu Zhang - Network" w:date="2026-08-06T04:42:00Z"/>
                <w:rFonts w:ascii="Times New Roman" w:hAnsi="Times New Roman" w:cs="Times New Roman"/>
                <w:sz w:val="18"/>
                <w:szCs w:val="18"/>
                <w:lang w:eastAsia="zh-CN"/>
              </w:rPr>
            </w:pPr>
            <w:ins w:id="8803" w:author="Xuning Wei12232" w:date="2026-10-18T09:56:00Z">
              <w:del w:id="8804" w:author="Yu Zhang - Network" w:date="2026-08-06T04:42:00Z">
                <w:r>
                  <w:rPr>
                    <w:rFonts w:ascii="Times New Roman" w:hAnsi="Times New Roman" w:cs="Times New Roman"/>
                    <w:sz w:val="18"/>
                    <w:szCs w:val="18"/>
                    <w:lang w:eastAsia="zh-CN"/>
                  </w:rPr>
                  <w:delText>12/22/2021</w:delText>
                </w:r>
              </w:del>
            </w:ins>
          </w:p>
          <w:p w14:paraId="593D866D" w14:textId="77777777" w:rsidR="00652DEA" w:rsidRDefault="00C15CB5">
            <w:pPr>
              <w:autoSpaceDE w:val="0"/>
              <w:autoSpaceDN w:val="0"/>
              <w:adjustRightInd w:val="0"/>
              <w:spacing w:before="120" w:after="120"/>
              <w:jc w:val="center"/>
              <w:rPr>
                <w:ins w:id="8805" w:author="Xuning Wei12232" w:date="2026-10-18T09:56:00Z"/>
                <w:rFonts w:ascii="Times New Roman" w:hAnsi="Times New Roman" w:cs="Times New Roman"/>
                <w:sz w:val="18"/>
                <w:szCs w:val="18"/>
                <w:lang w:eastAsia="zh-CN"/>
              </w:rPr>
            </w:pPr>
            <w:ins w:id="8806" w:author="Xuning Wei12232" w:date="2026-10-18T09:56:00Z">
              <w:del w:id="8807"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30592758" w14:textId="77777777" w:rsidR="00652DEA" w:rsidRDefault="00C15CB5">
            <w:pPr>
              <w:spacing w:before="120" w:after="120"/>
              <w:jc w:val="center"/>
              <w:rPr>
                <w:ins w:id="8808" w:author="Xuning Wei12232" w:date="2026-10-18T09:56:00Z"/>
                <w:del w:id="8809" w:author="Yu Zhang - Network" w:date="2026-08-06T04:42:00Z"/>
                <w:rFonts w:ascii="Times New Roman" w:hAnsi="Times New Roman" w:cs="Times New Roman"/>
                <w:sz w:val="18"/>
                <w:szCs w:val="18"/>
                <w:lang w:eastAsia="zh-CN"/>
              </w:rPr>
            </w:pPr>
            <w:ins w:id="8810" w:author="Xuning Wei12232" w:date="2026-10-18T09:56:00Z">
              <w:del w:id="8811" w:author="Yu Zhang - Network" w:date="2026-08-06T04:42:00Z">
                <w:r>
                  <w:rPr>
                    <w:rFonts w:ascii="Times New Roman" w:hAnsi="Times New Roman" w:cs="Times New Roman"/>
                    <w:sz w:val="18"/>
                    <w:szCs w:val="18"/>
                    <w:lang w:eastAsia="zh-CN"/>
                  </w:rPr>
                  <w:delText>TJ2 QC</w:delText>
                </w:r>
              </w:del>
            </w:ins>
          </w:p>
          <w:p w14:paraId="5A72102C" w14:textId="77777777" w:rsidR="00652DEA" w:rsidRDefault="00C15CB5">
            <w:pPr>
              <w:spacing w:before="120" w:after="120"/>
              <w:jc w:val="center"/>
              <w:rPr>
                <w:ins w:id="8812" w:author="Xuning Wei12232" w:date="2026-10-18T09:56:00Z"/>
                <w:rFonts w:ascii="Times New Roman" w:hAnsi="Times New Roman" w:cs="Times New Roman"/>
                <w:sz w:val="18"/>
                <w:szCs w:val="18"/>
                <w:lang w:eastAsia="zh-CN"/>
              </w:rPr>
            </w:pPr>
            <w:ins w:id="8813" w:author="Xuning Wei12232" w:date="2026-10-18T09:56:00Z">
              <w:del w:id="8814" w:author="Yu Zhang - Network" w:date="2026-08-06T04:42:00Z">
                <w:r>
                  <w:rPr>
                    <w:rFonts w:ascii="Times New Roman" w:hAnsi="Times New Roman" w:cs="Times New Roman"/>
                    <w:sz w:val="18"/>
                    <w:szCs w:val="18"/>
                    <w:lang w:eastAsia="zh-CN"/>
                  </w:rPr>
                  <w:delText>TJ4 QC</w:delText>
                </w:r>
              </w:del>
            </w:ins>
          </w:p>
        </w:tc>
      </w:tr>
      <w:tr w:rsidR="00652DEA" w14:paraId="33D5AD70" w14:textId="77777777">
        <w:trPr>
          <w:trHeight w:val="397"/>
          <w:ins w:id="8815" w:author="Xuning Wei12232" w:date="2026-10-18T09:56:00Z"/>
          <w:del w:id="8816" w:author="Yu Zhang - Network" w:date="2026-08-06T04:42:00Z"/>
        </w:trPr>
        <w:tc>
          <w:tcPr>
            <w:tcW w:w="956" w:type="dxa"/>
            <w:vAlign w:val="center"/>
          </w:tcPr>
          <w:p w14:paraId="7D294477" w14:textId="77777777" w:rsidR="00652DEA" w:rsidRDefault="00C15CB5">
            <w:pPr>
              <w:spacing w:before="120" w:after="120"/>
              <w:jc w:val="center"/>
              <w:rPr>
                <w:ins w:id="8817" w:author="Xuning Wei12232" w:date="2026-10-18T09:56:00Z"/>
                <w:rFonts w:ascii="Times New Roman" w:hAnsi="Times New Roman" w:cs="Times New Roman"/>
                <w:sz w:val="18"/>
                <w:szCs w:val="18"/>
              </w:rPr>
            </w:pPr>
            <w:ins w:id="8818" w:author="Xuning Wei12232" w:date="2026-10-18T09:56:00Z">
              <w:del w:id="8819"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20247504" w14:textId="77777777" w:rsidR="00652DEA" w:rsidRDefault="00C15CB5">
            <w:pPr>
              <w:spacing w:before="120" w:after="120"/>
              <w:jc w:val="center"/>
              <w:rPr>
                <w:ins w:id="8820" w:author="Xuning Wei12232" w:date="2026-10-18T09:56:00Z"/>
                <w:rFonts w:ascii="Times New Roman" w:hAnsi="Times New Roman" w:cs="Times New Roman"/>
                <w:sz w:val="18"/>
                <w:szCs w:val="18"/>
              </w:rPr>
            </w:pPr>
            <w:ins w:id="8821" w:author="Xuning Wei12232" w:date="2026-10-18T09:56:00Z">
              <w:del w:id="8822"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7D497C6C" w14:textId="77777777" w:rsidR="00652DEA" w:rsidRDefault="00C15CB5">
            <w:pPr>
              <w:spacing w:before="120" w:after="120"/>
              <w:jc w:val="center"/>
              <w:rPr>
                <w:ins w:id="8823" w:author="Xuning Wei12232" w:date="2026-10-18T09:56:00Z"/>
                <w:del w:id="8824" w:author="Yu Zhang - Network" w:date="2026-08-06T04:42:00Z"/>
                <w:rFonts w:ascii="Times New Roman" w:hAnsi="Times New Roman" w:cs="Times New Roman"/>
                <w:sz w:val="18"/>
                <w:szCs w:val="18"/>
                <w:lang w:eastAsia="zh-CN"/>
              </w:rPr>
            </w:pPr>
            <w:ins w:id="8825" w:author="Xuning Wei12232" w:date="2026-10-18T09:56:00Z">
              <w:del w:id="8826" w:author="Yu Zhang - Network" w:date="2026-08-06T04:42:00Z">
                <w:r>
                  <w:rPr>
                    <w:rFonts w:ascii="Times New Roman" w:hAnsi="Times New Roman" w:cs="Times New Roman"/>
                    <w:sz w:val="18"/>
                    <w:szCs w:val="18"/>
                    <w:lang w:eastAsia="zh-CN"/>
                  </w:rPr>
                  <w:delText>AM-YL004846-03-VP-01.01</w:delText>
                </w:r>
              </w:del>
            </w:ins>
          </w:p>
          <w:p w14:paraId="42447E9B" w14:textId="77777777" w:rsidR="00652DEA" w:rsidRDefault="00C15CB5">
            <w:pPr>
              <w:spacing w:before="120" w:after="120"/>
              <w:jc w:val="center"/>
              <w:rPr>
                <w:ins w:id="8827" w:author="Xuning Wei12232" w:date="2026-10-18T09:56:00Z"/>
                <w:rFonts w:ascii="Times New Roman" w:hAnsi="Times New Roman" w:cs="Times New Roman"/>
                <w:sz w:val="18"/>
                <w:szCs w:val="18"/>
                <w:lang w:eastAsia="zh-CN"/>
              </w:rPr>
            </w:pPr>
            <w:ins w:id="8828" w:author="Xuning Wei12232" w:date="2026-10-18T09:56:00Z">
              <w:del w:id="8829"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0FDF306A" w14:textId="77777777" w:rsidR="00652DEA" w:rsidRDefault="00C15CB5">
            <w:pPr>
              <w:tabs>
                <w:tab w:val="right" w:pos="8640"/>
              </w:tabs>
              <w:overflowPunct w:val="0"/>
              <w:autoSpaceDE w:val="0"/>
              <w:autoSpaceDN w:val="0"/>
              <w:adjustRightInd w:val="0"/>
              <w:spacing w:before="120" w:after="120"/>
              <w:jc w:val="center"/>
              <w:textAlignment w:val="baseline"/>
              <w:rPr>
                <w:ins w:id="8830" w:author="Xuning Wei12232" w:date="2026-10-18T09:56:00Z"/>
                <w:del w:id="8831" w:author="Yu Zhang - Network" w:date="2026-08-06T04:42:00Z"/>
                <w:rFonts w:ascii="Times New Roman" w:hAnsi="Times New Roman" w:cs="Times New Roman"/>
                <w:sz w:val="18"/>
                <w:szCs w:val="18"/>
                <w:lang w:eastAsia="zh-CN"/>
              </w:rPr>
            </w:pPr>
            <w:ins w:id="8832" w:author="Xuning Wei12232" w:date="2026-10-18T09:56:00Z">
              <w:del w:id="8833" w:author="Yu Zhang - Network" w:date="2026-08-06T04:42:00Z">
                <w:r>
                  <w:rPr>
                    <w:rFonts w:ascii="Times New Roman" w:hAnsi="Times New Roman" w:cs="Times New Roman"/>
                    <w:sz w:val="18"/>
                    <w:szCs w:val="18"/>
                    <w:lang w:eastAsia="zh-CN"/>
                  </w:rPr>
                  <w:delText>06/11/2021</w:delText>
                </w:r>
              </w:del>
            </w:ins>
          </w:p>
          <w:p w14:paraId="1A87D1B9" w14:textId="77777777" w:rsidR="00652DEA" w:rsidRDefault="00C15CB5">
            <w:pPr>
              <w:tabs>
                <w:tab w:val="right" w:pos="8640"/>
              </w:tabs>
              <w:overflowPunct w:val="0"/>
              <w:autoSpaceDE w:val="0"/>
              <w:autoSpaceDN w:val="0"/>
              <w:adjustRightInd w:val="0"/>
              <w:spacing w:before="120" w:after="120"/>
              <w:jc w:val="center"/>
              <w:textAlignment w:val="baseline"/>
              <w:rPr>
                <w:ins w:id="8834" w:author="Xuning Wei12232" w:date="2026-10-18T09:56:00Z"/>
                <w:rFonts w:ascii="Times New Roman" w:hAnsi="Times New Roman" w:cs="Times New Roman"/>
                <w:sz w:val="18"/>
                <w:szCs w:val="18"/>
                <w:lang w:eastAsia="zh-CN"/>
              </w:rPr>
            </w:pPr>
            <w:ins w:id="8835" w:author="Xuning Wei12232" w:date="2026-10-18T09:56:00Z">
              <w:del w:id="8836"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3A85F17A" w14:textId="77777777" w:rsidR="00652DEA" w:rsidRDefault="00C15CB5">
            <w:pPr>
              <w:tabs>
                <w:tab w:val="right" w:pos="8640"/>
              </w:tabs>
              <w:overflowPunct w:val="0"/>
              <w:autoSpaceDE w:val="0"/>
              <w:autoSpaceDN w:val="0"/>
              <w:adjustRightInd w:val="0"/>
              <w:spacing w:before="120" w:after="120"/>
              <w:jc w:val="center"/>
              <w:textAlignment w:val="baseline"/>
              <w:rPr>
                <w:ins w:id="8837" w:author="Xuning Wei12232" w:date="2026-10-18T09:56:00Z"/>
                <w:del w:id="8838" w:author="Yu Zhang - Network" w:date="2026-08-06T04:42:00Z"/>
                <w:rFonts w:ascii="Times New Roman" w:hAnsi="Times New Roman" w:cs="Times New Roman"/>
                <w:sz w:val="18"/>
                <w:szCs w:val="18"/>
                <w:lang w:eastAsia="zh-CN"/>
              </w:rPr>
            </w:pPr>
            <w:ins w:id="8839" w:author="Xuning Wei12232" w:date="2026-10-18T09:56:00Z">
              <w:del w:id="8840" w:author="Yu Zhang - Network" w:date="2026-08-06T04:42:00Z">
                <w:r>
                  <w:rPr>
                    <w:rFonts w:ascii="Times New Roman" w:hAnsi="Times New Roman" w:cs="Times New Roman"/>
                    <w:sz w:val="18"/>
                    <w:szCs w:val="18"/>
                    <w:lang w:eastAsia="zh-CN"/>
                  </w:rPr>
                  <w:delText>AM-YL004846-03-VR-01.01</w:delText>
                </w:r>
              </w:del>
            </w:ins>
          </w:p>
          <w:p w14:paraId="473FD16F" w14:textId="77777777" w:rsidR="00652DEA" w:rsidRDefault="00C15CB5">
            <w:pPr>
              <w:tabs>
                <w:tab w:val="right" w:pos="8640"/>
              </w:tabs>
              <w:overflowPunct w:val="0"/>
              <w:autoSpaceDE w:val="0"/>
              <w:autoSpaceDN w:val="0"/>
              <w:adjustRightInd w:val="0"/>
              <w:spacing w:before="120" w:after="120"/>
              <w:jc w:val="center"/>
              <w:textAlignment w:val="baseline"/>
              <w:rPr>
                <w:ins w:id="8841" w:author="Xuning Wei12232" w:date="2026-10-18T09:56:00Z"/>
                <w:rFonts w:ascii="Times New Roman" w:hAnsi="Times New Roman" w:cs="Times New Roman"/>
                <w:sz w:val="18"/>
                <w:szCs w:val="18"/>
                <w:lang w:eastAsia="zh-CN"/>
              </w:rPr>
            </w:pPr>
            <w:ins w:id="8842" w:author="Xuning Wei12232" w:date="2026-10-18T09:56:00Z">
              <w:del w:id="8843"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40478883" w14:textId="77777777" w:rsidR="00652DEA" w:rsidRDefault="00C15CB5">
            <w:pPr>
              <w:autoSpaceDE w:val="0"/>
              <w:autoSpaceDN w:val="0"/>
              <w:adjustRightInd w:val="0"/>
              <w:spacing w:before="120" w:after="120"/>
              <w:jc w:val="center"/>
              <w:rPr>
                <w:ins w:id="8844" w:author="Xuning Wei12232" w:date="2026-10-18T09:56:00Z"/>
                <w:del w:id="8845" w:author="Yu Zhang - Network" w:date="2026-08-06T04:42:00Z"/>
                <w:rFonts w:ascii="Times New Roman" w:hAnsi="Times New Roman" w:cs="Times New Roman"/>
                <w:sz w:val="18"/>
                <w:szCs w:val="18"/>
                <w:lang w:eastAsia="zh-CN"/>
              </w:rPr>
            </w:pPr>
            <w:ins w:id="8846" w:author="Xuning Wei12232" w:date="2026-10-18T09:56:00Z">
              <w:del w:id="8847" w:author="Yu Zhang - Network" w:date="2026-08-06T04:42:00Z">
                <w:r>
                  <w:rPr>
                    <w:rFonts w:ascii="Times New Roman" w:hAnsi="Times New Roman" w:cs="Times New Roman"/>
                    <w:sz w:val="18"/>
                    <w:szCs w:val="18"/>
                    <w:lang w:eastAsia="zh-CN"/>
                  </w:rPr>
                  <w:delText>06/25/2021</w:delText>
                </w:r>
              </w:del>
            </w:ins>
          </w:p>
          <w:p w14:paraId="612BA31C" w14:textId="77777777" w:rsidR="00652DEA" w:rsidRDefault="00C15CB5">
            <w:pPr>
              <w:autoSpaceDE w:val="0"/>
              <w:autoSpaceDN w:val="0"/>
              <w:adjustRightInd w:val="0"/>
              <w:spacing w:before="120" w:after="120"/>
              <w:jc w:val="center"/>
              <w:rPr>
                <w:ins w:id="8848" w:author="Xuning Wei12232" w:date="2026-10-18T09:56:00Z"/>
                <w:rFonts w:ascii="Times New Roman" w:hAnsi="Times New Roman" w:cs="Times New Roman"/>
                <w:sz w:val="18"/>
                <w:szCs w:val="18"/>
                <w:lang w:eastAsia="zh-CN"/>
              </w:rPr>
            </w:pPr>
            <w:ins w:id="8849" w:author="Xuning Wei12232" w:date="2026-10-18T09:56:00Z">
              <w:del w:id="8850"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61A4A700" w14:textId="77777777" w:rsidR="00652DEA" w:rsidRDefault="00C15CB5">
            <w:pPr>
              <w:spacing w:before="120" w:after="120"/>
              <w:jc w:val="center"/>
              <w:rPr>
                <w:ins w:id="8851" w:author="Xuning Wei12232" w:date="2026-10-18T09:56:00Z"/>
                <w:del w:id="8852" w:author="Yu Zhang - Network" w:date="2026-08-06T04:42:00Z"/>
                <w:rFonts w:ascii="Times New Roman" w:hAnsi="Times New Roman" w:cs="Times New Roman"/>
                <w:sz w:val="18"/>
                <w:szCs w:val="18"/>
                <w:lang w:eastAsia="zh-CN"/>
              </w:rPr>
            </w:pPr>
            <w:ins w:id="8853" w:author="Xuning Wei12232" w:date="2026-10-18T09:56:00Z">
              <w:del w:id="8854" w:author="Yu Zhang - Network" w:date="2026-08-06T04:42:00Z">
                <w:r>
                  <w:rPr>
                    <w:rFonts w:ascii="Times New Roman" w:hAnsi="Times New Roman" w:cs="Times New Roman"/>
                    <w:sz w:val="18"/>
                    <w:szCs w:val="18"/>
                    <w:lang w:eastAsia="zh-CN"/>
                  </w:rPr>
                  <w:delText>TJ2 QC</w:delText>
                </w:r>
              </w:del>
            </w:ins>
          </w:p>
          <w:p w14:paraId="3C536E84" w14:textId="77777777" w:rsidR="00652DEA" w:rsidRDefault="00C15CB5">
            <w:pPr>
              <w:spacing w:before="120" w:after="120"/>
              <w:jc w:val="center"/>
              <w:rPr>
                <w:ins w:id="8855" w:author="Xuning Wei12232" w:date="2026-10-18T09:56:00Z"/>
                <w:rFonts w:ascii="Times New Roman" w:hAnsi="Times New Roman" w:cs="Times New Roman"/>
                <w:sz w:val="18"/>
                <w:szCs w:val="18"/>
                <w:lang w:eastAsia="zh-CN"/>
              </w:rPr>
            </w:pPr>
            <w:ins w:id="8856" w:author="Xuning Wei12232" w:date="2026-10-18T09:56:00Z">
              <w:del w:id="8857" w:author="Yu Zhang - Network" w:date="2026-08-06T04:42:00Z">
                <w:r>
                  <w:rPr>
                    <w:rFonts w:ascii="Times New Roman" w:hAnsi="Times New Roman" w:cs="Times New Roman"/>
                    <w:sz w:val="18"/>
                    <w:szCs w:val="18"/>
                    <w:lang w:eastAsia="zh-CN"/>
                  </w:rPr>
                  <w:delText>TJ4 QC</w:delText>
                </w:r>
              </w:del>
            </w:ins>
          </w:p>
        </w:tc>
      </w:tr>
      <w:tr w:rsidR="00652DEA" w14:paraId="38AE2AAB" w14:textId="77777777">
        <w:trPr>
          <w:trHeight w:val="1616"/>
          <w:ins w:id="8858" w:author="Xuning Wei12232" w:date="2026-10-18T09:56:00Z"/>
          <w:del w:id="8859" w:author="Yu Zhang - Network" w:date="2026-08-06T04:42:00Z"/>
        </w:trPr>
        <w:tc>
          <w:tcPr>
            <w:tcW w:w="956" w:type="dxa"/>
            <w:vAlign w:val="center"/>
          </w:tcPr>
          <w:p w14:paraId="3EC53395" w14:textId="77777777" w:rsidR="00652DEA" w:rsidRDefault="00C15CB5">
            <w:pPr>
              <w:spacing w:before="120" w:after="120"/>
              <w:jc w:val="center"/>
              <w:rPr>
                <w:ins w:id="8860" w:author="Xuning Wei12232" w:date="2026-10-18T09:56:00Z"/>
                <w:rFonts w:ascii="Times New Roman" w:hAnsi="Times New Roman" w:cs="Times New Roman"/>
                <w:sz w:val="18"/>
                <w:szCs w:val="18"/>
              </w:rPr>
            </w:pPr>
            <w:ins w:id="8861" w:author="Xuning Wei12232" w:date="2026-10-18T09:56:00Z">
              <w:del w:id="8862"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0472924C" w14:textId="77777777" w:rsidR="00652DEA" w:rsidRDefault="00C15CB5">
            <w:pPr>
              <w:spacing w:before="120" w:after="120"/>
              <w:jc w:val="center"/>
              <w:rPr>
                <w:ins w:id="8863" w:author="Xuning Wei12232" w:date="2026-10-18T09:56:00Z"/>
                <w:rFonts w:ascii="Times New Roman" w:hAnsi="Times New Roman" w:cs="Times New Roman"/>
                <w:sz w:val="18"/>
                <w:szCs w:val="18"/>
              </w:rPr>
            </w:pPr>
            <w:ins w:id="8864" w:author="Xuning Wei12232" w:date="2026-10-18T09:56:00Z">
              <w:del w:id="8865"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23739164" w14:textId="77777777" w:rsidR="00652DEA" w:rsidRDefault="00C15CB5">
            <w:pPr>
              <w:spacing w:before="120" w:after="120"/>
              <w:jc w:val="center"/>
              <w:rPr>
                <w:ins w:id="8866" w:author="Xuning Wei12232" w:date="2026-10-18T09:56:00Z"/>
                <w:rFonts w:ascii="Times New Roman" w:hAnsi="Times New Roman" w:cs="Times New Roman"/>
                <w:sz w:val="18"/>
                <w:szCs w:val="18"/>
                <w:lang w:eastAsia="zh-CN"/>
              </w:rPr>
            </w:pPr>
            <w:ins w:id="8867" w:author="Xuning Wei12232" w:date="2026-10-18T09:56:00Z">
              <w:del w:id="8868"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3BEFBBC9" w14:textId="77777777" w:rsidR="00652DEA" w:rsidRDefault="00C15CB5">
            <w:pPr>
              <w:tabs>
                <w:tab w:val="right" w:pos="8640"/>
              </w:tabs>
              <w:overflowPunct w:val="0"/>
              <w:autoSpaceDE w:val="0"/>
              <w:autoSpaceDN w:val="0"/>
              <w:adjustRightInd w:val="0"/>
              <w:spacing w:before="120" w:after="120"/>
              <w:jc w:val="center"/>
              <w:textAlignment w:val="baseline"/>
              <w:rPr>
                <w:ins w:id="8869" w:author="Xuning Wei12232" w:date="2026-10-18T09:56:00Z"/>
                <w:rFonts w:ascii="Times New Roman" w:hAnsi="Times New Roman" w:cs="Times New Roman"/>
                <w:sz w:val="18"/>
                <w:szCs w:val="18"/>
                <w:lang w:eastAsia="zh-CN"/>
              </w:rPr>
            </w:pPr>
            <w:ins w:id="8870" w:author="Xuning Wei12232" w:date="2026-10-18T09:56:00Z">
              <w:del w:id="8871"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1EAC84C1" w14:textId="77777777" w:rsidR="00652DEA" w:rsidRDefault="00C15CB5">
            <w:pPr>
              <w:tabs>
                <w:tab w:val="right" w:pos="8640"/>
              </w:tabs>
              <w:overflowPunct w:val="0"/>
              <w:autoSpaceDE w:val="0"/>
              <w:autoSpaceDN w:val="0"/>
              <w:adjustRightInd w:val="0"/>
              <w:spacing w:before="120" w:after="120"/>
              <w:jc w:val="center"/>
              <w:textAlignment w:val="baseline"/>
              <w:rPr>
                <w:ins w:id="8872" w:author="Xuning Wei12232" w:date="2026-10-18T09:56:00Z"/>
                <w:rFonts w:ascii="Times New Roman" w:hAnsi="Times New Roman" w:cs="Times New Roman"/>
                <w:sz w:val="18"/>
                <w:szCs w:val="18"/>
                <w:lang w:eastAsia="zh-CN"/>
              </w:rPr>
            </w:pPr>
            <w:ins w:id="8873" w:author="Xuning Wei12232" w:date="2026-10-18T09:56:00Z">
              <w:del w:id="8874"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4C8F745B" w14:textId="77777777" w:rsidR="00652DEA" w:rsidRDefault="00C15CB5">
            <w:pPr>
              <w:autoSpaceDE w:val="0"/>
              <w:autoSpaceDN w:val="0"/>
              <w:adjustRightInd w:val="0"/>
              <w:spacing w:before="120" w:after="120"/>
              <w:jc w:val="center"/>
              <w:rPr>
                <w:ins w:id="8875" w:author="Xuning Wei12232" w:date="2026-10-18T09:56:00Z"/>
                <w:rFonts w:ascii="Times New Roman" w:hAnsi="Times New Roman" w:cs="Times New Roman"/>
                <w:sz w:val="18"/>
                <w:szCs w:val="18"/>
                <w:lang w:eastAsia="zh-CN"/>
              </w:rPr>
            </w:pPr>
            <w:ins w:id="8876" w:author="Xuning Wei12232" w:date="2026-10-18T09:56:00Z">
              <w:del w:id="8877"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4FB144A7" w14:textId="77777777" w:rsidR="00652DEA" w:rsidRDefault="00C15CB5">
            <w:pPr>
              <w:spacing w:before="120" w:after="120"/>
              <w:jc w:val="center"/>
              <w:rPr>
                <w:ins w:id="8878" w:author="Xuning Wei12232" w:date="2026-10-18T09:56:00Z"/>
                <w:rFonts w:ascii="Times New Roman" w:hAnsi="Times New Roman" w:cs="Times New Roman"/>
                <w:sz w:val="18"/>
                <w:szCs w:val="18"/>
                <w:lang w:eastAsia="zh-CN"/>
              </w:rPr>
            </w:pPr>
            <w:ins w:id="8879" w:author="Xuning Wei12232" w:date="2026-10-18T09:56:00Z">
              <w:del w:id="8880" w:author="Yu Zhang - Network" w:date="2026-08-06T04:42:00Z">
                <w:r>
                  <w:rPr>
                    <w:rFonts w:ascii="Times New Roman" w:hAnsi="Times New Roman" w:cs="Times New Roman"/>
                    <w:sz w:val="18"/>
                    <w:szCs w:val="18"/>
                    <w:lang w:eastAsia="zh-CN"/>
                  </w:rPr>
                  <w:delText>TJ4 QC</w:delText>
                </w:r>
              </w:del>
            </w:ins>
          </w:p>
        </w:tc>
      </w:tr>
      <w:tr w:rsidR="00652DEA" w14:paraId="3719E23F" w14:textId="77777777">
        <w:trPr>
          <w:trHeight w:val="397"/>
          <w:ins w:id="8881" w:author="Xuning Wei12232" w:date="2026-10-18T09:56:00Z"/>
          <w:del w:id="8882" w:author="Yu Zhang - Network" w:date="2026-08-06T04:42:00Z"/>
        </w:trPr>
        <w:tc>
          <w:tcPr>
            <w:tcW w:w="956" w:type="dxa"/>
            <w:vAlign w:val="center"/>
          </w:tcPr>
          <w:p w14:paraId="19076928" w14:textId="77777777" w:rsidR="00652DEA" w:rsidRDefault="00C15CB5">
            <w:pPr>
              <w:spacing w:before="120" w:after="120"/>
              <w:jc w:val="center"/>
              <w:rPr>
                <w:ins w:id="8883" w:author="Xuning Wei12232" w:date="2026-10-18T09:56:00Z"/>
                <w:rFonts w:ascii="Times New Roman" w:hAnsi="Times New Roman" w:cs="Times New Roman"/>
                <w:sz w:val="18"/>
                <w:szCs w:val="18"/>
              </w:rPr>
            </w:pPr>
            <w:ins w:id="8884" w:author="Xuning Wei12232" w:date="2026-10-18T09:56:00Z">
              <w:del w:id="8885"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4DE99B56" w14:textId="77777777" w:rsidR="00652DEA" w:rsidRDefault="00C15CB5">
            <w:pPr>
              <w:spacing w:before="120" w:after="120"/>
              <w:jc w:val="center"/>
              <w:rPr>
                <w:ins w:id="8886" w:author="Xuning Wei12232" w:date="2026-10-18T09:56:00Z"/>
                <w:rFonts w:ascii="Times New Roman" w:hAnsi="Times New Roman" w:cs="Times New Roman"/>
                <w:sz w:val="18"/>
                <w:szCs w:val="18"/>
              </w:rPr>
            </w:pPr>
            <w:ins w:id="8887" w:author="Xuning Wei12232" w:date="2026-10-18T09:56:00Z">
              <w:del w:id="8888"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40AB2E2C" w14:textId="77777777" w:rsidR="00652DEA" w:rsidRDefault="00C15CB5">
            <w:pPr>
              <w:spacing w:before="120" w:after="120"/>
              <w:jc w:val="center"/>
              <w:rPr>
                <w:ins w:id="8889" w:author="Xuning Wei12232" w:date="2026-10-18T09:56:00Z"/>
                <w:rFonts w:ascii="Times New Roman" w:hAnsi="Times New Roman" w:cs="Times New Roman"/>
                <w:sz w:val="18"/>
                <w:szCs w:val="18"/>
                <w:lang w:eastAsia="zh-CN"/>
              </w:rPr>
            </w:pPr>
            <w:ins w:id="8890" w:author="Xuning Wei12232" w:date="2026-10-18T09:56:00Z">
              <w:del w:id="8891"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5D5E191C" w14:textId="77777777" w:rsidR="00652DEA" w:rsidRDefault="00C15CB5">
            <w:pPr>
              <w:tabs>
                <w:tab w:val="right" w:pos="8640"/>
              </w:tabs>
              <w:overflowPunct w:val="0"/>
              <w:autoSpaceDE w:val="0"/>
              <w:autoSpaceDN w:val="0"/>
              <w:adjustRightInd w:val="0"/>
              <w:spacing w:before="120" w:after="120"/>
              <w:jc w:val="center"/>
              <w:textAlignment w:val="baseline"/>
              <w:rPr>
                <w:ins w:id="8892" w:author="Xuning Wei12232" w:date="2026-10-18T09:56:00Z"/>
                <w:rFonts w:ascii="Times New Roman" w:hAnsi="Times New Roman" w:cs="Times New Roman"/>
                <w:sz w:val="18"/>
                <w:szCs w:val="18"/>
                <w:lang w:eastAsia="zh-CN"/>
              </w:rPr>
            </w:pPr>
            <w:ins w:id="8893" w:author="Xuning Wei12232" w:date="2026-10-18T09:56:00Z">
              <w:del w:id="8894"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0F6B178" w14:textId="77777777" w:rsidR="00652DEA" w:rsidRDefault="00C15CB5">
            <w:pPr>
              <w:tabs>
                <w:tab w:val="right" w:pos="8640"/>
              </w:tabs>
              <w:overflowPunct w:val="0"/>
              <w:autoSpaceDE w:val="0"/>
              <w:autoSpaceDN w:val="0"/>
              <w:adjustRightInd w:val="0"/>
              <w:spacing w:before="120" w:after="120"/>
              <w:jc w:val="center"/>
              <w:textAlignment w:val="baseline"/>
              <w:rPr>
                <w:ins w:id="8895" w:author="Xuning Wei12232" w:date="2026-10-18T09:56:00Z"/>
                <w:rFonts w:ascii="Times New Roman" w:hAnsi="Times New Roman" w:cs="Times New Roman"/>
                <w:sz w:val="18"/>
                <w:szCs w:val="18"/>
                <w:lang w:eastAsia="zh-CN"/>
              </w:rPr>
            </w:pPr>
            <w:ins w:id="8896" w:author="Xuning Wei12232" w:date="2026-10-18T09:56:00Z">
              <w:del w:id="8897"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6A913D6D" w14:textId="77777777" w:rsidR="00652DEA" w:rsidRDefault="00C15CB5">
            <w:pPr>
              <w:autoSpaceDE w:val="0"/>
              <w:autoSpaceDN w:val="0"/>
              <w:adjustRightInd w:val="0"/>
              <w:spacing w:before="120" w:after="120"/>
              <w:jc w:val="center"/>
              <w:rPr>
                <w:ins w:id="8898" w:author="Xuning Wei12232" w:date="2026-10-18T09:56:00Z"/>
                <w:rFonts w:ascii="Times New Roman" w:hAnsi="Times New Roman" w:cs="Times New Roman"/>
                <w:sz w:val="18"/>
                <w:szCs w:val="18"/>
                <w:lang w:eastAsia="zh-CN"/>
              </w:rPr>
            </w:pPr>
            <w:ins w:id="8899" w:author="Xuning Wei12232" w:date="2026-10-18T09:56:00Z">
              <w:del w:id="8900"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61A4B306" w14:textId="77777777" w:rsidR="00652DEA" w:rsidRDefault="00C15CB5">
            <w:pPr>
              <w:spacing w:before="120" w:after="120"/>
              <w:jc w:val="center"/>
              <w:rPr>
                <w:ins w:id="8901" w:author="Xuning Wei12232" w:date="2026-10-18T09:56:00Z"/>
                <w:rFonts w:ascii="Times New Roman" w:hAnsi="Times New Roman" w:cs="Times New Roman"/>
                <w:sz w:val="18"/>
                <w:szCs w:val="18"/>
                <w:lang w:eastAsia="zh-CN"/>
              </w:rPr>
            </w:pPr>
            <w:ins w:id="8902" w:author="Xuning Wei12232" w:date="2026-10-18T09:56:00Z">
              <w:del w:id="8903" w:author="Yu Zhang - Network" w:date="2026-08-06T04:42:00Z">
                <w:r>
                  <w:rPr>
                    <w:rFonts w:ascii="Times New Roman" w:hAnsi="Times New Roman" w:cs="Times New Roman"/>
                    <w:sz w:val="18"/>
                    <w:szCs w:val="18"/>
                    <w:lang w:eastAsia="zh-CN"/>
                  </w:rPr>
                  <w:delText>TJ4 QC</w:delText>
                </w:r>
              </w:del>
            </w:ins>
          </w:p>
        </w:tc>
      </w:tr>
      <w:tr w:rsidR="00652DEA" w14:paraId="121EDBD7" w14:textId="77777777">
        <w:trPr>
          <w:trHeight w:val="1963"/>
          <w:ins w:id="8904" w:author="Xuning Wei12232" w:date="2026-10-18T09:56:00Z"/>
          <w:del w:id="8905" w:author="Yu Zhang - Network" w:date="2026-08-06T04:42:00Z"/>
        </w:trPr>
        <w:tc>
          <w:tcPr>
            <w:tcW w:w="956" w:type="dxa"/>
            <w:vAlign w:val="center"/>
          </w:tcPr>
          <w:p w14:paraId="6AA90AF5" w14:textId="77777777" w:rsidR="00652DEA" w:rsidRDefault="00C15CB5">
            <w:pPr>
              <w:spacing w:before="120" w:after="120"/>
              <w:jc w:val="center"/>
              <w:rPr>
                <w:ins w:id="8906" w:author="Xuning Wei12232" w:date="2026-10-18T09:56:00Z"/>
                <w:rFonts w:ascii="Times New Roman" w:hAnsi="Times New Roman" w:cs="Times New Roman"/>
                <w:sz w:val="18"/>
                <w:szCs w:val="18"/>
              </w:rPr>
            </w:pPr>
            <w:ins w:id="8907" w:author="Xuning Wei12232" w:date="2026-10-18T09:56:00Z">
              <w:del w:id="8908"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526BFCEE" w14:textId="77777777" w:rsidR="00652DEA" w:rsidRDefault="00C15CB5">
            <w:pPr>
              <w:spacing w:before="120" w:after="120"/>
              <w:jc w:val="center"/>
              <w:rPr>
                <w:ins w:id="8909" w:author="Xuning Wei12232" w:date="2026-10-18T09:56:00Z"/>
                <w:rFonts w:ascii="Times New Roman" w:hAnsi="Times New Roman" w:cs="Times New Roman"/>
                <w:sz w:val="18"/>
                <w:szCs w:val="18"/>
              </w:rPr>
            </w:pPr>
            <w:ins w:id="8910" w:author="Xuning Wei12232" w:date="2026-10-18T09:56:00Z">
              <w:del w:id="8911"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48667C3C" w14:textId="77777777" w:rsidR="00652DEA" w:rsidRDefault="00C15CB5">
            <w:pPr>
              <w:spacing w:before="120" w:after="120"/>
              <w:jc w:val="center"/>
              <w:rPr>
                <w:ins w:id="8912" w:author="Xuning Wei12232" w:date="2026-10-18T09:56:00Z"/>
                <w:del w:id="8913" w:author="Yu Zhang - Network" w:date="2026-08-06T04:42:00Z"/>
                <w:rFonts w:ascii="Times New Roman" w:hAnsi="Times New Roman" w:cs="Times New Roman"/>
                <w:sz w:val="18"/>
                <w:szCs w:val="18"/>
                <w:lang w:eastAsia="zh-CN"/>
              </w:rPr>
            </w:pPr>
            <w:ins w:id="8914" w:author="Xuning Wei12232" w:date="2026-10-18T09:56:00Z">
              <w:del w:id="8915" w:author="Yu Zhang - Network" w:date="2026-08-06T04:42:00Z">
                <w:r>
                  <w:rPr>
                    <w:rFonts w:ascii="Times New Roman" w:hAnsi="Times New Roman" w:cs="Times New Roman"/>
                    <w:sz w:val="18"/>
                    <w:szCs w:val="18"/>
                    <w:lang w:eastAsia="zh-CN"/>
                  </w:rPr>
                  <w:delText>AM-YL006160-03-VP-01.02</w:delText>
                </w:r>
              </w:del>
            </w:ins>
          </w:p>
          <w:p w14:paraId="34520CAF" w14:textId="77777777" w:rsidR="00652DEA" w:rsidRDefault="00C15CB5">
            <w:pPr>
              <w:spacing w:before="120" w:after="120"/>
              <w:jc w:val="center"/>
              <w:rPr>
                <w:ins w:id="8916" w:author="Xuning Wei12232" w:date="2026-10-18T09:56:00Z"/>
                <w:rFonts w:ascii="Times New Roman" w:hAnsi="Times New Roman" w:cs="Times New Roman"/>
                <w:sz w:val="18"/>
                <w:szCs w:val="18"/>
                <w:lang w:eastAsia="zh-CN"/>
              </w:rPr>
            </w:pPr>
            <w:ins w:id="8917" w:author="Xuning Wei12232" w:date="2026-10-18T09:56:00Z">
              <w:del w:id="8918"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76DF7757" w14:textId="77777777" w:rsidR="00652DEA" w:rsidRDefault="00C15CB5">
            <w:pPr>
              <w:tabs>
                <w:tab w:val="right" w:pos="8640"/>
              </w:tabs>
              <w:overflowPunct w:val="0"/>
              <w:autoSpaceDE w:val="0"/>
              <w:autoSpaceDN w:val="0"/>
              <w:adjustRightInd w:val="0"/>
              <w:spacing w:before="120" w:after="120"/>
              <w:jc w:val="center"/>
              <w:textAlignment w:val="baseline"/>
              <w:rPr>
                <w:ins w:id="8919" w:author="Xuning Wei12232" w:date="2026-10-18T09:56:00Z"/>
                <w:del w:id="8920" w:author="Yu Zhang - Network" w:date="2026-08-06T04:42:00Z"/>
                <w:rFonts w:ascii="Times New Roman" w:hAnsi="Times New Roman" w:cs="Times New Roman"/>
                <w:sz w:val="18"/>
                <w:szCs w:val="18"/>
                <w:lang w:eastAsia="zh-CN"/>
              </w:rPr>
            </w:pPr>
            <w:ins w:id="8921" w:author="Xuning Wei12232" w:date="2026-10-18T09:56:00Z">
              <w:del w:id="8922" w:author="Yu Zhang - Network" w:date="2026-08-06T04:42:00Z">
                <w:r>
                  <w:rPr>
                    <w:rFonts w:ascii="Times New Roman" w:hAnsi="Times New Roman" w:cs="Times New Roman"/>
                    <w:sz w:val="18"/>
                    <w:szCs w:val="18"/>
                    <w:lang w:eastAsia="zh-CN"/>
                  </w:rPr>
                  <w:delText>09/16/2021</w:delText>
                </w:r>
              </w:del>
            </w:ins>
          </w:p>
          <w:p w14:paraId="20557859" w14:textId="77777777" w:rsidR="00652DEA" w:rsidRDefault="00C15CB5">
            <w:pPr>
              <w:tabs>
                <w:tab w:val="right" w:pos="8640"/>
              </w:tabs>
              <w:overflowPunct w:val="0"/>
              <w:autoSpaceDE w:val="0"/>
              <w:autoSpaceDN w:val="0"/>
              <w:adjustRightInd w:val="0"/>
              <w:spacing w:before="120" w:after="120"/>
              <w:jc w:val="center"/>
              <w:textAlignment w:val="baseline"/>
              <w:rPr>
                <w:ins w:id="8923" w:author="Xuning Wei12232" w:date="2026-10-18T09:56:00Z"/>
                <w:rFonts w:ascii="Times New Roman" w:hAnsi="Times New Roman" w:cs="Times New Roman"/>
                <w:sz w:val="18"/>
                <w:szCs w:val="18"/>
                <w:lang w:eastAsia="zh-CN"/>
              </w:rPr>
            </w:pPr>
            <w:ins w:id="8924" w:author="Xuning Wei12232" w:date="2026-10-18T09:56:00Z">
              <w:del w:id="8925"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22915B76" w14:textId="77777777" w:rsidR="00652DEA" w:rsidRDefault="00C15CB5">
            <w:pPr>
              <w:spacing w:before="120" w:after="120"/>
              <w:jc w:val="center"/>
              <w:rPr>
                <w:ins w:id="8926" w:author="Xuning Wei12232" w:date="2026-10-18T09:56:00Z"/>
                <w:del w:id="8927" w:author="Yu Zhang - Network" w:date="2026-08-06T04:42:00Z"/>
                <w:rFonts w:ascii="Times New Roman" w:hAnsi="Times New Roman" w:cs="Times New Roman"/>
                <w:sz w:val="18"/>
                <w:szCs w:val="18"/>
                <w:lang w:eastAsia="zh-CN"/>
              </w:rPr>
            </w:pPr>
            <w:ins w:id="8928" w:author="Xuning Wei12232" w:date="2026-10-18T09:56:00Z">
              <w:del w:id="8929" w:author="Yu Zhang - Network" w:date="2026-08-06T04:42:00Z">
                <w:r>
                  <w:rPr>
                    <w:rFonts w:ascii="Times New Roman" w:hAnsi="Times New Roman" w:cs="Times New Roman"/>
                    <w:sz w:val="18"/>
                    <w:szCs w:val="18"/>
                    <w:lang w:eastAsia="zh-CN"/>
                  </w:rPr>
                  <w:delText>AM-YL006160-03-VR-01.01</w:delText>
                </w:r>
              </w:del>
            </w:ins>
          </w:p>
          <w:p w14:paraId="011A9E03" w14:textId="77777777" w:rsidR="00652DEA" w:rsidRDefault="00C15CB5">
            <w:pPr>
              <w:spacing w:before="120" w:after="120"/>
              <w:jc w:val="center"/>
              <w:rPr>
                <w:ins w:id="8930" w:author="Xuning Wei12232" w:date="2026-10-18T09:56:00Z"/>
                <w:rFonts w:ascii="Times New Roman" w:hAnsi="Times New Roman" w:cs="Times New Roman"/>
                <w:sz w:val="18"/>
                <w:szCs w:val="18"/>
                <w:lang w:eastAsia="zh-CN"/>
              </w:rPr>
            </w:pPr>
            <w:ins w:id="8931" w:author="Xuning Wei12232" w:date="2026-10-18T09:56:00Z">
              <w:del w:id="8932"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75E5D10" w14:textId="77777777" w:rsidR="00652DEA" w:rsidRDefault="00C15CB5">
            <w:pPr>
              <w:autoSpaceDE w:val="0"/>
              <w:autoSpaceDN w:val="0"/>
              <w:adjustRightInd w:val="0"/>
              <w:spacing w:before="120" w:after="120"/>
              <w:jc w:val="center"/>
              <w:rPr>
                <w:ins w:id="8933" w:author="Xuning Wei12232" w:date="2026-10-18T09:56:00Z"/>
                <w:del w:id="8934" w:author="Yu Zhang - Network" w:date="2026-08-06T04:42:00Z"/>
                <w:rFonts w:ascii="Times New Roman" w:hAnsi="Times New Roman" w:cs="Times New Roman"/>
                <w:sz w:val="18"/>
                <w:szCs w:val="18"/>
                <w:lang w:eastAsia="zh-CN"/>
              </w:rPr>
            </w:pPr>
            <w:ins w:id="8935" w:author="Xuning Wei12232" w:date="2026-10-18T09:56:00Z">
              <w:del w:id="8936" w:author="Yu Zhang - Network" w:date="2026-08-06T04:42:00Z">
                <w:r>
                  <w:rPr>
                    <w:rFonts w:ascii="Times New Roman" w:hAnsi="Times New Roman" w:cs="Times New Roman"/>
                    <w:sz w:val="18"/>
                    <w:szCs w:val="18"/>
                    <w:lang w:eastAsia="zh-CN"/>
                  </w:rPr>
                  <w:delText>11/02/2021</w:delText>
                </w:r>
              </w:del>
            </w:ins>
          </w:p>
          <w:p w14:paraId="0F4DF80C" w14:textId="77777777" w:rsidR="00652DEA" w:rsidRDefault="00C15CB5">
            <w:pPr>
              <w:autoSpaceDE w:val="0"/>
              <w:autoSpaceDN w:val="0"/>
              <w:adjustRightInd w:val="0"/>
              <w:spacing w:before="120" w:after="120"/>
              <w:jc w:val="center"/>
              <w:rPr>
                <w:ins w:id="8937" w:author="Xuning Wei12232" w:date="2026-10-18T09:56:00Z"/>
                <w:rFonts w:ascii="Times New Roman" w:hAnsi="Times New Roman" w:cs="Times New Roman"/>
                <w:sz w:val="18"/>
                <w:szCs w:val="18"/>
                <w:lang w:eastAsia="zh-CN"/>
              </w:rPr>
            </w:pPr>
            <w:ins w:id="8938" w:author="Xuning Wei12232" w:date="2026-10-18T09:56:00Z">
              <w:del w:id="8939"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7D23CC2E" w14:textId="77777777" w:rsidR="00652DEA" w:rsidRDefault="00C15CB5">
            <w:pPr>
              <w:spacing w:before="120" w:after="120"/>
              <w:jc w:val="center"/>
              <w:rPr>
                <w:ins w:id="8940" w:author="Xuning Wei12232" w:date="2026-10-18T09:56:00Z"/>
                <w:del w:id="8941" w:author="Yu Zhang - Network" w:date="2026-08-06T04:42:00Z"/>
                <w:rFonts w:ascii="Times New Roman" w:hAnsi="Times New Roman" w:cs="Times New Roman"/>
                <w:sz w:val="18"/>
                <w:szCs w:val="18"/>
                <w:lang w:eastAsia="zh-CN"/>
              </w:rPr>
            </w:pPr>
            <w:ins w:id="8942" w:author="Xuning Wei12232" w:date="2026-10-18T09:56:00Z">
              <w:del w:id="8943" w:author="Yu Zhang - Network" w:date="2026-08-06T04:42:00Z">
                <w:r>
                  <w:rPr>
                    <w:rFonts w:ascii="Times New Roman" w:hAnsi="Times New Roman" w:cs="Times New Roman"/>
                    <w:sz w:val="18"/>
                    <w:szCs w:val="18"/>
                    <w:lang w:eastAsia="zh-CN"/>
                  </w:rPr>
                  <w:delText>TJ2 QC</w:delText>
                </w:r>
              </w:del>
            </w:ins>
          </w:p>
          <w:p w14:paraId="7B3F55B5" w14:textId="77777777" w:rsidR="00652DEA" w:rsidRDefault="00C15CB5">
            <w:pPr>
              <w:spacing w:before="120" w:after="120"/>
              <w:jc w:val="center"/>
              <w:rPr>
                <w:ins w:id="8944" w:author="Xuning Wei12232" w:date="2026-10-18T09:56:00Z"/>
                <w:rFonts w:ascii="Times New Roman" w:hAnsi="Times New Roman" w:cs="Times New Roman"/>
                <w:sz w:val="18"/>
                <w:szCs w:val="18"/>
                <w:lang w:eastAsia="zh-CN"/>
              </w:rPr>
            </w:pPr>
            <w:ins w:id="8945" w:author="Xuning Wei12232" w:date="2026-10-18T09:56:00Z">
              <w:del w:id="8946" w:author="Yu Zhang - Network" w:date="2026-08-06T04:42:00Z">
                <w:r>
                  <w:rPr>
                    <w:rFonts w:ascii="Times New Roman" w:hAnsi="Times New Roman" w:cs="Times New Roman"/>
                    <w:sz w:val="18"/>
                    <w:szCs w:val="18"/>
                    <w:lang w:eastAsia="zh-CN"/>
                  </w:rPr>
                  <w:delText>TJ4 QC</w:delText>
                </w:r>
              </w:del>
            </w:ins>
          </w:p>
        </w:tc>
      </w:tr>
      <w:tr w:rsidR="00652DEA" w14:paraId="41FD111A" w14:textId="77777777">
        <w:trPr>
          <w:trHeight w:val="397"/>
          <w:ins w:id="8947" w:author="Xuning Wei12232" w:date="2026-10-18T09:56:00Z"/>
          <w:del w:id="8948" w:author="Yu Zhang - Network" w:date="2026-08-06T04:42:00Z"/>
        </w:trPr>
        <w:tc>
          <w:tcPr>
            <w:tcW w:w="956" w:type="dxa"/>
            <w:vAlign w:val="center"/>
          </w:tcPr>
          <w:p w14:paraId="3CC4EEBF" w14:textId="77777777" w:rsidR="00652DEA" w:rsidRDefault="00C15CB5">
            <w:pPr>
              <w:spacing w:before="120" w:after="120"/>
              <w:jc w:val="center"/>
              <w:rPr>
                <w:ins w:id="8949" w:author="Xuning Wei12232" w:date="2026-10-18T09:56:00Z"/>
                <w:rFonts w:ascii="Times New Roman" w:hAnsi="Times New Roman" w:cs="Times New Roman"/>
                <w:sz w:val="18"/>
                <w:szCs w:val="18"/>
              </w:rPr>
            </w:pPr>
            <w:ins w:id="8950" w:author="Xuning Wei12232" w:date="2026-10-18T09:56:00Z">
              <w:del w:id="8951"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487D442C" w14:textId="77777777" w:rsidR="00652DEA" w:rsidRDefault="00C15CB5">
            <w:pPr>
              <w:spacing w:before="120" w:after="120"/>
              <w:jc w:val="center"/>
              <w:rPr>
                <w:ins w:id="8952" w:author="Xuning Wei12232" w:date="2026-10-18T09:56:00Z"/>
                <w:rFonts w:ascii="Times New Roman" w:hAnsi="Times New Roman" w:cs="Times New Roman"/>
                <w:sz w:val="18"/>
                <w:szCs w:val="18"/>
              </w:rPr>
            </w:pPr>
            <w:ins w:id="8953" w:author="Xuning Wei12232" w:date="2026-10-18T09:56:00Z">
              <w:del w:id="8954"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672FEA00" w14:textId="77777777" w:rsidR="00652DEA" w:rsidRDefault="00C15CB5">
            <w:pPr>
              <w:spacing w:before="120" w:after="120"/>
              <w:jc w:val="center"/>
              <w:rPr>
                <w:ins w:id="8955" w:author="Xuning Wei12232" w:date="2026-10-18T09:56:00Z"/>
                <w:del w:id="8956" w:author="Yu Zhang - Network" w:date="2026-08-06T04:42:00Z"/>
                <w:rFonts w:ascii="Times New Roman" w:hAnsi="Times New Roman" w:cs="Times New Roman"/>
                <w:sz w:val="18"/>
                <w:szCs w:val="18"/>
                <w:lang w:eastAsia="zh-CN"/>
              </w:rPr>
            </w:pPr>
            <w:ins w:id="8957" w:author="Xuning Wei12232" w:date="2026-10-18T09:56:00Z">
              <w:del w:id="8958" w:author="Yu Zhang - Network" w:date="2026-08-06T04:42:00Z">
                <w:r>
                  <w:rPr>
                    <w:rFonts w:ascii="Times New Roman" w:hAnsi="Times New Roman" w:cs="Times New Roman"/>
                    <w:sz w:val="18"/>
                    <w:szCs w:val="18"/>
                    <w:lang w:eastAsia="zh-CN"/>
                  </w:rPr>
                  <w:delText>AM-YL006160-01-VP-01.01</w:delText>
                </w:r>
              </w:del>
            </w:ins>
          </w:p>
          <w:p w14:paraId="47C689FD" w14:textId="77777777" w:rsidR="00652DEA" w:rsidRDefault="00C15CB5">
            <w:pPr>
              <w:spacing w:before="120" w:after="120"/>
              <w:jc w:val="center"/>
              <w:rPr>
                <w:ins w:id="8959" w:author="Xuning Wei12232" w:date="2026-10-18T09:56:00Z"/>
                <w:rFonts w:ascii="Times New Roman" w:hAnsi="Times New Roman" w:cs="Times New Roman"/>
                <w:sz w:val="18"/>
                <w:szCs w:val="18"/>
                <w:lang w:eastAsia="zh-CN"/>
              </w:rPr>
            </w:pPr>
            <w:ins w:id="8960" w:author="Xuning Wei12232" w:date="2026-10-18T09:56:00Z">
              <w:del w:id="8961"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431B912F" w14:textId="77777777" w:rsidR="00652DEA" w:rsidRDefault="00C15CB5">
            <w:pPr>
              <w:tabs>
                <w:tab w:val="right" w:pos="8640"/>
              </w:tabs>
              <w:overflowPunct w:val="0"/>
              <w:autoSpaceDE w:val="0"/>
              <w:autoSpaceDN w:val="0"/>
              <w:adjustRightInd w:val="0"/>
              <w:spacing w:before="120" w:after="120"/>
              <w:jc w:val="center"/>
              <w:textAlignment w:val="baseline"/>
              <w:rPr>
                <w:ins w:id="8962" w:author="Xuning Wei12232" w:date="2026-10-18T09:56:00Z"/>
                <w:del w:id="8963" w:author="Yu Zhang - Network" w:date="2026-08-06T04:42:00Z"/>
                <w:rFonts w:ascii="Times New Roman" w:hAnsi="Times New Roman" w:cs="Times New Roman"/>
                <w:sz w:val="18"/>
                <w:szCs w:val="18"/>
                <w:lang w:eastAsia="zh-CN"/>
              </w:rPr>
            </w:pPr>
            <w:ins w:id="8964" w:author="Xuning Wei12232" w:date="2026-10-18T09:56:00Z">
              <w:del w:id="8965" w:author="Yu Zhang - Network" w:date="2026-08-06T04:42:00Z">
                <w:r>
                  <w:rPr>
                    <w:rFonts w:ascii="Times New Roman" w:hAnsi="Times New Roman" w:cs="Times New Roman"/>
                    <w:sz w:val="18"/>
                    <w:szCs w:val="18"/>
                    <w:lang w:eastAsia="zh-CN"/>
                  </w:rPr>
                  <w:delText>07/14/2021</w:delText>
                </w:r>
              </w:del>
            </w:ins>
          </w:p>
          <w:p w14:paraId="5A8254BF" w14:textId="77777777" w:rsidR="00652DEA" w:rsidRDefault="00C15CB5">
            <w:pPr>
              <w:tabs>
                <w:tab w:val="right" w:pos="8640"/>
              </w:tabs>
              <w:overflowPunct w:val="0"/>
              <w:autoSpaceDE w:val="0"/>
              <w:autoSpaceDN w:val="0"/>
              <w:adjustRightInd w:val="0"/>
              <w:spacing w:before="120" w:after="120"/>
              <w:jc w:val="center"/>
              <w:textAlignment w:val="baseline"/>
              <w:rPr>
                <w:ins w:id="8966" w:author="Xuning Wei12232" w:date="2026-10-18T09:56:00Z"/>
                <w:rFonts w:ascii="Times New Roman" w:hAnsi="Times New Roman" w:cs="Times New Roman"/>
                <w:sz w:val="18"/>
                <w:szCs w:val="18"/>
                <w:lang w:eastAsia="zh-CN"/>
              </w:rPr>
            </w:pPr>
            <w:ins w:id="8967" w:author="Xuning Wei12232" w:date="2026-10-18T09:56:00Z">
              <w:del w:id="8968"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69CE4814" w14:textId="77777777" w:rsidR="00652DEA" w:rsidRDefault="00C15CB5">
            <w:pPr>
              <w:spacing w:before="120" w:after="120"/>
              <w:jc w:val="center"/>
              <w:rPr>
                <w:ins w:id="8969" w:author="Xuning Wei12232" w:date="2026-10-18T09:56:00Z"/>
                <w:del w:id="8970" w:author="Yu Zhang - Network" w:date="2026-08-06T04:42:00Z"/>
                <w:rFonts w:ascii="Times New Roman" w:hAnsi="Times New Roman" w:cs="Times New Roman"/>
                <w:sz w:val="18"/>
                <w:szCs w:val="18"/>
                <w:lang w:eastAsia="zh-CN"/>
              </w:rPr>
            </w:pPr>
            <w:ins w:id="8971" w:author="Xuning Wei12232" w:date="2026-10-18T09:56:00Z">
              <w:del w:id="8972" w:author="Yu Zhang - Network" w:date="2026-08-06T04:42:00Z">
                <w:r>
                  <w:rPr>
                    <w:rFonts w:ascii="Times New Roman" w:hAnsi="Times New Roman" w:cs="Times New Roman"/>
                    <w:sz w:val="18"/>
                    <w:szCs w:val="18"/>
                    <w:lang w:eastAsia="zh-CN"/>
                  </w:rPr>
                  <w:delText>AM-YL006160-01-VR-01.02</w:delText>
                </w:r>
              </w:del>
            </w:ins>
          </w:p>
          <w:p w14:paraId="513D5902" w14:textId="77777777" w:rsidR="00652DEA" w:rsidRDefault="00C15CB5">
            <w:pPr>
              <w:spacing w:before="120" w:after="120"/>
              <w:jc w:val="center"/>
              <w:rPr>
                <w:ins w:id="8973" w:author="Xuning Wei12232" w:date="2026-10-18T09:56:00Z"/>
                <w:rFonts w:ascii="Times New Roman" w:hAnsi="Times New Roman" w:cs="Times New Roman"/>
                <w:sz w:val="18"/>
                <w:szCs w:val="18"/>
                <w:lang w:eastAsia="zh-CN"/>
              </w:rPr>
            </w:pPr>
            <w:ins w:id="8974" w:author="Xuning Wei12232" w:date="2026-10-18T09:56:00Z">
              <w:del w:id="8975"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6F302069" w14:textId="77777777" w:rsidR="00652DEA" w:rsidRDefault="00C15CB5">
            <w:pPr>
              <w:autoSpaceDE w:val="0"/>
              <w:autoSpaceDN w:val="0"/>
              <w:adjustRightInd w:val="0"/>
              <w:spacing w:before="120" w:after="120"/>
              <w:jc w:val="center"/>
              <w:rPr>
                <w:ins w:id="8976" w:author="Xuning Wei12232" w:date="2026-10-18T09:56:00Z"/>
                <w:del w:id="8977" w:author="Yu Zhang - Network" w:date="2026-08-06T04:42:00Z"/>
                <w:rFonts w:ascii="Times New Roman" w:hAnsi="Times New Roman" w:cs="Times New Roman"/>
                <w:sz w:val="18"/>
                <w:szCs w:val="18"/>
                <w:lang w:eastAsia="zh-CN"/>
              </w:rPr>
            </w:pPr>
            <w:ins w:id="8978" w:author="Xuning Wei12232" w:date="2026-10-18T09:56:00Z">
              <w:del w:id="8979" w:author="Yu Zhang - Network" w:date="2026-08-06T04:42:00Z">
                <w:r>
                  <w:rPr>
                    <w:rFonts w:ascii="Times New Roman" w:hAnsi="Times New Roman" w:cs="Times New Roman"/>
                    <w:sz w:val="18"/>
                    <w:szCs w:val="18"/>
                    <w:lang w:eastAsia="zh-CN"/>
                  </w:rPr>
                  <w:delText>10/21/2021</w:delText>
                </w:r>
              </w:del>
            </w:ins>
          </w:p>
          <w:p w14:paraId="0B2448F8" w14:textId="77777777" w:rsidR="00652DEA" w:rsidRDefault="00C15CB5">
            <w:pPr>
              <w:autoSpaceDE w:val="0"/>
              <w:autoSpaceDN w:val="0"/>
              <w:adjustRightInd w:val="0"/>
              <w:spacing w:before="120" w:after="120"/>
              <w:jc w:val="center"/>
              <w:rPr>
                <w:ins w:id="8980" w:author="Xuning Wei12232" w:date="2026-10-18T09:56:00Z"/>
                <w:rFonts w:ascii="Times New Roman" w:hAnsi="Times New Roman" w:cs="Times New Roman"/>
                <w:sz w:val="18"/>
                <w:szCs w:val="18"/>
                <w:lang w:eastAsia="zh-CN"/>
              </w:rPr>
            </w:pPr>
            <w:ins w:id="8981" w:author="Xuning Wei12232" w:date="2026-10-18T09:56:00Z">
              <w:del w:id="8982"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5F4DE8BE" w14:textId="77777777" w:rsidR="00652DEA" w:rsidRDefault="00C15CB5">
            <w:pPr>
              <w:spacing w:before="120" w:after="120"/>
              <w:jc w:val="center"/>
              <w:rPr>
                <w:ins w:id="8983" w:author="Xuning Wei12232" w:date="2026-10-18T09:56:00Z"/>
                <w:del w:id="8984" w:author="Yu Zhang - Network" w:date="2026-08-06T04:42:00Z"/>
                <w:rFonts w:ascii="Times New Roman" w:hAnsi="Times New Roman" w:cs="Times New Roman"/>
                <w:sz w:val="18"/>
                <w:szCs w:val="18"/>
                <w:lang w:eastAsia="zh-CN"/>
              </w:rPr>
            </w:pPr>
            <w:ins w:id="8985" w:author="Xuning Wei12232" w:date="2026-10-18T09:56:00Z">
              <w:del w:id="8986" w:author="Yu Zhang - Network" w:date="2026-08-06T04:42:00Z">
                <w:r>
                  <w:rPr>
                    <w:rFonts w:ascii="Times New Roman" w:hAnsi="Times New Roman" w:cs="Times New Roman"/>
                    <w:sz w:val="18"/>
                    <w:szCs w:val="18"/>
                    <w:lang w:eastAsia="zh-CN"/>
                  </w:rPr>
                  <w:delText>TJ2 QC</w:delText>
                </w:r>
              </w:del>
            </w:ins>
          </w:p>
          <w:p w14:paraId="1B9B0F08" w14:textId="77777777" w:rsidR="00652DEA" w:rsidRDefault="00C15CB5">
            <w:pPr>
              <w:spacing w:before="120" w:after="120"/>
              <w:jc w:val="center"/>
              <w:rPr>
                <w:ins w:id="8987" w:author="Xuning Wei12232" w:date="2026-10-18T09:56:00Z"/>
                <w:rFonts w:ascii="Times New Roman" w:hAnsi="Times New Roman" w:cs="Times New Roman"/>
                <w:sz w:val="18"/>
                <w:szCs w:val="18"/>
                <w:lang w:eastAsia="zh-CN"/>
              </w:rPr>
            </w:pPr>
            <w:ins w:id="8988" w:author="Xuning Wei12232" w:date="2026-10-18T09:56:00Z">
              <w:del w:id="8989" w:author="Yu Zhang - Network" w:date="2026-08-06T04:42:00Z">
                <w:r>
                  <w:rPr>
                    <w:rFonts w:ascii="Times New Roman" w:hAnsi="Times New Roman" w:cs="Times New Roman"/>
                    <w:sz w:val="18"/>
                    <w:szCs w:val="18"/>
                    <w:lang w:eastAsia="zh-CN"/>
                  </w:rPr>
                  <w:delText>TJ4 QC</w:delText>
                </w:r>
              </w:del>
            </w:ins>
          </w:p>
        </w:tc>
      </w:tr>
      <w:tr w:rsidR="00652DEA" w14:paraId="60023B5E" w14:textId="77777777">
        <w:trPr>
          <w:trHeight w:val="397"/>
          <w:ins w:id="8990" w:author="Xuning Wei12232" w:date="2026-10-18T09:56:00Z"/>
          <w:del w:id="8991" w:author="Yu Zhang - Network" w:date="2026-08-06T04:42:00Z"/>
        </w:trPr>
        <w:tc>
          <w:tcPr>
            <w:tcW w:w="956" w:type="dxa"/>
            <w:vAlign w:val="center"/>
          </w:tcPr>
          <w:p w14:paraId="07096A6A" w14:textId="77777777" w:rsidR="00652DEA" w:rsidRDefault="00C15CB5">
            <w:pPr>
              <w:spacing w:before="120" w:after="120"/>
              <w:jc w:val="center"/>
              <w:rPr>
                <w:ins w:id="8992" w:author="Xuning Wei12232" w:date="2026-10-18T09:56:00Z"/>
                <w:rFonts w:ascii="Times New Roman" w:hAnsi="Times New Roman" w:cs="Times New Roman"/>
                <w:sz w:val="18"/>
                <w:szCs w:val="18"/>
              </w:rPr>
            </w:pPr>
            <w:ins w:id="8993" w:author="Xuning Wei12232" w:date="2026-10-18T09:56:00Z">
              <w:del w:id="8994"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151C5399" w14:textId="77777777" w:rsidR="00652DEA" w:rsidRDefault="00C15CB5">
            <w:pPr>
              <w:spacing w:before="120" w:after="120"/>
              <w:jc w:val="center"/>
              <w:rPr>
                <w:ins w:id="8995" w:author="Xuning Wei12232" w:date="2026-10-18T09:56:00Z"/>
                <w:rFonts w:ascii="Times New Roman" w:hAnsi="Times New Roman" w:cs="Times New Roman"/>
                <w:sz w:val="18"/>
                <w:szCs w:val="18"/>
              </w:rPr>
            </w:pPr>
            <w:ins w:id="8996" w:author="Xuning Wei12232" w:date="2026-10-18T09:56:00Z">
              <w:del w:id="8997"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7DD30184" w14:textId="77777777" w:rsidR="00652DEA" w:rsidRDefault="00C15CB5">
            <w:pPr>
              <w:spacing w:before="120" w:after="120"/>
              <w:jc w:val="center"/>
              <w:rPr>
                <w:ins w:id="8998" w:author="Xuning Wei12232" w:date="2026-10-18T09:56:00Z"/>
                <w:del w:id="8999" w:author="Yu Zhang - Network" w:date="2026-08-06T04:42:00Z"/>
                <w:rFonts w:ascii="Times New Roman" w:hAnsi="Times New Roman" w:cs="Times New Roman"/>
                <w:sz w:val="18"/>
                <w:szCs w:val="18"/>
                <w:lang w:eastAsia="zh-CN"/>
              </w:rPr>
            </w:pPr>
            <w:ins w:id="9000" w:author="Xuning Wei12232" w:date="2026-10-18T09:56:00Z">
              <w:del w:id="9001" w:author="Yu Zhang - Network" w:date="2026-08-06T04:42:00Z">
                <w:r>
                  <w:rPr>
                    <w:rFonts w:ascii="Times New Roman" w:hAnsi="Times New Roman" w:cs="Times New Roman"/>
                    <w:sz w:val="18"/>
                    <w:szCs w:val="18"/>
                    <w:lang w:eastAsia="zh-CN"/>
                  </w:rPr>
                  <w:delText>AM-YL004842-02-VP-01.01</w:delText>
                </w:r>
              </w:del>
            </w:ins>
          </w:p>
          <w:p w14:paraId="170E0F48" w14:textId="77777777" w:rsidR="00652DEA" w:rsidRDefault="00C15CB5">
            <w:pPr>
              <w:spacing w:before="120" w:after="120"/>
              <w:jc w:val="center"/>
              <w:rPr>
                <w:ins w:id="9002" w:author="Xuning Wei12232" w:date="2026-10-18T09:56:00Z"/>
                <w:del w:id="9003" w:author="Yu Zhang - Network" w:date="2026-08-06T04:42:00Z"/>
                <w:rFonts w:ascii="Times New Roman" w:hAnsi="Times New Roman" w:cs="Times New Roman"/>
                <w:sz w:val="18"/>
                <w:szCs w:val="18"/>
                <w:lang w:eastAsia="zh-CN"/>
              </w:rPr>
            </w:pPr>
            <w:ins w:id="9004" w:author="Xuning Wei12232" w:date="2026-10-18T09:56:00Z">
              <w:del w:id="9005" w:author="Yu Zhang - Network" w:date="2026-08-06T04:42:00Z">
                <w:r>
                  <w:rPr>
                    <w:rFonts w:ascii="Times New Roman" w:hAnsi="Times New Roman" w:cs="Times New Roman"/>
                    <w:sz w:val="18"/>
                    <w:szCs w:val="18"/>
                    <w:lang w:eastAsia="zh-CN"/>
                  </w:rPr>
                  <w:delText>AM-YL006160-04-VP-01.01</w:delText>
                </w:r>
              </w:del>
            </w:ins>
          </w:p>
          <w:p w14:paraId="40394EFD" w14:textId="77777777" w:rsidR="00652DEA" w:rsidRDefault="00C15CB5">
            <w:pPr>
              <w:spacing w:before="120" w:after="120"/>
              <w:jc w:val="center"/>
              <w:rPr>
                <w:ins w:id="9006" w:author="Xuning Wei12232" w:date="2026-10-18T09:56:00Z"/>
                <w:rFonts w:ascii="Times New Roman" w:hAnsi="Times New Roman" w:cs="Times New Roman"/>
                <w:sz w:val="18"/>
                <w:szCs w:val="18"/>
                <w:lang w:eastAsia="zh-CN"/>
              </w:rPr>
            </w:pPr>
            <w:ins w:id="9007" w:author="Xuning Wei12232" w:date="2026-10-18T09:56:00Z">
              <w:del w:id="9008"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122A9B54" w14:textId="77777777" w:rsidR="00652DEA" w:rsidRDefault="00C15CB5">
            <w:pPr>
              <w:tabs>
                <w:tab w:val="right" w:pos="8640"/>
              </w:tabs>
              <w:overflowPunct w:val="0"/>
              <w:autoSpaceDE w:val="0"/>
              <w:autoSpaceDN w:val="0"/>
              <w:adjustRightInd w:val="0"/>
              <w:spacing w:before="120" w:after="120"/>
              <w:jc w:val="center"/>
              <w:textAlignment w:val="baseline"/>
              <w:rPr>
                <w:ins w:id="9009" w:author="Xuning Wei12232" w:date="2026-10-18T09:56:00Z"/>
                <w:del w:id="9010" w:author="Yu Zhang - Network" w:date="2026-08-06T04:42:00Z"/>
                <w:rFonts w:ascii="Times New Roman" w:hAnsi="Times New Roman" w:cs="Times New Roman"/>
                <w:sz w:val="18"/>
                <w:szCs w:val="18"/>
                <w:lang w:eastAsia="zh-CN"/>
              </w:rPr>
            </w:pPr>
            <w:ins w:id="9011" w:author="Xuning Wei12232" w:date="2026-10-18T09:56:00Z">
              <w:del w:id="9012" w:author="Yu Zhang - Network" w:date="2026-08-06T04:42:00Z">
                <w:r>
                  <w:rPr>
                    <w:rFonts w:ascii="Times New Roman" w:hAnsi="Times New Roman" w:cs="Times New Roman"/>
                    <w:sz w:val="18"/>
                    <w:szCs w:val="18"/>
                    <w:lang w:eastAsia="zh-CN"/>
                  </w:rPr>
                  <w:delText>12/01/2020</w:delText>
                </w:r>
              </w:del>
            </w:ins>
          </w:p>
          <w:p w14:paraId="5EBD1B20" w14:textId="77777777" w:rsidR="00652DEA" w:rsidRDefault="00C15CB5">
            <w:pPr>
              <w:tabs>
                <w:tab w:val="right" w:pos="8640"/>
              </w:tabs>
              <w:overflowPunct w:val="0"/>
              <w:autoSpaceDE w:val="0"/>
              <w:autoSpaceDN w:val="0"/>
              <w:adjustRightInd w:val="0"/>
              <w:spacing w:before="120" w:after="120"/>
              <w:jc w:val="center"/>
              <w:textAlignment w:val="baseline"/>
              <w:rPr>
                <w:ins w:id="9013" w:author="Xuning Wei12232" w:date="2026-10-18T09:56:00Z"/>
                <w:del w:id="9014" w:author="Yu Zhang - Network" w:date="2026-08-06T04:42:00Z"/>
                <w:rFonts w:ascii="Times New Roman" w:hAnsi="Times New Roman" w:cs="Times New Roman"/>
                <w:sz w:val="18"/>
                <w:szCs w:val="18"/>
                <w:lang w:eastAsia="zh-CN"/>
              </w:rPr>
            </w:pPr>
            <w:ins w:id="9015" w:author="Xuning Wei12232" w:date="2026-10-18T09:56:00Z">
              <w:del w:id="9016" w:author="Yu Zhang - Network" w:date="2026-08-06T04:42:00Z">
                <w:r>
                  <w:rPr>
                    <w:rFonts w:ascii="Times New Roman" w:hAnsi="Times New Roman" w:cs="Times New Roman"/>
                    <w:sz w:val="18"/>
                    <w:szCs w:val="18"/>
                    <w:lang w:eastAsia="zh-CN"/>
                  </w:rPr>
                  <w:delText>01/23/2026</w:delText>
                </w:r>
              </w:del>
            </w:ins>
          </w:p>
          <w:p w14:paraId="1AC8040C" w14:textId="77777777" w:rsidR="00652DEA" w:rsidRDefault="00C15CB5">
            <w:pPr>
              <w:tabs>
                <w:tab w:val="right" w:pos="8640"/>
              </w:tabs>
              <w:overflowPunct w:val="0"/>
              <w:autoSpaceDE w:val="0"/>
              <w:autoSpaceDN w:val="0"/>
              <w:adjustRightInd w:val="0"/>
              <w:spacing w:before="120" w:after="120"/>
              <w:jc w:val="center"/>
              <w:textAlignment w:val="baseline"/>
              <w:rPr>
                <w:ins w:id="9017" w:author="Xuning Wei12232" w:date="2026-10-18T09:56:00Z"/>
                <w:rFonts w:ascii="Times New Roman" w:hAnsi="Times New Roman" w:cs="Times New Roman"/>
                <w:sz w:val="18"/>
                <w:szCs w:val="18"/>
                <w:lang w:eastAsia="zh-CN"/>
              </w:rPr>
            </w:pPr>
            <w:ins w:id="9018" w:author="Xuning Wei12232" w:date="2026-10-18T09:56:00Z">
              <w:del w:id="9019"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1482A631" w14:textId="77777777" w:rsidR="00652DEA" w:rsidRDefault="00C15CB5">
            <w:pPr>
              <w:spacing w:before="120" w:after="120"/>
              <w:jc w:val="center"/>
              <w:rPr>
                <w:ins w:id="9020" w:author="Xuning Wei12232" w:date="2026-10-18T09:56:00Z"/>
                <w:del w:id="9021" w:author="Yu Zhang - Network" w:date="2026-08-06T04:42:00Z"/>
                <w:rFonts w:ascii="Times New Roman" w:hAnsi="Times New Roman" w:cs="Times New Roman"/>
                <w:sz w:val="18"/>
                <w:szCs w:val="18"/>
                <w:lang w:eastAsia="zh-CN"/>
              </w:rPr>
            </w:pPr>
            <w:ins w:id="9022" w:author="Xuning Wei12232" w:date="2026-10-18T09:56:00Z">
              <w:del w:id="9023" w:author="Yu Zhang - Network" w:date="2026-08-06T04:42:00Z">
                <w:r>
                  <w:rPr>
                    <w:rFonts w:ascii="Times New Roman" w:hAnsi="Times New Roman" w:cs="Times New Roman"/>
                    <w:sz w:val="18"/>
                    <w:szCs w:val="18"/>
                    <w:lang w:eastAsia="zh-CN"/>
                  </w:rPr>
                  <w:delText>AM-YL004842-02-VR-01.01</w:delText>
                </w:r>
              </w:del>
            </w:ins>
          </w:p>
          <w:p w14:paraId="032975ED" w14:textId="77777777" w:rsidR="00652DEA" w:rsidRDefault="00C15CB5">
            <w:pPr>
              <w:spacing w:before="120" w:after="120"/>
              <w:jc w:val="center"/>
              <w:rPr>
                <w:ins w:id="9024" w:author="Xuning Wei12232" w:date="2026-10-18T09:56:00Z"/>
                <w:del w:id="9025" w:author="Yu Zhang - Network" w:date="2026-08-06T04:42:00Z"/>
                <w:rFonts w:ascii="Times New Roman" w:hAnsi="Times New Roman" w:cs="Times New Roman"/>
                <w:sz w:val="18"/>
                <w:szCs w:val="18"/>
                <w:lang w:eastAsia="zh-CN"/>
              </w:rPr>
            </w:pPr>
            <w:ins w:id="9026" w:author="Xuning Wei12232" w:date="2026-10-18T09:56:00Z">
              <w:del w:id="9027" w:author="Yu Zhang - Network" w:date="2026-08-06T04:42:00Z">
                <w:r>
                  <w:rPr>
                    <w:rFonts w:ascii="Times New Roman" w:hAnsi="Times New Roman" w:cs="Times New Roman"/>
                    <w:sz w:val="18"/>
                    <w:szCs w:val="18"/>
                    <w:lang w:eastAsia="zh-CN"/>
                  </w:rPr>
                  <w:delText>AM-YL006160-04-VR-01.01</w:delText>
                </w:r>
              </w:del>
            </w:ins>
          </w:p>
          <w:p w14:paraId="589586B4" w14:textId="77777777" w:rsidR="00652DEA" w:rsidRDefault="00C15CB5">
            <w:pPr>
              <w:spacing w:before="120" w:after="120"/>
              <w:jc w:val="center"/>
              <w:rPr>
                <w:ins w:id="9028" w:author="Xuning Wei12232" w:date="2026-10-18T09:56:00Z"/>
                <w:rFonts w:ascii="Times New Roman" w:hAnsi="Times New Roman" w:cs="Times New Roman"/>
                <w:sz w:val="18"/>
                <w:szCs w:val="18"/>
                <w:lang w:eastAsia="zh-CN"/>
              </w:rPr>
            </w:pPr>
            <w:ins w:id="9029" w:author="Xuning Wei12232" w:date="2026-10-18T09:56:00Z">
              <w:del w:id="9030"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50695D13" w14:textId="77777777" w:rsidR="00652DEA" w:rsidRDefault="00C15CB5">
            <w:pPr>
              <w:autoSpaceDE w:val="0"/>
              <w:autoSpaceDN w:val="0"/>
              <w:adjustRightInd w:val="0"/>
              <w:spacing w:before="120" w:after="120"/>
              <w:jc w:val="center"/>
              <w:rPr>
                <w:ins w:id="9031" w:author="Xuning Wei12232" w:date="2026-10-18T09:56:00Z"/>
                <w:del w:id="9032" w:author="Yu Zhang - Network" w:date="2026-08-06T04:42:00Z"/>
                <w:rFonts w:ascii="Times New Roman" w:hAnsi="Times New Roman" w:cs="Times New Roman"/>
                <w:sz w:val="18"/>
                <w:szCs w:val="18"/>
                <w:lang w:eastAsia="zh-CN"/>
              </w:rPr>
            </w:pPr>
            <w:ins w:id="9033" w:author="Xuning Wei12232" w:date="2026-10-18T09:56:00Z">
              <w:del w:id="9034" w:author="Yu Zhang - Network" w:date="2026-08-06T04:42:00Z">
                <w:r>
                  <w:rPr>
                    <w:rFonts w:ascii="Times New Roman" w:hAnsi="Times New Roman" w:cs="Times New Roman"/>
                    <w:sz w:val="18"/>
                    <w:szCs w:val="18"/>
                    <w:lang w:eastAsia="zh-CN"/>
                  </w:rPr>
                  <w:delText>01/19/2021</w:delText>
                </w:r>
              </w:del>
            </w:ins>
          </w:p>
          <w:p w14:paraId="7458B7CE" w14:textId="77777777" w:rsidR="00652DEA" w:rsidRDefault="00C15CB5">
            <w:pPr>
              <w:autoSpaceDE w:val="0"/>
              <w:autoSpaceDN w:val="0"/>
              <w:adjustRightInd w:val="0"/>
              <w:spacing w:before="120" w:after="120"/>
              <w:jc w:val="center"/>
              <w:rPr>
                <w:ins w:id="9035" w:author="Xuning Wei12232" w:date="2026-10-18T09:56:00Z"/>
                <w:del w:id="9036" w:author="Yu Zhang - Network" w:date="2026-08-06T04:42:00Z"/>
                <w:rFonts w:ascii="Times New Roman" w:hAnsi="Times New Roman" w:cs="Times New Roman"/>
                <w:sz w:val="18"/>
                <w:szCs w:val="18"/>
                <w:lang w:eastAsia="zh-CN"/>
              </w:rPr>
            </w:pPr>
            <w:ins w:id="9037" w:author="Xuning Wei12232" w:date="2026-10-18T09:56:00Z">
              <w:del w:id="9038" w:author="Yu Zhang - Network" w:date="2026-08-06T04:42:00Z">
                <w:r>
                  <w:rPr>
                    <w:rFonts w:ascii="Times New Roman" w:hAnsi="Times New Roman" w:cs="Times New Roman"/>
                    <w:sz w:val="18"/>
                    <w:szCs w:val="18"/>
                    <w:lang w:eastAsia="zh-CN"/>
                  </w:rPr>
                  <w:delText>03/25/2026</w:delText>
                </w:r>
              </w:del>
            </w:ins>
          </w:p>
          <w:p w14:paraId="6513BF42" w14:textId="77777777" w:rsidR="00652DEA" w:rsidRDefault="00C15CB5">
            <w:pPr>
              <w:autoSpaceDE w:val="0"/>
              <w:autoSpaceDN w:val="0"/>
              <w:adjustRightInd w:val="0"/>
              <w:spacing w:before="120" w:after="120"/>
              <w:jc w:val="center"/>
              <w:rPr>
                <w:ins w:id="9039" w:author="Xuning Wei12232" w:date="2026-10-18T09:56:00Z"/>
                <w:rFonts w:ascii="Times New Roman" w:hAnsi="Times New Roman" w:cs="Times New Roman"/>
                <w:sz w:val="18"/>
                <w:szCs w:val="18"/>
                <w:lang w:eastAsia="zh-CN"/>
              </w:rPr>
            </w:pPr>
            <w:ins w:id="9040" w:author="Xuning Wei12232" w:date="2026-10-18T09:56:00Z">
              <w:del w:id="9041"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58FA5D45" w14:textId="77777777" w:rsidR="00652DEA" w:rsidRDefault="00C15CB5">
            <w:pPr>
              <w:spacing w:before="120" w:after="120"/>
              <w:jc w:val="center"/>
              <w:rPr>
                <w:ins w:id="9042" w:author="Xuning Wei12232" w:date="2026-10-18T09:56:00Z"/>
                <w:del w:id="9043" w:author="Yu Zhang - Network" w:date="2026-08-06T04:42:00Z"/>
                <w:rFonts w:ascii="Times New Roman" w:hAnsi="Times New Roman" w:cs="Times New Roman"/>
                <w:sz w:val="18"/>
                <w:szCs w:val="18"/>
                <w:lang w:eastAsia="zh-CN"/>
              </w:rPr>
            </w:pPr>
            <w:ins w:id="9044" w:author="Xuning Wei12232" w:date="2026-10-18T09:56:00Z">
              <w:del w:id="9045" w:author="Yu Zhang - Network" w:date="2026-08-06T04:42:00Z">
                <w:r>
                  <w:rPr>
                    <w:rFonts w:ascii="Times New Roman" w:hAnsi="Times New Roman" w:cs="Times New Roman"/>
                    <w:sz w:val="18"/>
                    <w:szCs w:val="18"/>
                    <w:lang w:eastAsia="zh-CN"/>
                  </w:rPr>
                  <w:delText>TJ2 QC</w:delText>
                </w:r>
              </w:del>
            </w:ins>
          </w:p>
          <w:p w14:paraId="7A614436" w14:textId="77777777" w:rsidR="00652DEA" w:rsidRDefault="00C15CB5">
            <w:pPr>
              <w:spacing w:before="120" w:after="120"/>
              <w:jc w:val="center"/>
              <w:rPr>
                <w:ins w:id="9046" w:author="Xuning Wei12232" w:date="2026-10-18T09:56:00Z"/>
                <w:rFonts w:ascii="Times New Roman" w:hAnsi="Times New Roman" w:cs="Times New Roman"/>
                <w:sz w:val="18"/>
                <w:szCs w:val="18"/>
                <w:lang w:eastAsia="zh-CN"/>
              </w:rPr>
            </w:pPr>
            <w:ins w:id="9047" w:author="Xuning Wei12232" w:date="2026-10-18T09:56:00Z">
              <w:del w:id="9048" w:author="Yu Zhang - Network" w:date="2026-08-06T04:42:00Z">
                <w:r>
                  <w:rPr>
                    <w:rFonts w:ascii="Times New Roman" w:hAnsi="Times New Roman" w:cs="Times New Roman"/>
                    <w:sz w:val="18"/>
                    <w:szCs w:val="18"/>
                    <w:lang w:eastAsia="zh-CN"/>
                  </w:rPr>
                  <w:delText>TJ4 QC</w:delText>
                </w:r>
              </w:del>
            </w:ins>
          </w:p>
        </w:tc>
      </w:tr>
      <w:tr w:rsidR="00652DEA" w14:paraId="0425F49F" w14:textId="77777777">
        <w:trPr>
          <w:trHeight w:val="397"/>
          <w:ins w:id="9049" w:author="Xuning Wei12232" w:date="2026-10-18T09:56:00Z"/>
          <w:del w:id="9050" w:author="Yu Zhang - Network" w:date="2026-08-06T04:42:00Z"/>
        </w:trPr>
        <w:tc>
          <w:tcPr>
            <w:tcW w:w="956" w:type="dxa"/>
            <w:vAlign w:val="center"/>
          </w:tcPr>
          <w:p w14:paraId="49C6BF49" w14:textId="77777777" w:rsidR="00652DEA" w:rsidRDefault="00C15CB5">
            <w:pPr>
              <w:spacing w:before="120" w:after="120"/>
              <w:jc w:val="center"/>
              <w:rPr>
                <w:ins w:id="9051" w:author="Xuning Wei12232" w:date="2026-10-18T09:56:00Z"/>
                <w:rFonts w:ascii="Times New Roman" w:hAnsi="Times New Roman" w:cs="Times New Roman"/>
                <w:sz w:val="18"/>
                <w:szCs w:val="18"/>
              </w:rPr>
            </w:pPr>
            <w:ins w:id="9052" w:author="Xuning Wei12232" w:date="2026-10-18T09:56:00Z">
              <w:del w:id="9053"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4CF148CC" w14:textId="77777777" w:rsidR="00652DEA" w:rsidRDefault="00C15CB5">
            <w:pPr>
              <w:spacing w:before="120" w:after="120"/>
              <w:jc w:val="center"/>
              <w:rPr>
                <w:ins w:id="9054" w:author="Xuning Wei12232" w:date="2026-10-18T09:56:00Z"/>
                <w:rFonts w:ascii="Times New Roman" w:hAnsi="Times New Roman" w:cs="Times New Roman"/>
                <w:sz w:val="18"/>
                <w:szCs w:val="18"/>
              </w:rPr>
            </w:pPr>
            <w:ins w:id="9055" w:author="Xuning Wei12232" w:date="2026-10-18T09:56:00Z">
              <w:del w:id="9056"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75DBABF2" w14:textId="77777777" w:rsidR="00652DEA" w:rsidRDefault="00C15CB5">
            <w:pPr>
              <w:spacing w:before="120" w:after="120"/>
              <w:jc w:val="center"/>
              <w:rPr>
                <w:ins w:id="9057" w:author="Xuning Wei12232" w:date="2026-10-18T09:56:00Z"/>
                <w:rFonts w:ascii="Times New Roman" w:hAnsi="Times New Roman" w:cs="Times New Roman"/>
                <w:sz w:val="18"/>
                <w:szCs w:val="18"/>
                <w:lang w:eastAsia="zh-CN"/>
              </w:rPr>
            </w:pPr>
            <w:ins w:id="9058" w:author="Xuning Wei12232" w:date="2026-10-18T09:56:00Z">
              <w:del w:id="9059"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0CFB7A17" w14:textId="77777777" w:rsidR="00652DEA" w:rsidRDefault="00C15CB5">
            <w:pPr>
              <w:tabs>
                <w:tab w:val="right" w:pos="8640"/>
              </w:tabs>
              <w:overflowPunct w:val="0"/>
              <w:autoSpaceDE w:val="0"/>
              <w:autoSpaceDN w:val="0"/>
              <w:adjustRightInd w:val="0"/>
              <w:spacing w:before="120" w:after="120"/>
              <w:jc w:val="center"/>
              <w:textAlignment w:val="baseline"/>
              <w:rPr>
                <w:ins w:id="9060" w:author="Xuning Wei12232" w:date="2026-10-18T09:56:00Z"/>
                <w:rFonts w:ascii="Times New Roman" w:hAnsi="Times New Roman" w:cs="Times New Roman"/>
                <w:sz w:val="18"/>
                <w:szCs w:val="18"/>
                <w:lang w:eastAsia="zh-CN"/>
              </w:rPr>
            </w:pPr>
            <w:ins w:id="9061" w:author="Xuning Wei12232" w:date="2026-10-18T09:56:00Z">
              <w:del w:id="9062"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3F41CE60" w14:textId="77777777" w:rsidR="00652DEA" w:rsidRDefault="00C15CB5">
            <w:pPr>
              <w:spacing w:before="120" w:after="120"/>
              <w:jc w:val="center"/>
              <w:rPr>
                <w:ins w:id="9063" w:author="Xuning Wei12232" w:date="2026-10-18T09:56:00Z"/>
                <w:rFonts w:ascii="Times New Roman" w:hAnsi="Times New Roman" w:cs="Times New Roman"/>
                <w:sz w:val="18"/>
                <w:szCs w:val="18"/>
                <w:lang w:eastAsia="zh-CN"/>
              </w:rPr>
            </w:pPr>
            <w:ins w:id="9064" w:author="Xuning Wei12232" w:date="2026-10-18T09:56:00Z">
              <w:del w:id="9065"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6F21CA0D" w14:textId="77777777" w:rsidR="00652DEA" w:rsidRDefault="00C15CB5">
            <w:pPr>
              <w:autoSpaceDE w:val="0"/>
              <w:autoSpaceDN w:val="0"/>
              <w:adjustRightInd w:val="0"/>
              <w:spacing w:before="120" w:after="120"/>
              <w:jc w:val="center"/>
              <w:rPr>
                <w:ins w:id="9066" w:author="Xuning Wei12232" w:date="2026-10-18T09:56:00Z"/>
                <w:rFonts w:ascii="Times New Roman" w:hAnsi="Times New Roman" w:cs="Times New Roman"/>
                <w:sz w:val="18"/>
                <w:szCs w:val="18"/>
                <w:lang w:eastAsia="zh-CN"/>
              </w:rPr>
            </w:pPr>
            <w:ins w:id="9067" w:author="Xuning Wei12232" w:date="2026-10-18T09:56:00Z">
              <w:del w:id="9068"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161EE5D" w14:textId="77777777" w:rsidR="00652DEA" w:rsidRDefault="00C15CB5">
            <w:pPr>
              <w:spacing w:before="120" w:after="120"/>
              <w:jc w:val="center"/>
              <w:rPr>
                <w:ins w:id="9069" w:author="Xuning Wei12232" w:date="2026-10-18T09:56:00Z"/>
                <w:rFonts w:ascii="Times New Roman" w:hAnsi="Times New Roman" w:cs="Times New Roman"/>
                <w:sz w:val="18"/>
                <w:szCs w:val="18"/>
                <w:lang w:eastAsia="zh-CN"/>
              </w:rPr>
            </w:pPr>
            <w:ins w:id="9070" w:author="Xuning Wei12232" w:date="2026-10-18T09:56:00Z">
              <w:del w:id="9071" w:author="Yu Zhang - Network" w:date="2026-08-06T04:42:00Z">
                <w:r>
                  <w:rPr>
                    <w:rFonts w:ascii="Times New Roman" w:hAnsi="Times New Roman" w:cs="Times New Roman"/>
                    <w:sz w:val="18"/>
                    <w:szCs w:val="18"/>
                    <w:lang w:eastAsia="zh-CN"/>
                  </w:rPr>
                  <w:delText>TJ4 QC</w:delText>
                </w:r>
              </w:del>
            </w:ins>
          </w:p>
        </w:tc>
      </w:tr>
      <w:tr w:rsidR="00652DEA" w14:paraId="34DD7CFC" w14:textId="77777777">
        <w:trPr>
          <w:trHeight w:val="397"/>
          <w:ins w:id="9072" w:author="Xuning Wei12232" w:date="2026-10-18T09:56:00Z"/>
          <w:del w:id="9073" w:author="Yu Zhang - Network" w:date="2026-08-06T04:42:00Z"/>
        </w:trPr>
        <w:tc>
          <w:tcPr>
            <w:tcW w:w="956" w:type="dxa"/>
            <w:vAlign w:val="center"/>
          </w:tcPr>
          <w:p w14:paraId="73DA8648" w14:textId="77777777" w:rsidR="00652DEA" w:rsidRDefault="00C15CB5">
            <w:pPr>
              <w:spacing w:before="120" w:after="120"/>
              <w:jc w:val="center"/>
              <w:rPr>
                <w:ins w:id="9074" w:author="Xuning Wei12232" w:date="2026-10-18T09:56:00Z"/>
                <w:rFonts w:ascii="Times New Roman" w:eastAsia="仿宋_GB2312" w:hAnsi="Times New Roman" w:cs="Times New Roman"/>
                <w:sz w:val="18"/>
                <w:szCs w:val="18"/>
              </w:rPr>
            </w:pPr>
            <w:ins w:id="9075" w:author="Xuning Wei12232" w:date="2026-10-18T09:56:00Z">
              <w:del w:id="9076"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0B2F7266" w14:textId="77777777" w:rsidR="00652DEA" w:rsidRDefault="00C15CB5">
            <w:pPr>
              <w:spacing w:before="120" w:after="120"/>
              <w:jc w:val="center"/>
              <w:rPr>
                <w:ins w:id="9077" w:author="Xuning Wei12232" w:date="2026-10-18T09:56:00Z"/>
                <w:rFonts w:ascii="Times New Roman" w:eastAsia="仿宋_GB2312" w:hAnsi="Times New Roman" w:cs="Times New Roman"/>
                <w:sz w:val="18"/>
                <w:szCs w:val="18"/>
              </w:rPr>
            </w:pPr>
            <w:ins w:id="9078" w:author="Xuning Wei12232" w:date="2026-10-18T09:56:00Z">
              <w:del w:id="9079"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741B62EF" w14:textId="77777777" w:rsidR="00652DEA" w:rsidRDefault="00C15CB5">
            <w:pPr>
              <w:spacing w:line="300" w:lineRule="auto"/>
              <w:jc w:val="center"/>
              <w:rPr>
                <w:ins w:id="9080" w:author="Xuning Wei12232" w:date="2026-10-18T09:56:00Z"/>
                <w:del w:id="9081" w:author="Yu Zhang - Network" w:date="2026-08-06T04:42:00Z"/>
                <w:rFonts w:ascii="Times New Roman" w:eastAsia="仿宋_GB2312" w:hAnsi="Times New Roman" w:cs="Times New Roman"/>
                <w:sz w:val="18"/>
                <w:szCs w:val="18"/>
              </w:rPr>
            </w:pPr>
            <w:ins w:id="9082" w:author="Xuning Wei12232" w:date="2026-10-18T09:56:00Z">
              <w:del w:id="9083" w:author="Yu Zhang - Network" w:date="2026-08-06T04:42:00Z">
                <w:r>
                  <w:rPr>
                    <w:rFonts w:ascii="Times New Roman" w:eastAsia="仿宋_GB2312" w:hAnsi="Times New Roman" w:cs="Times New Roman"/>
                    <w:sz w:val="18"/>
                    <w:szCs w:val="18"/>
                  </w:rPr>
                  <w:delText>AM-YL003563-05-VP-01.01</w:delText>
                </w:r>
              </w:del>
            </w:ins>
          </w:p>
          <w:p w14:paraId="43425FAE" w14:textId="77777777" w:rsidR="00652DEA" w:rsidRDefault="00C15CB5">
            <w:pPr>
              <w:pStyle w:val="a8"/>
              <w:spacing w:line="300" w:lineRule="auto"/>
              <w:jc w:val="center"/>
              <w:rPr>
                <w:ins w:id="9084" w:author="Xuning Wei12232" w:date="2026-10-18T09:56:00Z"/>
                <w:del w:id="9085" w:author="Yu Zhang - Network" w:date="2026-08-06T04:42:00Z"/>
                <w:rFonts w:eastAsia="仿宋_GB2312"/>
                <w:bCs/>
                <w:kern w:val="32"/>
                <w:sz w:val="18"/>
                <w:szCs w:val="18"/>
              </w:rPr>
            </w:pPr>
            <w:ins w:id="9086" w:author="Xuning Wei12232" w:date="2026-10-18T09:56:00Z">
              <w:del w:id="9087" w:author="Yu Zhang - Network" w:date="2026-08-06T04:42:00Z">
                <w:r>
                  <w:rPr>
                    <w:rFonts w:eastAsia="仿宋_GB2312"/>
                    <w:bCs/>
                    <w:sz w:val="18"/>
                    <w:szCs w:val="18"/>
                  </w:rPr>
                  <w:delText>AM-YL003563-05-VP-02.01</w:delText>
                </w:r>
              </w:del>
            </w:ins>
          </w:p>
          <w:p w14:paraId="6B5A9370" w14:textId="77777777" w:rsidR="00652DEA" w:rsidRDefault="00C15CB5">
            <w:pPr>
              <w:pStyle w:val="a8"/>
              <w:spacing w:line="300" w:lineRule="auto"/>
              <w:jc w:val="center"/>
              <w:rPr>
                <w:ins w:id="9088" w:author="Xuning Wei12232" w:date="2026-10-18T09:56:00Z"/>
                <w:rFonts w:eastAsia="仿宋_GB2312"/>
                <w:bCs/>
                <w:kern w:val="32"/>
                <w:sz w:val="18"/>
                <w:szCs w:val="18"/>
              </w:rPr>
            </w:pPr>
            <w:ins w:id="9089" w:author="Xuning Wei12232" w:date="2026-10-18T09:56:00Z">
              <w:del w:id="9090" w:author="Yu Zhang - Network" w:date="2026-08-06T04:42:00Z">
                <w:r>
                  <w:rPr>
                    <w:rFonts w:eastAsia="仿宋_GB2312"/>
                    <w:sz w:val="18"/>
                    <w:szCs w:val="18"/>
                  </w:rPr>
                  <w:delText>AM-YL003563-05-TP-01.02</w:delText>
                </w:r>
              </w:del>
            </w:ins>
          </w:p>
        </w:tc>
        <w:tc>
          <w:tcPr>
            <w:tcW w:w="1212" w:type="dxa"/>
            <w:vAlign w:val="center"/>
          </w:tcPr>
          <w:p w14:paraId="103A2C99" w14:textId="77777777" w:rsidR="00652DEA" w:rsidRDefault="00C15CB5">
            <w:pPr>
              <w:tabs>
                <w:tab w:val="right" w:pos="8640"/>
              </w:tabs>
              <w:overflowPunct w:val="0"/>
              <w:autoSpaceDE w:val="0"/>
              <w:autoSpaceDN w:val="0"/>
              <w:adjustRightInd w:val="0"/>
              <w:spacing w:before="120" w:after="120"/>
              <w:jc w:val="center"/>
              <w:textAlignment w:val="baseline"/>
              <w:rPr>
                <w:ins w:id="9091" w:author="Xuning Wei12232" w:date="2026-10-18T09:56:00Z"/>
                <w:del w:id="9092" w:author="Yu Zhang - Network" w:date="2026-08-06T04:42:00Z"/>
                <w:rFonts w:ascii="Times New Roman" w:eastAsia="仿宋_GB2312" w:hAnsi="Times New Roman" w:cs="Times New Roman"/>
                <w:sz w:val="18"/>
                <w:szCs w:val="18"/>
              </w:rPr>
            </w:pPr>
            <w:ins w:id="9093" w:author="Xuning Wei12232" w:date="2026-10-18T09:56:00Z">
              <w:del w:id="9094" w:author="Yu Zhang - Network" w:date="2026-08-06T04:42:00Z">
                <w:r>
                  <w:rPr>
                    <w:rFonts w:ascii="Times New Roman" w:eastAsia="仿宋_GB2312" w:hAnsi="Times New Roman" w:cs="Times New Roman"/>
                    <w:sz w:val="18"/>
                    <w:szCs w:val="18"/>
                  </w:rPr>
                  <w:delText>03/31/2021</w:delText>
                </w:r>
              </w:del>
            </w:ins>
          </w:p>
          <w:p w14:paraId="1524B5A1" w14:textId="77777777" w:rsidR="00652DEA" w:rsidRDefault="00C15CB5">
            <w:pPr>
              <w:tabs>
                <w:tab w:val="right" w:pos="8640"/>
              </w:tabs>
              <w:overflowPunct w:val="0"/>
              <w:autoSpaceDE w:val="0"/>
              <w:autoSpaceDN w:val="0"/>
              <w:adjustRightInd w:val="0"/>
              <w:spacing w:before="120" w:after="120"/>
              <w:jc w:val="center"/>
              <w:textAlignment w:val="baseline"/>
              <w:rPr>
                <w:ins w:id="9095" w:author="Xuning Wei12232" w:date="2026-10-18T09:56:00Z"/>
                <w:del w:id="9096" w:author="Yu Zhang - Network" w:date="2026-08-06T04:42:00Z"/>
                <w:rFonts w:ascii="Times New Roman" w:eastAsia="仿宋_GB2312" w:hAnsi="Times New Roman" w:cs="Times New Roman"/>
                <w:sz w:val="18"/>
                <w:szCs w:val="18"/>
              </w:rPr>
            </w:pPr>
            <w:ins w:id="9097" w:author="Xuning Wei12232" w:date="2026-10-18T09:56:00Z">
              <w:del w:id="9098" w:author="Yu Zhang - Network" w:date="2026-08-06T04:42:00Z">
                <w:r>
                  <w:rPr>
                    <w:rFonts w:ascii="Times New Roman" w:eastAsia="仿宋_GB2312" w:hAnsi="Times New Roman" w:cs="Times New Roman"/>
                    <w:sz w:val="18"/>
                    <w:szCs w:val="18"/>
                  </w:rPr>
                  <w:delText>01/14/2026</w:delText>
                </w:r>
              </w:del>
            </w:ins>
          </w:p>
          <w:p w14:paraId="3B2BA387" w14:textId="77777777" w:rsidR="00652DEA" w:rsidRDefault="00C15CB5">
            <w:pPr>
              <w:tabs>
                <w:tab w:val="right" w:pos="8640"/>
              </w:tabs>
              <w:overflowPunct w:val="0"/>
              <w:autoSpaceDE w:val="0"/>
              <w:autoSpaceDN w:val="0"/>
              <w:adjustRightInd w:val="0"/>
              <w:spacing w:before="120" w:after="120"/>
              <w:jc w:val="center"/>
              <w:textAlignment w:val="baseline"/>
              <w:rPr>
                <w:ins w:id="9099" w:author="Xuning Wei12232" w:date="2026-10-18T09:56:00Z"/>
                <w:rFonts w:ascii="Times New Roman" w:eastAsia="仿宋_GB2312" w:hAnsi="Times New Roman" w:cs="Times New Roman"/>
                <w:sz w:val="18"/>
                <w:szCs w:val="18"/>
              </w:rPr>
            </w:pPr>
            <w:ins w:id="9100" w:author="Xuning Wei12232" w:date="2026-10-18T09:56:00Z">
              <w:del w:id="9101"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3FABF806" w14:textId="77777777" w:rsidR="00652DEA" w:rsidRDefault="00C15CB5">
            <w:pPr>
              <w:spacing w:line="300" w:lineRule="auto"/>
              <w:jc w:val="center"/>
              <w:rPr>
                <w:ins w:id="9102" w:author="Xuning Wei12232" w:date="2026-10-18T09:56:00Z"/>
                <w:del w:id="9103" w:author="Yu Zhang - Network" w:date="2026-08-06T04:42:00Z"/>
                <w:rFonts w:ascii="Times New Roman" w:eastAsia="仿宋_GB2312" w:hAnsi="Times New Roman" w:cs="Times New Roman"/>
                <w:sz w:val="18"/>
                <w:szCs w:val="18"/>
              </w:rPr>
            </w:pPr>
            <w:ins w:id="9104" w:author="Xuning Wei12232" w:date="2026-10-18T09:56:00Z">
              <w:del w:id="9105" w:author="Yu Zhang - Network" w:date="2026-08-06T04:42:00Z">
                <w:r>
                  <w:rPr>
                    <w:rFonts w:ascii="Times New Roman" w:eastAsia="仿宋_GB2312" w:hAnsi="Times New Roman" w:cs="Times New Roman"/>
                    <w:sz w:val="18"/>
                    <w:szCs w:val="18"/>
                  </w:rPr>
                  <w:delText>AM-YL003563-05-VR-01.01</w:delText>
                </w:r>
              </w:del>
            </w:ins>
          </w:p>
          <w:p w14:paraId="6162E42D" w14:textId="77777777" w:rsidR="00652DEA" w:rsidRDefault="00C15CB5">
            <w:pPr>
              <w:spacing w:line="300" w:lineRule="auto"/>
              <w:jc w:val="center"/>
              <w:rPr>
                <w:ins w:id="9106" w:author="Xuning Wei12232" w:date="2026-10-18T09:56:00Z"/>
                <w:del w:id="9107" w:author="Yu Zhang - Network" w:date="2026-08-06T04:42:00Z"/>
                <w:rFonts w:ascii="Times New Roman" w:eastAsia="仿宋_GB2312" w:hAnsi="Times New Roman" w:cs="Times New Roman"/>
                <w:sz w:val="18"/>
                <w:szCs w:val="18"/>
              </w:rPr>
            </w:pPr>
            <w:ins w:id="9108" w:author="Xuning Wei12232" w:date="2026-10-18T09:56:00Z">
              <w:del w:id="9109" w:author="Yu Zhang - Network" w:date="2026-08-06T04:42:00Z">
                <w:r>
                  <w:rPr>
                    <w:rFonts w:ascii="Times New Roman" w:eastAsia="仿宋_GB2312" w:hAnsi="Times New Roman" w:cs="Times New Roman"/>
                    <w:sz w:val="18"/>
                    <w:szCs w:val="18"/>
                  </w:rPr>
                  <w:delText>AM-YL003563-05-VR-02.01</w:delText>
                </w:r>
              </w:del>
            </w:ins>
          </w:p>
          <w:p w14:paraId="4B6C606D" w14:textId="77777777" w:rsidR="00652DEA" w:rsidRDefault="00C15CB5">
            <w:pPr>
              <w:spacing w:line="300" w:lineRule="auto"/>
              <w:jc w:val="center"/>
              <w:rPr>
                <w:ins w:id="9110" w:author="Xuning Wei12232" w:date="2026-10-18T09:56:00Z"/>
                <w:del w:id="9111" w:author="Yu Zhang - Network" w:date="2026-08-06T04:42:00Z"/>
                <w:rFonts w:ascii="Times New Roman" w:eastAsia="仿宋_GB2312" w:hAnsi="Times New Roman" w:cs="Times New Roman"/>
                <w:sz w:val="18"/>
                <w:szCs w:val="18"/>
              </w:rPr>
            </w:pPr>
            <w:ins w:id="9112" w:author="Xuning Wei12232" w:date="2026-10-18T09:56:00Z">
              <w:del w:id="9113" w:author="Yu Zhang - Network" w:date="2026-08-06T04:42:00Z">
                <w:r>
                  <w:rPr>
                    <w:rFonts w:ascii="Times New Roman" w:eastAsia="仿宋_GB2312" w:hAnsi="Times New Roman" w:cs="Times New Roman"/>
                    <w:sz w:val="18"/>
                    <w:szCs w:val="18"/>
                  </w:rPr>
                  <w:delText>AM-YL003563-05-TR-01.01</w:delText>
                </w:r>
              </w:del>
            </w:ins>
          </w:p>
          <w:p w14:paraId="66518E39" w14:textId="77777777" w:rsidR="00652DEA" w:rsidRDefault="00652DEA">
            <w:pPr>
              <w:spacing w:before="120" w:after="120"/>
              <w:jc w:val="center"/>
              <w:rPr>
                <w:ins w:id="9114" w:author="Xuning Wei12232" w:date="2026-10-18T09:56:00Z"/>
                <w:rFonts w:ascii="Times New Roman" w:eastAsia="仿宋_GB2312" w:hAnsi="Times New Roman" w:cs="Times New Roman"/>
                <w:sz w:val="18"/>
                <w:szCs w:val="18"/>
              </w:rPr>
            </w:pPr>
          </w:p>
        </w:tc>
        <w:tc>
          <w:tcPr>
            <w:tcW w:w="1138" w:type="dxa"/>
            <w:vAlign w:val="center"/>
          </w:tcPr>
          <w:p w14:paraId="6EE1600B" w14:textId="77777777" w:rsidR="00652DEA" w:rsidRDefault="00C15CB5">
            <w:pPr>
              <w:spacing w:before="120" w:after="120"/>
              <w:jc w:val="center"/>
              <w:rPr>
                <w:ins w:id="9115" w:author="Xuning Wei12232" w:date="2026-10-18T09:56:00Z"/>
                <w:del w:id="9116" w:author="Yu Zhang - Network" w:date="2026-08-06T04:42:00Z"/>
                <w:rFonts w:ascii="Times New Roman" w:eastAsia="仿宋_GB2312" w:hAnsi="Times New Roman" w:cs="Times New Roman"/>
                <w:sz w:val="18"/>
                <w:szCs w:val="18"/>
              </w:rPr>
            </w:pPr>
            <w:ins w:id="9117" w:author="Xuning Wei12232" w:date="2026-10-18T09:56:00Z">
              <w:del w:id="9118" w:author="Yu Zhang - Network" w:date="2026-08-06T04:42:00Z">
                <w:r>
                  <w:rPr>
                    <w:rFonts w:ascii="Times New Roman" w:eastAsia="仿宋_GB2312" w:hAnsi="Times New Roman" w:cs="Times New Roman"/>
                    <w:sz w:val="18"/>
                    <w:szCs w:val="18"/>
                  </w:rPr>
                  <w:delText>04/31/2021</w:delText>
                </w:r>
              </w:del>
            </w:ins>
          </w:p>
          <w:p w14:paraId="4241C4FF" w14:textId="77777777" w:rsidR="00652DEA" w:rsidRDefault="00C15CB5">
            <w:pPr>
              <w:spacing w:before="120" w:after="120"/>
              <w:jc w:val="center"/>
              <w:rPr>
                <w:ins w:id="9119" w:author="Xuning Wei12232" w:date="2026-10-18T09:56:00Z"/>
                <w:del w:id="9120" w:author="Yu Zhang - Network" w:date="2026-08-06T04:42:00Z"/>
                <w:rFonts w:ascii="Times New Roman" w:eastAsia="仿宋_GB2312" w:hAnsi="Times New Roman" w:cs="Times New Roman"/>
                <w:sz w:val="18"/>
                <w:szCs w:val="18"/>
              </w:rPr>
            </w:pPr>
            <w:ins w:id="9121" w:author="Xuning Wei12232" w:date="2026-10-18T09:56:00Z">
              <w:del w:id="9122" w:author="Yu Zhang - Network" w:date="2026-08-06T04:42:00Z">
                <w:r>
                  <w:rPr>
                    <w:rFonts w:ascii="Times New Roman" w:eastAsia="仿宋_GB2312" w:hAnsi="Times New Roman" w:cs="Times New Roman"/>
                    <w:sz w:val="18"/>
                    <w:szCs w:val="18"/>
                  </w:rPr>
                  <w:delText>03/03/2026</w:delText>
                </w:r>
              </w:del>
            </w:ins>
          </w:p>
          <w:p w14:paraId="0E1E346D" w14:textId="77777777" w:rsidR="00652DEA" w:rsidRDefault="00C15CB5">
            <w:pPr>
              <w:autoSpaceDE w:val="0"/>
              <w:autoSpaceDN w:val="0"/>
              <w:adjustRightInd w:val="0"/>
              <w:spacing w:before="120" w:after="120"/>
              <w:jc w:val="center"/>
              <w:rPr>
                <w:ins w:id="9123" w:author="Xuning Wei12232" w:date="2026-10-18T09:56:00Z"/>
                <w:rFonts w:ascii="Times New Roman" w:eastAsia="仿宋_GB2312" w:hAnsi="Times New Roman" w:cs="Times New Roman"/>
                <w:sz w:val="18"/>
                <w:szCs w:val="18"/>
              </w:rPr>
            </w:pPr>
            <w:ins w:id="9124" w:author="Xuning Wei12232" w:date="2026-10-18T09:56:00Z">
              <w:del w:id="9125"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27A2FE3F" w14:textId="77777777" w:rsidR="00652DEA" w:rsidRDefault="00C15CB5">
            <w:pPr>
              <w:spacing w:before="120" w:after="120"/>
              <w:jc w:val="center"/>
              <w:rPr>
                <w:ins w:id="9126" w:author="Xuning Wei12232" w:date="2026-10-18T09:56:00Z"/>
                <w:rFonts w:ascii="Times New Roman" w:eastAsia="仿宋_GB2312" w:hAnsi="Times New Roman" w:cs="Times New Roman"/>
                <w:sz w:val="18"/>
                <w:szCs w:val="18"/>
              </w:rPr>
            </w:pPr>
            <w:ins w:id="9127" w:author="Xuning Wei12232" w:date="2026-10-18T09:56:00Z">
              <w:del w:id="9128" w:author="Yu Zhang - Network" w:date="2026-08-06T04:42:00Z">
                <w:r>
                  <w:rPr>
                    <w:rFonts w:ascii="Times New Roman" w:eastAsia="仿宋_GB2312" w:hAnsi="Times New Roman" w:cs="Times New Roman"/>
                    <w:sz w:val="18"/>
                    <w:szCs w:val="18"/>
                  </w:rPr>
                  <w:delText>TJ4 QC</w:delText>
                </w:r>
              </w:del>
            </w:ins>
          </w:p>
        </w:tc>
      </w:tr>
      <w:tr w:rsidR="00652DEA" w14:paraId="40975B98" w14:textId="77777777">
        <w:trPr>
          <w:trHeight w:val="1596"/>
          <w:ins w:id="9129" w:author="Xuning Wei12232" w:date="2026-10-18T09:56:00Z"/>
          <w:del w:id="9130" w:author="Yu Zhang - Network" w:date="2026-08-06T04:42:00Z"/>
        </w:trPr>
        <w:tc>
          <w:tcPr>
            <w:tcW w:w="956" w:type="dxa"/>
            <w:vAlign w:val="center"/>
          </w:tcPr>
          <w:p w14:paraId="3DF21F84" w14:textId="77777777" w:rsidR="00652DEA" w:rsidRDefault="00C15CB5">
            <w:pPr>
              <w:spacing w:before="120" w:after="120"/>
              <w:jc w:val="center"/>
              <w:rPr>
                <w:ins w:id="9131" w:author="Xuning Wei12232" w:date="2026-10-18T09:56:00Z"/>
                <w:rFonts w:ascii="Times New Roman" w:eastAsia="仿宋_GB2312" w:hAnsi="Times New Roman" w:cs="Times New Roman"/>
                <w:sz w:val="18"/>
                <w:szCs w:val="18"/>
              </w:rPr>
            </w:pPr>
            <w:ins w:id="9132" w:author="Xuning Wei12232" w:date="2026-10-18T09:56:00Z">
              <w:del w:id="9133"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033C8FD2" w14:textId="77777777" w:rsidR="00652DEA" w:rsidRDefault="00C15CB5">
            <w:pPr>
              <w:spacing w:before="120" w:after="120"/>
              <w:jc w:val="center"/>
              <w:rPr>
                <w:ins w:id="9134" w:author="Xuning Wei12232" w:date="2026-10-18T09:56:00Z"/>
                <w:rFonts w:ascii="Times New Roman" w:eastAsia="仿宋_GB2312" w:hAnsi="Times New Roman" w:cs="Times New Roman"/>
                <w:sz w:val="18"/>
                <w:szCs w:val="18"/>
              </w:rPr>
            </w:pPr>
            <w:ins w:id="9135" w:author="Xuning Wei12232" w:date="2026-10-18T09:56:00Z">
              <w:del w:id="9136"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3FFB3964" w14:textId="77777777" w:rsidR="00652DEA" w:rsidRDefault="00C15CB5">
            <w:pPr>
              <w:spacing w:line="300" w:lineRule="auto"/>
              <w:jc w:val="center"/>
              <w:rPr>
                <w:ins w:id="9137" w:author="Xuning Wei12232" w:date="2026-10-18T09:56:00Z"/>
                <w:del w:id="9138" w:author="Yu Zhang - Network" w:date="2026-08-06T04:42:00Z"/>
                <w:rFonts w:ascii="Times New Roman" w:eastAsia="仿宋_GB2312" w:hAnsi="Times New Roman" w:cs="Times New Roman"/>
                <w:sz w:val="18"/>
                <w:szCs w:val="18"/>
              </w:rPr>
            </w:pPr>
            <w:ins w:id="9139" w:author="Xuning Wei12232" w:date="2026-10-18T09:56:00Z">
              <w:del w:id="9140" w:author="Yu Zhang - Network" w:date="2026-08-06T04:42:00Z">
                <w:r>
                  <w:rPr>
                    <w:rFonts w:ascii="Times New Roman" w:eastAsia="仿宋_GB2312" w:hAnsi="Times New Roman" w:cs="Times New Roman"/>
                    <w:sz w:val="18"/>
                    <w:szCs w:val="18"/>
                  </w:rPr>
                  <w:delText>AM-YL003563-06-VP-01.03</w:delText>
                </w:r>
              </w:del>
            </w:ins>
          </w:p>
          <w:p w14:paraId="1F6F026C" w14:textId="77777777" w:rsidR="00652DEA" w:rsidRDefault="00C15CB5">
            <w:pPr>
              <w:spacing w:line="300" w:lineRule="auto"/>
              <w:jc w:val="center"/>
              <w:rPr>
                <w:ins w:id="9141" w:author="Xuning Wei12232" w:date="2026-10-18T09:56:00Z"/>
                <w:rFonts w:ascii="Times New Roman" w:eastAsia="仿宋_GB2312" w:hAnsi="Times New Roman" w:cs="Times New Roman"/>
                <w:sz w:val="18"/>
                <w:szCs w:val="18"/>
              </w:rPr>
            </w:pPr>
            <w:ins w:id="9142" w:author="Xuning Wei12232" w:date="2026-10-18T09:56:00Z">
              <w:del w:id="9143"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1F633562" w14:textId="77777777" w:rsidR="00652DEA" w:rsidRDefault="00C15CB5">
            <w:pPr>
              <w:tabs>
                <w:tab w:val="right" w:pos="8640"/>
              </w:tabs>
              <w:overflowPunct w:val="0"/>
              <w:autoSpaceDE w:val="0"/>
              <w:autoSpaceDN w:val="0"/>
              <w:adjustRightInd w:val="0"/>
              <w:spacing w:before="120" w:after="120"/>
              <w:jc w:val="center"/>
              <w:textAlignment w:val="baseline"/>
              <w:rPr>
                <w:ins w:id="9144" w:author="Xuning Wei12232" w:date="2026-10-18T09:56:00Z"/>
                <w:del w:id="9145" w:author="Yu Zhang - Network" w:date="2026-08-06T04:42:00Z"/>
                <w:rFonts w:ascii="Times New Roman" w:eastAsia="仿宋_GB2312" w:hAnsi="Times New Roman" w:cs="Times New Roman"/>
                <w:sz w:val="18"/>
                <w:szCs w:val="18"/>
              </w:rPr>
            </w:pPr>
            <w:ins w:id="9146" w:author="Xuning Wei12232" w:date="2026-10-18T09:56:00Z">
              <w:del w:id="9147" w:author="Yu Zhang - Network" w:date="2026-08-06T04:42:00Z">
                <w:r>
                  <w:rPr>
                    <w:rFonts w:ascii="Times New Roman" w:eastAsia="仿宋_GB2312" w:hAnsi="Times New Roman" w:cs="Times New Roman"/>
                    <w:sz w:val="18"/>
                    <w:szCs w:val="18"/>
                  </w:rPr>
                  <w:delText>09/16/2021</w:delText>
                </w:r>
              </w:del>
            </w:ins>
          </w:p>
          <w:p w14:paraId="5EDB48E6" w14:textId="77777777" w:rsidR="00652DEA" w:rsidRDefault="00C15CB5">
            <w:pPr>
              <w:tabs>
                <w:tab w:val="right" w:pos="8640"/>
              </w:tabs>
              <w:overflowPunct w:val="0"/>
              <w:autoSpaceDE w:val="0"/>
              <w:autoSpaceDN w:val="0"/>
              <w:adjustRightInd w:val="0"/>
              <w:spacing w:before="120" w:after="120"/>
              <w:jc w:val="center"/>
              <w:textAlignment w:val="baseline"/>
              <w:rPr>
                <w:ins w:id="9148" w:author="Xuning Wei12232" w:date="2026-10-18T09:56:00Z"/>
                <w:rFonts w:ascii="Times New Roman" w:eastAsia="仿宋_GB2312" w:hAnsi="Times New Roman" w:cs="Times New Roman"/>
                <w:sz w:val="18"/>
                <w:szCs w:val="18"/>
              </w:rPr>
            </w:pPr>
            <w:ins w:id="9149" w:author="Xuning Wei12232" w:date="2026-10-18T09:56:00Z">
              <w:del w:id="9150"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3D78F87D" w14:textId="77777777" w:rsidR="00652DEA" w:rsidRDefault="00C15CB5">
            <w:pPr>
              <w:spacing w:line="300" w:lineRule="auto"/>
              <w:jc w:val="center"/>
              <w:rPr>
                <w:ins w:id="9151" w:author="Xuning Wei12232" w:date="2026-10-18T09:56:00Z"/>
                <w:del w:id="9152" w:author="Yu Zhang - Network" w:date="2026-08-06T04:42:00Z"/>
                <w:rFonts w:ascii="Times New Roman" w:eastAsia="仿宋_GB2312" w:hAnsi="Times New Roman" w:cs="Times New Roman"/>
                <w:sz w:val="18"/>
                <w:szCs w:val="18"/>
              </w:rPr>
            </w:pPr>
            <w:ins w:id="9153" w:author="Xuning Wei12232" w:date="2026-10-18T09:56:00Z">
              <w:del w:id="9154" w:author="Yu Zhang - Network" w:date="2026-08-06T04:42:00Z">
                <w:r>
                  <w:rPr>
                    <w:rFonts w:ascii="Times New Roman" w:eastAsia="仿宋_GB2312" w:hAnsi="Times New Roman" w:cs="Times New Roman"/>
                    <w:sz w:val="18"/>
                    <w:szCs w:val="18"/>
                  </w:rPr>
                  <w:delText>AM-YL003563-06-VR-01.01</w:delText>
                </w:r>
              </w:del>
            </w:ins>
          </w:p>
          <w:p w14:paraId="1D0B9877" w14:textId="77777777" w:rsidR="00652DEA" w:rsidRDefault="00C15CB5">
            <w:pPr>
              <w:spacing w:line="300" w:lineRule="auto"/>
              <w:jc w:val="center"/>
              <w:rPr>
                <w:ins w:id="9155" w:author="Xuning Wei12232" w:date="2026-10-18T09:56:00Z"/>
                <w:rFonts w:ascii="Times New Roman" w:eastAsia="仿宋_GB2312" w:hAnsi="Times New Roman" w:cs="Times New Roman"/>
                <w:sz w:val="18"/>
                <w:szCs w:val="18"/>
              </w:rPr>
            </w:pPr>
            <w:ins w:id="9156" w:author="Xuning Wei12232" w:date="2026-10-18T09:56:00Z">
              <w:del w:id="9157"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658539B9" w14:textId="77777777" w:rsidR="00652DEA" w:rsidRDefault="00C15CB5">
            <w:pPr>
              <w:autoSpaceDE w:val="0"/>
              <w:autoSpaceDN w:val="0"/>
              <w:adjustRightInd w:val="0"/>
              <w:spacing w:before="120" w:after="120"/>
              <w:jc w:val="center"/>
              <w:rPr>
                <w:ins w:id="9158" w:author="Xuning Wei12232" w:date="2026-10-18T09:56:00Z"/>
                <w:del w:id="9159" w:author="Yu Zhang - Network" w:date="2026-08-06T04:42:00Z"/>
                <w:rFonts w:ascii="Times New Roman" w:eastAsia="仿宋_GB2312" w:hAnsi="Times New Roman" w:cs="Times New Roman"/>
                <w:sz w:val="18"/>
                <w:szCs w:val="18"/>
              </w:rPr>
            </w:pPr>
            <w:ins w:id="9160" w:author="Xuning Wei12232" w:date="2026-10-18T09:56:00Z">
              <w:del w:id="9161" w:author="Yu Zhang - Network" w:date="2026-08-06T04:42:00Z">
                <w:r>
                  <w:rPr>
                    <w:rFonts w:ascii="Times New Roman" w:eastAsia="仿宋_GB2312" w:hAnsi="Times New Roman" w:cs="Times New Roman"/>
                    <w:sz w:val="18"/>
                    <w:szCs w:val="18"/>
                  </w:rPr>
                  <w:delText>10/26/2021</w:delText>
                </w:r>
              </w:del>
            </w:ins>
          </w:p>
          <w:p w14:paraId="7FB9752B" w14:textId="77777777" w:rsidR="00652DEA" w:rsidRDefault="00C15CB5">
            <w:pPr>
              <w:autoSpaceDE w:val="0"/>
              <w:autoSpaceDN w:val="0"/>
              <w:adjustRightInd w:val="0"/>
              <w:spacing w:before="120" w:after="120"/>
              <w:jc w:val="center"/>
              <w:rPr>
                <w:ins w:id="9162" w:author="Xuning Wei12232" w:date="2026-10-18T09:56:00Z"/>
                <w:rFonts w:ascii="Times New Roman" w:eastAsia="仿宋_GB2312" w:hAnsi="Times New Roman" w:cs="Times New Roman"/>
                <w:sz w:val="18"/>
                <w:szCs w:val="18"/>
              </w:rPr>
            </w:pPr>
            <w:ins w:id="9163" w:author="Xuning Wei12232" w:date="2026-10-18T09:56:00Z">
              <w:del w:id="9164"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4390525D" w14:textId="77777777" w:rsidR="00652DEA" w:rsidRDefault="00C15CB5">
            <w:pPr>
              <w:spacing w:before="120" w:after="120"/>
              <w:jc w:val="center"/>
              <w:rPr>
                <w:ins w:id="9165" w:author="Xuning Wei12232" w:date="2026-10-18T09:56:00Z"/>
                <w:rFonts w:ascii="Times New Roman" w:eastAsia="仿宋_GB2312" w:hAnsi="Times New Roman" w:cs="Times New Roman"/>
                <w:sz w:val="18"/>
                <w:szCs w:val="18"/>
              </w:rPr>
            </w:pPr>
            <w:ins w:id="9166" w:author="Xuning Wei12232" w:date="2026-10-18T09:56:00Z">
              <w:del w:id="9167" w:author="Yu Zhang - Network" w:date="2026-08-06T04:42:00Z">
                <w:r>
                  <w:rPr>
                    <w:rFonts w:ascii="Times New Roman" w:eastAsia="仿宋_GB2312" w:hAnsi="Times New Roman" w:cs="Times New Roman"/>
                    <w:sz w:val="18"/>
                    <w:szCs w:val="18"/>
                  </w:rPr>
                  <w:delText>TJ4 QC</w:delText>
                </w:r>
              </w:del>
            </w:ins>
          </w:p>
        </w:tc>
      </w:tr>
      <w:tr w:rsidR="00652DEA" w14:paraId="712B1219" w14:textId="77777777">
        <w:trPr>
          <w:trHeight w:val="397"/>
          <w:ins w:id="9168" w:author="Xuning Wei12232" w:date="2026-10-18T09:56:00Z"/>
          <w:del w:id="9169" w:author="Yu Zhang - Network" w:date="2026-08-06T04:42:00Z"/>
        </w:trPr>
        <w:tc>
          <w:tcPr>
            <w:tcW w:w="956" w:type="dxa"/>
            <w:vAlign w:val="center"/>
          </w:tcPr>
          <w:p w14:paraId="42064696" w14:textId="77777777" w:rsidR="00652DEA" w:rsidRDefault="00C15CB5">
            <w:pPr>
              <w:spacing w:before="120" w:after="120"/>
              <w:jc w:val="center"/>
              <w:rPr>
                <w:ins w:id="9170" w:author="Xuning Wei12232" w:date="2026-10-18T09:56:00Z"/>
                <w:rFonts w:ascii="Times New Roman" w:eastAsia="仿宋_GB2312" w:hAnsi="Times New Roman" w:cs="Times New Roman"/>
                <w:sz w:val="18"/>
                <w:szCs w:val="18"/>
              </w:rPr>
            </w:pPr>
            <w:ins w:id="9171" w:author="Xuning Wei12232" w:date="2026-10-18T09:56:00Z">
              <w:del w:id="9172"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7ED70B6B" w14:textId="77777777" w:rsidR="00652DEA" w:rsidRDefault="00C15CB5">
            <w:pPr>
              <w:spacing w:before="120" w:after="120"/>
              <w:jc w:val="center"/>
              <w:rPr>
                <w:ins w:id="9173" w:author="Xuning Wei12232" w:date="2026-10-18T09:56:00Z"/>
                <w:rFonts w:ascii="Times New Roman" w:eastAsia="仿宋_GB2312" w:hAnsi="Times New Roman" w:cs="Times New Roman"/>
                <w:sz w:val="18"/>
                <w:szCs w:val="18"/>
              </w:rPr>
            </w:pPr>
            <w:ins w:id="9174" w:author="Xuning Wei12232" w:date="2026-10-18T09:56:00Z">
              <w:del w:id="9175"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5A40AE14" w14:textId="77777777" w:rsidR="00652DEA" w:rsidRDefault="00C15CB5">
            <w:pPr>
              <w:spacing w:line="300" w:lineRule="auto"/>
              <w:jc w:val="center"/>
              <w:rPr>
                <w:ins w:id="9176" w:author="Xuning Wei12232" w:date="2026-10-18T09:56:00Z"/>
                <w:del w:id="9177" w:author="Yu Zhang - Network" w:date="2026-08-06T04:42:00Z"/>
                <w:rFonts w:ascii="Times New Roman" w:eastAsia="仿宋_GB2312" w:hAnsi="Times New Roman" w:cs="Times New Roman"/>
                <w:sz w:val="18"/>
                <w:szCs w:val="18"/>
              </w:rPr>
            </w:pPr>
            <w:ins w:id="9178" w:author="Xuning Wei12232" w:date="2026-10-18T09:56:00Z">
              <w:del w:id="9179" w:author="Yu Zhang - Network" w:date="2026-08-06T04:42:00Z">
                <w:r>
                  <w:rPr>
                    <w:rFonts w:ascii="Times New Roman" w:eastAsia="仿宋_GB2312" w:hAnsi="Times New Roman" w:cs="Times New Roman"/>
                    <w:sz w:val="18"/>
                    <w:szCs w:val="18"/>
                  </w:rPr>
                  <w:delText>AM-YL003563-03-VP-01.01</w:delText>
                </w:r>
              </w:del>
            </w:ins>
          </w:p>
          <w:p w14:paraId="5FB02207" w14:textId="77777777" w:rsidR="00652DEA" w:rsidRDefault="00C15CB5">
            <w:pPr>
              <w:spacing w:line="300" w:lineRule="auto"/>
              <w:jc w:val="center"/>
              <w:rPr>
                <w:ins w:id="9180" w:author="Xuning Wei12232" w:date="2026-10-18T09:56:00Z"/>
                <w:rFonts w:ascii="Times New Roman" w:eastAsia="仿宋_GB2312" w:hAnsi="Times New Roman" w:cs="Times New Roman"/>
                <w:sz w:val="18"/>
                <w:szCs w:val="18"/>
              </w:rPr>
            </w:pPr>
            <w:ins w:id="9181" w:author="Xuning Wei12232" w:date="2026-10-18T09:56:00Z">
              <w:del w:id="9182"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6DF62125" w14:textId="77777777" w:rsidR="00652DEA" w:rsidRDefault="00C15CB5">
            <w:pPr>
              <w:spacing w:before="120" w:after="120"/>
              <w:jc w:val="center"/>
              <w:rPr>
                <w:ins w:id="9183" w:author="Xuning Wei12232" w:date="2026-10-18T09:56:00Z"/>
                <w:del w:id="9184" w:author="Yu Zhang - Network" w:date="2026-08-06T04:42:00Z"/>
                <w:rFonts w:ascii="Times New Roman" w:eastAsia="仿宋_GB2312" w:hAnsi="Times New Roman" w:cs="Times New Roman"/>
                <w:sz w:val="18"/>
                <w:szCs w:val="18"/>
              </w:rPr>
            </w:pPr>
            <w:ins w:id="9185" w:author="Xuning Wei12232" w:date="2026-10-18T09:56:00Z">
              <w:del w:id="9186" w:author="Yu Zhang - Network" w:date="2026-08-06T04:42:00Z">
                <w:r>
                  <w:rPr>
                    <w:rFonts w:ascii="Times New Roman" w:eastAsia="仿宋_GB2312" w:hAnsi="Times New Roman" w:cs="Times New Roman"/>
                    <w:sz w:val="18"/>
                    <w:szCs w:val="18"/>
                  </w:rPr>
                  <w:delText>06/11/2021</w:delText>
                </w:r>
              </w:del>
            </w:ins>
          </w:p>
          <w:p w14:paraId="3952BBE1" w14:textId="77777777" w:rsidR="00652DEA" w:rsidRDefault="00C15CB5">
            <w:pPr>
              <w:tabs>
                <w:tab w:val="right" w:pos="8640"/>
              </w:tabs>
              <w:overflowPunct w:val="0"/>
              <w:autoSpaceDE w:val="0"/>
              <w:autoSpaceDN w:val="0"/>
              <w:adjustRightInd w:val="0"/>
              <w:spacing w:before="120" w:after="120"/>
              <w:jc w:val="center"/>
              <w:textAlignment w:val="baseline"/>
              <w:rPr>
                <w:ins w:id="9187" w:author="Xuning Wei12232" w:date="2026-10-18T09:56:00Z"/>
                <w:rFonts w:ascii="Times New Roman" w:eastAsia="仿宋_GB2312" w:hAnsi="Times New Roman" w:cs="Times New Roman"/>
                <w:sz w:val="18"/>
                <w:szCs w:val="18"/>
              </w:rPr>
            </w:pPr>
            <w:ins w:id="9188" w:author="Xuning Wei12232" w:date="2026-10-18T09:56:00Z">
              <w:del w:id="9189"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77AE1952" w14:textId="77777777" w:rsidR="00652DEA" w:rsidRDefault="00C15CB5">
            <w:pPr>
              <w:spacing w:line="300" w:lineRule="auto"/>
              <w:jc w:val="center"/>
              <w:rPr>
                <w:ins w:id="9190" w:author="Xuning Wei12232" w:date="2026-10-18T09:56:00Z"/>
                <w:del w:id="9191" w:author="Yu Zhang - Network" w:date="2026-08-06T04:42:00Z"/>
                <w:rFonts w:ascii="Times New Roman" w:eastAsia="仿宋_GB2312" w:hAnsi="Times New Roman" w:cs="Times New Roman"/>
                <w:sz w:val="18"/>
                <w:szCs w:val="18"/>
              </w:rPr>
            </w:pPr>
            <w:ins w:id="9192" w:author="Xuning Wei12232" w:date="2026-10-18T09:56:00Z">
              <w:del w:id="9193" w:author="Yu Zhang - Network" w:date="2026-08-06T04:42:00Z">
                <w:r>
                  <w:rPr>
                    <w:rFonts w:ascii="Times New Roman" w:eastAsia="仿宋_GB2312" w:hAnsi="Times New Roman" w:cs="Times New Roman"/>
                    <w:sz w:val="18"/>
                    <w:szCs w:val="18"/>
                  </w:rPr>
                  <w:delText>AM-YL003563-03-VR-01.01</w:delText>
                </w:r>
              </w:del>
            </w:ins>
          </w:p>
          <w:p w14:paraId="5F703EBA" w14:textId="77777777" w:rsidR="00652DEA" w:rsidRDefault="00C15CB5">
            <w:pPr>
              <w:spacing w:line="300" w:lineRule="auto"/>
              <w:jc w:val="center"/>
              <w:rPr>
                <w:ins w:id="9194" w:author="Xuning Wei12232" w:date="2026-10-18T09:56:00Z"/>
                <w:rFonts w:ascii="Times New Roman" w:eastAsia="仿宋_GB2312" w:hAnsi="Times New Roman" w:cs="Times New Roman"/>
                <w:sz w:val="18"/>
                <w:szCs w:val="18"/>
              </w:rPr>
            </w:pPr>
            <w:ins w:id="9195" w:author="Xuning Wei12232" w:date="2026-10-18T09:56:00Z">
              <w:del w:id="9196"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00687BCD" w14:textId="77777777" w:rsidR="00652DEA" w:rsidRDefault="00C15CB5">
            <w:pPr>
              <w:autoSpaceDE w:val="0"/>
              <w:autoSpaceDN w:val="0"/>
              <w:adjustRightInd w:val="0"/>
              <w:spacing w:before="120" w:after="120"/>
              <w:jc w:val="center"/>
              <w:rPr>
                <w:ins w:id="9197" w:author="Xuning Wei12232" w:date="2026-10-18T09:56:00Z"/>
                <w:del w:id="9198" w:author="Yu Zhang - Network" w:date="2026-08-06T04:42:00Z"/>
                <w:rFonts w:ascii="Times New Roman" w:eastAsia="仿宋_GB2312" w:hAnsi="Times New Roman" w:cs="Times New Roman"/>
                <w:sz w:val="18"/>
                <w:szCs w:val="18"/>
              </w:rPr>
            </w:pPr>
            <w:ins w:id="9199" w:author="Xuning Wei12232" w:date="2026-10-18T09:56:00Z">
              <w:del w:id="9200" w:author="Yu Zhang - Network" w:date="2026-08-06T04:42:00Z">
                <w:r>
                  <w:rPr>
                    <w:rFonts w:ascii="Times New Roman" w:eastAsia="仿宋_GB2312" w:hAnsi="Times New Roman" w:cs="Times New Roman"/>
                    <w:sz w:val="18"/>
                    <w:szCs w:val="18"/>
                  </w:rPr>
                  <w:delText>07/22/2021</w:delText>
                </w:r>
              </w:del>
            </w:ins>
          </w:p>
          <w:p w14:paraId="23873F50" w14:textId="77777777" w:rsidR="00652DEA" w:rsidRDefault="00C15CB5">
            <w:pPr>
              <w:autoSpaceDE w:val="0"/>
              <w:autoSpaceDN w:val="0"/>
              <w:adjustRightInd w:val="0"/>
              <w:spacing w:before="120" w:after="120"/>
              <w:jc w:val="center"/>
              <w:rPr>
                <w:ins w:id="9201" w:author="Xuning Wei12232" w:date="2026-10-18T09:56:00Z"/>
                <w:rFonts w:ascii="Times New Roman" w:eastAsia="仿宋_GB2312" w:hAnsi="Times New Roman" w:cs="Times New Roman"/>
                <w:sz w:val="18"/>
                <w:szCs w:val="18"/>
              </w:rPr>
            </w:pPr>
            <w:ins w:id="9202" w:author="Xuning Wei12232" w:date="2026-10-18T09:56:00Z">
              <w:del w:id="9203"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3CBD7186" w14:textId="77777777" w:rsidR="00652DEA" w:rsidRDefault="00C15CB5">
            <w:pPr>
              <w:spacing w:before="120" w:after="120"/>
              <w:jc w:val="center"/>
              <w:rPr>
                <w:ins w:id="9204" w:author="Xuning Wei12232" w:date="2026-10-18T09:56:00Z"/>
                <w:rFonts w:ascii="Times New Roman" w:eastAsia="仿宋_GB2312" w:hAnsi="Times New Roman" w:cs="Times New Roman"/>
                <w:sz w:val="18"/>
                <w:szCs w:val="18"/>
              </w:rPr>
            </w:pPr>
            <w:ins w:id="9205" w:author="Xuning Wei12232" w:date="2026-10-18T09:56:00Z">
              <w:del w:id="9206" w:author="Yu Zhang - Network" w:date="2026-08-06T04:42:00Z">
                <w:r>
                  <w:rPr>
                    <w:rFonts w:ascii="Times New Roman" w:eastAsia="仿宋_GB2312" w:hAnsi="Times New Roman" w:cs="Times New Roman"/>
                    <w:sz w:val="18"/>
                    <w:szCs w:val="18"/>
                  </w:rPr>
                  <w:delText>TJ4 QC</w:delText>
                </w:r>
              </w:del>
            </w:ins>
          </w:p>
        </w:tc>
      </w:tr>
      <w:tr w:rsidR="00652DEA" w14:paraId="77598BF3" w14:textId="77777777">
        <w:trPr>
          <w:trHeight w:val="397"/>
          <w:ins w:id="9207" w:author="Xuning Wei12232" w:date="2026-10-18T09:56:00Z"/>
          <w:del w:id="9208" w:author="Yu Zhang - Network" w:date="2026-08-06T04:42:00Z"/>
        </w:trPr>
        <w:tc>
          <w:tcPr>
            <w:tcW w:w="956" w:type="dxa"/>
            <w:vAlign w:val="center"/>
          </w:tcPr>
          <w:p w14:paraId="0D9B3BC7" w14:textId="77777777" w:rsidR="00652DEA" w:rsidRDefault="00C15CB5">
            <w:pPr>
              <w:spacing w:before="120" w:after="120"/>
              <w:jc w:val="center"/>
              <w:rPr>
                <w:ins w:id="9209" w:author="Xuning Wei12232" w:date="2026-10-18T09:56:00Z"/>
                <w:rFonts w:ascii="Times New Roman" w:eastAsia="仿宋_GB2312" w:hAnsi="Times New Roman" w:cs="Times New Roman"/>
                <w:sz w:val="18"/>
                <w:szCs w:val="18"/>
              </w:rPr>
            </w:pPr>
            <w:ins w:id="9210" w:author="Xuning Wei12232" w:date="2026-10-18T09:56:00Z">
              <w:del w:id="9211"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17911CF6" w14:textId="77777777" w:rsidR="00652DEA" w:rsidRDefault="00C15CB5">
            <w:pPr>
              <w:spacing w:before="120" w:after="120"/>
              <w:jc w:val="center"/>
              <w:rPr>
                <w:ins w:id="9212" w:author="Xuning Wei12232" w:date="2026-10-18T09:56:00Z"/>
                <w:rFonts w:ascii="Times New Roman" w:eastAsia="仿宋_GB2312" w:hAnsi="Times New Roman" w:cs="Times New Roman"/>
                <w:sz w:val="18"/>
                <w:szCs w:val="18"/>
              </w:rPr>
            </w:pPr>
            <w:ins w:id="9213" w:author="Xuning Wei12232" w:date="2026-10-18T09:56:00Z">
              <w:del w:id="9214"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6E9B01A2" w14:textId="77777777" w:rsidR="00652DEA" w:rsidRDefault="00C15CB5">
            <w:pPr>
              <w:spacing w:before="120" w:after="120"/>
              <w:jc w:val="center"/>
              <w:rPr>
                <w:ins w:id="9215" w:author="Xuning Wei12232" w:date="2026-10-18T09:56:00Z"/>
                <w:rFonts w:ascii="Times New Roman" w:eastAsia="仿宋_GB2312" w:hAnsi="Times New Roman" w:cs="Times New Roman"/>
                <w:sz w:val="18"/>
                <w:szCs w:val="18"/>
              </w:rPr>
            </w:pPr>
            <w:ins w:id="9216" w:author="Xuning Wei12232" w:date="2026-10-18T09:56:00Z">
              <w:del w:id="9217"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04ECEEFC" w14:textId="77777777" w:rsidR="00652DEA" w:rsidRDefault="00C15CB5">
            <w:pPr>
              <w:tabs>
                <w:tab w:val="right" w:pos="8640"/>
              </w:tabs>
              <w:overflowPunct w:val="0"/>
              <w:autoSpaceDE w:val="0"/>
              <w:autoSpaceDN w:val="0"/>
              <w:adjustRightInd w:val="0"/>
              <w:spacing w:before="120" w:after="120"/>
              <w:jc w:val="center"/>
              <w:textAlignment w:val="baseline"/>
              <w:rPr>
                <w:ins w:id="9218" w:author="Xuning Wei12232" w:date="2026-10-18T09:56:00Z"/>
                <w:rFonts w:ascii="Times New Roman" w:eastAsia="仿宋_GB2312" w:hAnsi="Times New Roman" w:cs="Times New Roman"/>
                <w:sz w:val="18"/>
                <w:szCs w:val="18"/>
              </w:rPr>
            </w:pPr>
            <w:ins w:id="9219" w:author="Xuning Wei12232" w:date="2026-10-18T09:56:00Z">
              <w:del w:id="9220"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227BE96C" w14:textId="77777777" w:rsidR="00652DEA" w:rsidRDefault="00C15CB5">
            <w:pPr>
              <w:spacing w:before="120" w:after="120"/>
              <w:jc w:val="center"/>
              <w:rPr>
                <w:ins w:id="9221" w:author="Xuning Wei12232" w:date="2026-10-18T09:56:00Z"/>
                <w:rFonts w:ascii="Times New Roman" w:eastAsia="仿宋_GB2312" w:hAnsi="Times New Roman" w:cs="Times New Roman"/>
                <w:sz w:val="18"/>
                <w:szCs w:val="18"/>
              </w:rPr>
            </w:pPr>
            <w:ins w:id="9222" w:author="Xuning Wei12232" w:date="2026-10-18T09:56:00Z">
              <w:del w:id="9223"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7B286A1C" w14:textId="77777777" w:rsidR="00652DEA" w:rsidRDefault="00C15CB5">
            <w:pPr>
              <w:autoSpaceDE w:val="0"/>
              <w:autoSpaceDN w:val="0"/>
              <w:adjustRightInd w:val="0"/>
              <w:spacing w:before="120" w:after="120"/>
              <w:jc w:val="center"/>
              <w:rPr>
                <w:ins w:id="9224" w:author="Xuning Wei12232" w:date="2026-10-18T09:56:00Z"/>
                <w:rFonts w:ascii="Times New Roman" w:eastAsia="仿宋_GB2312" w:hAnsi="Times New Roman" w:cs="Times New Roman"/>
                <w:sz w:val="18"/>
                <w:szCs w:val="18"/>
              </w:rPr>
            </w:pPr>
            <w:ins w:id="9225" w:author="Xuning Wei12232" w:date="2026-10-18T09:56:00Z">
              <w:del w:id="9226"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AEE3B04" w14:textId="77777777" w:rsidR="00652DEA" w:rsidRDefault="00C15CB5">
            <w:pPr>
              <w:spacing w:before="120" w:after="120"/>
              <w:jc w:val="center"/>
              <w:rPr>
                <w:ins w:id="9227" w:author="Xuning Wei12232" w:date="2026-10-18T09:56:00Z"/>
                <w:rFonts w:ascii="Times New Roman" w:eastAsia="仿宋_GB2312" w:hAnsi="Times New Roman" w:cs="Times New Roman"/>
                <w:sz w:val="18"/>
                <w:szCs w:val="18"/>
              </w:rPr>
            </w:pPr>
            <w:ins w:id="9228" w:author="Xuning Wei12232" w:date="2026-10-18T09:56:00Z">
              <w:del w:id="9229" w:author="Yu Zhang - Network" w:date="2026-08-06T04:42:00Z">
                <w:r>
                  <w:rPr>
                    <w:rFonts w:ascii="Times New Roman" w:eastAsia="仿宋_GB2312" w:hAnsi="Times New Roman" w:cs="Times New Roman"/>
                    <w:sz w:val="18"/>
                    <w:szCs w:val="18"/>
                  </w:rPr>
                  <w:delText>TJ4 QC</w:delText>
                </w:r>
              </w:del>
            </w:ins>
          </w:p>
        </w:tc>
      </w:tr>
      <w:tr w:rsidR="00652DEA" w14:paraId="4495AF62" w14:textId="77777777">
        <w:trPr>
          <w:trHeight w:val="397"/>
          <w:ins w:id="9230" w:author="Xuning Wei12232" w:date="2026-10-18T09:56:00Z"/>
          <w:del w:id="9231" w:author="Yu Zhang - Network" w:date="2026-08-06T04:42:00Z"/>
        </w:trPr>
        <w:tc>
          <w:tcPr>
            <w:tcW w:w="956" w:type="dxa"/>
            <w:vAlign w:val="center"/>
          </w:tcPr>
          <w:p w14:paraId="79B2E3C7" w14:textId="77777777" w:rsidR="00652DEA" w:rsidRDefault="00C15CB5">
            <w:pPr>
              <w:spacing w:before="120" w:after="120"/>
              <w:jc w:val="center"/>
              <w:rPr>
                <w:ins w:id="9232" w:author="Xuning Wei12232" w:date="2026-10-18T09:56:00Z"/>
                <w:rFonts w:ascii="Times New Roman" w:eastAsia="仿宋_GB2312" w:hAnsi="Times New Roman" w:cs="Times New Roman"/>
                <w:sz w:val="18"/>
                <w:szCs w:val="18"/>
              </w:rPr>
            </w:pPr>
            <w:ins w:id="9233" w:author="Xuning Wei12232" w:date="2026-10-18T09:56:00Z">
              <w:del w:id="9234"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6F655D3E" w14:textId="77777777" w:rsidR="00652DEA" w:rsidRDefault="00C15CB5">
            <w:pPr>
              <w:spacing w:before="120" w:after="120"/>
              <w:jc w:val="center"/>
              <w:rPr>
                <w:ins w:id="9235" w:author="Xuning Wei12232" w:date="2026-10-18T09:56:00Z"/>
                <w:rFonts w:ascii="Times New Roman" w:eastAsia="仿宋_GB2312" w:hAnsi="Times New Roman" w:cs="Times New Roman"/>
                <w:sz w:val="18"/>
                <w:szCs w:val="18"/>
              </w:rPr>
            </w:pPr>
            <w:ins w:id="9236" w:author="Xuning Wei12232" w:date="2026-10-18T09:56:00Z">
              <w:del w:id="9237"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FAFFEDB" w14:textId="77777777" w:rsidR="00652DEA" w:rsidRDefault="00C15CB5">
            <w:pPr>
              <w:spacing w:line="300" w:lineRule="auto"/>
              <w:jc w:val="center"/>
              <w:rPr>
                <w:ins w:id="9238" w:author="Xuning Wei12232" w:date="2026-10-18T09:56:00Z"/>
                <w:rFonts w:ascii="Times New Roman" w:eastAsia="仿宋_GB2312" w:hAnsi="Times New Roman" w:cs="Times New Roman"/>
                <w:sz w:val="18"/>
                <w:szCs w:val="18"/>
              </w:rPr>
            </w:pPr>
            <w:ins w:id="9239" w:author="Xuning Wei12232" w:date="2026-10-18T09:56:00Z">
              <w:del w:id="9240"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1778EE94" w14:textId="77777777" w:rsidR="00652DEA" w:rsidRDefault="00C15CB5">
            <w:pPr>
              <w:tabs>
                <w:tab w:val="right" w:pos="8640"/>
              </w:tabs>
              <w:overflowPunct w:val="0"/>
              <w:autoSpaceDE w:val="0"/>
              <w:autoSpaceDN w:val="0"/>
              <w:adjustRightInd w:val="0"/>
              <w:spacing w:before="120" w:after="120"/>
              <w:jc w:val="center"/>
              <w:textAlignment w:val="baseline"/>
              <w:rPr>
                <w:ins w:id="9241" w:author="Xuning Wei12232" w:date="2026-10-18T09:56:00Z"/>
                <w:rFonts w:ascii="Times New Roman" w:eastAsia="仿宋_GB2312" w:hAnsi="Times New Roman" w:cs="Times New Roman"/>
                <w:sz w:val="18"/>
                <w:szCs w:val="18"/>
              </w:rPr>
            </w:pPr>
            <w:ins w:id="9242" w:author="Xuning Wei12232" w:date="2026-10-18T09:56:00Z">
              <w:del w:id="9243"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3293D235" w14:textId="77777777" w:rsidR="00652DEA" w:rsidRDefault="00C15CB5">
            <w:pPr>
              <w:spacing w:line="300" w:lineRule="auto"/>
              <w:jc w:val="center"/>
              <w:rPr>
                <w:ins w:id="9244" w:author="Xuning Wei12232" w:date="2026-10-18T09:56:00Z"/>
                <w:rFonts w:ascii="Times New Roman" w:eastAsia="仿宋_GB2312" w:hAnsi="Times New Roman" w:cs="Times New Roman"/>
                <w:sz w:val="18"/>
                <w:szCs w:val="18"/>
              </w:rPr>
            </w:pPr>
            <w:ins w:id="9245" w:author="Xuning Wei12232" w:date="2026-10-18T09:56:00Z">
              <w:del w:id="9246"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1B9B5C34" w14:textId="77777777" w:rsidR="00652DEA" w:rsidRDefault="00C15CB5">
            <w:pPr>
              <w:autoSpaceDE w:val="0"/>
              <w:autoSpaceDN w:val="0"/>
              <w:adjustRightInd w:val="0"/>
              <w:spacing w:before="120" w:after="120"/>
              <w:jc w:val="center"/>
              <w:rPr>
                <w:ins w:id="9247" w:author="Xuning Wei12232" w:date="2026-10-18T09:56:00Z"/>
                <w:rFonts w:ascii="Times New Roman" w:eastAsia="仿宋_GB2312" w:hAnsi="Times New Roman" w:cs="Times New Roman"/>
                <w:sz w:val="18"/>
                <w:szCs w:val="18"/>
              </w:rPr>
            </w:pPr>
            <w:ins w:id="9248" w:author="Xuning Wei12232" w:date="2026-10-18T09:56:00Z">
              <w:del w:id="9249"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1AB5A2FB" w14:textId="77777777" w:rsidR="00652DEA" w:rsidRDefault="00C15CB5">
            <w:pPr>
              <w:spacing w:before="120" w:after="120"/>
              <w:jc w:val="center"/>
              <w:rPr>
                <w:ins w:id="9250" w:author="Xuning Wei12232" w:date="2026-10-18T09:56:00Z"/>
                <w:rFonts w:ascii="Times New Roman" w:eastAsia="仿宋_GB2312" w:hAnsi="Times New Roman" w:cs="Times New Roman"/>
                <w:sz w:val="18"/>
                <w:szCs w:val="18"/>
              </w:rPr>
            </w:pPr>
            <w:ins w:id="9251" w:author="Xuning Wei12232" w:date="2026-10-18T09:56:00Z">
              <w:del w:id="9252" w:author="Yu Zhang - Network" w:date="2026-08-06T04:42:00Z">
                <w:r>
                  <w:rPr>
                    <w:rFonts w:ascii="Times New Roman" w:eastAsia="仿宋_GB2312" w:hAnsi="Times New Roman" w:cs="Times New Roman"/>
                    <w:sz w:val="18"/>
                    <w:szCs w:val="18"/>
                  </w:rPr>
                  <w:delText>TJ4 QC</w:delText>
                </w:r>
              </w:del>
            </w:ins>
          </w:p>
        </w:tc>
      </w:tr>
      <w:tr w:rsidR="00652DEA" w14:paraId="1FC4520C" w14:textId="77777777">
        <w:trPr>
          <w:trHeight w:val="397"/>
          <w:ins w:id="9253" w:author="Xuning Wei12232" w:date="2026-10-18T09:56:00Z"/>
          <w:del w:id="9254" w:author="Yu Zhang - Network" w:date="2026-08-06T04:42:00Z"/>
        </w:trPr>
        <w:tc>
          <w:tcPr>
            <w:tcW w:w="956" w:type="dxa"/>
            <w:vAlign w:val="center"/>
          </w:tcPr>
          <w:p w14:paraId="0183820A" w14:textId="77777777" w:rsidR="00652DEA" w:rsidRDefault="00C15CB5">
            <w:pPr>
              <w:spacing w:before="120" w:after="120"/>
              <w:jc w:val="center"/>
              <w:rPr>
                <w:ins w:id="9255" w:author="Xuning Wei12232" w:date="2026-10-18T09:56:00Z"/>
                <w:rFonts w:ascii="Times New Roman" w:eastAsia="仿宋_GB2312" w:hAnsi="Times New Roman" w:cs="Times New Roman"/>
                <w:sz w:val="18"/>
                <w:szCs w:val="18"/>
              </w:rPr>
            </w:pPr>
            <w:ins w:id="9256" w:author="Xuning Wei12232" w:date="2026-10-18T09:56:00Z">
              <w:del w:id="9257"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7156DBAD" w14:textId="77777777" w:rsidR="00652DEA" w:rsidRDefault="00C15CB5">
            <w:pPr>
              <w:spacing w:before="120" w:after="120"/>
              <w:jc w:val="center"/>
              <w:rPr>
                <w:ins w:id="9258" w:author="Xuning Wei12232" w:date="2026-10-18T09:56:00Z"/>
                <w:rFonts w:ascii="Times New Roman" w:eastAsia="仿宋_GB2312" w:hAnsi="Times New Roman" w:cs="Times New Roman"/>
                <w:sz w:val="18"/>
                <w:szCs w:val="18"/>
              </w:rPr>
            </w:pPr>
            <w:ins w:id="9259" w:author="Xuning Wei12232" w:date="2026-10-18T09:56:00Z">
              <w:del w:id="9260"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22917A9D" w14:textId="77777777" w:rsidR="00652DEA" w:rsidRDefault="00C15CB5">
            <w:pPr>
              <w:spacing w:line="300" w:lineRule="auto"/>
              <w:jc w:val="center"/>
              <w:rPr>
                <w:ins w:id="9261" w:author="Xuning Wei12232" w:date="2026-10-18T09:56:00Z"/>
                <w:del w:id="9262" w:author="Yu Zhang - Network" w:date="2026-08-06T04:42:00Z"/>
                <w:rFonts w:ascii="Times New Roman" w:eastAsia="仿宋_GB2312" w:hAnsi="Times New Roman" w:cs="Times New Roman"/>
                <w:sz w:val="18"/>
                <w:szCs w:val="18"/>
              </w:rPr>
            </w:pPr>
            <w:ins w:id="9263" w:author="Xuning Wei12232" w:date="2026-10-18T09:56:00Z">
              <w:del w:id="9264" w:author="Yu Zhang - Network" w:date="2026-08-06T04:42:00Z">
                <w:r>
                  <w:rPr>
                    <w:rFonts w:ascii="Times New Roman" w:eastAsia="仿宋_GB2312" w:hAnsi="Times New Roman" w:cs="Times New Roman"/>
                    <w:sz w:val="18"/>
                    <w:szCs w:val="18"/>
                  </w:rPr>
                  <w:delText>AM-YL003565-004-VP-01.02</w:delText>
                </w:r>
              </w:del>
            </w:ins>
          </w:p>
          <w:p w14:paraId="0D13DE16" w14:textId="77777777" w:rsidR="00652DEA" w:rsidRDefault="00C15CB5">
            <w:pPr>
              <w:spacing w:line="300" w:lineRule="auto"/>
              <w:jc w:val="center"/>
              <w:rPr>
                <w:ins w:id="9265" w:author="Xuning Wei12232" w:date="2026-10-18T09:56:00Z"/>
                <w:rFonts w:ascii="Times New Roman" w:eastAsia="仿宋_GB2312" w:hAnsi="Times New Roman" w:cs="Times New Roman"/>
                <w:sz w:val="18"/>
                <w:szCs w:val="18"/>
              </w:rPr>
            </w:pPr>
            <w:ins w:id="9266" w:author="Xuning Wei12232" w:date="2026-10-18T09:56:00Z">
              <w:del w:id="9267"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2E82D1F3" w14:textId="77777777" w:rsidR="00652DEA" w:rsidRDefault="00C15CB5">
            <w:pPr>
              <w:spacing w:line="300" w:lineRule="auto"/>
              <w:jc w:val="center"/>
              <w:rPr>
                <w:ins w:id="9268" w:author="Xuning Wei12232" w:date="2026-10-18T09:56:00Z"/>
                <w:del w:id="9269" w:author="Yu Zhang - Network" w:date="2026-08-06T04:42:00Z"/>
                <w:rFonts w:ascii="Times New Roman" w:eastAsia="仿宋_GB2312" w:hAnsi="Times New Roman" w:cs="Times New Roman"/>
                <w:sz w:val="18"/>
                <w:szCs w:val="18"/>
              </w:rPr>
            </w:pPr>
            <w:ins w:id="9270" w:author="Xuning Wei12232" w:date="2026-10-18T09:56:00Z">
              <w:del w:id="9271" w:author="Yu Zhang - Network" w:date="2026-08-06T04:42:00Z">
                <w:r>
                  <w:rPr>
                    <w:rFonts w:ascii="Times New Roman" w:eastAsia="仿宋_GB2312" w:hAnsi="Times New Roman" w:cs="Times New Roman"/>
                    <w:sz w:val="18"/>
                    <w:szCs w:val="18"/>
                  </w:rPr>
                  <w:delText>03/20/2026</w:delText>
                </w:r>
              </w:del>
            </w:ins>
          </w:p>
          <w:p w14:paraId="20DB198F" w14:textId="77777777" w:rsidR="00652DEA" w:rsidRDefault="00C15CB5">
            <w:pPr>
              <w:tabs>
                <w:tab w:val="right" w:pos="8640"/>
              </w:tabs>
              <w:overflowPunct w:val="0"/>
              <w:autoSpaceDE w:val="0"/>
              <w:autoSpaceDN w:val="0"/>
              <w:adjustRightInd w:val="0"/>
              <w:spacing w:before="120" w:after="120"/>
              <w:jc w:val="center"/>
              <w:textAlignment w:val="baseline"/>
              <w:rPr>
                <w:ins w:id="9272" w:author="Xuning Wei12232" w:date="2026-10-18T09:56:00Z"/>
                <w:rFonts w:ascii="Times New Roman" w:eastAsia="仿宋_GB2312" w:hAnsi="Times New Roman" w:cs="Times New Roman"/>
                <w:sz w:val="18"/>
                <w:szCs w:val="18"/>
              </w:rPr>
            </w:pPr>
            <w:ins w:id="9273" w:author="Xuning Wei12232" w:date="2026-10-18T09:56:00Z">
              <w:del w:id="9274"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3A3CD183" w14:textId="77777777" w:rsidR="00652DEA" w:rsidRDefault="00C15CB5">
            <w:pPr>
              <w:spacing w:line="300" w:lineRule="auto"/>
              <w:jc w:val="center"/>
              <w:rPr>
                <w:ins w:id="9275" w:author="Xuning Wei12232" w:date="2026-10-18T09:56:00Z"/>
                <w:del w:id="9276" w:author="Yu Zhang - Network" w:date="2026-08-06T04:42:00Z"/>
                <w:rFonts w:ascii="Times New Roman" w:eastAsia="仿宋_GB2312" w:hAnsi="Times New Roman" w:cs="Times New Roman"/>
                <w:sz w:val="18"/>
                <w:szCs w:val="18"/>
              </w:rPr>
            </w:pPr>
            <w:ins w:id="9277" w:author="Xuning Wei12232" w:date="2026-10-18T09:56:00Z">
              <w:del w:id="9278" w:author="Yu Zhang - Network" w:date="2026-08-06T04:42:00Z">
                <w:r>
                  <w:rPr>
                    <w:rFonts w:ascii="Times New Roman" w:eastAsia="仿宋_GB2312" w:hAnsi="Times New Roman" w:cs="Times New Roman"/>
                    <w:sz w:val="18"/>
                    <w:szCs w:val="18"/>
                  </w:rPr>
                  <w:delText>AM-YL003565-004-VR-01.01</w:delText>
                </w:r>
              </w:del>
            </w:ins>
          </w:p>
          <w:p w14:paraId="67F7EE2C" w14:textId="77777777" w:rsidR="00652DEA" w:rsidRDefault="00C15CB5">
            <w:pPr>
              <w:spacing w:line="300" w:lineRule="auto"/>
              <w:jc w:val="center"/>
              <w:rPr>
                <w:ins w:id="9279" w:author="Xuning Wei12232" w:date="2026-10-18T09:56:00Z"/>
                <w:rFonts w:ascii="Times New Roman" w:eastAsia="仿宋_GB2312" w:hAnsi="Times New Roman" w:cs="Times New Roman"/>
                <w:sz w:val="18"/>
                <w:szCs w:val="18"/>
              </w:rPr>
            </w:pPr>
            <w:ins w:id="9280" w:author="Xuning Wei12232" w:date="2026-10-18T09:56:00Z">
              <w:del w:id="9281"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48FE72EC" w14:textId="77777777" w:rsidR="00652DEA" w:rsidRDefault="00C15CB5">
            <w:pPr>
              <w:spacing w:line="300" w:lineRule="auto"/>
              <w:jc w:val="center"/>
              <w:rPr>
                <w:ins w:id="9282" w:author="Xuning Wei12232" w:date="2026-10-18T09:56:00Z"/>
                <w:del w:id="9283" w:author="Yu Zhang - Network" w:date="2026-08-06T04:42:00Z"/>
                <w:rFonts w:ascii="Times New Roman" w:eastAsia="仿宋_GB2312" w:hAnsi="Times New Roman" w:cs="Times New Roman"/>
                <w:sz w:val="18"/>
                <w:szCs w:val="18"/>
              </w:rPr>
            </w:pPr>
            <w:ins w:id="9284" w:author="Xuning Wei12232" w:date="2026-10-18T09:56:00Z">
              <w:del w:id="9285" w:author="Yu Zhang - Network" w:date="2026-08-06T04:42:00Z">
                <w:r>
                  <w:rPr>
                    <w:rFonts w:ascii="Times New Roman" w:eastAsia="仿宋_GB2312" w:hAnsi="Times New Roman" w:cs="Times New Roman"/>
                    <w:sz w:val="18"/>
                    <w:szCs w:val="18"/>
                  </w:rPr>
                  <w:delText>04/17/2026</w:delText>
                </w:r>
              </w:del>
            </w:ins>
          </w:p>
          <w:p w14:paraId="3B3EF26E" w14:textId="77777777" w:rsidR="00652DEA" w:rsidRDefault="00C15CB5">
            <w:pPr>
              <w:autoSpaceDE w:val="0"/>
              <w:autoSpaceDN w:val="0"/>
              <w:adjustRightInd w:val="0"/>
              <w:spacing w:before="120" w:after="120"/>
              <w:jc w:val="center"/>
              <w:rPr>
                <w:ins w:id="9286" w:author="Xuning Wei12232" w:date="2026-10-18T09:56:00Z"/>
                <w:rFonts w:ascii="Times New Roman" w:eastAsia="仿宋_GB2312" w:hAnsi="Times New Roman" w:cs="Times New Roman"/>
                <w:sz w:val="18"/>
                <w:szCs w:val="18"/>
              </w:rPr>
            </w:pPr>
            <w:ins w:id="9287" w:author="Xuning Wei12232" w:date="2026-10-18T09:56:00Z">
              <w:del w:id="9288"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6537BEA0" w14:textId="77777777" w:rsidR="00652DEA" w:rsidRDefault="00C15CB5">
            <w:pPr>
              <w:spacing w:before="120" w:after="120"/>
              <w:jc w:val="center"/>
              <w:rPr>
                <w:ins w:id="9289" w:author="Xuning Wei12232" w:date="2026-10-18T09:56:00Z"/>
                <w:rFonts w:ascii="Times New Roman" w:eastAsia="仿宋_GB2312" w:hAnsi="Times New Roman" w:cs="Times New Roman"/>
                <w:sz w:val="18"/>
                <w:szCs w:val="18"/>
              </w:rPr>
            </w:pPr>
            <w:ins w:id="9290" w:author="Xuning Wei12232" w:date="2026-10-18T09:56:00Z">
              <w:del w:id="9291" w:author="Yu Zhang - Network" w:date="2026-08-06T04:42:00Z">
                <w:r>
                  <w:rPr>
                    <w:rFonts w:ascii="Times New Roman" w:eastAsia="仿宋_GB2312" w:hAnsi="Times New Roman" w:cs="Times New Roman"/>
                    <w:sz w:val="18"/>
                    <w:szCs w:val="18"/>
                  </w:rPr>
                  <w:delText>TJ4 QC</w:delText>
                </w:r>
              </w:del>
            </w:ins>
          </w:p>
        </w:tc>
      </w:tr>
      <w:tr w:rsidR="00652DEA" w14:paraId="3FD56E11" w14:textId="77777777">
        <w:trPr>
          <w:trHeight w:val="397"/>
          <w:ins w:id="9292" w:author="Xuning Wei12232" w:date="2026-10-18T09:56:00Z"/>
          <w:del w:id="9293" w:author="Yu Zhang - Network" w:date="2026-08-06T04:42:00Z"/>
        </w:trPr>
        <w:tc>
          <w:tcPr>
            <w:tcW w:w="956" w:type="dxa"/>
            <w:vAlign w:val="center"/>
          </w:tcPr>
          <w:p w14:paraId="2A1E6CA4" w14:textId="77777777" w:rsidR="00652DEA" w:rsidRDefault="00C15CB5">
            <w:pPr>
              <w:spacing w:before="120" w:after="120"/>
              <w:jc w:val="center"/>
              <w:rPr>
                <w:ins w:id="9294" w:author="Xuning Wei12232" w:date="2026-10-18T09:56:00Z"/>
                <w:rFonts w:ascii="Times New Roman" w:eastAsia="仿宋_GB2312" w:hAnsi="Times New Roman" w:cs="Times New Roman"/>
                <w:sz w:val="18"/>
                <w:szCs w:val="18"/>
              </w:rPr>
            </w:pPr>
            <w:ins w:id="9295" w:author="Xuning Wei12232" w:date="2026-10-18T09:56:00Z">
              <w:del w:id="9296"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2DB27BBA" w14:textId="77777777" w:rsidR="00652DEA" w:rsidRDefault="00C15CB5">
            <w:pPr>
              <w:spacing w:before="120" w:after="120"/>
              <w:jc w:val="center"/>
              <w:rPr>
                <w:ins w:id="9297" w:author="Xuning Wei12232" w:date="2026-10-18T09:56:00Z"/>
                <w:rFonts w:ascii="Times New Roman" w:eastAsia="仿宋_GB2312" w:hAnsi="Times New Roman" w:cs="Times New Roman"/>
                <w:sz w:val="18"/>
                <w:szCs w:val="18"/>
              </w:rPr>
            </w:pPr>
            <w:ins w:id="9298" w:author="Xuning Wei12232" w:date="2026-10-18T09:56:00Z">
              <w:del w:id="9299"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1B2B9E34" w14:textId="77777777" w:rsidR="00652DEA" w:rsidRDefault="00C15CB5">
            <w:pPr>
              <w:spacing w:line="300" w:lineRule="auto"/>
              <w:jc w:val="center"/>
              <w:rPr>
                <w:ins w:id="9300" w:author="Xuning Wei12232" w:date="2026-10-18T09:56:00Z"/>
                <w:del w:id="9301" w:author="Yu Zhang - Network" w:date="2026-08-06T04:42:00Z"/>
                <w:rFonts w:ascii="Times New Roman" w:eastAsia="仿宋_GB2312" w:hAnsi="Times New Roman" w:cs="Times New Roman"/>
                <w:sz w:val="18"/>
                <w:szCs w:val="18"/>
              </w:rPr>
            </w:pPr>
            <w:ins w:id="9302" w:author="Xuning Wei12232" w:date="2026-10-18T09:56:00Z">
              <w:del w:id="9303"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7E75FCD0" w14:textId="77777777" w:rsidR="00652DEA" w:rsidRDefault="00652DEA">
            <w:pPr>
              <w:spacing w:before="120" w:after="120"/>
              <w:jc w:val="center"/>
              <w:rPr>
                <w:ins w:id="9304" w:author="Xuning Wei12232" w:date="2026-10-18T09:56:00Z"/>
                <w:rFonts w:ascii="Times New Roman" w:eastAsia="仿宋_GB2312" w:hAnsi="Times New Roman" w:cs="Times New Roman"/>
                <w:sz w:val="18"/>
                <w:szCs w:val="18"/>
              </w:rPr>
            </w:pPr>
          </w:p>
        </w:tc>
        <w:tc>
          <w:tcPr>
            <w:tcW w:w="1212" w:type="dxa"/>
            <w:vAlign w:val="center"/>
          </w:tcPr>
          <w:p w14:paraId="7CC52417" w14:textId="77777777" w:rsidR="00652DEA" w:rsidRDefault="00C15CB5">
            <w:pPr>
              <w:tabs>
                <w:tab w:val="right" w:pos="8640"/>
              </w:tabs>
              <w:overflowPunct w:val="0"/>
              <w:autoSpaceDE w:val="0"/>
              <w:autoSpaceDN w:val="0"/>
              <w:adjustRightInd w:val="0"/>
              <w:spacing w:before="120" w:after="120"/>
              <w:jc w:val="center"/>
              <w:textAlignment w:val="baseline"/>
              <w:rPr>
                <w:ins w:id="9305" w:author="Xuning Wei12232" w:date="2026-10-18T09:56:00Z"/>
                <w:rFonts w:ascii="Times New Roman" w:eastAsia="仿宋_GB2312" w:hAnsi="Times New Roman" w:cs="Times New Roman"/>
                <w:sz w:val="18"/>
                <w:szCs w:val="18"/>
              </w:rPr>
            </w:pPr>
            <w:ins w:id="9306" w:author="Xuning Wei12232" w:date="2026-10-18T09:56:00Z">
              <w:del w:id="9307"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AB4DAF4" w14:textId="77777777" w:rsidR="00652DEA" w:rsidRDefault="00C15CB5">
            <w:pPr>
              <w:spacing w:line="300" w:lineRule="auto"/>
              <w:jc w:val="center"/>
              <w:rPr>
                <w:ins w:id="9308" w:author="Xuning Wei12232" w:date="2026-10-18T09:56:00Z"/>
                <w:del w:id="9309" w:author="Yu Zhang - Network" w:date="2026-08-06T04:42:00Z"/>
                <w:rFonts w:ascii="Times New Roman" w:eastAsia="仿宋_GB2312" w:hAnsi="Times New Roman" w:cs="Times New Roman"/>
                <w:sz w:val="18"/>
                <w:szCs w:val="18"/>
              </w:rPr>
            </w:pPr>
            <w:ins w:id="9310" w:author="Xuning Wei12232" w:date="2026-10-18T09:56:00Z">
              <w:del w:id="9311" w:author="Yu Zhang - Network" w:date="2026-08-06T04:42:00Z">
                <w:r>
                  <w:rPr>
                    <w:rFonts w:ascii="Times New Roman" w:eastAsia="仿宋_GB2312" w:hAnsi="Times New Roman" w:cs="Times New Roman"/>
                    <w:sz w:val="18"/>
                    <w:szCs w:val="18"/>
                  </w:rPr>
                  <w:delText>AM-YL008618-004-VR-01.01</w:delText>
                </w:r>
              </w:del>
            </w:ins>
          </w:p>
          <w:p w14:paraId="10FDAA0E" w14:textId="77777777" w:rsidR="00652DEA" w:rsidRDefault="00652DEA">
            <w:pPr>
              <w:spacing w:before="120" w:after="120"/>
              <w:jc w:val="center"/>
              <w:rPr>
                <w:ins w:id="9312" w:author="Xuning Wei12232" w:date="2026-10-18T09:56:00Z"/>
                <w:rFonts w:ascii="Times New Roman" w:eastAsia="仿宋_GB2312" w:hAnsi="Times New Roman" w:cs="Times New Roman"/>
                <w:sz w:val="18"/>
                <w:szCs w:val="18"/>
              </w:rPr>
            </w:pPr>
          </w:p>
        </w:tc>
        <w:tc>
          <w:tcPr>
            <w:tcW w:w="1138" w:type="dxa"/>
            <w:vAlign w:val="center"/>
          </w:tcPr>
          <w:p w14:paraId="3008455A" w14:textId="77777777" w:rsidR="00652DEA" w:rsidRDefault="00C15CB5">
            <w:pPr>
              <w:autoSpaceDE w:val="0"/>
              <w:autoSpaceDN w:val="0"/>
              <w:adjustRightInd w:val="0"/>
              <w:spacing w:before="120" w:after="120"/>
              <w:jc w:val="center"/>
              <w:rPr>
                <w:ins w:id="9313" w:author="Xuning Wei12232" w:date="2026-10-18T09:56:00Z"/>
                <w:rFonts w:ascii="Times New Roman" w:eastAsia="仿宋_GB2312" w:hAnsi="Times New Roman" w:cs="Times New Roman"/>
                <w:sz w:val="18"/>
                <w:szCs w:val="18"/>
              </w:rPr>
            </w:pPr>
            <w:ins w:id="9314" w:author="Xuning Wei12232" w:date="2026-10-18T09:56:00Z">
              <w:del w:id="9315"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034B35A" w14:textId="77777777" w:rsidR="00652DEA" w:rsidRDefault="00C15CB5">
            <w:pPr>
              <w:spacing w:before="120" w:after="120"/>
              <w:jc w:val="center"/>
              <w:rPr>
                <w:ins w:id="9316" w:author="Xuning Wei12232" w:date="2026-10-18T09:56:00Z"/>
                <w:rFonts w:ascii="Times New Roman" w:eastAsia="仿宋_GB2312" w:hAnsi="Times New Roman" w:cs="Times New Roman"/>
                <w:sz w:val="18"/>
                <w:szCs w:val="18"/>
              </w:rPr>
            </w:pPr>
            <w:ins w:id="9317" w:author="Xuning Wei12232" w:date="2026-10-18T09:56:00Z">
              <w:del w:id="9318" w:author="Yu Zhang - Network" w:date="2026-08-06T04:42:00Z">
                <w:r>
                  <w:rPr>
                    <w:rFonts w:ascii="Times New Roman" w:eastAsia="仿宋_GB2312" w:hAnsi="Times New Roman" w:cs="Times New Roman"/>
                    <w:sz w:val="18"/>
                    <w:szCs w:val="18"/>
                  </w:rPr>
                  <w:delText>TJ4 QC</w:delText>
                </w:r>
              </w:del>
            </w:ins>
          </w:p>
        </w:tc>
      </w:tr>
      <w:tr w:rsidR="00652DEA" w14:paraId="1CC2786F" w14:textId="77777777">
        <w:trPr>
          <w:trHeight w:val="397"/>
          <w:ins w:id="9319" w:author="Xuning Wei12232" w:date="2026-10-18T09:56:00Z"/>
          <w:del w:id="9320" w:author="Yu Zhang - Network" w:date="2026-08-06T04:42:00Z"/>
        </w:trPr>
        <w:tc>
          <w:tcPr>
            <w:tcW w:w="956" w:type="dxa"/>
            <w:vAlign w:val="center"/>
          </w:tcPr>
          <w:p w14:paraId="547367D8" w14:textId="77777777" w:rsidR="00652DEA" w:rsidRDefault="00C15CB5">
            <w:pPr>
              <w:spacing w:before="120" w:after="120"/>
              <w:jc w:val="center"/>
              <w:rPr>
                <w:ins w:id="9321" w:author="Xuning Wei12232" w:date="2026-10-18T09:56:00Z"/>
                <w:rFonts w:ascii="Times New Roman" w:eastAsia="仿宋_GB2312" w:hAnsi="Times New Roman" w:cs="Times New Roman"/>
                <w:sz w:val="18"/>
                <w:szCs w:val="18"/>
              </w:rPr>
            </w:pPr>
            <w:ins w:id="9322" w:author="Xuning Wei12232" w:date="2026-10-18T09:56:00Z">
              <w:del w:id="9323"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0FF45731" w14:textId="77777777" w:rsidR="00652DEA" w:rsidRDefault="00C15CB5">
            <w:pPr>
              <w:spacing w:before="120" w:after="120"/>
              <w:jc w:val="center"/>
              <w:rPr>
                <w:ins w:id="9324" w:author="Xuning Wei12232" w:date="2026-10-18T09:56:00Z"/>
                <w:rFonts w:ascii="Times New Roman" w:eastAsia="仿宋_GB2312" w:hAnsi="Times New Roman" w:cs="Times New Roman"/>
                <w:sz w:val="18"/>
                <w:szCs w:val="18"/>
              </w:rPr>
            </w:pPr>
            <w:ins w:id="9325" w:author="Xuning Wei12232" w:date="2026-10-18T09:56:00Z">
              <w:del w:id="9326"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26527169" w14:textId="77777777" w:rsidR="00652DEA" w:rsidRDefault="00C15CB5">
            <w:pPr>
              <w:spacing w:line="300" w:lineRule="auto"/>
              <w:jc w:val="center"/>
              <w:rPr>
                <w:ins w:id="9327" w:author="Xuning Wei12232" w:date="2026-10-18T09:56:00Z"/>
                <w:rFonts w:ascii="Times New Roman" w:eastAsia="仿宋_GB2312" w:hAnsi="Times New Roman" w:cs="Times New Roman"/>
                <w:sz w:val="18"/>
                <w:szCs w:val="18"/>
              </w:rPr>
            </w:pPr>
            <w:ins w:id="9328" w:author="Xuning Wei12232" w:date="2026-10-18T09:56:00Z">
              <w:del w:id="9329"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7CF21025" w14:textId="77777777" w:rsidR="00652DEA" w:rsidRDefault="00C15CB5">
            <w:pPr>
              <w:tabs>
                <w:tab w:val="right" w:pos="8640"/>
              </w:tabs>
              <w:overflowPunct w:val="0"/>
              <w:autoSpaceDE w:val="0"/>
              <w:autoSpaceDN w:val="0"/>
              <w:adjustRightInd w:val="0"/>
              <w:spacing w:before="120" w:after="120"/>
              <w:jc w:val="center"/>
              <w:textAlignment w:val="baseline"/>
              <w:rPr>
                <w:ins w:id="9330" w:author="Xuning Wei12232" w:date="2026-10-18T09:56:00Z"/>
                <w:rFonts w:ascii="Times New Roman" w:eastAsia="仿宋_GB2312" w:hAnsi="Times New Roman" w:cs="Times New Roman"/>
                <w:sz w:val="18"/>
                <w:szCs w:val="18"/>
              </w:rPr>
            </w:pPr>
            <w:ins w:id="9331" w:author="Xuning Wei12232" w:date="2026-10-18T09:56:00Z">
              <w:del w:id="9332"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1E26897C" w14:textId="77777777" w:rsidR="00652DEA" w:rsidRDefault="00C15CB5">
            <w:pPr>
              <w:spacing w:line="300" w:lineRule="auto"/>
              <w:jc w:val="center"/>
              <w:rPr>
                <w:ins w:id="9333" w:author="Xuning Wei12232" w:date="2026-10-18T09:56:00Z"/>
                <w:rFonts w:ascii="Times New Roman" w:eastAsia="仿宋_GB2312" w:hAnsi="Times New Roman" w:cs="Times New Roman"/>
                <w:sz w:val="18"/>
                <w:szCs w:val="18"/>
              </w:rPr>
            </w:pPr>
            <w:ins w:id="9334" w:author="Xuning Wei12232" w:date="2026-10-18T09:56:00Z">
              <w:del w:id="9335"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2205EEE7" w14:textId="77777777" w:rsidR="00652DEA" w:rsidRDefault="00C15CB5">
            <w:pPr>
              <w:autoSpaceDE w:val="0"/>
              <w:autoSpaceDN w:val="0"/>
              <w:adjustRightInd w:val="0"/>
              <w:spacing w:before="120" w:after="120"/>
              <w:jc w:val="center"/>
              <w:rPr>
                <w:ins w:id="9336" w:author="Xuning Wei12232" w:date="2026-10-18T09:56:00Z"/>
                <w:rFonts w:ascii="Times New Roman" w:eastAsia="仿宋_GB2312" w:hAnsi="Times New Roman" w:cs="Times New Roman"/>
                <w:sz w:val="18"/>
                <w:szCs w:val="18"/>
              </w:rPr>
            </w:pPr>
            <w:ins w:id="9337" w:author="Xuning Wei12232" w:date="2026-10-18T09:56:00Z">
              <w:del w:id="9338"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75D77BC4" w14:textId="77777777" w:rsidR="00652DEA" w:rsidRDefault="00C15CB5">
            <w:pPr>
              <w:spacing w:before="120" w:after="120"/>
              <w:jc w:val="center"/>
              <w:rPr>
                <w:ins w:id="9339" w:author="Xuning Wei12232" w:date="2026-10-18T09:56:00Z"/>
                <w:rFonts w:ascii="Times New Roman" w:eastAsia="仿宋_GB2312" w:hAnsi="Times New Roman" w:cs="Times New Roman"/>
                <w:sz w:val="18"/>
                <w:szCs w:val="18"/>
              </w:rPr>
            </w:pPr>
            <w:ins w:id="9340" w:author="Xuning Wei12232" w:date="2026-10-18T09:56:00Z">
              <w:del w:id="9341" w:author="Yu Zhang - Network" w:date="2026-08-06T04:42:00Z">
                <w:r>
                  <w:rPr>
                    <w:rFonts w:ascii="Times New Roman" w:eastAsia="仿宋_GB2312" w:hAnsi="Times New Roman" w:cs="Times New Roman"/>
                    <w:sz w:val="18"/>
                    <w:szCs w:val="18"/>
                  </w:rPr>
                  <w:delText>TJ4 QC</w:delText>
                </w:r>
              </w:del>
            </w:ins>
          </w:p>
        </w:tc>
      </w:tr>
    </w:tbl>
    <w:p w14:paraId="515775AE" w14:textId="77777777" w:rsidR="00652DEA" w:rsidRPr="00652DEA" w:rsidRDefault="00C15CB5">
      <w:pPr>
        <w:pStyle w:val="aff2"/>
        <w:numPr>
          <w:ilvl w:val="0"/>
          <w:numId w:val="11"/>
        </w:numPr>
        <w:spacing w:beforeLines="50" w:before="120" w:afterLines="50" w:after="120" w:line="360" w:lineRule="auto"/>
        <w:jc w:val="both"/>
        <w:rPr>
          <w:del w:id="9342" w:author="Xuning Wei12232" w:date="2026-10-19T21:26:00Z"/>
          <w:rFonts w:ascii="Times New Roman" w:eastAsia="仿宋_GB2312" w:hAnsi="Times New Roman" w:cs="Times New Roman"/>
          <w:b/>
          <w:i/>
          <w:color w:val="000000" w:themeColor="text1"/>
          <w:sz w:val="21"/>
          <w:szCs w:val="21"/>
          <w:lang w:eastAsia="zh-CN"/>
          <w:rPrChange w:id="9343" w:author="Xuning Wei12232" w:date="2026-10-24T11:11:00Z">
            <w:rPr>
              <w:del w:id="9344" w:author="Xuning Wei12232" w:date="2026-10-19T21:26:00Z"/>
              <w:rFonts w:ascii="Times New Roman" w:eastAsia="仿宋_GB2312" w:hAnsi="Times New Roman" w:cs="Times New Roman"/>
              <w:color w:val="000000" w:themeColor="text1"/>
              <w:sz w:val="21"/>
              <w:szCs w:val="21"/>
              <w:lang w:eastAsia="zh-CN"/>
            </w:rPr>
          </w:rPrChange>
        </w:rPr>
        <w:pPrChange w:id="9345" w:author="Xuning Wei12232" w:date="2026-10-19T21:26:00Z">
          <w:pPr>
            <w:spacing w:line="276" w:lineRule="auto"/>
            <w:jc w:val="both"/>
          </w:pPr>
        </w:pPrChange>
      </w:pPr>
      <w:del w:id="9346" w:author="Xuning Wei12232" w:date="2026-10-18T09:56:00Z">
        <w:r>
          <w:rPr>
            <w:rFonts w:ascii="Times New Roman" w:eastAsia="仿宋_GB2312" w:hAnsi="Times New Roman" w:cs="Times New Roman"/>
            <w:b/>
            <w:i/>
            <w:color w:val="000000" w:themeColor="text1"/>
            <w:sz w:val="21"/>
            <w:szCs w:val="21"/>
            <w:lang w:eastAsia="zh-CN"/>
            <w:rPrChange w:id="9347"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9348" w:author="Xuning Wei12232" w:date="2026-10-19T21:20:00Z">
        <w:r>
          <w:rPr>
            <w:rFonts w:ascii="Times New Roman" w:eastAsia="仿宋_GB2312" w:hAnsi="Times New Roman" w:cs="Times New Roman"/>
            <w:b/>
            <w:i/>
            <w:color w:val="000000" w:themeColor="text1"/>
            <w:sz w:val="21"/>
            <w:szCs w:val="21"/>
            <w:lang w:eastAsia="zh-CN"/>
            <w:rPrChange w:id="9349"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1C852E03" w14:textId="77777777" w:rsidR="00652DEA" w:rsidRDefault="00C15CB5">
      <w:pPr>
        <w:pStyle w:val="aff2"/>
        <w:numPr>
          <w:ilvl w:val="0"/>
          <w:numId w:val="11"/>
        </w:numPr>
        <w:spacing w:beforeLines="50" w:before="120" w:afterLines="50" w:after="120" w:line="360" w:lineRule="auto"/>
        <w:rPr>
          <w:rFonts w:ascii="Times New Roman" w:eastAsia="仿宋_GB2312" w:hAnsi="Times New Roman" w:cs="Times New Roman"/>
          <w:b/>
          <w:i/>
          <w:sz w:val="21"/>
          <w:szCs w:val="21"/>
        </w:rPr>
        <w:pPrChange w:id="9350" w:author="Xuning Wei12232" w:date="2026-10-19T21:26:00Z">
          <w:pPr>
            <w:spacing w:beforeLines="50" w:before="120" w:afterLines="50" w:after="120" w:line="276" w:lineRule="auto"/>
          </w:pPr>
        </w:pPrChange>
      </w:pPr>
      <w:bookmarkStart w:id="9351" w:name="_Toc447795258"/>
      <w:bookmarkStart w:id="9352" w:name="_Toc435535599"/>
      <w:r>
        <w:rPr>
          <w:rFonts w:ascii="Times New Roman" w:eastAsia="仿宋_GB2312" w:hAnsi="Times New Roman" w:cs="Times New Roman"/>
          <w:b/>
          <w:i/>
          <w:sz w:val="21"/>
          <w:szCs w:val="21"/>
        </w:rPr>
        <w:t>Sample plan for IPC</w:t>
      </w:r>
      <w:bookmarkEnd w:id="9351"/>
      <w:bookmarkEnd w:id="9352"/>
    </w:p>
    <w:p w14:paraId="5B8ACE75" w14:textId="77777777" w:rsidR="00652DEA" w:rsidRPr="00652DEA" w:rsidRDefault="00C15CB5" w:rsidP="00043C89">
      <w:pPr>
        <w:spacing w:beforeLines="50" w:before="120" w:afterLines="50" w:after="120" w:line="276" w:lineRule="auto"/>
        <w:jc w:val="both"/>
        <w:rPr>
          <w:rFonts w:ascii="Times New Roman" w:eastAsia="仿宋_GB2312" w:hAnsi="Times New Roman" w:cs="Times New Roman"/>
          <w:sz w:val="20"/>
          <w:szCs w:val="20"/>
          <w:lang w:eastAsia="zh-CN"/>
          <w:rPrChange w:id="9353"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9354" w:author="Xuning Wei12232" w:date="2026-10-24T11:11:00Z">
            <w:rPr>
              <w:rFonts w:ascii="Times New Roman" w:eastAsia="仿宋_GB2312" w:hAnsi="Times New Roman" w:cs="Times New Roman"/>
              <w:color w:val="000000" w:themeColor="text1"/>
              <w:sz w:val="21"/>
              <w:szCs w:val="21"/>
              <w:lang w:eastAsia="zh-CN"/>
            </w:rPr>
          </w:rPrChange>
        </w:rPr>
        <w:t>The IPC plan is developed by Asymchem and shall be used in the process performance qualification production.</w:t>
      </w:r>
    </w:p>
    <w:p w14:paraId="65DD9F34" w14:textId="77777777" w:rsidR="008A390D" w:rsidRDefault="008A390D">
      <w:pPr>
        <w:spacing w:beforeLines="50" w:before="120" w:afterLines="50" w:after="120" w:line="360" w:lineRule="auto"/>
        <w:jc w:val="both"/>
        <w:rPr>
          <w:ins w:id="9355" w:author="Xuning Wei12232" w:date="2026-10-16T08:16:00Z"/>
        </w:rPr>
        <w:pPrChange w:id="9356" w:author="Yachao Liu11087" w:date="2026-10-13T13:20:00Z">
          <w:pPr>
            <w:spacing w:beforeLines="50" w:before="120" w:afterLines="50" w:after="120" w:line="360" w:lineRule="auto"/>
            <w:contextualSpacing/>
            <w:jc w:val="both"/>
          </w:pPr>
        </w:pPrChange>
      </w:pPr>
      <w:ins w:id="9357" w:author="Xuning Wei12232" w:date="2026-10-16T08:16:00Z">
        <w:r>
          <w:rPr>
            <w:rFonts w:ascii="Times New Roman" w:eastAsia="Times New Roman" w:hAnsi="Times New Roman" w:cs="Times New Roman"/>
            <w:sz w:val="20"/>
            <w:szCs w:val="20"/>
          </w:rPr>
          <w:t xml:space="preserve">The IPCs </w:t>
        </w:r>
        <w:del w:id="9358"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commentRangeStart w:id="9359"/>
        <w:commentRangeStart w:id="9360"/>
        <w:commentRangeStart w:id="9361"/>
        <w:r>
          <w:rPr>
            <w:rFonts w:ascii="Times New Roman" w:eastAsia="Times New Roman" w:hAnsi="Times New Roman" w:cs="Times New Roman"/>
            <w:b/>
            <w:sz w:val="20"/>
            <w:szCs w:val="20"/>
            <w:rPrChange w:id="9362" w:author="Xuning Wei12232" w:date="2026-10-24T11:11:00Z">
              <w:rPr>
                <w:rFonts w:ascii="Times New Roman" w:eastAsia="Times New Roman" w:hAnsi="Times New Roman" w:cs="Times New Roman"/>
                <w:color w:val="000000" w:themeColor="text1"/>
                <w:sz w:val="20"/>
                <w:szCs w:val="20"/>
              </w:rPr>
            </w:rPrChange>
          </w:rPr>
          <w:t>Table 9</w:t>
        </w:r>
        <w:del w:id="9363"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w:t>
        </w:r>
      </w:ins>
      <w:commentRangeEnd w:id="9359"/>
      <w:r>
        <w:rPr>
          <w:rStyle w:val="affe"/>
          <w:rFonts w:ascii="Times New Roman" w:eastAsia="Times New Roman" w:hAnsi="Times New Roman" w:cs="Times New Roman"/>
          <w:sz w:val="20"/>
          <w:szCs w:val="20"/>
        </w:rPr>
        <w:commentReference w:id="9359"/>
      </w:r>
      <w:commentRangeEnd w:id="9360"/>
      <w:r>
        <w:rPr>
          <w:rStyle w:val="affe"/>
        </w:rPr>
        <w:commentReference w:id="9360"/>
      </w:r>
      <w:commentRangeEnd w:id="9361"/>
      <w:r w:rsidR="00C0678B">
        <w:rPr>
          <w:rStyle w:val="affe"/>
        </w:rPr>
        <w:commentReference w:id="9361"/>
      </w:r>
      <w:ins w:id="9364" w:author="Xuning Wei12232" w:date="2026-10-16T08:16:00Z">
        <w:r>
          <w:rPr>
            <w:rFonts w:ascii="Times New Roman" w:eastAsia="Times New Roman" w:hAnsi="Times New Roman" w:cs="Times New Roman"/>
            <w:sz w:val="20"/>
            <w:szCs w:val="20"/>
          </w:rPr>
          <w:t xml:space="preserve">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9365" w:author="Xuning Wei12232" w:date="2026-10-24T11:11:00Z">
              <w:rPr>
                <w:rFonts w:ascii="Times New Roman" w:eastAsia="Times New Roman" w:hAnsi="Times New Roman" w:cs="Times New Roman"/>
                <w:color w:val="000000" w:themeColor="text1"/>
                <w:sz w:val="20"/>
                <w:szCs w:val="20"/>
              </w:rPr>
            </w:rPrChange>
          </w:rPr>
          <w:t xml:space="preserve">Table </w:t>
        </w:r>
        <w:del w:id="9366" w:author="Yachao Liu11087" w:date="2026-10-13T03:48:00Z">
          <w:r>
            <w:rPr>
              <w:rFonts w:ascii="Times New Roman" w:eastAsia="Times New Roman" w:hAnsi="Times New Roman" w:cs="Times New Roman"/>
              <w:b/>
              <w:sz w:val="20"/>
              <w:szCs w:val="20"/>
              <w:rPrChange w:id="9367"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9368" w:author="Xuning Wei12232" w:date="2026-10-24T11:11:00Z">
              <w:rPr>
                <w:rFonts w:ascii="Times New Roman" w:eastAsia="Times New Roman" w:hAnsi="Times New Roman" w:cs="Times New Roman"/>
                <w:color w:val="000000" w:themeColor="text1"/>
                <w:sz w:val="20"/>
                <w:szCs w:val="20"/>
              </w:rPr>
            </w:rPrChange>
          </w:rPr>
          <w:t>9</w:t>
        </w:r>
        <w:del w:id="9369"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0FBB0F90" w14:textId="77777777" w:rsidR="00652DEA" w:rsidRPr="00652DEA" w:rsidRDefault="00C15CB5">
      <w:pPr>
        <w:spacing w:beforeLines="50" w:before="120" w:afterLines="50" w:after="120" w:line="276" w:lineRule="auto"/>
        <w:rPr>
          <w:del w:id="9370" w:author="Xuning Wei12232" w:date="2026-10-19T21:23:00Z"/>
          <w:rFonts w:ascii="Times New Roman" w:eastAsia="仿宋_GB2312" w:hAnsi="Times New Roman" w:cs="Times New Roman"/>
          <w:bCs w:val="0"/>
          <w:kern w:val="0"/>
          <w:sz w:val="20"/>
          <w:szCs w:val="20"/>
          <w:lang w:eastAsia="zh-CN"/>
          <w:rPrChange w:id="9371" w:author="Xuning Wei12232" w:date="2026-10-24T11:11:00Z">
            <w:rPr>
              <w:del w:id="9372"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9373"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9374" w:author="Xuning Wei12232" w:date="2026-10-19T21:25:00Z">
        <w:r>
          <w:rPr>
            <w:rFonts w:ascii="Times New Roman" w:eastAsia="仿宋_GB2312" w:hAnsi="Times New Roman" w:cs="Times New Roman"/>
            <w:bCs w:val="0"/>
            <w:kern w:val="0"/>
            <w:sz w:val="20"/>
            <w:szCs w:val="20"/>
            <w:lang w:eastAsia="zh-CN"/>
            <w:rPrChange w:id="9375"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9376" w:author="Xuning Wei12232" w:date="2026-10-19T21:23:00Z">
        <w:r>
          <w:rPr>
            <w:rFonts w:ascii="Times New Roman" w:eastAsia="仿宋_GB2312" w:hAnsi="Times New Roman" w:cs="Times New Roman"/>
            <w:bCs w:val="0"/>
            <w:kern w:val="0"/>
            <w:sz w:val="20"/>
            <w:szCs w:val="20"/>
            <w:lang w:eastAsia="zh-CN"/>
            <w:rPrChange w:id="9377"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9378"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9379" w:author="Xuning Wei12232" w:date="2026-10-19T21:23:00Z">
        <w:r>
          <w:rPr>
            <w:rFonts w:ascii="Times New Roman" w:eastAsia="仿宋_GB2312" w:hAnsi="Times New Roman" w:cs="Times New Roman"/>
            <w:bCs w:val="0"/>
            <w:kern w:val="0"/>
            <w:sz w:val="20"/>
            <w:szCs w:val="20"/>
            <w:lang w:eastAsia="zh-CN"/>
            <w:rPrChange w:id="9380"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1A93FD56" w14:textId="77777777" w:rsidR="00652DEA" w:rsidRPr="00652DEA" w:rsidRDefault="00C15CB5">
      <w:pPr>
        <w:spacing w:beforeLines="50" w:before="120" w:afterLines="50" w:after="120" w:line="276" w:lineRule="auto"/>
        <w:rPr>
          <w:ins w:id="9381" w:author="Xuning Wei12232" w:date="2026-10-18T10:13:00Z"/>
          <w:rFonts w:ascii="Times New Roman" w:eastAsia="仿宋_GB2312" w:hAnsi="Times New Roman" w:cs="Times New Roman"/>
          <w:b/>
          <w:sz w:val="20"/>
          <w:szCs w:val="20"/>
          <w:lang w:eastAsia="zh-CN"/>
          <w:rPrChange w:id="9382" w:author="Xuning Wei12232" w:date="2026-10-24T11:11:00Z">
            <w:rPr>
              <w:ins w:id="9383" w:author="Xuning Wei12232" w:date="2026-10-18T10:13:00Z"/>
              <w:rFonts w:ascii="Times New Roman" w:eastAsia="仿宋_GB2312" w:hAnsi="Times New Roman" w:cs="Times New Roman"/>
              <w:b/>
              <w:color w:val="000000" w:themeColor="text1"/>
              <w:sz w:val="21"/>
              <w:szCs w:val="21"/>
              <w:lang w:eastAsia="zh-CN"/>
            </w:rPr>
          </w:rPrChange>
        </w:rPr>
      </w:pPr>
      <w:del w:id="9384" w:author="Xuning Wei12232" w:date="2026-10-19T21:23:00Z">
        <w:r>
          <w:rPr>
            <w:rFonts w:ascii="Times New Roman" w:eastAsia="仿宋_GB2312" w:hAnsi="Times New Roman" w:cs="Times New Roman"/>
            <w:sz w:val="20"/>
            <w:szCs w:val="20"/>
            <w:lang w:eastAsia="zh-CN"/>
            <w:rPrChange w:id="9385"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9386"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9387" w:author="Xuning Wei12232" w:date="2026-10-18T13:37:00Z">
        <w:r>
          <w:rPr>
            <w:rFonts w:ascii="Times New Roman" w:eastAsia="仿宋_GB2312" w:hAnsi="Times New Roman" w:cs="Times New Roman"/>
            <w:b/>
            <w:sz w:val="20"/>
            <w:szCs w:val="20"/>
            <w:lang w:eastAsia="zh-CN"/>
            <w:rPrChange w:id="9388"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9389"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74AF2BF" w14:textId="77777777" w:rsidR="00652DEA" w:rsidRPr="0016111A" w:rsidRDefault="00652DEA">
      <w:pPr>
        <w:spacing w:beforeLines="50" w:before="120" w:afterLines="50" w:after="120" w:line="276" w:lineRule="auto"/>
        <w:rPr>
          <w:del w:id="9390" w:author="Xuning Wei12232" w:date="2026-10-19T21:26:00Z"/>
          <w:rFonts w:ascii="Times New Roman" w:eastAsia="仿宋_GB2312" w:hAnsi="Times New Roman" w:cs="Times New Roman"/>
          <w:b/>
          <w:color w:val="0000FF"/>
          <w:sz w:val="21"/>
          <w:szCs w:val="21"/>
          <w:lang w:eastAsia="zh-CN"/>
        </w:rPr>
      </w:pPr>
    </w:p>
    <w:p w14:paraId="5A316870" w14:textId="1BEDD114" w:rsidR="00652DEA" w:rsidRPr="0016111A" w:rsidRDefault="00C15CB5">
      <w:pPr>
        <w:spacing w:beforeLines="50" w:before="120" w:afterLines="50" w:after="120" w:line="276" w:lineRule="auto"/>
        <w:jc w:val="center"/>
        <w:rPr>
          <w:rFonts w:ascii="Times New Roman" w:eastAsia="仿宋_GB2312" w:hAnsi="Times New Roman" w:cs="Times New Roman"/>
          <w:b/>
          <w:color w:val="0000FF"/>
          <w:sz w:val="21"/>
          <w:szCs w:val="21"/>
          <w:lang w:eastAsia="zh-CN"/>
        </w:rPr>
      </w:pPr>
      <w:r w:rsidRPr="0016111A">
        <w:rPr>
          <w:rFonts w:ascii="Times New Roman" w:eastAsia="仿宋_GB2312" w:hAnsi="Times New Roman" w:cs="Times New Roman"/>
          <w:b/>
          <w:color w:val="0000FF"/>
          <w:sz w:val="21"/>
          <w:szCs w:val="21"/>
          <w:lang w:eastAsia="zh-CN"/>
        </w:rPr>
        <w:t xml:space="preserve">Table </w:t>
      </w:r>
      <w:ins w:id="9391" w:author="Xuning Wei12232" w:date="2026-10-18T13:37:00Z">
        <w:r w:rsidRPr="0016111A">
          <w:rPr>
            <w:rFonts w:ascii="Times New Roman" w:eastAsia="仿宋_GB2312" w:hAnsi="Times New Roman" w:cs="Times New Roman"/>
            <w:b/>
            <w:color w:val="0000FF"/>
            <w:sz w:val="21"/>
            <w:szCs w:val="21"/>
            <w:lang w:eastAsia="zh-CN"/>
          </w:rPr>
          <w:t>9</w:t>
        </w:r>
      </w:ins>
      <w:del w:id="9392" w:author="Xuning Wei12232" w:date="2026-10-18T13:37:00Z">
        <w:r w:rsidRPr="0016111A">
          <w:rPr>
            <w:rFonts w:ascii="Times New Roman" w:eastAsia="仿宋_GB2312" w:hAnsi="Times New Roman" w:cs="Times New Roman"/>
            <w:b/>
            <w:color w:val="0000FF"/>
            <w:sz w:val="21"/>
            <w:szCs w:val="21"/>
            <w:lang w:eastAsia="zh-CN"/>
          </w:rPr>
          <w:delText>10</w:delText>
        </w:r>
      </w:del>
      <w:r w:rsidRPr="0016111A">
        <w:rPr>
          <w:rFonts w:ascii="Times New Roman" w:eastAsia="仿宋_GB2312" w:hAnsi="Times New Roman" w:cs="Times New Roman"/>
          <w:b/>
          <w:color w:val="0000FF"/>
          <w:sz w:val="21"/>
          <w:szCs w:val="21"/>
          <w:lang w:eastAsia="zh-CN"/>
        </w:rPr>
        <w:t xml:space="preserve">. </w:t>
      </w:r>
      <w:commentRangeStart w:id="9393"/>
      <w:commentRangeStart w:id="9394"/>
      <w:commentRangeStart w:id="9395"/>
      <w:commentRangeStart w:id="9396"/>
      <w:commentRangeStart w:id="9397"/>
      <w:r w:rsidR="00E90D88" w:rsidRPr="0016111A">
        <w:rPr>
          <w:rFonts w:ascii="Times New Roman" w:eastAsia="仿宋_GB2312" w:hAnsi="Times New Roman" w:cs="Times New Roman"/>
          <w:b/>
          <w:color w:val="0000FF"/>
          <w:sz w:val="21"/>
          <w:szCs w:val="21"/>
          <w:lang w:eastAsia="zh-CN"/>
        </w:rPr>
        <w:t xml:space="preserve">The testing plan of IPCs </w:t>
      </w:r>
      <w:commentRangeEnd w:id="9393"/>
      <w:r w:rsidR="00E90D88" w:rsidRPr="0016111A">
        <w:rPr>
          <w:rStyle w:val="affe"/>
          <w:rFonts w:ascii="Times New Roman" w:eastAsia="仿宋_GB2312" w:hAnsi="Times New Roman" w:cs="Times New Roman"/>
          <w:b/>
          <w:color w:val="0000FF"/>
          <w:lang w:eastAsia="zh-CN"/>
        </w:rPr>
        <w:commentReference w:id="9393"/>
      </w:r>
      <w:commentRangeEnd w:id="9394"/>
      <w:r w:rsidRPr="0016111A">
        <w:rPr>
          <w:rStyle w:val="affe"/>
          <w:rFonts w:ascii="Times New Roman" w:eastAsia="仿宋_GB2312" w:hAnsi="Times New Roman" w:cs="Times New Roman"/>
          <w:b/>
          <w:color w:val="0000FF"/>
          <w:lang w:eastAsia="zh-CN"/>
        </w:rPr>
        <w:commentReference w:id="9394"/>
      </w:r>
      <w:commentRangeEnd w:id="9395"/>
      <w:r w:rsidRPr="0016111A">
        <w:rPr>
          <w:rStyle w:val="affe"/>
          <w:rFonts w:ascii="Times New Roman" w:eastAsia="仿宋_GB2312" w:hAnsi="Times New Roman" w:cs="Times New Roman"/>
          <w:b/>
          <w:color w:val="0000FF"/>
          <w:lang w:eastAsia="zh-CN"/>
        </w:rPr>
        <w:commentReference w:id="9395"/>
      </w:r>
      <w:commentRangeEnd w:id="9396"/>
      <w:r w:rsidRPr="0016111A">
        <w:rPr>
          <w:rStyle w:val="affe"/>
          <w:rFonts w:ascii="Times New Roman" w:eastAsia="仿宋_GB2312" w:hAnsi="Times New Roman" w:cs="Times New Roman"/>
          <w:b/>
          <w:color w:val="0000FF"/>
          <w:lang w:eastAsia="zh-CN"/>
        </w:rPr>
        <w:commentReference w:id="9396"/>
      </w:r>
      <w:commentRangeEnd w:id="9397"/>
      <w:r w:rsidR="00A17EA9">
        <w:rPr>
          <w:rStyle w:val="affe"/>
        </w:rPr>
        <w:commentReference w:id="9397"/>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652DEA" w14:paraId="21CB6C39" w14:textId="77777777">
        <w:trPr>
          <w:trHeight w:val="19"/>
          <w:tblHeader/>
          <w:jc w:val="center"/>
        </w:trPr>
        <w:tc>
          <w:tcPr>
            <w:tcW w:w="404" w:type="pct"/>
            <w:vAlign w:val="center"/>
          </w:tcPr>
          <w:p w14:paraId="7EB140C8"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03DDCFB6" w14:textId="77777777" w:rsidR="00652DEA" w:rsidRDefault="00C15CB5">
            <w:pPr>
              <w:spacing w:line="360" w:lineRule="auto"/>
              <w:rPr>
                <w:rFonts w:ascii="Times New Roman" w:eastAsia="仿宋_GB2312" w:hAnsi="Times New Roman" w:cs="Times New Roman"/>
                <w:b/>
                <w:kern w:val="0"/>
                <w:sz w:val="18"/>
                <w:szCs w:val="18"/>
                <w:lang w:eastAsia="zh-CN"/>
              </w:rPr>
            </w:pPr>
            <w:ins w:id="9398" w:author="Xuning Wei12232" w:date="2026-10-18T10:13:00Z">
              <w:r>
                <w:rPr>
                  <w:rFonts w:ascii="Times New Roman" w:eastAsia="Times New Roman" w:hAnsi="Times New Roman" w:cs="Times New Roman"/>
                  <w:b/>
                  <w:sz w:val="18"/>
                  <w:szCs w:val="18"/>
                  <w:rPrChange w:id="9399" w:author="Xuning Wei12232" w:date="2026-10-24T11:11:00Z">
                    <w:rPr>
                      <w:rFonts w:ascii="Times New Roman" w:eastAsia="Times New Roman" w:hAnsi="Times New Roman" w:cs="Times New Roman"/>
                      <w:color w:val="000000" w:themeColor="text1"/>
                      <w:sz w:val="18"/>
                      <w:szCs w:val="18"/>
                    </w:rPr>
                  </w:rPrChange>
                </w:rPr>
                <w:t>Process Step</w:t>
              </w:r>
            </w:ins>
            <w:del w:id="9400"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913371C" w14:textId="77777777" w:rsidR="00652DEA" w:rsidRDefault="00C15CB5">
            <w:pPr>
              <w:spacing w:line="360" w:lineRule="auto"/>
              <w:jc w:val="center"/>
              <w:rPr>
                <w:rFonts w:ascii="Times New Roman" w:eastAsia="仿宋_GB2312" w:hAnsi="Times New Roman" w:cs="Times New Roman"/>
                <w:b/>
                <w:kern w:val="0"/>
                <w:sz w:val="18"/>
                <w:szCs w:val="18"/>
                <w:lang w:eastAsia="zh-CN"/>
              </w:rPr>
              <w:pPrChange w:id="9401" w:author="Xuning Wei12232" w:date="2026-10-19T21:27:00Z">
                <w:pPr>
                  <w:spacing w:line="360" w:lineRule="auto"/>
                </w:pPr>
              </w:pPrChange>
            </w:pPr>
            <w:ins w:id="9402"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18F9F2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6B40C331"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1173F3D0" w14:textId="77777777" w:rsidR="00652DEA" w:rsidRDefault="00C15CB5">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652DEA" w14:paraId="10FEABB4" w14:textId="77777777">
        <w:trPr>
          <w:trHeight w:val="19"/>
          <w:jc w:val="center"/>
        </w:trPr>
        <w:tc>
          <w:tcPr>
            <w:tcW w:w="404" w:type="pct"/>
            <w:shd w:val="clear" w:color="auto" w:fill="FFFFFF" w:themeFill="background1"/>
            <w:vAlign w:val="center"/>
          </w:tcPr>
          <w:p w14:paraId="3B653F21"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76A95EA0" w14:textId="77777777" w:rsidR="00652DEA" w:rsidRDefault="00C15CB5">
            <w:pPr>
              <w:spacing w:line="360" w:lineRule="auto"/>
              <w:rPr>
                <w:rFonts w:ascii="Times New Roman" w:eastAsia="仿宋_GB2312" w:hAnsi="Times New Roman" w:cs="Times New Roman"/>
                <w:sz w:val="18"/>
                <w:szCs w:val="18"/>
                <w:lang w:eastAsia="zh-CN"/>
              </w:rPr>
            </w:pPr>
            <w:ins w:id="9403" w:author="Xuning Wei12232" w:date="2026-10-19T21:39:00Z">
              <w:r>
                <w:rPr>
                  <w:rFonts w:ascii="Times New Roman" w:eastAsia="仿宋_GB2312" w:hAnsi="Times New Roman" w:cs="Times New Roman"/>
                  <w:sz w:val="18"/>
                  <w:szCs w:val="18"/>
                </w:rPr>
                <w:t>End of equipment rinse prior to SPPS operation</w:t>
              </w:r>
            </w:ins>
            <w:del w:id="9404"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6943AC72" w14:textId="77777777" w:rsidR="00652DEA" w:rsidRDefault="00C15CB5">
            <w:pPr>
              <w:spacing w:line="360" w:lineRule="auto"/>
              <w:jc w:val="center"/>
              <w:rPr>
                <w:rFonts w:ascii="Times New Roman" w:eastAsia="仿宋_GB2312" w:hAnsi="Times New Roman" w:cs="Times New Roman"/>
                <w:kern w:val="18"/>
                <w:sz w:val="18"/>
                <w:szCs w:val="18"/>
                <w:lang w:eastAsia="zh-CN"/>
              </w:rPr>
              <w:pPrChange w:id="9405" w:author="Xuning Wei12232" w:date="2026-10-19T21:28:00Z">
                <w:pPr>
                  <w:spacing w:line="360" w:lineRule="auto"/>
                </w:pPr>
              </w:pPrChange>
            </w:pPr>
            <w:ins w:id="9406" w:author="Xuning Wei12232" w:date="2026-10-19T21:27:00Z">
              <w:r>
                <w:rPr>
                  <w:rFonts w:ascii="Times New Roman" w:eastAsia="仿宋_GB2312" w:hAnsi="Times New Roman" w:cs="Times New Roman"/>
                  <w:kern w:val="0"/>
                  <w:sz w:val="18"/>
                  <w:szCs w:val="18"/>
                  <w:lang w:eastAsia="zh-CN"/>
                  <w:rPrChange w:id="9407"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6A44285B" w14:textId="77777777" w:rsidR="00652DEA" w:rsidRDefault="00C15CB5">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0B49E26" w14:textId="77777777" w:rsidR="00652DEA" w:rsidRDefault="00C15CB5">
            <w:pPr>
              <w:spacing w:line="360" w:lineRule="auto"/>
              <w:rPr>
                <w:rFonts w:ascii="Times New Roman" w:eastAsia="仿宋_GB2312" w:hAnsi="Times New Roman" w:cs="Times New Roman"/>
                <w:sz w:val="18"/>
                <w:szCs w:val="18"/>
                <w:lang w:eastAsia="zh-CN"/>
              </w:rPr>
            </w:pPr>
            <w:del w:id="9408" w:author="Xuning Wei12232" w:date="2026-10-20T20:24:00Z">
              <w:r>
                <w:rPr>
                  <w:rFonts w:ascii="Times New Roman" w:eastAsia="仿宋_GB2312" w:hAnsi="Times New Roman" w:cs="Times New Roman" w:hint="eastAsia"/>
                  <w:sz w:val="18"/>
                  <w:szCs w:val="18"/>
                  <w:lang w:eastAsia="zh-CN"/>
                </w:rPr>
                <w:delText>≤</w:delText>
              </w:r>
            </w:del>
            <w:ins w:id="940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11B75F94"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652DEA" w14:paraId="4E94E137" w14:textId="77777777">
        <w:trPr>
          <w:trHeight w:val="19"/>
          <w:jc w:val="center"/>
        </w:trPr>
        <w:tc>
          <w:tcPr>
            <w:tcW w:w="404" w:type="pct"/>
            <w:shd w:val="clear" w:color="auto" w:fill="FFFFFF" w:themeFill="background1"/>
            <w:vAlign w:val="center"/>
          </w:tcPr>
          <w:p w14:paraId="78E884CA"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5947D89C" w14:textId="4300F780" w:rsidR="00652DEA" w:rsidRDefault="00C15CB5">
            <w:pPr>
              <w:spacing w:line="360" w:lineRule="auto"/>
              <w:rPr>
                <w:rFonts w:ascii="Times New Roman" w:eastAsia="仿宋_GB2312" w:hAnsi="Times New Roman" w:cs="Times New Roman"/>
                <w:kern w:val="18"/>
                <w:sz w:val="18"/>
                <w:szCs w:val="18"/>
                <w:lang w:eastAsia="zh-CN"/>
              </w:rPr>
            </w:pPr>
            <w:ins w:id="9410" w:author="Xuning Wei12232" w:date="2026-10-19T21:40:00Z">
              <w:r>
                <w:rPr>
                  <w:rFonts w:ascii="Times New Roman" w:hAnsi="Times New Roman" w:cs="Times New Roman"/>
                  <w:kern w:val="18"/>
                  <w:sz w:val="18"/>
                  <w:szCs w:val="18"/>
                </w:rPr>
                <w:t>Coupling Reaction completion for each amino acid cycle</w:t>
              </w:r>
            </w:ins>
            <w:del w:id="9411"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9412"/>
            <w:commentRangeStart w:id="941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9414"/>
            <w:commentRangeStart w:id="9415"/>
            <w:commentRangeEnd w:id="9414"/>
            <w:r>
              <w:rPr>
                <w:rStyle w:val="affe"/>
                <w:rFonts w:ascii="Times New Roman" w:hAnsi="Times New Roman" w:cs="Times New Roman"/>
                <w:kern w:val="18"/>
                <w:sz w:val="18"/>
                <w:szCs w:val="18"/>
                <w:vertAlign w:val="superscript"/>
              </w:rPr>
              <w:commentReference w:id="9414"/>
            </w:r>
            <w:commentRangeEnd w:id="9415"/>
            <w:r>
              <w:rPr>
                <w:rStyle w:val="affe"/>
                <w:rFonts w:ascii="Times New Roman" w:hAnsi="Times New Roman" w:cs="Times New Roman"/>
                <w:kern w:val="18"/>
                <w:sz w:val="18"/>
                <w:szCs w:val="18"/>
                <w:vertAlign w:val="superscript"/>
              </w:rPr>
              <w:commentReference w:id="941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9412"/>
            <w:r>
              <w:rPr>
                <w:rStyle w:val="affe"/>
                <w:rFonts w:ascii="Times New Roman" w:hAnsi="Times New Roman" w:cs="Times New Roman"/>
                <w:kern w:val="18"/>
                <w:sz w:val="18"/>
                <w:szCs w:val="18"/>
                <w:vertAlign w:val="superscript"/>
              </w:rPr>
              <w:commentReference w:id="9412"/>
            </w:r>
            <w:commentRangeEnd w:id="9413"/>
            <w:r>
              <w:rPr>
                <w:rStyle w:val="affe"/>
                <w:rFonts w:ascii="Times New Roman" w:hAnsi="Times New Roman" w:cs="Times New Roman"/>
                <w:kern w:val="18"/>
                <w:sz w:val="18"/>
                <w:szCs w:val="18"/>
                <w:vertAlign w:val="superscript"/>
              </w:rPr>
              <w:commentReference w:id="941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w:t>
            </w:r>
            <w:r w:rsidR="0096200E">
              <w:rPr>
                <w:rFonts w:ascii="Times New Roman" w:hAnsi="Times New Roman" w:cs="Times New Roman"/>
                <w:kern w:val="18"/>
                <w:sz w:val="18"/>
                <w:szCs w:val="18"/>
              </w:rPr>
              <w:t>αMe</w:t>
            </w:r>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2492142" w14:textId="77777777" w:rsidR="00652DEA" w:rsidRDefault="00C15CB5">
            <w:pPr>
              <w:spacing w:line="360" w:lineRule="auto"/>
              <w:jc w:val="center"/>
              <w:rPr>
                <w:ins w:id="9416" w:author="Xuning Wei12232" w:date="2026-10-19T21:43:00Z"/>
                <w:rFonts w:ascii="Times New Roman" w:hAnsi="Times New Roman" w:cs="Times New Roman"/>
                <w:kern w:val="18"/>
                <w:sz w:val="18"/>
                <w:szCs w:val="18"/>
              </w:rPr>
              <w:pPrChange w:id="9417" w:author="Xuning Wei12232" w:date="2026-10-19T21:29:00Z">
                <w:pPr>
                  <w:spacing w:line="360" w:lineRule="auto"/>
                </w:pPr>
              </w:pPrChange>
            </w:pPr>
            <w:ins w:id="9418" w:author="Xuning Wei12232" w:date="2026-10-19T21:43:00Z">
              <w:r>
                <w:rPr>
                  <w:rFonts w:ascii="Times New Roman" w:hAnsi="Times New Roman" w:cs="Times New Roman"/>
                  <w:kern w:val="18"/>
                  <w:sz w:val="18"/>
                  <w:szCs w:val="18"/>
                </w:rPr>
                <w:t>Colorimetric Test</w:t>
              </w:r>
            </w:ins>
          </w:p>
          <w:p w14:paraId="7311E028" w14:textId="4F9FAE15" w:rsidR="00652DEA" w:rsidRDefault="00C15CB5">
            <w:pPr>
              <w:spacing w:line="360" w:lineRule="auto"/>
              <w:jc w:val="center"/>
              <w:rPr>
                <w:rFonts w:ascii="Times New Roman" w:eastAsia="仿宋_GB2312" w:hAnsi="Times New Roman" w:cs="Times New Roman"/>
                <w:sz w:val="18"/>
                <w:szCs w:val="18"/>
                <w:lang w:eastAsia="zh-CN"/>
              </w:rPr>
              <w:pPrChange w:id="9419" w:author="Xuning Wei12232" w:date="2026-10-19T21:44:00Z">
                <w:pPr>
                  <w:spacing w:line="360" w:lineRule="auto"/>
                </w:pPr>
              </w:pPrChange>
            </w:pPr>
            <w:ins w:id="9420" w:author="Xuning Wei12232" w:date="2026-10-19T21:44:00Z">
              <w:r>
                <w:rPr>
                  <w:rFonts w:ascii="Times New Roman" w:hAnsi="Times New Roman" w:cs="Times New Roman"/>
                  <w:kern w:val="18"/>
                  <w:sz w:val="18"/>
                  <w:szCs w:val="18"/>
                </w:rPr>
                <w:t>(</w:t>
              </w:r>
            </w:ins>
            <w:ins w:id="9421" w:author="Xuning Wei12232" w:date="2026-10-19T21:39:00Z">
              <w:r>
                <w:rPr>
                  <w:rFonts w:ascii="Times New Roman" w:hAnsi="Times New Roman" w:cs="Times New Roman"/>
                  <w:kern w:val="18"/>
                  <w:sz w:val="18"/>
                  <w:szCs w:val="18"/>
                </w:rPr>
                <w:t xml:space="preserve">Ninhydrin </w:t>
              </w:r>
            </w:ins>
            <w:ins w:id="9422" w:author="Xuning Wei12232" w:date="2026-10-19T21:43:00Z">
              <w:r>
                <w:rPr>
                  <w:rFonts w:ascii="Times New Roman" w:hAnsi="Times New Roman" w:cs="Times New Roman"/>
                  <w:kern w:val="18"/>
                  <w:sz w:val="18"/>
                  <w:szCs w:val="18"/>
                </w:rPr>
                <w:t xml:space="preserve">for </w:t>
              </w:r>
            </w:ins>
            <w:ins w:id="9423" w:author="Xuning Wei12232" w:date="2026-10-19T21:39:00Z">
              <w:r>
                <w:rPr>
                  <w:rFonts w:ascii="Times New Roman" w:hAnsi="Times New Roman" w:cs="Times New Roman"/>
                  <w:kern w:val="18"/>
                  <w:sz w:val="18"/>
                  <w:szCs w:val="18"/>
                </w:rPr>
                <w:t>coupling</w:t>
              </w:r>
            </w:ins>
            <w:ins w:id="9424" w:author="Xuning Wei12232" w:date="2026-10-19T21:44:00Z">
              <w:r>
                <w:rPr>
                  <w:rFonts w:ascii="Times New Roman" w:hAnsi="Times New Roman" w:cs="Times New Roman"/>
                  <w:kern w:val="18"/>
                  <w:sz w:val="18"/>
                  <w:szCs w:val="18"/>
                </w:rPr>
                <w:t xml:space="preserve"> of</w:t>
              </w:r>
            </w:ins>
            <w:ins w:id="9425" w:author="Xuning Wei12232" w:date="2026-10-19T21:39:00Z">
              <w:r>
                <w:rPr>
                  <w:rFonts w:ascii="Times New Roman" w:hAnsi="Times New Roman" w:cs="Times New Roman"/>
                  <w:kern w:val="18"/>
                  <w:sz w:val="18"/>
                  <w:szCs w:val="18"/>
                </w:rPr>
                <w:t xml:space="preserve"> </w:t>
              </w:r>
              <w:commentRangeStart w:id="9426"/>
              <w:commentRangeStart w:id="942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9428"/>
              <w:commentRangeStart w:id="9429"/>
              <w:commentRangeEnd w:id="9428"/>
              <w:r>
                <w:rPr>
                  <w:rStyle w:val="affe"/>
                  <w:rFonts w:ascii="Times New Roman" w:hAnsi="Times New Roman" w:cs="Times New Roman"/>
                  <w:kern w:val="18"/>
                  <w:sz w:val="18"/>
                  <w:szCs w:val="18"/>
                  <w:vertAlign w:val="superscript"/>
                </w:rPr>
                <w:commentReference w:id="9428"/>
              </w:r>
              <w:commentRangeEnd w:id="9429"/>
              <w:r>
                <w:rPr>
                  <w:rStyle w:val="affe"/>
                  <w:rFonts w:ascii="Times New Roman" w:hAnsi="Times New Roman" w:cs="Times New Roman"/>
                  <w:kern w:val="18"/>
                  <w:sz w:val="18"/>
                  <w:szCs w:val="18"/>
                  <w:vertAlign w:val="superscript"/>
                </w:rPr>
                <w:commentReference w:id="942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9426"/>
              <w:r>
                <w:rPr>
                  <w:rStyle w:val="affe"/>
                  <w:rFonts w:ascii="Times New Roman" w:hAnsi="Times New Roman" w:cs="Times New Roman"/>
                  <w:kern w:val="18"/>
                  <w:sz w:val="18"/>
                  <w:szCs w:val="18"/>
                  <w:vertAlign w:val="superscript"/>
                </w:rPr>
                <w:commentReference w:id="9426"/>
              </w:r>
              <w:commentRangeEnd w:id="9427"/>
              <w:r>
                <w:rPr>
                  <w:rStyle w:val="affe"/>
                  <w:rFonts w:ascii="Times New Roman" w:hAnsi="Times New Roman" w:cs="Times New Roman"/>
                  <w:kern w:val="18"/>
                  <w:sz w:val="18"/>
                  <w:szCs w:val="18"/>
                  <w:vertAlign w:val="superscript"/>
                </w:rPr>
                <w:commentReference w:id="942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w:t>
              </w:r>
            </w:ins>
            <w:r w:rsidR="0096200E">
              <w:rPr>
                <w:rFonts w:ascii="Times New Roman" w:hAnsi="Times New Roman" w:cs="Times New Roman"/>
                <w:kern w:val="18"/>
                <w:sz w:val="18"/>
                <w:szCs w:val="18"/>
              </w:rPr>
              <w:t>αMe</w:t>
            </w:r>
            <w:ins w:id="9430" w:author="Xuning Wei12232" w:date="2026-10-19T21:39:00Z">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5D882D68"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D89EB79"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62D0C516"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ninhydrin test analysis until two consecutive samples test as negative (the solution of sample is yellow to light pink).</w:t>
            </w:r>
          </w:p>
        </w:tc>
      </w:tr>
      <w:tr w:rsidR="009667BA" w14:paraId="3996F29F" w14:textId="77777777">
        <w:trPr>
          <w:trHeight w:val="19"/>
          <w:jc w:val="center"/>
        </w:trPr>
        <w:tc>
          <w:tcPr>
            <w:tcW w:w="404" w:type="pct"/>
            <w:shd w:val="clear" w:color="auto" w:fill="FFFFFF" w:themeFill="background1"/>
            <w:vAlign w:val="center"/>
          </w:tcPr>
          <w:p w14:paraId="09FDC82E" w14:textId="20618F31" w:rsidR="009667BA" w:rsidRDefault="009667BA">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hint="eastAsia"/>
                <w:bCs w:val="0"/>
                <w:kern w:val="0"/>
                <w:sz w:val="18"/>
                <w:szCs w:val="18"/>
                <w:lang w:eastAsia="zh-CN"/>
              </w:rPr>
              <w:t>3</w:t>
            </w:r>
          </w:p>
        </w:tc>
        <w:tc>
          <w:tcPr>
            <w:tcW w:w="930" w:type="pct"/>
            <w:shd w:val="clear" w:color="auto" w:fill="FFFFFF" w:themeFill="background1"/>
            <w:vAlign w:val="center"/>
          </w:tcPr>
          <w:p w14:paraId="67F540A2" w14:textId="3A89D18D" w:rsidR="009667BA" w:rsidRPr="004D6C09" w:rsidRDefault="009667BA">
            <w:pPr>
              <w:spacing w:line="360" w:lineRule="auto"/>
              <w:rPr>
                <w:rFonts w:ascii="Times New Roman" w:hAnsi="Times New Roman" w:cs="Times New Roman"/>
                <w:color w:val="0000FF"/>
                <w:kern w:val="18"/>
                <w:sz w:val="18"/>
                <w:szCs w:val="18"/>
              </w:rPr>
            </w:pPr>
            <w:ins w:id="9431" w:author="Xuning Wei12232" w:date="2026-10-19T21:40:00Z">
              <w:r w:rsidRPr="004D6C09">
                <w:rPr>
                  <w:rFonts w:ascii="Times New Roman" w:hAnsi="Times New Roman" w:cs="Times New Roman"/>
                  <w:color w:val="0000FF"/>
                  <w:kern w:val="18"/>
                  <w:sz w:val="18"/>
                  <w:szCs w:val="18"/>
                </w:rPr>
                <w:t>Coupling Reaction completion for amino acid cycle</w:t>
              </w:r>
            </w:ins>
            <w:ins w:id="9432" w:author="Xuning Wei12232" w:date="2026-10-19T21:52:00Z">
              <w:r w:rsidRPr="004D6C09">
                <w:rPr>
                  <w:rFonts w:ascii="Times New Roman" w:hAnsi="Times New Roman" w:cs="Times New Roman"/>
                  <w:color w:val="0000FF"/>
                  <w:kern w:val="18"/>
                  <w:sz w:val="18"/>
                  <w:szCs w:val="18"/>
                </w:rPr>
                <w:t xml:space="preserve"> </w:t>
              </w:r>
            </w:ins>
            <w:del w:id="9433" w:author="Xuning Wei12232" w:date="2026-10-19T21:53:00Z">
              <w:r w:rsidRPr="004D6C09">
                <w:rPr>
                  <w:rFonts w:ascii="Times New Roman" w:eastAsia="仿宋_GB2312" w:hAnsi="Times New Roman" w:cs="Times New Roman"/>
                  <w:color w:val="0000FF"/>
                  <w:kern w:val="18"/>
                  <w:sz w:val="18"/>
                  <w:szCs w:val="18"/>
                </w:rPr>
                <w:delText xml:space="preserve">Bromophenol blue </w:delText>
              </w:r>
            </w:del>
            <w:r w:rsidRPr="004D6C09">
              <w:rPr>
                <w:rFonts w:ascii="Times New Roman" w:hAnsi="Times New Roman" w:cs="Times New Roman"/>
                <w:color w:val="0000FF"/>
                <w:kern w:val="18"/>
                <w:sz w:val="18"/>
                <w:szCs w:val="18"/>
              </w:rPr>
              <w:t>(Asn</w:t>
            </w:r>
            <w:r w:rsidRPr="004D6C09">
              <w:rPr>
                <w:rFonts w:ascii="Times New Roman" w:hAnsi="Times New Roman" w:cs="Times New Roman"/>
                <w:color w:val="0000FF"/>
                <w:kern w:val="18"/>
                <w:sz w:val="18"/>
                <w:szCs w:val="18"/>
                <w:vertAlign w:val="superscript"/>
              </w:rPr>
              <w:t>21</w:t>
            </w:r>
            <w:r w:rsidRPr="004D6C09">
              <w:rPr>
                <w:rFonts w:ascii="Times New Roman" w:hAnsi="Times New Roman" w:cs="Times New Roman"/>
                <w:color w:val="0000FF"/>
                <w:kern w:val="18"/>
                <w:sz w:val="18"/>
                <w:szCs w:val="18"/>
              </w:rPr>
              <w:t>)</w:t>
            </w:r>
          </w:p>
        </w:tc>
        <w:tc>
          <w:tcPr>
            <w:tcW w:w="796" w:type="pct"/>
            <w:vAlign w:val="center"/>
          </w:tcPr>
          <w:p w14:paraId="6E25FDF1" w14:textId="77777777" w:rsidR="000B2A95" w:rsidRPr="004D6C09" w:rsidRDefault="000B2A95" w:rsidP="000B2A95">
            <w:pPr>
              <w:spacing w:line="360" w:lineRule="auto"/>
              <w:jc w:val="center"/>
              <w:rPr>
                <w:ins w:id="9434" w:author="Xuning Wei12232" w:date="2026-10-19T21:44:00Z"/>
                <w:rFonts w:ascii="Times New Roman" w:hAnsi="Times New Roman" w:cs="Times New Roman"/>
                <w:color w:val="0000FF"/>
                <w:kern w:val="18"/>
                <w:sz w:val="18"/>
                <w:szCs w:val="18"/>
              </w:rPr>
            </w:pPr>
            <w:ins w:id="9435" w:author="Xuning Wei12232" w:date="2026-10-19T21:44:00Z">
              <w:r w:rsidRPr="004D6C09">
                <w:rPr>
                  <w:rFonts w:ascii="Times New Roman" w:hAnsi="Times New Roman" w:cs="Times New Roman"/>
                  <w:color w:val="0000FF"/>
                  <w:kern w:val="18"/>
                  <w:sz w:val="18"/>
                  <w:szCs w:val="18"/>
                </w:rPr>
                <w:t>Colorimetric Test</w:t>
              </w:r>
            </w:ins>
          </w:p>
          <w:p w14:paraId="46BD8255" w14:textId="66F7555D" w:rsidR="009667BA" w:rsidRPr="004D6C09" w:rsidRDefault="000B2A95" w:rsidP="004D6C09">
            <w:pPr>
              <w:spacing w:line="360" w:lineRule="auto"/>
              <w:jc w:val="center"/>
              <w:rPr>
                <w:rFonts w:ascii="Times New Roman" w:hAnsi="Times New Roman" w:cs="Times New Roman"/>
                <w:color w:val="0000FF"/>
                <w:kern w:val="18"/>
                <w:sz w:val="18"/>
                <w:szCs w:val="18"/>
              </w:rPr>
            </w:pPr>
            <w:ins w:id="9436" w:author="Xuning Wei12232" w:date="2026-10-19T21:44:00Z">
              <w:r w:rsidRPr="004D6C09">
                <w:rPr>
                  <w:rFonts w:ascii="Times New Roman" w:hAnsi="Times New Roman" w:cs="Times New Roman"/>
                  <w:color w:val="0000FF"/>
                  <w:kern w:val="18"/>
                  <w:sz w:val="18"/>
                  <w:szCs w:val="18"/>
                </w:rPr>
                <w:t>(</w:t>
              </w:r>
            </w:ins>
            <w:proofErr w:type="spellStart"/>
            <w:ins w:id="9437" w:author="Xuning Wei12232" w:date="2026-10-19T21:39:00Z">
              <w:r w:rsidRPr="004D6C09">
                <w:rPr>
                  <w:rFonts w:ascii="Times New Roman" w:hAnsi="Times New Roman" w:cs="Times New Roman"/>
                  <w:color w:val="0000FF"/>
                  <w:kern w:val="18"/>
                  <w:sz w:val="18"/>
                  <w:szCs w:val="18"/>
                  <w:lang w:eastAsia="zh-CN"/>
                </w:rPr>
                <w:t>Chloranil</w:t>
              </w:r>
              <w:proofErr w:type="spellEnd"/>
              <w:r w:rsidRPr="004D6C09">
                <w:rPr>
                  <w:rFonts w:ascii="Times New Roman" w:hAnsi="Times New Roman" w:cs="Times New Roman"/>
                  <w:color w:val="0000FF"/>
                  <w:kern w:val="18"/>
                  <w:sz w:val="18"/>
                  <w:szCs w:val="18"/>
                  <w:lang w:eastAsia="zh-CN"/>
                </w:rPr>
                <w:t xml:space="preserve"> test</w:t>
              </w:r>
              <w:r w:rsidRPr="004D6C09">
                <w:rPr>
                  <w:rFonts w:ascii="Times New Roman" w:eastAsia="仿宋_GB2312" w:hAnsi="Times New Roman" w:cs="Times New Roman"/>
                  <w:color w:val="0000FF"/>
                  <w:kern w:val="18"/>
                  <w:sz w:val="18"/>
                  <w:szCs w:val="18"/>
                </w:rPr>
                <w:t xml:space="preserve"> </w:t>
              </w:r>
            </w:ins>
            <w:ins w:id="9438" w:author="Xuning Wei12232" w:date="2026-10-19T21:45:00Z">
              <w:r w:rsidRPr="004D6C09">
                <w:rPr>
                  <w:rFonts w:ascii="Times New Roman" w:hAnsi="Times New Roman" w:cs="Times New Roman"/>
                  <w:color w:val="0000FF"/>
                  <w:kern w:val="18"/>
                  <w:sz w:val="18"/>
                  <w:szCs w:val="18"/>
                </w:rPr>
                <w:t xml:space="preserve">for coupling of </w:t>
              </w:r>
            </w:ins>
            <w:r w:rsidRPr="004D6C09">
              <w:rPr>
                <w:rFonts w:ascii="Times New Roman" w:hAnsi="Times New Roman" w:cs="Times New Roman"/>
                <w:color w:val="0000FF"/>
                <w:kern w:val="18"/>
                <w:sz w:val="18"/>
                <w:szCs w:val="18"/>
              </w:rPr>
              <w:t>Asn</w:t>
            </w:r>
            <w:r w:rsidR="004D6C09">
              <w:rPr>
                <w:rFonts w:ascii="Times New Roman" w:hAnsi="Times New Roman" w:cs="Times New Roman"/>
                <w:color w:val="0000FF"/>
                <w:kern w:val="18"/>
                <w:sz w:val="18"/>
                <w:szCs w:val="18"/>
                <w:vertAlign w:val="superscript"/>
              </w:rPr>
              <w:t>21</w:t>
            </w:r>
            <w:ins w:id="9439" w:author="Xuning Wei12232" w:date="2026-10-19T21:39:00Z">
              <w:r w:rsidRPr="004D6C09">
                <w:rPr>
                  <w:rFonts w:ascii="Times New Roman" w:hAnsi="Times New Roman" w:cs="Times New Roman"/>
                  <w:color w:val="0000FF"/>
                  <w:kern w:val="18"/>
                  <w:sz w:val="18"/>
                  <w:szCs w:val="18"/>
                </w:rPr>
                <w:t>)</w:t>
              </w:r>
            </w:ins>
          </w:p>
        </w:tc>
        <w:tc>
          <w:tcPr>
            <w:tcW w:w="750" w:type="pct"/>
            <w:vAlign w:val="center"/>
          </w:tcPr>
          <w:p w14:paraId="6F3DDDE7" w14:textId="54440FFB" w:rsidR="009667BA" w:rsidRPr="004D6C09" w:rsidRDefault="000B2A95">
            <w:pPr>
              <w:spacing w:line="360" w:lineRule="auto"/>
              <w:rPr>
                <w:rFonts w:ascii="Times New Roman" w:eastAsia="仿宋_GB2312" w:hAnsi="Times New Roman" w:cs="Times New Roman"/>
                <w:color w:val="0000FF"/>
                <w:sz w:val="18"/>
                <w:szCs w:val="18"/>
                <w:lang w:eastAsia="zh-CN"/>
              </w:rPr>
            </w:pPr>
            <w:r w:rsidRPr="004D6C09">
              <w:rPr>
                <w:rFonts w:ascii="Times New Roman" w:eastAsia="仿宋_GB2312" w:hAnsi="Times New Roman" w:cs="Times New Roman"/>
                <w:color w:val="0000FF"/>
                <w:sz w:val="18"/>
                <w:szCs w:val="18"/>
                <w:lang w:eastAsia="zh-CN"/>
              </w:rPr>
              <w:t>AM-140020-032</w:t>
            </w:r>
          </w:p>
        </w:tc>
        <w:tc>
          <w:tcPr>
            <w:tcW w:w="687" w:type="pct"/>
            <w:shd w:val="clear" w:color="auto" w:fill="FFFFFF" w:themeFill="background1"/>
            <w:noWrap/>
            <w:vAlign w:val="center"/>
          </w:tcPr>
          <w:p w14:paraId="3376DDC1" w14:textId="76B128D6" w:rsidR="00316927" w:rsidRPr="004D6C09" w:rsidRDefault="000B2A95">
            <w:pPr>
              <w:spacing w:line="360" w:lineRule="auto"/>
              <w:rPr>
                <w:rFonts w:ascii="Times New Roman" w:eastAsia="仿宋_GB2312" w:hAnsi="Times New Roman" w:cs="Times New Roman" w:hint="eastAsia"/>
                <w:color w:val="0000FF"/>
                <w:kern w:val="18"/>
                <w:sz w:val="18"/>
                <w:szCs w:val="18"/>
                <w:lang w:eastAsia="zh-CN"/>
              </w:rPr>
            </w:pPr>
            <w:r w:rsidRPr="004D6C09">
              <w:rPr>
                <w:rFonts w:ascii="Times New Roman" w:eastAsia="仿宋_GB2312" w:hAnsi="Times New Roman" w:cs="Times New Roman"/>
                <w:color w:val="0000FF"/>
                <w:kern w:val="18"/>
                <w:sz w:val="18"/>
                <w:szCs w:val="18"/>
                <w:lang w:eastAsia="zh-CN"/>
              </w:rPr>
              <w:t>Negative</w:t>
            </w:r>
          </w:p>
        </w:tc>
        <w:tc>
          <w:tcPr>
            <w:tcW w:w="1433" w:type="pct"/>
            <w:shd w:val="clear" w:color="auto" w:fill="FFFFFF" w:themeFill="background1"/>
            <w:vAlign w:val="center"/>
          </w:tcPr>
          <w:p w14:paraId="7226123F" w14:textId="4A91E190" w:rsidR="009667BA" w:rsidRPr="004D6C09" w:rsidRDefault="00A17EA9" w:rsidP="00DF1F5A">
            <w:pPr>
              <w:spacing w:line="360" w:lineRule="auto"/>
              <w:jc w:val="both"/>
              <w:rPr>
                <w:rFonts w:ascii="Times New Roman" w:eastAsia="仿宋_GB2312" w:hAnsi="Times New Roman" w:cs="Times New Roman"/>
                <w:color w:val="0000FF"/>
                <w:sz w:val="18"/>
                <w:szCs w:val="18"/>
                <w:lang w:eastAsia="zh-CN"/>
              </w:rPr>
            </w:pPr>
            <w:r w:rsidRPr="00A17EA9">
              <w:rPr>
                <w:rFonts w:ascii="Times New Roman" w:eastAsia="仿宋_GB2312" w:hAnsi="Times New Roman" w:cs="Times New Roman"/>
                <w:color w:val="0000FF"/>
                <w:sz w:val="18"/>
                <w:szCs w:val="18"/>
                <w:lang w:eastAsia="zh-CN"/>
              </w:rPr>
              <w:t>Continue the reaction until the target time, and perform the capping step.</w:t>
            </w:r>
          </w:p>
        </w:tc>
      </w:tr>
      <w:tr w:rsidR="00652DEA" w14:paraId="5CE69F7E" w14:textId="77777777">
        <w:trPr>
          <w:trHeight w:val="19"/>
          <w:jc w:val="center"/>
        </w:trPr>
        <w:tc>
          <w:tcPr>
            <w:tcW w:w="404" w:type="pct"/>
            <w:shd w:val="clear" w:color="auto" w:fill="FFFFFF" w:themeFill="background1"/>
            <w:vAlign w:val="center"/>
          </w:tcPr>
          <w:p w14:paraId="7A036E3D" w14:textId="77777777" w:rsidR="00652DEA" w:rsidRDefault="00C15CB5">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4757A795" w14:textId="77777777" w:rsidR="00652DEA" w:rsidRDefault="00C15CB5">
            <w:pPr>
              <w:spacing w:line="360" w:lineRule="auto"/>
              <w:rPr>
                <w:rFonts w:ascii="Times New Roman" w:eastAsia="仿宋_GB2312" w:hAnsi="Times New Roman" w:cs="Times New Roman"/>
                <w:kern w:val="18"/>
                <w:sz w:val="18"/>
                <w:szCs w:val="18"/>
                <w:lang w:eastAsia="zh-CN"/>
              </w:rPr>
            </w:pPr>
            <w:ins w:id="9440" w:author="Xuning Wei12232" w:date="2026-10-19T21:40:00Z">
              <w:r>
                <w:rPr>
                  <w:rFonts w:ascii="Times New Roman" w:hAnsi="Times New Roman" w:cs="Times New Roman"/>
                  <w:kern w:val="18"/>
                  <w:sz w:val="18"/>
                  <w:szCs w:val="18"/>
                </w:rPr>
                <w:t>Coupling Reaction completion for amino acid cycle</w:t>
              </w:r>
            </w:ins>
            <w:ins w:id="9441" w:author="Xuning Wei12232" w:date="2026-10-19T21:52:00Z">
              <w:r>
                <w:rPr>
                  <w:rFonts w:ascii="Times New Roman" w:hAnsi="Times New Roman" w:cs="Times New Roman"/>
                  <w:kern w:val="18"/>
                  <w:sz w:val="18"/>
                  <w:szCs w:val="18"/>
                </w:rPr>
                <w:t xml:space="preserve"> </w:t>
              </w:r>
            </w:ins>
            <w:del w:id="9442"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7F888F28" w14:textId="77777777" w:rsidR="00652DEA" w:rsidRDefault="00C15CB5">
            <w:pPr>
              <w:spacing w:line="360" w:lineRule="auto"/>
              <w:jc w:val="center"/>
              <w:rPr>
                <w:ins w:id="9443" w:author="Xuning Wei12232" w:date="2026-10-19T21:44:00Z"/>
                <w:rFonts w:ascii="Times New Roman" w:hAnsi="Times New Roman" w:cs="Times New Roman"/>
                <w:kern w:val="18"/>
                <w:sz w:val="18"/>
                <w:szCs w:val="18"/>
              </w:rPr>
            </w:pPr>
            <w:ins w:id="9444" w:author="Xuning Wei12232" w:date="2026-10-19T21:44:00Z">
              <w:r>
                <w:rPr>
                  <w:rFonts w:ascii="Times New Roman" w:hAnsi="Times New Roman" w:cs="Times New Roman"/>
                  <w:kern w:val="18"/>
                  <w:sz w:val="18"/>
                  <w:szCs w:val="18"/>
                </w:rPr>
                <w:t>Colorimetric Test</w:t>
              </w:r>
            </w:ins>
          </w:p>
          <w:p w14:paraId="179B9FC1" w14:textId="77777777" w:rsidR="00652DEA" w:rsidRDefault="00C15CB5">
            <w:pPr>
              <w:spacing w:line="360" w:lineRule="auto"/>
              <w:jc w:val="center"/>
              <w:rPr>
                <w:rFonts w:ascii="Times New Roman" w:eastAsia="仿宋_GB2312" w:hAnsi="Times New Roman" w:cs="Times New Roman"/>
                <w:sz w:val="18"/>
                <w:szCs w:val="18"/>
                <w:lang w:eastAsia="zh-CN"/>
              </w:rPr>
              <w:pPrChange w:id="9445" w:author="Xuning Wei12232" w:date="2026-10-19T21:45:00Z">
                <w:pPr>
                  <w:spacing w:line="360" w:lineRule="auto"/>
                </w:pPr>
              </w:pPrChange>
            </w:pPr>
            <w:ins w:id="9446" w:author="Xuning Wei12232" w:date="2026-10-19T21:44:00Z">
              <w:r>
                <w:rPr>
                  <w:rFonts w:ascii="Times New Roman" w:hAnsi="Times New Roman" w:cs="Times New Roman"/>
                  <w:kern w:val="18"/>
                  <w:sz w:val="18"/>
                  <w:szCs w:val="18"/>
                </w:rPr>
                <w:t>(</w:t>
              </w:r>
            </w:ins>
            <w:ins w:id="9447" w:author="Xuning Wei12232" w:date="2026-10-19T21:39:00Z">
              <w:r>
                <w:rPr>
                  <w:rFonts w:ascii="Times New Roman" w:eastAsia="仿宋_GB2312" w:hAnsi="Times New Roman" w:cs="Times New Roman"/>
                  <w:kern w:val="18"/>
                  <w:sz w:val="18"/>
                  <w:szCs w:val="18"/>
                </w:rPr>
                <w:t xml:space="preserve">Bromophenol blue </w:t>
              </w:r>
            </w:ins>
            <w:ins w:id="9448" w:author="Xuning Wei12232" w:date="2026-10-19T21:45:00Z">
              <w:r>
                <w:rPr>
                  <w:rFonts w:ascii="Times New Roman" w:hAnsi="Times New Roman" w:cs="Times New Roman"/>
                  <w:kern w:val="18"/>
                  <w:sz w:val="18"/>
                  <w:szCs w:val="18"/>
                </w:rPr>
                <w:t xml:space="preserve">for coupling of </w:t>
              </w:r>
            </w:ins>
            <w:ins w:id="9449"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76242AF4"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DF494BD"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097EB7B"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652DEA" w14:paraId="1EE32B83" w14:textId="77777777">
        <w:trPr>
          <w:trHeight w:val="19"/>
          <w:jc w:val="center"/>
        </w:trPr>
        <w:tc>
          <w:tcPr>
            <w:tcW w:w="404" w:type="pct"/>
            <w:shd w:val="clear" w:color="auto" w:fill="FFFFFF" w:themeFill="background1"/>
            <w:vAlign w:val="center"/>
          </w:tcPr>
          <w:p w14:paraId="64397A95" w14:textId="77777777" w:rsidR="00652DEA" w:rsidRDefault="00C15CB5">
            <w:pPr>
              <w:spacing w:line="360" w:lineRule="auto"/>
              <w:rPr>
                <w:rFonts w:ascii="Times New Roman" w:eastAsia="仿宋_GB2312" w:hAnsi="Times New Roman" w:cs="Times New Roman"/>
                <w:bCs w:val="0"/>
                <w:kern w:val="0"/>
                <w:sz w:val="18"/>
                <w:szCs w:val="18"/>
                <w:lang w:eastAsia="zh-CN"/>
              </w:rPr>
            </w:pPr>
            <w:del w:id="9450" w:author="Xuning Wei12232" w:date="2026-10-19T21:49:00Z">
              <w:r>
                <w:rPr>
                  <w:rFonts w:ascii="Times New Roman" w:eastAsia="仿宋_GB2312" w:hAnsi="Times New Roman" w:cs="Times New Roman"/>
                  <w:bCs w:val="0"/>
                  <w:kern w:val="0"/>
                  <w:sz w:val="18"/>
                  <w:szCs w:val="18"/>
                  <w:lang w:eastAsia="zh-CN"/>
                </w:rPr>
                <w:delText>4</w:delText>
              </w:r>
            </w:del>
            <w:ins w:id="9451"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37A58AE5"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9452"/>
            <w:commentRangeStart w:id="9453"/>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commentRangeEnd w:id="9452"/>
            <w:r>
              <w:rPr>
                <w:rStyle w:val="affe"/>
                <w:rFonts w:ascii="Times New Roman" w:hAnsi="Times New Roman" w:cs="Times New Roman"/>
                <w:kern w:val="18"/>
                <w:sz w:val="18"/>
                <w:szCs w:val="18"/>
              </w:rPr>
              <w:commentReference w:id="9452"/>
            </w:r>
            <w:commentRangeEnd w:id="9453"/>
            <w:r>
              <w:rPr>
                <w:rStyle w:val="affe"/>
                <w:rFonts w:ascii="Times New Roman" w:hAnsi="Times New Roman" w:cs="Times New Roman"/>
                <w:kern w:val="18"/>
                <w:sz w:val="18"/>
                <w:szCs w:val="18"/>
              </w:rPr>
              <w:commentReference w:id="9453"/>
            </w:r>
            <w:r>
              <w:rPr>
                <w:rFonts w:ascii="Times New Roman" w:hAnsi="Times New Roman" w:cs="Times New Roman"/>
                <w:kern w:val="18"/>
                <w:sz w:val="18"/>
                <w:szCs w:val="18"/>
              </w:rPr>
              <w:t>)</w:t>
            </w:r>
          </w:p>
        </w:tc>
        <w:tc>
          <w:tcPr>
            <w:tcW w:w="796" w:type="pct"/>
            <w:vAlign w:val="center"/>
          </w:tcPr>
          <w:p w14:paraId="435A286D" w14:textId="77777777" w:rsidR="00652DEA" w:rsidRDefault="00C15CB5">
            <w:pPr>
              <w:spacing w:line="360" w:lineRule="auto"/>
              <w:jc w:val="center"/>
              <w:rPr>
                <w:rFonts w:ascii="Times New Roman" w:eastAsia="仿宋_GB2312" w:hAnsi="Times New Roman" w:cs="Times New Roman"/>
                <w:sz w:val="18"/>
                <w:szCs w:val="18"/>
                <w:lang w:eastAsia="zh-CN"/>
              </w:rPr>
              <w:pPrChange w:id="9454" w:author="Xuning Wei12232" w:date="2026-10-19T22:06:00Z">
                <w:pPr>
                  <w:spacing w:line="360" w:lineRule="auto"/>
                </w:pPr>
              </w:pPrChange>
            </w:pPr>
            <w:ins w:id="9455" w:author="Xuning Wei12232" w:date="2026-10-19T21:39:00Z">
              <w:r>
                <w:rPr>
                  <w:rFonts w:ascii="Times New Roman" w:hAnsi="Times New Roman" w:cs="Times New Roman"/>
                  <w:kern w:val="18"/>
                  <w:sz w:val="18"/>
                  <w:szCs w:val="18"/>
                  <w:lang w:eastAsia="zh-CN"/>
                </w:rPr>
                <w:t xml:space="preserve">Chloranil test </w:t>
              </w:r>
            </w:ins>
          </w:p>
        </w:tc>
        <w:tc>
          <w:tcPr>
            <w:tcW w:w="750" w:type="pct"/>
            <w:vAlign w:val="center"/>
          </w:tcPr>
          <w:p w14:paraId="470F56BF"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6643B37" w14:textId="77777777" w:rsidR="00652DEA" w:rsidRDefault="00C15CB5">
            <w:pPr>
              <w:spacing w:line="360" w:lineRule="auto"/>
              <w:rPr>
                <w:rFonts w:ascii="Times New Roman" w:eastAsia="仿宋_GB2312" w:hAnsi="Times New Roman" w:cs="Times New Roman"/>
                <w:kern w:val="18"/>
                <w:sz w:val="18"/>
                <w:szCs w:val="18"/>
                <w:lang w:eastAsia="zh-CN"/>
              </w:rPr>
            </w:pPr>
            <w:ins w:id="9456" w:author="Xuning Wei12232" w:date="2026-10-19T22:10:00Z">
              <w:r>
                <w:rPr>
                  <w:rFonts w:ascii="Times New Roman" w:eastAsia="仿宋_GB2312" w:hAnsi="Times New Roman" w:cs="Times New Roman"/>
                  <w:kern w:val="18"/>
                  <w:sz w:val="18"/>
                  <w:szCs w:val="18"/>
                  <w:lang w:eastAsia="zh-CN"/>
                </w:rPr>
                <w:t xml:space="preserve">Compare piperidine level to the color of 500 ppm </w:t>
              </w:r>
              <w:r>
                <w:rPr>
                  <w:rFonts w:ascii="Times New Roman" w:eastAsia="仿宋_GB2312" w:hAnsi="Times New Roman" w:cs="Times New Roman"/>
                  <w:kern w:val="18"/>
                  <w:sz w:val="18"/>
                  <w:szCs w:val="18"/>
                  <w:lang w:eastAsia="zh-CN"/>
                </w:rPr>
                <w:lastRenderedPageBreak/>
                <w:t>standard (negative)</w:t>
              </w:r>
            </w:ins>
            <w:del w:id="9457"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37CB094C"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Perform two washes with isopropyl acetate until the chloranil test of the washing solution shows a lighter color or matches the reference solution</w:t>
            </w:r>
          </w:p>
        </w:tc>
      </w:tr>
      <w:tr w:rsidR="00652DEA" w14:paraId="61884DB6" w14:textId="77777777">
        <w:trPr>
          <w:trHeight w:val="19"/>
          <w:jc w:val="center"/>
        </w:trPr>
        <w:tc>
          <w:tcPr>
            <w:tcW w:w="404" w:type="pct"/>
            <w:shd w:val="clear" w:color="auto" w:fill="FFFFFF" w:themeFill="background1"/>
            <w:vAlign w:val="center"/>
          </w:tcPr>
          <w:p w14:paraId="5FE3165D" w14:textId="77777777" w:rsidR="00652DEA" w:rsidRDefault="00C15CB5">
            <w:pPr>
              <w:spacing w:line="360" w:lineRule="auto"/>
              <w:rPr>
                <w:rFonts w:ascii="Times New Roman" w:eastAsia="仿宋_GB2312" w:hAnsi="Times New Roman" w:cs="Times New Roman"/>
                <w:bCs w:val="0"/>
                <w:kern w:val="0"/>
                <w:sz w:val="18"/>
                <w:szCs w:val="18"/>
                <w:lang w:eastAsia="zh-CN"/>
              </w:rPr>
            </w:pPr>
            <w:del w:id="9458" w:author="Xuning Wei12232" w:date="2026-10-19T21:49:00Z">
              <w:r>
                <w:rPr>
                  <w:rFonts w:ascii="Times New Roman" w:eastAsia="仿宋_GB2312" w:hAnsi="Times New Roman" w:cs="Times New Roman"/>
                  <w:bCs w:val="0"/>
                  <w:kern w:val="0"/>
                  <w:sz w:val="18"/>
                  <w:szCs w:val="18"/>
                  <w:lang w:eastAsia="zh-CN"/>
                </w:rPr>
                <w:delText>5</w:delText>
              </w:r>
            </w:del>
            <w:ins w:id="9459"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0DA239C7"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w:t>
            </w:r>
            <w:commentRangeStart w:id="9460"/>
            <w:commentRangeStart w:id="9461"/>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 </w:t>
            </w:r>
            <w:commentRangeEnd w:id="9460"/>
            <w:r>
              <w:rPr>
                <w:rStyle w:val="affe"/>
                <w:rFonts w:ascii="Times New Roman" w:hAnsi="Times New Roman" w:cs="Times New Roman"/>
                <w:kern w:val="18"/>
                <w:sz w:val="18"/>
                <w:szCs w:val="18"/>
              </w:rPr>
              <w:commentReference w:id="9460"/>
            </w:r>
            <w:commentRangeEnd w:id="9461"/>
            <w:r>
              <w:rPr>
                <w:rStyle w:val="affe"/>
                <w:rFonts w:ascii="Times New Roman" w:hAnsi="Times New Roman" w:cs="Times New Roman"/>
                <w:kern w:val="18"/>
                <w:sz w:val="18"/>
                <w:szCs w:val="18"/>
              </w:rPr>
              <w:commentReference w:id="9461"/>
            </w:r>
            <w:r>
              <w:rPr>
                <w:rFonts w:ascii="Times New Roman" w:hAnsi="Times New Roman" w:cs="Times New Roman"/>
                <w:kern w:val="18"/>
                <w:sz w:val="18"/>
                <w:szCs w:val="18"/>
              </w:rPr>
              <w:t xml:space="preserve"> </w:t>
            </w:r>
          </w:p>
        </w:tc>
        <w:tc>
          <w:tcPr>
            <w:tcW w:w="796" w:type="pct"/>
            <w:vAlign w:val="center"/>
          </w:tcPr>
          <w:p w14:paraId="3CE1F4F9" w14:textId="77777777" w:rsidR="00652DEA" w:rsidRDefault="00C15CB5">
            <w:pPr>
              <w:spacing w:line="360" w:lineRule="auto"/>
              <w:jc w:val="center"/>
              <w:rPr>
                <w:rFonts w:ascii="Times New Roman" w:eastAsia="仿宋_GB2312" w:hAnsi="Times New Roman" w:cs="Times New Roman"/>
                <w:sz w:val="18"/>
                <w:szCs w:val="18"/>
                <w:lang w:eastAsia="zh-CN"/>
              </w:rPr>
              <w:pPrChange w:id="9462" w:author="Xuning Wei12232" w:date="2026-10-19T22:06:00Z">
                <w:pPr>
                  <w:spacing w:line="360" w:lineRule="auto"/>
                </w:pPr>
              </w:pPrChange>
            </w:pPr>
            <w:ins w:id="9463" w:author="Xuning Wei12232" w:date="2026-10-19T21:39:00Z">
              <w:r>
                <w:rPr>
                  <w:rFonts w:ascii="Times New Roman" w:hAnsi="Times New Roman" w:cs="Times New Roman"/>
                  <w:kern w:val="18"/>
                  <w:sz w:val="18"/>
                  <w:szCs w:val="18"/>
                  <w:lang w:eastAsia="zh-CN"/>
                </w:rPr>
                <w:t>Chloranil test</w:t>
              </w:r>
              <w:commentRangeStart w:id="9464"/>
              <w:commentRangeStart w:id="9465"/>
              <w:r>
                <w:rPr>
                  <w:rFonts w:ascii="Times New Roman" w:hAnsi="Times New Roman" w:cs="Times New Roman"/>
                  <w:kern w:val="18"/>
                  <w:sz w:val="18"/>
                  <w:szCs w:val="18"/>
                </w:rPr>
                <w:t xml:space="preserve">. </w:t>
              </w:r>
              <w:commentRangeEnd w:id="9464"/>
              <w:r>
                <w:rPr>
                  <w:rStyle w:val="affe"/>
                  <w:rFonts w:ascii="Times New Roman" w:eastAsia="仿宋_GB2312" w:hAnsi="Times New Roman" w:cs="Times New Roman"/>
                  <w:sz w:val="18"/>
                  <w:szCs w:val="18"/>
                  <w:lang w:eastAsia="zh-CN"/>
                </w:rPr>
                <w:commentReference w:id="9464"/>
              </w:r>
              <w:commentRangeEnd w:id="9465"/>
              <w:r>
                <w:rPr>
                  <w:rStyle w:val="affe"/>
                  <w:rFonts w:ascii="Times New Roman" w:eastAsia="仿宋_GB2312" w:hAnsi="Times New Roman" w:cs="Times New Roman"/>
                  <w:sz w:val="18"/>
                  <w:szCs w:val="18"/>
                  <w:lang w:eastAsia="zh-CN"/>
                </w:rPr>
                <w:commentReference w:id="9465"/>
              </w:r>
            </w:ins>
          </w:p>
        </w:tc>
        <w:tc>
          <w:tcPr>
            <w:tcW w:w="750" w:type="pct"/>
            <w:vAlign w:val="center"/>
          </w:tcPr>
          <w:p w14:paraId="416A1A8C"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7655B56" w14:textId="77777777" w:rsidR="00652DEA" w:rsidRDefault="00C15CB5">
            <w:pPr>
              <w:spacing w:line="360" w:lineRule="auto"/>
              <w:rPr>
                <w:rFonts w:ascii="Times New Roman" w:eastAsia="仿宋_GB2312" w:hAnsi="Times New Roman" w:cs="Times New Roman"/>
                <w:kern w:val="18"/>
                <w:sz w:val="18"/>
                <w:szCs w:val="18"/>
                <w:lang w:eastAsia="zh-CN"/>
              </w:rPr>
            </w:pPr>
            <w:ins w:id="9466" w:author="Xuning Wei12232" w:date="2026-10-19T22:10:00Z">
              <w:r>
                <w:rPr>
                  <w:rFonts w:ascii="Times New Roman" w:eastAsia="仿宋_GB2312" w:hAnsi="Times New Roman" w:cs="Times New Roman"/>
                  <w:kern w:val="18"/>
                  <w:sz w:val="18"/>
                  <w:szCs w:val="18"/>
                  <w:lang w:eastAsia="zh-CN"/>
                </w:rPr>
                <w:t>Compare piperidine level to the color of 500 ppm standard (negative)</w:t>
              </w:r>
            </w:ins>
            <w:commentRangeStart w:id="9467"/>
            <w:commentRangeStart w:id="9468"/>
            <w:commentRangeStart w:id="9469"/>
            <w:commentRangeStart w:id="9470"/>
            <w:del w:id="9471" w:author="Xuning Wei12232" w:date="2026-10-19T22:10:00Z">
              <w:r>
                <w:rPr>
                  <w:rFonts w:ascii="Times New Roman" w:eastAsia="仿宋_GB2312" w:hAnsi="Times New Roman" w:cs="Times New Roman"/>
                  <w:kern w:val="18"/>
                  <w:sz w:val="18"/>
                  <w:szCs w:val="18"/>
                  <w:lang w:eastAsia="zh-CN"/>
                </w:rPr>
                <w:delText>Negative</w:delText>
              </w:r>
              <w:commentRangeEnd w:id="9467"/>
              <w:r>
                <w:rPr>
                  <w:rStyle w:val="affe"/>
                  <w:rFonts w:ascii="Times New Roman" w:eastAsia="仿宋_GB2312" w:hAnsi="Times New Roman" w:cs="Times New Roman"/>
                  <w:kern w:val="18"/>
                  <w:sz w:val="18"/>
                  <w:szCs w:val="18"/>
                  <w:lang w:eastAsia="zh-CN"/>
                </w:rPr>
                <w:commentReference w:id="9467"/>
              </w:r>
              <w:commentRangeEnd w:id="9468"/>
              <w:r>
                <w:rPr>
                  <w:rStyle w:val="affe"/>
                  <w:rFonts w:ascii="Times New Roman" w:eastAsia="仿宋_GB2312" w:hAnsi="Times New Roman" w:cs="Times New Roman"/>
                  <w:kern w:val="18"/>
                  <w:sz w:val="18"/>
                  <w:szCs w:val="18"/>
                  <w:lang w:eastAsia="zh-CN"/>
                </w:rPr>
                <w:commentReference w:id="9468"/>
              </w:r>
              <w:commentRangeEnd w:id="9469"/>
              <w:r>
                <w:rPr>
                  <w:rStyle w:val="affe"/>
                  <w:rFonts w:ascii="Times New Roman" w:eastAsia="仿宋_GB2312" w:hAnsi="Times New Roman" w:cs="Times New Roman"/>
                  <w:kern w:val="18"/>
                  <w:sz w:val="18"/>
                  <w:szCs w:val="18"/>
                  <w:lang w:eastAsia="zh-CN"/>
                </w:rPr>
                <w:commentReference w:id="9469"/>
              </w:r>
              <w:commentRangeEnd w:id="9470"/>
              <w:r>
                <w:rPr>
                  <w:rStyle w:val="affe"/>
                  <w:rFonts w:ascii="Times New Roman" w:eastAsia="仿宋_GB2312" w:hAnsi="Times New Roman" w:cs="Times New Roman"/>
                  <w:kern w:val="18"/>
                  <w:sz w:val="18"/>
                  <w:szCs w:val="18"/>
                  <w:lang w:eastAsia="zh-CN"/>
                </w:rPr>
                <w:commentReference w:id="9470"/>
              </w:r>
            </w:del>
          </w:p>
        </w:tc>
        <w:tc>
          <w:tcPr>
            <w:tcW w:w="1433" w:type="pct"/>
            <w:shd w:val="clear" w:color="auto" w:fill="FFFFFF" w:themeFill="background1"/>
            <w:vAlign w:val="center"/>
          </w:tcPr>
          <w:p w14:paraId="21914963"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w:t>
            </w:r>
            <w:r>
              <w:rPr>
                <w:rFonts w:ascii="Times New Roman" w:hAnsi="Times New Roman" w:cs="Times New Roman"/>
                <w:sz w:val="18"/>
                <w:szCs w:val="18"/>
              </w:rPr>
              <w:t xml:space="preserve">erform three sequential washes: 1 wash with toluene followed by 2 washes with MTBE, until the chloranil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washing solution displays a lighter color or matches the reference solution.</w:t>
            </w:r>
          </w:p>
        </w:tc>
      </w:tr>
      <w:tr w:rsidR="00652DEA" w14:paraId="44D1FAE9" w14:textId="77777777">
        <w:trPr>
          <w:trHeight w:val="19"/>
          <w:jc w:val="center"/>
        </w:trPr>
        <w:tc>
          <w:tcPr>
            <w:tcW w:w="404" w:type="pct"/>
            <w:shd w:val="clear" w:color="auto" w:fill="FFFFFF" w:themeFill="background1"/>
            <w:vAlign w:val="center"/>
          </w:tcPr>
          <w:p w14:paraId="43A19E73" w14:textId="77777777" w:rsidR="00652DEA" w:rsidRDefault="00C15CB5">
            <w:pPr>
              <w:spacing w:line="360" w:lineRule="auto"/>
              <w:rPr>
                <w:rFonts w:ascii="Times New Roman" w:eastAsia="仿宋_GB2312" w:hAnsi="Times New Roman" w:cs="Times New Roman"/>
                <w:bCs w:val="0"/>
                <w:kern w:val="0"/>
                <w:sz w:val="18"/>
                <w:szCs w:val="18"/>
                <w:lang w:eastAsia="zh-CN"/>
              </w:rPr>
            </w:pPr>
            <w:del w:id="9472" w:author="Xuning Wei12232" w:date="2026-10-19T21:49:00Z">
              <w:r>
                <w:rPr>
                  <w:rFonts w:ascii="Times New Roman" w:eastAsia="仿宋_GB2312" w:hAnsi="Times New Roman" w:cs="Times New Roman"/>
                  <w:bCs w:val="0"/>
                  <w:kern w:val="0"/>
                  <w:sz w:val="18"/>
                  <w:szCs w:val="18"/>
                  <w:lang w:eastAsia="zh-CN"/>
                </w:rPr>
                <w:delText>6</w:delText>
              </w:r>
            </w:del>
            <w:ins w:id="9473" w:author="Xuning Wei12232" w:date="2026-10-19T22:06:00Z">
              <w:r>
                <w:rPr>
                  <w:rFonts w:ascii="Times New Roman" w:eastAsia="仿宋_GB2312" w:hAnsi="Times New Roman" w:cs="Times New Roman"/>
                  <w:bCs w:val="0"/>
                  <w:kern w:val="0"/>
                  <w:sz w:val="18"/>
                  <w:szCs w:val="18"/>
                  <w:lang w:eastAsia="zh-CN"/>
                  <w:rPrChange w:id="9474"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76928358" w14:textId="77777777" w:rsidR="00652DEA" w:rsidRDefault="00C15CB5">
            <w:pPr>
              <w:spacing w:line="360" w:lineRule="auto"/>
              <w:rPr>
                <w:rFonts w:ascii="Times New Roman" w:eastAsia="仿宋_GB2312" w:hAnsi="Times New Roman" w:cs="Times New Roman"/>
                <w:kern w:val="18"/>
                <w:sz w:val="18"/>
                <w:szCs w:val="18"/>
                <w:lang w:eastAsia="zh-CN"/>
              </w:rPr>
            </w:pPr>
            <w:del w:id="9475"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9476"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9477" w:author="Xuning Wei12232" w:date="2026-10-19T22:07:00Z">
              <w:r>
                <w:rPr>
                  <w:rFonts w:ascii="Times New Roman" w:eastAsia="仿宋_GB2312" w:hAnsi="Times New Roman" w:cs="Times New Roman"/>
                  <w:kern w:val="18"/>
                  <w:sz w:val="18"/>
                  <w:szCs w:val="18"/>
                  <w:lang w:eastAsia="zh-CN"/>
                  <w:rPrChange w:id="9478"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6A7B1878" w14:textId="77777777" w:rsidR="00652DEA" w:rsidRPr="00652DEA" w:rsidRDefault="00C15CB5">
            <w:pPr>
              <w:spacing w:line="360" w:lineRule="auto"/>
              <w:jc w:val="center"/>
              <w:rPr>
                <w:rFonts w:ascii="Times New Roman" w:eastAsia="仿宋_GB2312" w:hAnsi="Times New Roman" w:cs="Times New Roman"/>
                <w:kern w:val="18"/>
                <w:sz w:val="18"/>
                <w:szCs w:val="18"/>
                <w:lang w:eastAsia="zh-CN"/>
                <w:rPrChange w:id="947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9480" w:author="Xuning Wei12232" w:date="2026-10-19T22:06:00Z">
                <w:pPr>
                  <w:spacing w:line="360" w:lineRule="auto"/>
                </w:pPr>
              </w:pPrChange>
            </w:pPr>
            <w:ins w:id="9481" w:author="Xuning Wei12232" w:date="2026-10-19T21:39:00Z">
              <w:r>
                <w:rPr>
                  <w:rFonts w:ascii="Times New Roman" w:eastAsia="仿宋_GB2312" w:hAnsi="Times New Roman" w:cs="Times New Roman"/>
                  <w:kern w:val="18"/>
                  <w:sz w:val="18"/>
                  <w:szCs w:val="18"/>
                  <w:lang w:eastAsia="zh-CN"/>
                  <w:rPrChange w:id="948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2580CD86" w14:textId="77777777" w:rsidR="00652DEA" w:rsidRDefault="00C15CB5">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53B89498" w14:textId="77777777" w:rsidR="00652DEA" w:rsidRDefault="00C15CB5">
            <w:pPr>
              <w:spacing w:line="360" w:lineRule="auto"/>
              <w:rPr>
                <w:rFonts w:ascii="Times New Roman" w:eastAsia="仿宋_GB2312" w:hAnsi="Times New Roman" w:cs="Times New Roman"/>
                <w:kern w:val="18"/>
                <w:sz w:val="18"/>
                <w:szCs w:val="18"/>
                <w:lang w:eastAsia="zh-CN"/>
              </w:rPr>
            </w:pPr>
            <w:ins w:id="9483" w:author="Xuning Wei12232" w:date="2026-10-21T09:19:00Z">
              <w:r>
                <w:rPr>
                  <w:rFonts w:ascii="Times New Roman" w:eastAsia="仿宋_GB2312" w:hAnsi="Times New Roman" w:cs="Times New Roman"/>
                  <w:sz w:val="18"/>
                  <w:szCs w:val="18"/>
                </w:rPr>
                <w:t>≤</w:t>
              </w:r>
            </w:ins>
            <w:ins w:id="9484" w:author="Xuning Wei12232" w:date="2026-10-20T13:11:00Z">
              <w:r>
                <w:rPr>
                  <w:rFonts w:ascii="Times New Roman" w:eastAsia="仿宋_GB2312" w:hAnsi="Times New Roman" w:cs="Times New Roman"/>
                  <w:sz w:val="18"/>
                  <w:szCs w:val="18"/>
                </w:rPr>
                <w:t xml:space="preserve"> </w:t>
              </w:r>
            </w:ins>
            <w:del w:id="9485" w:author="Xuning Wei12232" w:date="2026-10-20T13:10:00Z">
              <w:r>
                <w:rPr>
                  <w:rFonts w:ascii="Times New Roman" w:eastAsia="仿宋_GB2312" w:hAnsi="Times New Roman" w:cs="Times New Roman" w:hint="eastAsia"/>
                  <w:kern w:val="18"/>
                  <w:sz w:val="18"/>
                  <w:szCs w:val="18"/>
                  <w:lang w:eastAsia="zh-CN"/>
                </w:rPr>
                <w:delText>≤</w:delText>
              </w:r>
            </w:del>
            <w:ins w:id="9486" w:author="Xuning Wei12232" w:date="2026-10-18T09:56:00Z">
              <w:r>
                <w:rPr>
                  <w:rFonts w:ascii="Times New Roman" w:eastAsia="仿宋_GB2312" w:hAnsi="Times New Roman" w:cs="Times New Roman"/>
                  <w:kern w:val="18"/>
                  <w:sz w:val="18"/>
                  <w:szCs w:val="18"/>
                  <w:lang w:eastAsia="zh-CN"/>
                </w:rPr>
                <w:t>9</w:t>
              </w:r>
            </w:ins>
            <w:ins w:id="9487" w:author="Xuning Wei12232" w:date="2026-10-20T13:11:00Z">
              <w:r>
                <w:rPr>
                  <w:rFonts w:ascii="Times New Roman" w:eastAsia="仿宋_GB2312" w:hAnsi="Times New Roman" w:cs="Times New Roman"/>
                  <w:kern w:val="18"/>
                  <w:sz w:val="18"/>
                  <w:szCs w:val="18"/>
                  <w:lang w:eastAsia="zh-CN"/>
                </w:rPr>
                <w:t xml:space="preserve"> </w:t>
              </w:r>
            </w:ins>
            <w:del w:id="9488" w:author="Xuning Wei12232" w:date="2026-10-18T09:56:00Z">
              <w:r>
                <w:rPr>
                  <w:rFonts w:ascii="Times New Roman" w:eastAsia="仿宋_GB2312" w:hAnsi="Times New Roman" w:cs="Times New Roman"/>
                  <w:kern w:val="18"/>
                  <w:sz w:val="18"/>
                  <w:szCs w:val="18"/>
                  <w:lang w:eastAsia="zh-CN"/>
                </w:rPr>
                <w:delText>10</w:delText>
              </w:r>
            </w:del>
            <w:del w:id="9489"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9490" w:author="Xuning Wei12232" w:date="2026-10-24T10:51:00Z">
              <w:r>
                <w:rPr>
                  <w:rFonts w:ascii="Times New Roman" w:eastAsia="仿宋_GB2312" w:hAnsi="Times New Roman" w:cs="Times New Roman"/>
                  <w:kern w:val="18"/>
                  <w:sz w:val="18"/>
                  <w:szCs w:val="18"/>
                  <w:lang w:eastAsia="zh-CN"/>
                </w:rPr>
                <w:t xml:space="preserve"> </w:t>
              </w:r>
            </w:ins>
            <w:ins w:id="9491" w:author="Xuning Wei12232" w:date="2026-10-24T10:57:00Z">
              <w:r>
                <w:rPr>
                  <w:rFonts w:ascii="Times New Roman" w:eastAsia="仿宋_GB2312" w:hAnsi="Times New Roman" w:cs="Times New Roman"/>
                  <w:kern w:val="18"/>
                  <w:sz w:val="18"/>
                  <w:szCs w:val="18"/>
                  <w:lang w:eastAsia="zh-CN"/>
                </w:rPr>
                <w:t>(</w:t>
              </w:r>
            </w:ins>
            <w:ins w:id="9492" w:author="Xuning Wei12232" w:date="2026-10-24T10:50:00Z">
              <w:r>
                <w:rPr>
                  <w:rFonts w:ascii="Times New Roman" w:eastAsia="仿宋_GB2312" w:hAnsi="Times New Roman" w:cs="Times New Roman"/>
                  <w:kern w:val="18"/>
                  <w:sz w:val="18"/>
                  <w:szCs w:val="18"/>
                  <w:lang w:eastAsia="zh-CN"/>
                </w:rPr>
                <w:t>w/w</w:t>
              </w:r>
            </w:ins>
            <w:ins w:id="9493"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21D9D56D" w14:textId="77777777" w:rsidR="00652DEA" w:rsidRDefault="00C15CB5">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9494" w:author="Xuning Wei12232" w:date="2026-10-22T08:08:00Z">
              <w:r>
                <w:rPr>
                  <w:rFonts w:ascii="Times New Roman" w:eastAsia="仿宋_GB2312" w:hAnsi="Times New Roman" w:cs="Times New Roman"/>
                  <w:sz w:val="18"/>
                  <w:szCs w:val="18"/>
                  <w:lang w:eastAsia="zh-CN"/>
                </w:rPr>
                <w:t xml:space="preserve"> </w:t>
              </w:r>
            </w:ins>
            <w:del w:id="9495" w:author="Xuning Wei12232" w:date="2026-10-20T20:24:00Z">
              <w:r>
                <w:rPr>
                  <w:rFonts w:ascii="Times New Roman" w:eastAsia="仿宋_GB2312" w:hAnsi="Times New Roman" w:cs="Times New Roman" w:hint="eastAsia"/>
                  <w:sz w:val="18"/>
                  <w:szCs w:val="18"/>
                  <w:lang w:eastAsia="zh-CN"/>
                </w:rPr>
                <w:delText>≤</w:delText>
              </w:r>
            </w:del>
            <w:ins w:id="949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9497" w:author="Xuning Wei12232" w:date="2026-10-18T09:57:00Z">
              <w:r>
                <w:rPr>
                  <w:rFonts w:ascii="Times New Roman" w:eastAsia="仿宋_GB2312" w:hAnsi="Times New Roman" w:cs="Times New Roman"/>
                  <w:sz w:val="18"/>
                  <w:szCs w:val="18"/>
                  <w:lang w:eastAsia="zh-CN"/>
                </w:rPr>
                <w:delText>10</w:delText>
              </w:r>
            </w:del>
            <w:ins w:id="9498" w:author="Xuning Wei12232" w:date="2026-10-18T09:57:00Z">
              <w:r>
                <w:rPr>
                  <w:rFonts w:ascii="Times New Roman" w:eastAsia="仿宋_GB2312" w:hAnsi="Times New Roman" w:cs="Times New Roman"/>
                  <w:sz w:val="18"/>
                  <w:szCs w:val="18"/>
                  <w:lang w:eastAsia="zh-CN"/>
                  <w:rPrChange w:id="9499"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9500" w:author="Xuning Wei12232" w:date="2026-10-20T13:11:00Z">
              <w:r>
                <w:rPr>
                  <w:rFonts w:ascii="Times New Roman" w:eastAsia="仿宋_GB2312" w:hAnsi="Times New Roman" w:cs="Times New Roman"/>
                  <w:sz w:val="18"/>
                  <w:szCs w:val="18"/>
                  <w:lang w:eastAsia="zh-CN"/>
                </w:rPr>
                <w:t xml:space="preserve"> </w:t>
              </w:r>
            </w:ins>
            <w:del w:id="9501"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9502"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023B7F76" w14:textId="1DA47342" w:rsidR="00652DEA" w:rsidRDefault="00C15CB5">
      <w:pPr>
        <w:spacing w:line="360" w:lineRule="auto"/>
        <w:rPr>
          <w:rFonts w:ascii="Times New Roman" w:hAnsi="Times New Roman" w:cs="Times New Roman"/>
          <w:i/>
          <w:sz w:val="18"/>
          <w:szCs w:val="18"/>
        </w:rPr>
        <w:pPrChange w:id="9503" w:author="Xuning Wei12232" w:date="2026-10-19T22:13:00Z">
          <w:pPr/>
        </w:pPrChange>
      </w:pPr>
      <w:ins w:id="9504" w:author="Xuning Wei12232" w:date="2026-10-19T14:51:00Z">
        <w:r>
          <w:rPr>
            <w:rFonts w:ascii="Times New Roman" w:hAnsi="Times New Roman" w:cs="Times New Roman"/>
            <w:i/>
            <w:sz w:val="18"/>
            <w:szCs w:val="18"/>
            <w:rPrChange w:id="9505" w:author="Xuning Wei12232" w:date="2026-10-24T11:11:00Z">
              <w:rPr>
                <w:highlight w:val="yellow"/>
              </w:rPr>
            </w:rPrChange>
          </w:rPr>
          <w:t>Note: In method AM-140020-016, vacuum drying oven is used for the LOD testing, it is simple technique that require no validation or verification.</w:t>
        </w:r>
      </w:ins>
    </w:p>
    <w:p w14:paraId="48E65D8E" w14:textId="77777777" w:rsidR="00043C89" w:rsidRPr="00652DEA" w:rsidRDefault="00043C89" w:rsidP="00043C89">
      <w:pPr>
        <w:spacing w:line="360" w:lineRule="auto"/>
        <w:rPr>
          <w:ins w:id="9506" w:author="Xuning Wei12232" w:date="2026-10-19T14:50:00Z"/>
          <w:rFonts w:ascii="Times New Roman" w:hAnsi="Times New Roman" w:cs="Times New Roman"/>
          <w:i/>
          <w:sz w:val="18"/>
          <w:szCs w:val="18"/>
          <w:rPrChange w:id="9507" w:author="Xuning Wei12232" w:date="2026-10-24T11:11:00Z">
            <w:rPr>
              <w:ins w:id="9508" w:author="Xuning Wei12232" w:date="2026-10-19T14:50:00Z"/>
            </w:rPr>
          </w:rPrChange>
        </w:rPr>
      </w:pPr>
    </w:p>
    <w:p w14:paraId="6AAA97D6"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509" w:name="_Toc235221992"/>
      <w:bookmarkStart w:id="9510" w:name="_Toc235217372"/>
      <w:bookmarkStart w:id="9511" w:name="_Toc243596322"/>
      <w:bookmarkStart w:id="9512" w:name="_Toc435535600"/>
      <w:bookmarkEnd w:id="9509"/>
      <w:bookmarkEnd w:id="9510"/>
      <w:r>
        <w:rPr>
          <w:rFonts w:ascii="Times New Roman" w:eastAsia="仿宋_GB2312" w:hAnsi="Times New Roman" w:cs="Times New Roman"/>
          <w:sz w:val="21"/>
          <w:szCs w:val="21"/>
        </w:rPr>
        <w:t>Batch Production Record (OR) Review</w:t>
      </w:r>
      <w:bookmarkEnd w:id="9511"/>
      <w:bookmarkEnd w:id="9512"/>
    </w:p>
    <w:p w14:paraId="2BD564C9" w14:textId="77777777" w:rsidR="00652DEA" w:rsidRDefault="00C15CB5">
      <w:pPr>
        <w:spacing w:beforeLines="50" w:before="120" w:afterLines="50" w:after="120" w:line="360" w:lineRule="auto"/>
        <w:jc w:val="both"/>
        <w:rPr>
          <w:rFonts w:ascii="Times New Roman" w:eastAsia="仿宋_GB2312" w:hAnsi="Times New Roman" w:cs="Times New Roman"/>
          <w:b/>
          <w:i/>
          <w:sz w:val="20"/>
          <w:szCs w:val="20"/>
          <w:lang w:eastAsia="zh-CN"/>
        </w:rPr>
        <w:pPrChange w:id="9513"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9514"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9515"/>
      <w:commentRangeStart w:id="9516"/>
      <w:r>
        <w:rPr>
          <w:rFonts w:ascii="Times New Roman" w:eastAsia="仿宋_GB2312" w:hAnsi="Times New Roman" w:cs="Times New Roman"/>
          <w:sz w:val="20"/>
          <w:szCs w:val="20"/>
          <w:lang w:eastAsia="zh-CN"/>
          <w:rPrChange w:id="9517" w:author="Xuning Wei12232" w:date="2026-10-24T11:11:00Z">
            <w:rPr>
              <w:rFonts w:ascii="Times New Roman" w:eastAsia="仿宋_GB2312" w:hAnsi="Times New Roman" w:cs="Times New Roman"/>
              <w:color w:val="0000FF"/>
              <w:sz w:val="20"/>
              <w:szCs w:val="20"/>
              <w:lang w:eastAsia="zh-CN"/>
            </w:rPr>
          </w:rPrChange>
        </w:rPr>
        <w:t xml:space="preserve">eview </w:t>
      </w:r>
      <w:commentRangeEnd w:id="9515"/>
      <w:r>
        <w:rPr>
          <w:rStyle w:val="affe"/>
          <w:rFonts w:ascii="Times New Roman" w:eastAsia="仿宋_GB2312" w:hAnsi="Times New Roman" w:cs="Times New Roman"/>
          <w:sz w:val="20"/>
          <w:szCs w:val="20"/>
          <w:lang w:eastAsia="zh-CN"/>
          <w:rPrChange w:id="9518" w:author="Xuning Wei12232" w:date="2026-10-24T11:11:00Z">
            <w:rPr>
              <w:rStyle w:val="affe"/>
              <w:rFonts w:ascii="Times New Roman" w:eastAsia="仿宋_GB2312" w:hAnsi="Times New Roman" w:cs="Times New Roman"/>
              <w:color w:val="0000FF"/>
              <w:sz w:val="20"/>
              <w:szCs w:val="20"/>
              <w:lang w:eastAsia="zh-CN"/>
            </w:rPr>
          </w:rPrChange>
        </w:rPr>
        <w:commentReference w:id="9515"/>
      </w:r>
      <w:commentRangeEnd w:id="9516"/>
      <w:r>
        <w:rPr>
          <w:rStyle w:val="affe"/>
          <w:rFonts w:ascii="Times New Roman" w:eastAsia="仿宋_GB2312" w:hAnsi="Times New Roman" w:cs="Times New Roman"/>
          <w:sz w:val="20"/>
          <w:szCs w:val="20"/>
          <w:lang w:eastAsia="zh-CN"/>
          <w:rPrChange w:id="9519" w:author="Xuning Wei12232" w:date="2026-10-24T11:11:00Z">
            <w:rPr>
              <w:rStyle w:val="affe"/>
              <w:rFonts w:ascii="Times New Roman" w:eastAsia="仿宋_GB2312" w:hAnsi="Times New Roman" w:cs="Times New Roman"/>
              <w:color w:val="0000FF"/>
              <w:sz w:val="20"/>
              <w:szCs w:val="20"/>
              <w:lang w:eastAsia="zh-CN"/>
            </w:rPr>
          </w:rPrChange>
        </w:rPr>
        <w:commentReference w:id="9516"/>
      </w:r>
      <w:r>
        <w:rPr>
          <w:rFonts w:ascii="Times New Roman" w:eastAsia="仿宋_GB2312" w:hAnsi="Times New Roman" w:cs="Times New Roman"/>
          <w:sz w:val="20"/>
          <w:szCs w:val="20"/>
          <w:lang w:eastAsia="zh-CN"/>
          <w:rPrChange w:id="9520"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506112FE" w14:textId="77777777" w:rsidR="00652DEA" w:rsidRDefault="00C15CB5">
      <w:pPr>
        <w:pStyle w:val="a"/>
        <w:rPr>
          <w:rFonts w:cs="Times New Roman"/>
        </w:rPr>
      </w:pPr>
      <w:bookmarkStart w:id="9521" w:name="_Toc47111702"/>
      <w:bookmarkStart w:id="9522" w:name="_Toc47110987"/>
      <w:bookmarkStart w:id="9523" w:name="_Toc47110988"/>
      <w:bookmarkStart w:id="9524" w:name="_Toc47111698"/>
      <w:bookmarkStart w:id="9525" w:name="_Toc47111697"/>
      <w:bookmarkStart w:id="9526" w:name="_Toc47111598"/>
      <w:bookmarkStart w:id="9527" w:name="_Toc47110992"/>
      <w:bookmarkStart w:id="9528" w:name="_Toc47111602"/>
      <w:bookmarkStart w:id="9529" w:name="_Toc47111597"/>
      <w:bookmarkStart w:id="9530" w:name="_Toc435535601"/>
      <w:bookmarkStart w:id="9531" w:name="_Toc243596323"/>
      <w:bookmarkEnd w:id="9521"/>
      <w:bookmarkEnd w:id="9522"/>
      <w:bookmarkEnd w:id="9523"/>
      <w:bookmarkEnd w:id="9524"/>
      <w:bookmarkEnd w:id="9525"/>
      <w:bookmarkEnd w:id="9526"/>
      <w:bookmarkEnd w:id="9527"/>
      <w:bookmarkEnd w:id="9528"/>
      <w:bookmarkEnd w:id="9529"/>
      <w:commentRangeStart w:id="9532"/>
      <w:commentRangeStart w:id="9533"/>
      <w:commentRangeStart w:id="9534"/>
      <w:commentRangeStart w:id="9535"/>
      <w:commentRangeStart w:id="9536"/>
      <w:r>
        <w:rPr>
          <w:rFonts w:cs="Times New Roman"/>
          <w:rPrChange w:id="9537" w:author="Xuning Wei12232" w:date="2026-10-24T11:11:00Z">
            <w:rPr>
              <w:rFonts w:cs="Times New Roman"/>
              <w:color w:val="0000FF"/>
            </w:rPr>
          </w:rPrChange>
        </w:rPr>
        <w:t>Sample</w:t>
      </w:r>
      <w:r>
        <w:rPr>
          <w:rPrChange w:id="9538" w:author="Xuning Wei12232" w:date="2026-10-24T11:11:00Z">
            <w:rPr>
              <w:color w:val="0000FF"/>
            </w:rPr>
          </w:rPrChange>
        </w:rPr>
        <w:t xml:space="preserve"> Ret</w:t>
      </w:r>
      <w:ins w:id="9539" w:author="Xuning Wei12232" w:date="2026-09-14T16:54:00Z">
        <w:r>
          <w:rPr>
            <w:rPrChange w:id="9540" w:author="Xuning Wei12232" w:date="2026-10-24T11:11:00Z">
              <w:rPr>
                <w:color w:val="0000FF"/>
              </w:rPr>
            </w:rPrChange>
          </w:rPr>
          <w:t>ai</w:t>
        </w:r>
      </w:ins>
      <w:del w:id="9541" w:author="Xuning Wei12232" w:date="2026-09-14T16:54:00Z">
        <w:r>
          <w:rPr>
            <w:rPrChange w:id="9542" w:author="Xuning Wei12232" w:date="2026-10-24T11:11:00Z">
              <w:rPr>
                <w:color w:val="0000FF"/>
              </w:rPr>
            </w:rPrChange>
          </w:rPr>
          <w:delText>e</w:delText>
        </w:r>
      </w:del>
      <w:r>
        <w:rPr>
          <w:rPrChange w:id="9543" w:author="Xuning Wei12232" w:date="2026-10-24T11:11:00Z">
            <w:rPr>
              <w:color w:val="0000FF"/>
            </w:rPr>
          </w:rPrChange>
        </w:rPr>
        <w:t>nin</w:t>
      </w:r>
      <w:bookmarkEnd w:id="9530"/>
      <w:ins w:id="9544" w:author="Xuning Wei12232" w:date="2026-09-14T16:54:00Z">
        <w:r>
          <w:rPr>
            <w:rPrChange w:id="9545" w:author="Xuning Wei12232" w:date="2026-10-24T11:11:00Z">
              <w:rPr>
                <w:color w:val="0000FF"/>
              </w:rPr>
            </w:rPrChange>
          </w:rPr>
          <w:t>g</w:t>
        </w:r>
      </w:ins>
      <w:r>
        <w:rPr>
          <w:rFonts w:cs="Times New Roman"/>
        </w:rPr>
        <w:t xml:space="preserve"> </w:t>
      </w:r>
      <w:bookmarkEnd w:id="9531"/>
      <w:commentRangeEnd w:id="9532"/>
      <w:r>
        <w:rPr>
          <w:rStyle w:val="affe"/>
          <w:rFonts w:cs="Times New Roman"/>
        </w:rPr>
        <w:commentReference w:id="9532"/>
      </w:r>
      <w:commentRangeEnd w:id="9533"/>
      <w:r>
        <w:rPr>
          <w:rStyle w:val="affe"/>
          <w:rFonts w:cs="Times New Roman"/>
        </w:rPr>
        <w:commentReference w:id="9533"/>
      </w:r>
      <w:commentRangeEnd w:id="9534"/>
      <w:r>
        <w:rPr>
          <w:rStyle w:val="affe"/>
          <w:rFonts w:cs="Times New Roman"/>
        </w:rPr>
        <w:commentReference w:id="9534"/>
      </w:r>
      <w:commentRangeEnd w:id="9535"/>
      <w:r>
        <w:rPr>
          <w:rStyle w:val="affe"/>
          <w:rFonts w:cs="Times New Roman"/>
        </w:rPr>
        <w:commentReference w:id="9535"/>
      </w:r>
      <w:commentRangeEnd w:id="9536"/>
      <w:r>
        <w:rPr>
          <w:rStyle w:val="affe"/>
          <w:rFonts w:cs="Times New Roman"/>
        </w:rPr>
        <w:commentReference w:id="9536"/>
      </w:r>
    </w:p>
    <w:p w14:paraId="2C8FEAA9" w14:textId="77777777" w:rsidR="00652DEA" w:rsidRPr="00652DEA" w:rsidRDefault="00C15CB5">
      <w:pPr>
        <w:spacing w:line="360" w:lineRule="auto"/>
        <w:contextualSpacing/>
        <w:jc w:val="both"/>
        <w:rPr>
          <w:ins w:id="9547" w:author="Xuning Wei12232" w:date="2026-09-17T16:08:00Z"/>
          <w:rFonts w:ascii="Times New Roman" w:eastAsia="仿宋_GB2312" w:hAnsi="Times New Roman" w:cs="Times New Roman"/>
          <w:sz w:val="20"/>
          <w:szCs w:val="20"/>
          <w:lang w:eastAsia="zh-CN"/>
          <w:rPrChange w:id="9548" w:author="Xuning Wei12232" w:date="2026-10-24T11:11:00Z">
            <w:rPr>
              <w:ins w:id="9549" w:author="Xuning Wei12232" w:date="2026-09-17T16:08:00Z"/>
              <w:rFonts w:ascii="Times New Roman" w:eastAsia="仿宋_GB2312" w:hAnsi="Times New Roman" w:cs="Times New Roman"/>
              <w:color w:val="FF0000"/>
              <w:sz w:val="20"/>
              <w:szCs w:val="20"/>
              <w:lang w:eastAsia="zh-CN"/>
            </w:rPr>
          </w:rPrChange>
        </w:rPr>
        <w:pPrChange w:id="9550"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9551"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9552" w:author="Xuning Wei12232" w:date="2026-10-19T22:14:00Z">
        <w:r>
          <w:rPr>
            <w:rFonts w:ascii="Times New Roman" w:eastAsia="仿宋_GB2312" w:hAnsi="Times New Roman" w:cs="Times New Roman"/>
            <w:sz w:val="20"/>
            <w:szCs w:val="20"/>
            <w:lang w:eastAsia="zh-CN"/>
            <w:rPrChange w:id="9553"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9554"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9555"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9556" w:author="Xuning Wei12232" w:date="2026-10-19T22:15:00Z">
        <w:r>
          <w:rPr>
            <w:rFonts w:ascii="Times New Roman" w:eastAsia="仿宋_GB2312" w:hAnsi="Times New Roman" w:cs="Times New Roman"/>
            <w:sz w:val="20"/>
            <w:szCs w:val="20"/>
            <w:lang w:eastAsia="zh-CN"/>
          </w:rPr>
          <w:t>produced by the SPPS process i</w:t>
        </w:r>
      </w:ins>
      <w:del w:id="9557"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9558"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9559" w:author="Xuning Wei12232" w:date="2026-10-19T22:17:00Z">
        <w:r>
          <w:rPr>
            <w:rFonts w:ascii="Times New Roman" w:eastAsia="仿宋_GB2312" w:hAnsi="Times New Roman" w:cs="Times New Roman"/>
            <w:sz w:val="20"/>
            <w:szCs w:val="20"/>
            <w:lang w:eastAsia="zh-CN"/>
          </w:rPr>
          <w:t xml:space="preserve"> </w:t>
        </w:r>
      </w:ins>
      <w:del w:id="9560"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9561" w:author="Xuning Wei12232" w:date="2026-10-19T22:15:00Z">
        <w:r>
          <w:rPr>
            <w:rFonts w:ascii="Times New Roman" w:eastAsia="仿宋_GB2312" w:hAnsi="Times New Roman" w:cs="Times New Roman"/>
            <w:sz w:val="20"/>
            <w:szCs w:val="20"/>
            <w:lang w:eastAsia="zh-CN"/>
          </w:rPr>
          <w:t>es and has no re</w:t>
        </w:r>
      </w:ins>
      <w:ins w:id="9562"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9563" w:name="_Toc390083395"/>
      <w:bookmarkStart w:id="9564" w:name="_Toc435535602"/>
      <w:bookmarkStart w:id="9565" w:name="_Toc373005297"/>
      <w:r>
        <w:rPr>
          <w:rFonts w:ascii="Times New Roman" w:hAnsi="Times New Roman" w:cs="Times New Roman"/>
          <w:sz w:val="20"/>
          <w:szCs w:val="20"/>
          <w:rPrChange w:id="9566" w:author="Xuning Wei12232" w:date="2026-10-24T11:11:00Z">
            <w:rPr>
              <w:color w:val="0000FF"/>
            </w:rPr>
          </w:rPrChange>
        </w:rPr>
        <w:t xml:space="preserve"> </w:t>
      </w:r>
      <w:r>
        <w:rPr>
          <w:rFonts w:ascii="Times New Roman" w:eastAsia="仿宋_GB2312" w:hAnsi="Times New Roman" w:cs="Times New Roman"/>
          <w:sz w:val="20"/>
          <w:szCs w:val="20"/>
          <w:lang w:eastAsia="zh-CN"/>
          <w:rPrChange w:id="9567"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9568"/>
      <w:commentRangeStart w:id="9569"/>
      <w:commentRangeStart w:id="9570"/>
      <w:r>
        <w:rPr>
          <w:rFonts w:ascii="Times New Roman" w:eastAsia="仿宋_GB2312" w:hAnsi="Times New Roman" w:cs="Times New Roman"/>
          <w:sz w:val="20"/>
          <w:szCs w:val="20"/>
          <w:lang w:eastAsia="zh-CN"/>
          <w:rPrChange w:id="9571" w:author="Xuning Wei12232" w:date="2026-10-24T11:11:00Z">
            <w:rPr>
              <w:rFonts w:ascii="Times New Roman" w:eastAsia="仿宋_GB2312" w:hAnsi="Times New Roman" w:cs="Times New Roman"/>
              <w:color w:val="0000FF"/>
              <w:sz w:val="20"/>
              <w:szCs w:val="20"/>
              <w:lang w:eastAsia="zh-CN"/>
            </w:rPr>
          </w:rPrChange>
        </w:rPr>
        <w:t xml:space="preserve"> </w:t>
      </w:r>
      <w:commentRangeEnd w:id="9568"/>
      <w:r>
        <w:rPr>
          <w:rStyle w:val="affe"/>
          <w:rFonts w:ascii="Times New Roman" w:eastAsia="仿宋_GB2312" w:hAnsi="Times New Roman" w:cs="Times New Roman"/>
          <w:sz w:val="20"/>
          <w:szCs w:val="20"/>
          <w:lang w:eastAsia="zh-CN"/>
        </w:rPr>
        <w:commentReference w:id="9568"/>
      </w:r>
      <w:commentRangeEnd w:id="9569"/>
      <w:r>
        <w:rPr>
          <w:rStyle w:val="affe"/>
          <w:rFonts w:ascii="Times New Roman" w:eastAsia="仿宋_GB2312" w:hAnsi="Times New Roman" w:cs="Times New Roman"/>
          <w:sz w:val="20"/>
          <w:szCs w:val="20"/>
          <w:lang w:eastAsia="zh-CN"/>
        </w:rPr>
        <w:commentReference w:id="9569"/>
      </w:r>
      <w:commentRangeEnd w:id="9570"/>
      <w:r>
        <w:rPr>
          <w:rStyle w:val="affe"/>
          <w:rFonts w:ascii="Times New Roman" w:eastAsia="仿宋_GB2312" w:hAnsi="Times New Roman" w:cs="Times New Roman"/>
          <w:sz w:val="20"/>
          <w:szCs w:val="20"/>
          <w:lang w:eastAsia="zh-CN"/>
        </w:rPr>
        <w:commentReference w:id="9570"/>
      </w:r>
      <w:del w:id="9572" w:author="Xuning Wei12232" w:date="2026-09-17T16:08:00Z">
        <w:r>
          <w:rPr>
            <w:rFonts w:ascii="Times New Roman" w:eastAsia="仿宋_GB2312" w:hAnsi="Times New Roman" w:cs="Times New Roman"/>
            <w:sz w:val="20"/>
            <w:szCs w:val="20"/>
            <w:lang w:eastAsia="zh-CN"/>
          </w:rPr>
          <w:delText xml:space="preserve"> </w:delText>
        </w:r>
      </w:del>
      <w:ins w:id="9573" w:author="Xuning Wei12232" w:date="2026-09-17T16:08:00Z">
        <w:r>
          <w:rPr>
            <w:rFonts w:ascii="Times New Roman" w:eastAsia="仿宋_GB2312" w:hAnsi="Times New Roman" w:cs="Times New Roman"/>
            <w:sz w:val="20"/>
            <w:szCs w:val="20"/>
            <w:lang w:eastAsia="zh-CN"/>
            <w:rPrChange w:id="9574"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9575" w:author="Xuning Wei12232" w:date="2026-10-18T13:38:00Z">
        <w:r>
          <w:rPr>
            <w:rFonts w:ascii="Times New Roman" w:eastAsia="仿宋_GB2312" w:hAnsi="Times New Roman" w:cs="Times New Roman"/>
            <w:sz w:val="20"/>
            <w:szCs w:val="20"/>
            <w:lang w:eastAsia="zh-CN"/>
            <w:rPrChange w:id="9576" w:author="Xuning Wei12232" w:date="2026-10-24T11:11:00Z">
              <w:rPr>
                <w:rFonts w:ascii="Times New Roman" w:eastAsia="仿宋_GB2312" w:hAnsi="Times New Roman" w:cs="Times New Roman"/>
                <w:color w:val="FF0000"/>
                <w:sz w:val="20"/>
                <w:szCs w:val="20"/>
                <w:lang w:eastAsia="zh-CN"/>
              </w:rPr>
            </w:rPrChange>
          </w:rPr>
          <w:t>0</w:t>
        </w:r>
      </w:ins>
      <w:ins w:id="9577" w:author="Xuning Wei12232" w:date="2026-09-17T16:08:00Z">
        <w:r>
          <w:rPr>
            <w:rFonts w:ascii="Times New Roman" w:eastAsia="仿宋_GB2312" w:hAnsi="Times New Roman" w:cs="Times New Roman"/>
            <w:sz w:val="20"/>
            <w:szCs w:val="20"/>
            <w:lang w:eastAsia="zh-CN"/>
            <w:rPrChange w:id="9578" w:author="Xuning Wei12232" w:date="2026-10-24T11:11:00Z">
              <w:rPr>
                <w:rFonts w:ascii="Times New Roman" w:eastAsia="仿宋_GB2312" w:hAnsi="Times New Roman" w:cs="Times New Roman"/>
                <w:color w:val="FF0000"/>
                <w:sz w:val="20"/>
                <w:szCs w:val="20"/>
                <w:lang w:eastAsia="zh-CN"/>
              </w:rPr>
            </w:rPrChange>
          </w:rPr>
          <w:t>:</w:t>
        </w:r>
      </w:ins>
    </w:p>
    <w:p w14:paraId="64155943" w14:textId="77777777" w:rsidR="00652DEA" w:rsidRPr="00652DEA" w:rsidRDefault="00C15CB5">
      <w:pPr>
        <w:spacing w:beforeLines="50" w:before="120" w:afterLines="50" w:after="120" w:line="276" w:lineRule="auto"/>
        <w:jc w:val="center"/>
        <w:rPr>
          <w:ins w:id="9579" w:author="Xuning Wei12232" w:date="2026-09-17T16:08:00Z"/>
          <w:rFonts w:ascii="Times New Roman" w:eastAsia="仿宋_GB2312" w:hAnsi="Times New Roman" w:cs="Times New Roman"/>
          <w:b/>
          <w:sz w:val="20"/>
          <w:szCs w:val="21"/>
          <w:lang w:eastAsia="zh-CN"/>
          <w:rPrChange w:id="9580" w:author="Xuning Wei12232" w:date="2026-10-24T11:11:00Z">
            <w:rPr>
              <w:ins w:id="9581" w:author="Xuning Wei12232" w:date="2026-09-17T16:08:00Z"/>
              <w:rFonts w:ascii="Times New Roman" w:eastAsia="仿宋_GB2312" w:hAnsi="Times New Roman" w:cs="Times New Roman"/>
              <w:b/>
              <w:color w:val="FF0000"/>
              <w:sz w:val="20"/>
              <w:szCs w:val="21"/>
              <w:lang w:eastAsia="zh-CN"/>
            </w:rPr>
          </w:rPrChange>
        </w:rPr>
      </w:pPr>
      <w:ins w:id="9582" w:author="Xuning Wei12232" w:date="2026-09-17T16:08:00Z">
        <w:r>
          <w:rPr>
            <w:rFonts w:ascii="Times New Roman" w:eastAsia="仿宋_GB2312" w:hAnsi="Times New Roman" w:cs="Times New Roman"/>
            <w:b/>
            <w:sz w:val="20"/>
            <w:szCs w:val="21"/>
            <w:lang w:eastAsia="zh-CN"/>
            <w:rPrChange w:id="9583" w:author="Xuning Wei12232" w:date="2026-10-24T11:11:00Z">
              <w:rPr>
                <w:rFonts w:ascii="Times New Roman" w:eastAsia="仿宋_GB2312" w:hAnsi="Times New Roman" w:cs="Times New Roman"/>
                <w:b/>
                <w:color w:val="FF0000"/>
                <w:sz w:val="20"/>
                <w:szCs w:val="21"/>
                <w:lang w:eastAsia="zh-CN"/>
              </w:rPr>
            </w:rPrChange>
          </w:rPr>
          <w:t>Table 1</w:t>
        </w:r>
      </w:ins>
      <w:ins w:id="9584" w:author="Xuning Wei12232" w:date="2026-10-18T13:38:00Z">
        <w:r>
          <w:rPr>
            <w:rFonts w:ascii="Times New Roman" w:eastAsia="仿宋_GB2312" w:hAnsi="Times New Roman" w:cs="Times New Roman"/>
            <w:b/>
            <w:sz w:val="20"/>
            <w:szCs w:val="21"/>
            <w:lang w:eastAsia="zh-CN"/>
            <w:rPrChange w:id="9585" w:author="Xuning Wei12232" w:date="2026-10-24T11:11:00Z">
              <w:rPr>
                <w:rFonts w:ascii="Times New Roman" w:eastAsia="仿宋_GB2312" w:hAnsi="Times New Roman" w:cs="Times New Roman"/>
                <w:b/>
                <w:color w:val="FF0000"/>
                <w:sz w:val="20"/>
                <w:szCs w:val="21"/>
                <w:lang w:eastAsia="zh-CN"/>
              </w:rPr>
            </w:rPrChange>
          </w:rPr>
          <w:t>0</w:t>
        </w:r>
      </w:ins>
      <w:ins w:id="9586" w:author="Xuning Wei12232" w:date="2026-09-17T16:08:00Z">
        <w:r>
          <w:rPr>
            <w:rFonts w:ascii="Times New Roman" w:eastAsia="仿宋_GB2312" w:hAnsi="Times New Roman" w:cs="Times New Roman"/>
            <w:b/>
            <w:sz w:val="20"/>
            <w:szCs w:val="21"/>
            <w:lang w:eastAsia="zh-CN"/>
            <w:rPrChange w:id="9587"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652DEA" w14:paraId="5D6CD8BB" w14:textId="77777777">
        <w:trPr>
          <w:trHeight w:val="19"/>
          <w:tblHeader/>
          <w:jc w:val="center"/>
          <w:ins w:id="9588" w:author="Xuning Wei12232" w:date="2026-09-17T16:08:00Z"/>
        </w:trPr>
        <w:tc>
          <w:tcPr>
            <w:tcW w:w="1020" w:type="pct"/>
            <w:vAlign w:val="center"/>
          </w:tcPr>
          <w:p w14:paraId="5A9409B8" w14:textId="77777777" w:rsidR="00652DEA" w:rsidRPr="00652DEA" w:rsidRDefault="00C15CB5">
            <w:pPr>
              <w:spacing w:line="360" w:lineRule="auto"/>
              <w:jc w:val="center"/>
              <w:rPr>
                <w:ins w:id="9589" w:author="Xuning Wei12232" w:date="2026-09-17T16:08:00Z"/>
                <w:rFonts w:ascii="Times New Roman" w:eastAsia="仿宋_GB2312" w:hAnsi="Times New Roman" w:cs="Times New Roman"/>
                <w:b/>
                <w:kern w:val="0"/>
                <w:sz w:val="18"/>
                <w:szCs w:val="18"/>
                <w:lang w:eastAsia="zh-CN"/>
                <w:rPrChange w:id="9590" w:author="Xuning Wei12232" w:date="2026-10-24T11:11:00Z">
                  <w:rPr>
                    <w:ins w:id="9591" w:author="Xuning Wei12232" w:date="2026-09-17T16:08:00Z"/>
                    <w:rFonts w:ascii="Times New Roman" w:eastAsia="仿宋_GB2312" w:hAnsi="Times New Roman" w:cs="Times New Roman"/>
                    <w:b/>
                    <w:color w:val="FF0000"/>
                    <w:kern w:val="0"/>
                    <w:sz w:val="18"/>
                    <w:szCs w:val="18"/>
                    <w:lang w:eastAsia="zh-CN"/>
                  </w:rPr>
                </w:rPrChange>
              </w:rPr>
            </w:pPr>
            <w:ins w:id="9592" w:author="Xuning Wei12232" w:date="2026-09-17T16:08:00Z">
              <w:r>
                <w:rPr>
                  <w:rFonts w:ascii="Times New Roman" w:eastAsia="仿宋_GB2312" w:hAnsi="Times New Roman" w:cs="Times New Roman"/>
                  <w:b/>
                  <w:kern w:val="0"/>
                  <w:sz w:val="18"/>
                  <w:szCs w:val="18"/>
                  <w:lang w:eastAsia="zh-CN"/>
                  <w:rPrChange w:id="9593"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2571058D" w14:textId="77777777" w:rsidR="00652DEA" w:rsidRPr="00652DEA" w:rsidRDefault="00C15CB5">
            <w:pPr>
              <w:spacing w:line="360" w:lineRule="auto"/>
              <w:jc w:val="center"/>
              <w:rPr>
                <w:ins w:id="9594" w:author="Xuning Wei12232" w:date="2026-09-17T16:08:00Z"/>
                <w:rFonts w:ascii="Times New Roman" w:eastAsia="仿宋_GB2312" w:hAnsi="Times New Roman" w:cs="Times New Roman"/>
                <w:b/>
                <w:kern w:val="0"/>
                <w:sz w:val="18"/>
                <w:szCs w:val="18"/>
                <w:lang w:eastAsia="zh-CN"/>
                <w:rPrChange w:id="9595" w:author="Xuning Wei12232" w:date="2026-10-24T11:11:00Z">
                  <w:rPr>
                    <w:ins w:id="9596" w:author="Xuning Wei12232" w:date="2026-09-17T16:08:00Z"/>
                    <w:rFonts w:ascii="Times New Roman" w:eastAsia="仿宋_GB2312" w:hAnsi="Times New Roman" w:cs="Times New Roman"/>
                    <w:b/>
                    <w:color w:val="FF0000"/>
                    <w:kern w:val="0"/>
                    <w:sz w:val="18"/>
                    <w:szCs w:val="18"/>
                    <w:lang w:eastAsia="zh-CN"/>
                  </w:rPr>
                </w:rPrChange>
              </w:rPr>
            </w:pPr>
            <w:ins w:id="9597" w:author="Xuning Wei12232" w:date="2026-09-17T16:08:00Z">
              <w:r>
                <w:rPr>
                  <w:rFonts w:ascii="Times New Roman" w:eastAsia="仿宋_GB2312" w:hAnsi="Times New Roman" w:cs="Times New Roman"/>
                  <w:b/>
                  <w:kern w:val="0"/>
                  <w:sz w:val="18"/>
                  <w:szCs w:val="18"/>
                  <w:lang w:eastAsia="zh-CN"/>
                  <w:rPrChange w:id="9598"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09F700BE" w14:textId="77777777" w:rsidR="00652DEA" w:rsidRPr="00652DEA" w:rsidRDefault="00C15CB5">
            <w:pPr>
              <w:spacing w:line="360" w:lineRule="auto"/>
              <w:jc w:val="center"/>
              <w:rPr>
                <w:ins w:id="9599" w:author="Xuning Wei12232" w:date="2026-09-17T16:08:00Z"/>
                <w:rFonts w:ascii="Times New Roman" w:eastAsia="仿宋_GB2312" w:hAnsi="Times New Roman" w:cs="Times New Roman"/>
                <w:b/>
                <w:kern w:val="0"/>
                <w:sz w:val="18"/>
                <w:szCs w:val="18"/>
                <w:lang w:eastAsia="zh-CN"/>
                <w:rPrChange w:id="9600" w:author="Xuning Wei12232" w:date="2026-10-24T11:11:00Z">
                  <w:rPr>
                    <w:ins w:id="9601" w:author="Xuning Wei12232" w:date="2026-09-17T16:08:00Z"/>
                    <w:rFonts w:ascii="Times New Roman" w:eastAsia="仿宋_GB2312" w:hAnsi="Times New Roman" w:cs="Times New Roman"/>
                    <w:b/>
                    <w:color w:val="FF0000"/>
                    <w:kern w:val="0"/>
                    <w:sz w:val="18"/>
                    <w:szCs w:val="18"/>
                    <w:lang w:eastAsia="zh-CN"/>
                  </w:rPr>
                </w:rPrChange>
              </w:rPr>
            </w:pPr>
            <w:ins w:id="9602" w:author="Xuning Wei12232" w:date="2026-09-17T16:08:00Z">
              <w:r>
                <w:rPr>
                  <w:rFonts w:ascii="Times New Roman" w:eastAsia="仿宋_GB2312" w:hAnsi="Times New Roman" w:cs="Times New Roman"/>
                  <w:b/>
                  <w:kern w:val="0"/>
                  <w:sz w:val="18"/>
                  <w:szCs w:val="18"/>
                  <w:lang w:eastAsia="zh-CN"/>
                  <w:rPrChange w:id="9603"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1948EED5" w14:textId="77777777" w:rsidR="00652DEA" w:rsidRPr="00652DEA" w:rsidRDefault="00C15CB5">
            <w:pPr>
              <w:spacing w:line="360" w:lineRule="auto"/>
              <w:jc w:val="center"/>
              <w:rPr>
                <w:ins w:id="9604" w:author="Xuning Wei12232" w:date="2026-09-17T16:08:00Z"/>
                <w:rFonts w:ascii="Times New Roman" w:eastAsia="仿宋_GB2312" w:hAnsi="Times New Roman" w:cs="Times New Roman"/>
                <w:b/>
                <w:kern w:val="0"/>
                <w:sz w:val="18"/>
                <w:szCs w:val="18"/>
                <w:lang w:eastAsia="zh-CN"/>
                <w:rPrChange w:id="9605" w:author="Xuning Wei12232" w:date="2026-10-24T11:11:00Z">
                  <w:rPr>
                    <w:ins w:id="9606" w:author="Xuning Wei12232" w:date="2026-09-17T16:08:00Z"/>
                    <w:rFonts w:ascii="Times New Roman" w:eastAsia="仿宋_GB2312" w:hAnsi="Times New Roman" w:cs="Times New Roman"/>
                    <w:b/>
                    <w:color w:val="FF0000"/>
                    <w:kern w:val="0"/>
                    <w:sz w:val="18"/>
                    <w:szCs w:val="18"/>
                    <w:lang w:eastAsia="zh-CN"/>
                  </w:rPr>
                </w:rPrChange>
              </w:rPr>
            </w:pPr>
            <w:ins w:id="9607" w:author="Xuning Wei12232" w:date="2026-09-17T16:08:00Z">
              <w:r>
                <w:rPr>
                  <w:rFonts w:ascii="Times New Roman" w:eastAsia="仿宋_GB2312" w:hAnsi="Times New Roman" w:cs="Times New Roman"/>
                  <w:b/>
                  <w:kern w:val="0"/>
                  <w:sz w:val="18"/>
                  <w:szCs w:val="18"/>
                  <w:lang w:eastAsia="zh-CN"/>
                  <w:rPrChange w:id="9608"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652DEA" w14:paraId="5017691A" w14:textId="77777777">
        <w:trPr>
          <w:trHeight w:val="19"/>
          <w:jc w:val="center"/>
          <w:ins w:id="9609" w:author="Xuning Wei12232" w:date="2026-09-17T16:08:00Z"/>
        </w:trPr>
        <w:tc>
          <w:tcPr>
            <w:tcW w:w="1020" w:type="pct"/>
            <w:shd w:val="clear" w:color="auto" w:fill="FFFFFF" w:themeFill="background1"/>
            <w:vAlign w:val="center"/>
          </w:tcPr>
          <w:p w14:paraId="5B62DCE4" w14:textId="77777777" w:rsidR="00652DEA" w:rsidRPr="00652DEA" w:rsidRDefault="00C15CB5">
            <w:pPr>
              <w:spacing w:line="360" w:lineRule="auto"/>
              <w:jc w:val="center"/>
              <w:rPr>
                <w:ins w:id="9610" w:author="Xuning Wei12232" w:date="2026-09-17T16:08:00Z"/>
                <w:rFonts w:ascii="Times New Roman" w:eastAsia="仿宋_GB2312" w:hAnsi="Times New Roman" w:cs="Times New Roman"/>
                <w:bCs w:val="0"/>
                <w:kern w:val="0"/>
                <w:sz w:val="18"/>
                <w:szCs w:val="20"/>
                <w:lang w:eastAsia="zh-CN"/>
                <w:rPrChange w:id="9611" w:author="Xuning Wei12232" w:date="2026-10-24T11:11:00Z">
                  <w:rPr>
                    <w:ins w:id="9612" w:author="Xuning Wei12232" w:date="2026-09-17T16:08:00Z"/>
                    <w:rFonts w:ascii="Times New Roman" w:eastAsia="仿宋_GB2312" w:hAnsi="Times New Roman" w:cs="Times New Roman"/>
                    <w:bCs w:val="0"/>
                    <w:color w:val="FF0000"/>
                    <w:kern w:val="0"/>
                    <w:sz w:val="18"/>
                    <w:szCs w:val="20"/>
                    <w:lang w:eastAsia="zh-CN"/>
                  </w:rPr>
                </w:rPrChange>
              </w:rPr>
            </w:pPr>
            <w:ins w:id="9613" w:author="Xuning Wei12232" w:date="2026-09-17T16:08:00Z">
              <w:r>
                <w:rPr>
                  <w:rFonts w:ascii="Times New Roman" w:eastAsia="仿宋_GB2312" w:hAnsi="Times New Roman" w:cs="Times New Roman"/>
                  <w:bCs w:val="0"/>
                  <w:kern w:val="0"/>
                  <w:sz w:val="18"/>
                  <w:szCs w:val="20"/>
                  <w:lang w:eastAsia="zh-CN"/>
                  <w:rPrChange w:id="9614"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761E830A" w14:textId="77777777" w:rsidR="00652DEA" w:rsidRPr="00652DEA" w:rsidRDefault="00C15CB5">
            <w:pPr>
              <w:spacing w:line="360" w:lineRule="auto"/>
              <w:ind w:firstLineChars="100" w:firstLine="180"/>
              <w:jc w:val="center"/>
              <w:rPr>
                <w:ins w:id="9615" w:author="Xuning Wei12232" w:date="2026-09-17T16:08:00Z"/>
                <w:rFonts w:ascii="Times New Roman" w:eastAsia="仿宋_GB2312" w:hAnsi="Times New Roman" w:cs="Times New Roman"/>
                <w:sz w:val="18"/>
                <w:szCs w:val="20"/>
                <w:lang w:eastAsia="zh-CN"/>
                <w:rPrChange w:id="9616" w:author="Xuning Wei12232" w:date="2026-10-24T11:11:00Z">
                  <w:rPr>
                    <w:ins w:id="9617" w:author="Xuning Wei12232" w:date="2026-09-17T16:08:00Z"/>
                    <w:rFonts w:ascii="Times New Roman" w:eastAsia="仿宋_GB2312" w:hAnsi="Times New Roman" w:cs="Times New Roman"/>
                    <w:color w:val="FF0000"/>
                    <w:sz w:val="18"/>
                    <w:szCs w:val="20"/>
                    <w:lang w:eastAsia="zh-CN"/>
                  </w:rPr>
                </w:rPrChange>
              </w:rPr>
            </w:pPr>
            <w:ins w:id="9618" w:author="Xuning Wei12232" w:date="2026-09-17T16:08:00Z">
              <w:r>
                <w:rPr>
                  <w:rFonts w:ascii="Times New Roman" w:eastAsia="仿宋_GB2312" w:hAnsi="Times New Roman" w:cs="Times New Roman"/>
                  <w:sz w:val="18"/>
                  <w:szCs w:val="20"/>
                  <w:rPrChange w:id="9619"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38A9CE0B" w14:textId="77777777" w:rsidR="00652DEA" w:rsidRPr="00652DEA" w:rsidRDefault="00C15CB5">
            <w:pPr>
              <w:spacing w:line="360" w:lineRule="auto"/>
              <w:jc w:val="center"/>
              <w:rPr>
                <w:ins w:id="9620" w:author="Xuning Wei12232" w:date="2026-09-17T16:08:00Z"/>
                <w:rFonts w:ascii="Times New Roman" w:eastAsia="仿宋_GB2312" w:hAnsi="Times New Roman" w:cs="Times New Roman"/>
                <w:sz w:val="18"/>
                <w:szCs w:val="20"/>
                <w:lang w:eastAsia="zh-CN"/>
                <w:rPrChange w:id="9621" w:author="Xuning Wei12232" w:date="2026-10-24T11:11:00Z">
                  <w:rPr>
                    <w:ins w:id="9622" w:author="Xuning Wei12232" w:date="2026-09-17T16:08:00Z"/>
                    <w:rFonts w:ascii="Times New Roman" w:eastAsia="仿宋_GB2312" w:hAnsi="Times New Roman" w:cs="Times New Roman"/>
                    <w:color w:val="FF0000"/>
                    <w:sz w:val="18"/>
                    <w:szCs w:val="20"/>
                    <w:lang w:eastAsia="zh-CN"/>
                  </w:rPr>
                </w:rPrChange>
              </w:rPr>
            </w:pPr>
            <w:ins w:id="9623" w:author="Xuning Wei12232" w:date="2026-09-17T16:08:00Z">
              <w:r>
                <w:rPr>
                  <w:rFonts w:ascii="Times New Roman" w:eastAsia="仿宋_GB2312" w:hAnsi="Times New Roman" w:cs="Times New Roman"/>
                  <w:kern w:val="18"/>
                  <w:sz w:val="18"/>
                  <w:szCs w:val="20"/>
                  <w:lang w:eastAsia="zh-CN"/>
                  <w:rPrChange w:id="9624" w:author="Xuning Wei12232" w:date="2026-10-24T11:11:00Z">
                    <w:rPr>
                      <w:rFonts w:ascii="Times New Roman" w:eastAsia="仿宋_GB2312" w:hAnsi="Times New Roman" w:cs="Times New Roman"/>
                      <w:color w:val="FF0000"/>
                      <w:kern w:val="18"/>
                      <w:sz w:val="18"/>
                      <w:szCs w:val="20"/>
                      <w:lang w:eastAsia="zh-CN"/>
                    </w:rPr>
                  </w:rPrChange>
                </w:rPr>
                <w:t>QC</w:t>
              </w:r>
            </w:ins>
            <w:ins w:id="9625" w:author="Xuning Wei12232" w:date="2026-09-17T16:12:00Z">
              <w:r>
                <w:rPr>
                  <w:rFonts w:ascii="Times New Roman" w:eastAsia="仿宋_GB2312" w:hAnsi="Times New Roman" w:cs="Times New Roman"/>
                  <w:kern w:val="18"/>
                  <w:sz w:val="18"/>
                  <w:szCs w:val="20"/>
                  <w:lang w:eastAsia="zh-CN"/>
                  <w:rPrChange w:id="9626" w:author="Xuning Wei12232" w:date="2026-10-24T11:11:00Z">
                    <w:rPr>
                      <w:rFonts w:ascii="Times New Roman" w:eastAsia="仿宋_GB2312" w:hAnsi="Times New Roman" w:cs="Times New Roman"/>
                      <w:color w:val="FF0000"/>
                      <w:kern w:val="18"/>
                      <w:sz w:val="18"/>
                      <w:szCs w:val="20"/>
                      <w:lang w:eastAsia="zh-CN"/>
                    </w:rPr>
                  </w:rPrChange>
                </w:rPr>
                <w:br/>
              </w:r>
            </w:ins>
            <w:ins w:id="9627" w:author="Xuning Wei12232" w:date="2026-09-17T16:08:00Z">
              <w:r>
                <w:rPr>
                  <w:rFonts w:ascii="Times New Roman" w:eastAsia="仿宋_GB2312" w:hAnsi="Times New Roman" w:cs="Times New Roman"/>
                  <w:kern w:val="18"/>
                  <w:sz w:val="18"/>
                  <w:szCs w:val="20"/>
                  <w:lang w:eastAsia="zh-CN"/>
                  <w:rPrChange w:id="9628" w:author="Xuning Wei12232" w:date="2026-10-24T11:11:00Z">
                    <w:rPr>
                      <w:rFonts w:ascii="Times New Roman" w:eastAsia="仿宋_GB2312" w:hAnsi="Times New Roman" w:cs="Times New Roman"/>
                      <w:color w:val="FF0000"/>
                      <w:kern w:val="18"/>
                      <w:sz w:val="18"/>
                      <w:szCs w:val="20"/>
                      <w:lang w:eastAsia="zh-CN"/>
                    </w:rPr>
                  </w:rPrChange>
                </w:rPr>
                <w:t>(Asymchem TJ4)</w:t>
              </w:r>
            </w:ins>
          </w:p>
        </w:tc>
        <w:tc>
          <w:tcPr>
            <w:tcW w:w="1622" w:type="pct"/>
            <w:shd w:val="clear" w:color="auto" w:fill="FFFFFF" w:themeFill="background1"/>
            <w:vAlign w:val="center"/>
          </w:tcPr>
          <w:p w14:paraId="73C1F825" w14:textId="77777777" w:rsidR="00652DEA" w:rsidRPr="00652DEA" w:rsidRDefault="00C15CB5">
            <w:pPr>
              <w:spacing w:line="360" w:lineRule="auto"/>
              <w:jc w:val="center"/>
              <w:rPr>
                <w:ins w:id="9629" w:author="Xuning Wei12232" w:date="2026-09-17T16:09:00Z"/>
                <w:rFonts w:ascii="Times New Roman" w:eastAsia="仿宋_GB2312" w:hAnsi="Times New Roman" w:cs="Times New Roman"/>
                <w:sz w:val="18"/>
                <w:szCs w:val="20"/>
                <w:lang w:eastAsia="zh-CN"/>
                <w:rPrChange w:id="9630" w:author="Xuning Wei12232" w:date="2026-10-24T11:11:00Z">
                  <w:rPr>
                    <w:ins w:id="9631" w:author="Xuning Wei12232" w:date="2026-09-17T16:09:00Z"/>
                    <w:rFonts w:ascii="Times New Roman" w:eastAsia="仿宋_GB2312" w:hAnsi="Times New Roman" w:cs="Times New Roman"/>
                    <w:color w:val="FF0000"/>
                    <w:sz w:val="18"/>
                    <w:szCs w:val="20"/>
                    <w:lang w:eastAsia="zh-CN"/>
                  </w:rPr>
                </w:rPrChange>
              </w:rPr>
            </w:pPr>
            <w:ins w:id="9632" w:author="Xuning Wei12232" w:date="2026-09-17T16:09:00Z">
              <w:r>
                <w:rPr>
                  <w:rFonts w:ascii="Times New Roman" w:eastAsia="仿宋_GB2312" w:hAnsi="Times New Roman" w:cs="Times New Roman"/>
                  <w:sz w:val="18"/>
                  <w:szCs w:val="20"/>
                  <w:lang w:eastAsia="zh-CN"/>
                  <w:rPrChange w:id="9633"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3069D9AB" w14:textId="77777777" w:rsidR="00652DEA" w:rsidRPr="00652DEA" w:rsidRDefault="00C15CB5">
            <w:pPr>
              <w:spacing w:line="360" w:lineRule="auto"/>
              <w:jc w:val="center"/>
              <w:rPr>
                <w:ins w:id="9634" w:author="Xuning Wei12232" w:date="2026-09-17T16:08:00Z"/>
                <w:rFonts w:ascii="Times New Roman" w:eastAsia="仿宋_GB2312" w:hAnsi="Times New Roman" w:cs="Times New Roman"/>
                <w:sz w:val="18"/>
                <w:szCs w:val="20"/>
                <w:lang w:eastAsia="zh-CN"/>
                <w:rPrChange w:id="9635" w:author="Xuning Wei12232" w:date="2026-10-24T11:11:00Z">
                  <w:rPr>
                    <w:ins w:id="9636" w:author="Xuning Wei12232" w:date="2026-09-17T16:08:00Z"/>
                    <w:rFonts w:ascii="Times New Roman" w:eastAsia="仿宋_GB2312" w:hAnsi="Times New Roman" w:cs="Times New Roman"/>
                    <w:color w:val="FF0000"/>
                    <w:sz w:val="18"/>
                    <w:szCs w:val="20"/>
                    <w:lang w:eastAsia="zh-CN"/>
                  </w:rPr>
                </w:rPrChange>
              </w:rPr>
            </w:pPr>
            <w:ins w:id="9637" w:author="Xuning Wei12232" w:date="2026-09-17T16:09:00Z">
              <w:r>
                <w:rPr>
                  <w:rFonts w:ascii="Times New Roman" w:eastAsia="仿宋_GB2312" w:hAnsi="Times New Roman" w:cs="Times New Roman"/>
                  <w:sz w:val="18"/>
                  <w:szCs w:val="20"/>
                  <w:lang w:eastAsia="zh-CN"/>
                  <w:rPrChange w:id="9638" w:author="Xuning Wei12232" w:date="2026-10-24T11:11:00Z">
                    <w:rPr>
                      <w:rFonts w:ascii="Times New Roman" w:eastAsia="仿宋_GB2312" w:hAnsi="Times New Roman" w:cs="Times New Roman"/>
                      <w:color w:val="FF0000"/>
                      <w:sz w:val="18"/>
                      <w:szCs w:val="20"/>
                      <w:lang w:eastAsia="zh-CN"/>
                    </w:rPr>
                  </w:rPrChange>
                </w:rPr>
                <w:t>PSP-140020-2026-</w:t>
              </w:r>
            </w:ins>
            <w:ins w:id="9639" w:author="Xuning Wei12232" w:date="2026-10-22T06:44:00Z">
              <w:r>
                <w:rPr>
                  <w:rFonts w:ascii="Times New Roman" w:eastAsia="仿宋_GB2312" w:hAnsi="Times New Roman" w:cs="Times New Roman"/>
                  <w:sz w:val="18"/>
                  <w:szCs w:val="20"/>
                  <w:lang w:eastAsia="zh-CN"/>
                </w:rPr>
                <w:t>003</w:t>
              </w:r>
            </w:ins>
            <w:ins w:id="9640" w:author="Xuning Wei12232" w:date="2026-09-17T16:09:00Z">
              <w:r>
                <w:rPr>
                  <w:rFonts w:ascii="Times New Roman" w:eastAsia="仿宋_GB2312" w:hAnsi="Times New Roman" w:cs="Times New Roman"/>
                  <w:sz w:val="18"/>
                  <w:szCs w:val="20"/>
                  <w:lang w:eastAsia="zh-CN"/>
                  <w:rPrChange w:id="9641" w:author="Xuning Wei12232" w:date="2026-10-24T11:11:00Z">
                    <w:rPr>
                      <w:rFonts w:ascii="Times New Roman" w:eastAsia="仿宋_GB2312" w:hAnsi="Times New Roman" w:cs="Times New Roman"/>
                      <w:color w:val="FF0000"/>
                      <w:sz w:val="18"/>
                      <w:szCs w:val="20"/>
                      <w:lang w:eastAsia="zh-CN"/>
                    </w:rPr>
                  </w:rPrChange>
                </w:rPr>
                <w:t>.01</w:t>
              </w:r>
            </w:ins>
          </w:p>
        </w:tc>
      </w:tr>
    </w:tbl>
    <w:p w14:paraId="64AF358D" w14:textId="77777777" w:rsidR="00652DEA" w:rsidRPr="004D4A42" w:rsidRDefault="00C15CB5">
      <w:pPr>
        <w:spacing w:beforeLines="50" w:before="120" w:afterLines="50" w:after="120" w:line="360" w:lineRule="auto"/>
        <w:contextualSpacing/>
        <w:jc w:val="both"/>
        <w:rPr>
          <w:rFonts w:ascii="Times New Roman" w:eastAsia="仿宋_GB2312" w:hAnsi="Times New Roman" w:cs="Times New Roman"/>
          <w:bCs w:val="0"/>
          <w:kern w:val="0"/>
          <w:sz w:val="18"/>
          <w:szCs w:val="18"/>
          <w:lang w:eastAsia="zh-CN"/>
          <w:rPrChange w:id="9642" w:author="Xuning Wei12232" w:date="2026-10-24T11:11:00Z">
            <w:rPr>
              <w:color w:val="000000" w:themeColor="text1"/>
              <w:sz w:val="20"/>
              <w:szCs w:val="20"/>
              <w:lang w:eastAsia="zh-CN"/>
            </w:rPr>
          </w:rPrChange>
        </w:rPr>
        <w:pPrChange w:id="9643" w:author="Xuning Wei12232" w:date="2026-09-17T16:12:00Z">
          <w:pPr>
            <w:pStyle w:val="aff2"/>
            <w:spacing w:beforeLines="50" w:before="120" w:afterLines="50" w:after="120" w:line="360" w:lineRule="auto"/>
            <w:ind w:left="0"/>
            <w:jc w:val="both"/>
          </w:pPr>
        </w:pPrChange>
      </w:pPr>
      <w:ins w:id="9644" w:author="Xuning Wei12232" w:date="2026-09-17T16:08:00Z">
        <w:r w:rsidRPr="004D4A42">
          <w:rPr>
            <w:rFonts w:ascii="Times New Roman" w:hAnsi="Times New Roman" w:cs="Times New Roman"/>
            <w:sz w:val="18"/>
            <w:szCs w:val="18"/>
            <w:lang w:eastAsia="zh-CN"/>
          </w:rPr>
          <w:t xml:space="preserve">Note: </w:t>
        </w:r>
        <w:r w:rsidRPr="004D4A42">
          <w:rPr>
            <w:rFonts w:ascii="Times New Roman" w:eastAsia="仿宋_GB2312" w:hAnsi="Times New Roman" w:cs="Times New Roman"/>
            <w:bCs w:val="0"/>
            <w:kern w:val="0"/>
            <w:sz w:val="18"/>
            <w:szCs w:val="18"/>
            <w:lang w:eastAsia="zh-CN"/>
          </w:rPr>
          <w:t>*In-process intermediate ASYM-141366 from only one PPQ batch will be put into the stability chamber for stability.</w:t>
        </w:r>
      </w:ins>
    </w:p>
    <w:p w14:paraId="64D2FD4F" w14:textId="77777777" w:rsidR="00652DEA" w:rsidRPr="00652DEA" w:rsidRDefault="00C15CB5">
      <w:pPr>
        <w:pStyle w:val="a"/>
        <w:rPr>
          <w:del w:id="9645" w:author="Xuning Wei12232" w:date="2026-10-18T13:39:00Z"/>
          <w:rFonts w:cs="Times New Roman"/>
          <w:strike/>
          <w:rPrChange w:id="9646" w:author="Xuning Wei12232" w:date="2026-10-24T11:11:00Z">
            <w:rPr>
              <w:del w:id="9647" w:author="Xuning Wei12232" w:date="2026-10-18T13:39:00Z"/>
              <w:rFonts w:cs="Times New Roman"/>
              <w:color w:val="000000" w:themeColor="text1"/>
            </w:rPr>
          </w:rPrChange>
        </w:rPr>
      </w:pPr>
      <w:commentRangeStart w:id="9648"/>
      <w:del w:id="9649" w:author="Xuning Wei12232" w:date="2026-10-18T13:39:00Z">
        <w:r>
          <w:rPr>
            <w:rFonts w:cs="Times New Roman"/>
            <w:strike/>
            <w:rPrChange w:id="9650" w:author="Xuning Wei12232" w:date="2026-10-24T11:11:00Z">
              <w:rPr>
                <w:rFonts w:cs="Times New Roman"/>
                <w:color w:val="000000" w:themeColor="text1"/>
              </w:rPr>
            </w:rPrChange>
          </w:rPr>
          <w:delText>Additional Sampling Plan</w:delText>
        </w:r>
        <w:bookmarkStart w:id="9651" w:name="_Toc243596324"/>
        <w:bookmarkEnd w:id="9651"/>
        <w:commentRangeEnd w:id="9648"/>
        <w:r w:rsidRPr="00652DEA">
          <w:rPr>
            <w:rStyle w:val="affe"/>
            <w:rFonts w:cs="Times New Roman"/>
            <w:strike/>
            <w:rPrChange w:id="9652" w:author="Xuning Wei12232" w:date="2026-10-24T11:11:00Z">
              <w:rPr>
                <w:rStyle w:val="affe"/>
                <w:rFonts w:cs="Times New Roman"/>
                <w:color w:val="000000" w:themeColor="text1"/>
              </w:rPr>
            </w:rPrChange>
          </w:rPr>
          <w:commentReference w:id="9648"/>
        </w:r>
      </w:del>
    </w:p>
    <w:p w14:paraId="4AB39DE9" w14:textId="77777777" w:rsidR="00652DEA" w:rsidRPr="00652DEA" w:rsidRDefault="00C15CB5">
      <w:pPr>
        <w:spacing w:line="360" w:lineRule="auto"/>
        <w:contextualSpacing/>
        <w:rPr>
          <w:del w:id="9653" w:author="Xuning Wei12232" w:date="2026-10-18T13:39:00Z"/>
          <w:rFonts w:ascii="Times New Roman" w:hAnsi="Times New Roman" w:cs="Times New Roman"/>
          <w:strike/>
          <w:sz w:val="18"/>
          <w:szCs w:val="18"/>
          <w:lang w:eastAsia="zh-CN"/>
          <w:rPrChange w:id="9654" w:author="Xuning Wei12232" w:date="2026-10-24T11:11:00Z">
            <w:rPr>
              <w:del w:id="9655" w:author="Xuning Wei12232" w:date="2026-10-18T13:39:00Z"/>
              <w:lang w:eastAsia="zh-CN"/>
            </w:rPr>
          </w:rPrChange>
        </w:rPr>
      </w:pPr>
      <w:del w:id="9656" w:author="Xuning Wei12232" w:date="2026-10-18T13:39:00Z">
        <w:r>
          <w:rPr>
            <w:rFonts w:ascii="Times New Roman" w:eastAsia="仿宋_GB2312" w:hAnsi="Times New Roman" w:cs="Times New Roman"/>
            <w:strike/>
            <w:sz w:val="20"/>
            <w:szCs w:val="20"/>
            <w:lang w:eastAsia="zh-CN"/>
            <w:rPrChange w:id="9657"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9658" w:name="_Toc243596325"/>
        <w:bookmarkEnd w:id="9658"/>
      </w:del>
    </w:p>
    <w:p w14:paraId="1FFE59B8"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659" w:name="_Toc243596326"/>
      <w:commentRangeStart w:id="9660"/>
      <w:commentRangeStart w:id="9661"/>
      <w:commentRangeStart w:id="9662"/>
      <w:r>
        <w:rPr>
          <w:rFonts w:ascii="Times New Roman" w:eastAsia="仿宋_GB2312" w:hAnsi="Times New Roman" w:cs="Times New Roman"/>
          <w:sz w:val="21"/>
          <w:szCs w:val="21"/>
        </w:rPr>
        <w:t>Packaging</w:t>
      </w:r>
      <w:commentRangeEnd w:id="9660"/>
      <w:r>
        <w:rPr>
          <w:rStyle w:val="affe"/>
          <w:rFonts w:ascii="Times New Roman" w:eastAsia="仿宋_GB2312" w:hAnsi="Times New Roman" w:cs="Times New Roman"/>
        </w:rPr>
        <w:commentReference w:id="9660"/>
      </w:r>
      <w:commentRangeEnd w:id="9661"/>
      <w:r>
        <w:rPr>
          <w:rStyle w:val="affe"/>
          <w:rFonts w:ascii="Times New Roman" w:eastAsia="仿宋_GB2312" w:hAnsi="Times New Roman" w:cs="Times New Roman"/>
        </w:rPr>
        <w:commentReference w:id="9661"/>
      </w:r>
      <w:commentRangeEnd w:id="9662"/>
      <w:r>
        <w:rPr>
          <w:rStyle w:val="affe"/>
          <w:rFonts w:ascii="Times New Roman" w:eastAsia="仿宋_GB2312" w:hAnsi="Times New Roman" w:cs="Times New Roman"/>
        </w:rPr>
        <w:commentReference w:id="9662"/>
      </w:r>
      <w:r>
        <w:rPr>
          <w:rFonts w:ascii="Times New Roman" w:eastAsia="仿宋_GB2312" w:hAnsi="Times New Roman" w:cs="Times New Roman"/>
          <w:sz w:val="21"/>
          <w:szCs w:val="21"/>
        </w:rPr>
        <w:t xml:space="preserve"> and Storag</w:t>
      </w:r>
      <w:bookmarkEnd w:id="9563"/>
      <w:bookmarkEnd w:id="9564"/>
      <w:r>
        <w:rPr>
          <w:rFonts w:ascii="Times New Roman" w:eastAsia="仿宋_GB2312" w:hAnsi="Times New Roman" w:cs="Times New Roman"/>
          <w:sz w:val="21"/>
          <w:szCs w:val="21"/>
        </w:rPr>
        <w:t>e</w:t>
      </w:r>
      <w:bookmarkEnd w:id="9659"/>
    </w:p>
    <w:p w14:paraId="3906CB2F" w14:textId="77777777" w:rsidR="00652DEA" w:rsidRDefault="00C15CB5">
      <w:pPr>
        <w:spacing w:beforeLines="50" w:before="120" w:afterLines="50" w:after="120" w:line="360" w:lineRule="auto"/>
        <w:jc w:val="both"/>
        <w:rPr>
          <w:ins w:id="9663" w:author="Xuning Wei12232" w:date="2026-10-18T10:00:00Z"/>
          <w:rFonts w:ascii="Times New Roman" w:eastAsia="仿宋_GB2312" w:hAnsi="Times New Roman" w:cs="Times New Roman"/>
          <w:sz w:val="20"/>
          <w:szCs w:val="20"/>
          <w:lang w:eastAsia="zh-CN"/>
        </w:rPr>
      </w:pPr>
      <w:bookmarkStart w:id="9664" w:name="OLE_LINK15"/>
      <w:bookmarkStart w:id="9665" w:name="_Toc435535603"/>
      <w:bookmarkEnd w:id="9565"/>
      <w:ins w:id="9666"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9667"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9668" w:author="Xuning Wei12232" w:date="2026-10-24T11:11:00Z">
              <w:rPr>
                <w:rFonts w:ascii="Times New Roman" w:eastAsia="仿宋_GB2312" w:hAnsi="Times New Roman" w:cs="Times New Roman"/>
                <w:sz w:val="20"/>
                <w:szCs w:val="20"/>
                <w:lang w:eastAsia="zh-CN"/>
              </w:rPr>
            </w:rPrChange>
          </w:rPr>
          <w:t xml:space="preserve"> Table 11</w:t>
        </w:r>
        <w:del w:id="9669" w:author="Yu Zhang12718" w:date="2026-10-13T14:45:00Z">
          <w:r>
            <w:rPr>
              <w:rFonts w:ascii="Times New Roman" w:eastAsia="仿宋_GB2312" w:hAnsi="Times New Roman" w:cs="Times New Roman"/>
              <w:b/>
              <w:sz w:val="20"/>
              <w:szCs w:val="20"/>
              <w:lang w:eastAsia="zh-CN"/>
              <w:rPrChange w:id="9670"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9671" w:author="Xuning Wei12232" w:date="2026-10-24T11:11:00Z">
              <w:rPr>
                <w:rFonts w:ascii="Times New Roman" w:eastAsia="仿宋_GB2312" w:hAnsi="Times New Roman" w:cs="Times New Roman"/>
                <w:sz w:val="20"/>
                <w:szCs w:val="20"/>
                <w:lang w:eastAsia="zh-CN"/>
              </w:rPr>
            </w:rPrChange>
          </w:rPr>
          <w:t>.</w:t>
        </w:r>
      </w:ins>
    </w:p>
    <w:p w14:paraId="48C5063F" w14:textId="77777777" w:rsidR="00652DEA" w:rsidRDefault="00C15CB5">
      <w:pPr>
        <w:spacing w:beforeLines="50" w:before="120" w:afterLines="50" w:after="120" w:line="360" w:lineRule="auto"/>
        <w:jc w:val="both"/>
        <w:rPr>
          <w:del w:id="9672" w:author="Xuning Wei12232" w:date="2026-10-09T11:38:00Z"/>
          <w:rFonts w:ascii="Times New Roman" w:eastAsia="仿宋_GB2312" w:hAnsi="Times New Roman" w:cs="Times New Roman"/>
          <w:sz w:val="20"/>
          <w:szCs w:val="20"/>
          <w:lang w:eastAsia="zh-CN"/>
        </w:rPr>
      </w:pPr>
      <w:del w:id="9673"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9674" w:author="Xuning Wei12232" w:date="2026-09-14T17:40:00Z">
        <w:r>
          <w:rPr>
            <w:rFonts w:ascii="Times New Roman" w:eastAsia="仿宋_GB2312" w:hAnsi="Times New Roman" w:cs="Times New Roman"/>
            <w:sz w:val="20"/>
            <w:szCs w:val="20"/>
            <w:lang w:eastAsia="zh-CN"/>
          </w:rPr>
          <w:delText xml:space="preserve"> after </w:delText>
        </w:r>
      </w:del>
      <w:del w:id="9675" w:author="Xuning Wei12232" w:date="2026-09-14T17:39:00Z">
        <w:r>
          <w:rPr>
            <w:rFonts w:ascii="Times New Roman" w:eastAsia="仿宋_GB2312" w:hAnsi="Times New Roman" w:cs="Times New Roman"/>
            <w:sz w:val="20"/>
            <w:szCs w:val="20"/>
            <w:lang w:eastAsia="zh-CN"/>
          </w:rPr>
          <w:delText>release</w:delText>
        </w:r>
      </w:del>
      <w:del w:id="9676" w:author="Xuning Wei12232" w:date="2026-10-09T11:38:00Z">
        <w:r>
          <w:rPr>
            <w:rFonts w:ascii="Times New Roman" w:eastAsia="仿宋_GB2312" w:hAnsi="Times New Roman" w:cs="Times New Roman"/>
            <w:sz w:val="20"/>
            <w:szCs w:val="20"/>
            <w:lang w:eastAsia="zh-CN"/>
          </w:rPr>
          <w:delText xml:space="preserve">. </w:delText>
        </w:r>
      </w:del>
    </w:p>
    <w:p w14:paraId="51361C7E"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10FCAB22" w14:textId="77777777" w:rsidR="00652DEA" w:rsidRPr="00652DEA" w:rsidRDefault="00C15CB5">
      <w:pPr>
        <w:spacing w:beforeLines="50" w:before="120" w:afterLines="50" w:after="120" w:line="360" w:lineRule="auto"/>
        <w:jc w:val="both"/>
        <w:rPr>
          <w:rFonts w:ascii="Times New Roman" w:eastAsia="仿宋_GB2312" w:hAnsi="Times New Roman" w:cs="Times New Roman"/>
          <w:sz w:val="20"/>
          <w:szCs w:val="20"/>
          <w:lang w:eastAsia="zh-CN"/>
          <w:rPrChange w:id="9677"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9678"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9679"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9680" w:author="Xuning Wei12232" w:date="2026-09-14T17:34:00Z">
        <w:r>
          <w:rPr>
            <w:rFonts w:ascii="Times New Roman" w:eastAsia="FangSong" w:hAnsi="Times New Roman" w:cs="Times New Roman"/>
            <w:sz w:val="20"/>
            <w:szCs w:val="20"/>
            <w:lang w:eastAsia="zh-CN"/>
            <w:rPrChange w:id="9681"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9682" w:author="Xuning Wei12232" w:date="2026-09-14T17:34:00Z">
        <w:r>
          <w:rPr>
            <w:rFonts w:ascii="Times New Roman" w:eastAsia="FangSong" w:hAnsi="Times New Roman" w:cs="Times New Roman"/>
            <w:sz w:val="20"/>
            <w:szCs w:val="20"/>
            <w:lang w:eastAsia="zh-CN"/>
            <w:rPrChange w:id="9683" w:author="Xuning Wei12232" w:date="2026-10-24T11:11:00Z">
              <w:rPr>
                <w:rFonts w:ascii="Times New Roman" w:eastAsia="FangSong" w:hAnsi="Times New Roman" w:cs="Times New Roman"/>
                <w:color w:val="0000FF"/>
                <w:sz w:val="20"/>
                <w:szCs w:val="20"/>
                <w:lang w:eastAsia="zh-CN"/>
              </w:rPr>
            </w:rPrChange>
          </w:rPr>
          <w:delText>clips,</w:delText>
        </w:r>
      </w:del>
      <w:del w:id="9684" w:author="Xuning Wei12232" w:date="2026-09-14T17:35:00Z">
        <w:r>
          <w:rPr>
            <w:rFonts w:ascii="Times New Roman" w:eastAsia="FangSong" w:hAnsi="Times New Roman" w:cs="Times New Roman"/>
            <w:sz w:val="20"/>
            <w:szCs w:val="20"/>
            <w:lang w:eastAsia="zh-CN"/>
            <w:rPrChange w:id="9685" w:author="Xuning Wei12232" w:date="2026-10-24T11:11:00Z">
              <w:rPr>
                <w:rFonts w:ascii="Times New Roman" w:eastAsia="FangSong" w:hAnsi="Times New Roman" w:cs="Times New Roman"/>
                <w:color w:val="0000FF"/>
                <w:sz w:val="20"/>
                <w:szCs w:val="20"/>
                <w:lang w:eastAsia="zh-CN"/>
              </w:rPr>
            </w:rPrChange>
          </w:rPr>
          <w:delText xml:space="preserve"> a</w:delText>
        </w:r>
      </w:del>
      <w:ins w:id="9686" w:author="Xuning Wei12232" w:date="2026-09-14T17:35:00Z">
        <w:r>
          <w:rPr>
            <w:rFonts w:ascii="Times New Roman" w:eastAsia="FangSong" w:hAnsi="Times New Roman" w:cs="Times New Roman"/>
            <w:sz w:val="20"/>
            <w:szCs w:val="20"/>
            <w:lang w:eastAsia="zh-CN"/>
            <w:rPrChange w:id="9687"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9688"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9689" w:author="Xuning Wei12232" w:date="2026-10-22T08:17:00Z">
        <w:r>
          <w:rPr>
            <w:rFonts w:ascii="Times New Roman" w:eastAsia="FangSong" w:hAnsi="Times New Roman" w:cs="Times New Roman"/>
            <w:sz w:val="20"/>
            <w:szCs w:val="20"/>
            <w:lang w:eastAsia="zh-CN"/>
          </w:rPr>
          <w:t>cable tie</w:t>
        </w:r>
      </w:ins>
      <w:del w:id="9690" w:author="Xuning Wei12232" w:date="2026-10-22T08:17:00Z">
        <w:r>
          <w:rPr>
            <w:rFonts w:ascii="Times New Roman" w:eastAsia="FangSong" w:hAnsi="Times New Roman" w:cs="Times New Roman"/>
            <w:sz w:val="20"/>
            <w:szCs w:val="20"/>
            <w:lang w:eastAsia="zh-CN"/>
            <w:rPrChange w:id="9691"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9692"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9693" w:author="Xuning Wei12232" w:date="2026-10-24T11:11:00Z">
            <w:rPr>
              <w:rFonts w:ascii="Times New Roman" w:eastAsia="仿宋_GB2312" w:hAnsi="Times New Roman" w:cs="Times New Roman"/>
              <w:color w:val="0000FF"/>
              <w:sz w:val="20"/>
              <w:szCs w:val="20"/>
              <w:lang w:eastAsia="zh-CN"/>
            </w:rPr>
          </w:rPrChange>
        </w:rPr>
        <w:t xml:space="preserve"> </w:t>
      </w:r>
      <w:commentRangeStart w:id="9694"/>
      <w:commentRangeStart w:id="9695"/>
      <w:r>
        <w:rPr>
          <w:rFonts w:ascii="Times New Roman" w:eastAsia="仿宋_GB2312" w:hAnsi="Times New Roman" w:cs="Times New Roman"/>
          <w:sz w:val="20"/>
          <w:szCs w:val="20"/>
          <w:lang w:eastAsia="zh-CN"/>
          <w:rPrChange w:id="9696"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9694"/>
      <w:r>
        <w:rPr>
          <w:rStyle w:val="affe"/>
          <w:rFonts w:ascii="Times New Roman" w:eastAsia="仿宋_GB2312" w:hAnsi="Times New Roman" w:cs="Times New Roman"/>
          <w:sz w:val="20"/>
          <w:szCs w:val="20"/>
          <w:lang w:eastAsia="zh-CN"/>
          <w:rPrChange w:id="9697" w:author="Xuning Wei12232" w:date="2026-10-24T11:11:00Z">
            <w:rPr>
              <w:rStyle w:val="affe"/>
              <w:rFonts w:ascii="Times New Roman" w:eastAsia="仿宋_GB2312" w:hAnsi="Times New Roman" w:cs="Times New Roman"/>
              <w:color w:val="0000FF"/>
              <w:sz w:val="20"/>
              <w:szCs w:val="20"/>
              <w:lang w:eastAsia="zh-CN"/>
            </w:rPr>
          </w:rPrChange>
        </w:rPr>
        <w:commentReference w:id="9694"/>
      </w:r>
      <w:commentRangeEnd w:id="9695"/>
      <w:r>
        <w:rPr>
          <w:rStyle w:val="affe"/>
          <w:rFonts w:ascii="Times New Roman" w:eastAsia="仿宋_GB2312" w:hAnsi="Times New Roman" w:cs="Times New Roman"/>
          <w:sz w:val="20"/>
          <w:szCs w:val="20"/>
          <w:lang w:eastAsia="zh-CN"/>
          <w:rPrChange w:id="9698" w:author="Xuning Wei12232" w:date="2026-10-24T11:11:00Z">
            <w:rPr>
              <w:rStyle w:val="affe"/>
              <w:rFonts w:ascii="Times New Roman" w:eastAsia="仿宋_GB2312" w:hAnsi="Times New Roman" w:cs="Times New Roman"/>
              <w:color w:val="0000FF"/>
              <w:sz w:val="20"/>
              <w:szCs w:val="20"/>
              <w:lang w:eastAsia="zh-CN"/>
            </w:rPr>
          </w:rPrChange>
        </w:rPr>
        <w:commentReference w:id="9695"/>
      </w:r>
      <w:r>
        <w:rPr>
          <w:rFonts w:ascii="Times New Roman" w:eastAsia="仿宋_GB2312" w:hAnsi="Times New Roman" w:cs="Times New Roman"/>
          <w:sz w:val="20"/>
          <w:szCs w:val="20"/>
          <w:lang w:eastAsia="zh-CN"/>
          <w:rPrChange w:id="9699" w:author="Xuning Wei12232" w:date="2026-10-24T11:11:00Z">
            <w:rPr>
              <w:rFonts w:ascii="Times New Roman" w:eastAsia="仿宋_GB2312" w:hAnsi="Times New Roman" w:cs="Times New Roman"/>
              <w:color w:val="0000FF"/>
              <w:sz w:val="20"/>
              <w:szCs w:val="20"/>
              <w:lang w:eastAsia="zh-CN"/>
            </w:rPr>
          </w:rPrChange>
        </w:rPr>
        <w:t>was added between two layers</w:t>
      </w:r>
      <w:ins w:id="9700" w:author="Xuning Wei12232" w:date="2026-10-18T10:01:00Z">
        <w:r>
          <w:rPr>
            <w:rFonts w:ascii="Times New Roman" w:eastAsia="仿宋_GB2312" w:hAnsi="Times New Roman" w:cs="Times New Roman"/>
            <w:sz w:val="20"/>
            <w:szCs w:val="20"/>
            <w:lang w:eastAsia="zh-CN"/>
            <w:rPrChange w:id="9701"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9702"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9703" w:author="Xuning Wei12232" w:date="2026-10-18T10:01:00Z">
        <w:r>
          <w:rPr>
            <w:rFonts w:ascii="Times New Roman" w:eastAsia="仿宋_GB2312" w:hAnsi="Times New Roman" w:cs="Times New Roman"/>
            <w:sz w:val="20"/>
            <w:szCs w:val="20"/>
            <w:lang w:eastAsia="zh-CN"/>
            <w:rPrChange w:id="9704"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9705"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706" w:author="Xuning Wei12232" w:date="2026-10-24T11:11:00Z">
              <w:rPr>
                <w:rFonts w:ascii="Times New Roman" w:eastAsia="仿宋_GB2312" w:hAnsi="Times New Roman" w:cs="Times New Roman"/>
                <w:color w:val="0000FF"/>
                <w:sz w:val="20"/>
                <w:szCs w:val="20"/>
                <w:lang w:eastAsia="zh-CN"/>
              </w:rPr>
            </w:rPrChange>
          </w:rPr>
          <w:t xml:space="preserve">NLT </w:t>
        </w:r>
        <w:r>
          <w:rPr>
            <w:rFonts w:ascii="Times New Roman" w:eastAsia="仿宋_GB2312" w:hAnsi="Times New Roman" w:cs="Times New Roman"/>
            <w:sz w:val="20"/>
            <w:szCs w:val="20"/>
            <w:lang w:eastAsia="zh-CN"/>
            <w:rPrChange w:id="9707" w:author="Xuning Wei12232" w:date="2026-10-24T11:11:00Z">
              <w:rPr>
                <w:rFonts w:ascii="Times New Roman" w:eastAsia="仿宋_GB2312" w:hAnsi="Times New Roman" w:cs="Times New Roman"/>
                <w:color w:val="0000FF"/>
                <w:sz w:val="20"/>
                <w:szCs w:val="20"/>
                <w:lang w:eastAsia="zh-CN"/>
              </w:rPr>
            </w:rPrChange>
          </w:rPr>
          <w:lastRenderedPageBreak/>
          <w:t>desiccant</w:t>
        </w:r>
      </w:ins>
      <w:ins w:id="9708"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9709"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9710" w:author="Xuning Wei12232" w:date="2026-10-18T10:01:00Z">
        <w:r>
          <w:rPr>
            <w:rFonts w:ascii="Times New Roman" w:eastAsia="仿宋_GB2312" w:hAnsi="Times New Roman" w:cs="Times New Roman"/>
            <w:sz w:val="20"/>
            <w:szCs w:val="20"/>
            <w:lang w:eastAsia="zh-CN"/>
            <w:rPrChange w:id="9711"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9712"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713"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9714"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9715" w:author="Xuning Wei12232" w:date="2026-10-22T08:09:00Z">
        <w:r>
          <w:rPr>
            <w:rFonts w:ascii="仿宋_GB2312" w:eastAsia="仿宋_GB2312" w:hAnsi="仿宋_GB2312" w:cs="Times New Roman" w:hint="eastAsia"/>
            <w:sz w:val="20"/>
            <w:szCs w:val="20"/>
            <w:lang w:eastAsia="zh-CN"/>
          </w:rPr>
          <w:t>＞</w:t>
        </w:r>
      </w:ins>
      <w:ins w:id="9716" w:author="Xuning Wei12232" w:date="2026-10-18T10:01:00Z">
        <w:r>
          <w:rPr>
            <w:rFonts w:ascii="Times New Roman" w:eastAsia="仿宋_GB2312" w:hAnsi="Times New Roman" w:cs="Times New Roman"/>
            <w:sz w:val="20"/>
            <w:szCs w:val="20"/>
            <w:lang w:eastAsia="zh-CN"/>
            <w:rPrChange w:id="9717"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9718"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971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9720"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9721"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9722"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289AF5D5" w14:textId="77777777" w:rsidR="00652DEA" w:rsidRDefault="00C15CB5">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51DA6D2" w14:textId="1A089A72" w:rsidR="00652DEA" w:rsidRDefault="00C15CB5">
      <w:pPr>
        <w:spacing w:beforeLines="50" w:before="120" w:afterLines="50" w:after="120" w:line="360" w:lineRule="auto"/>
        <w:jc w:val="both"/>
        <w:rPr>
          <w:ins w:id="9723" w:author="Xuning Wei12232" w:date="2026-10-16T08:37:00Z"/>
          <w:rFonts w:ascii="Times New Roman" w:eastAsia="仿宋_GB2312" w:hAnsi="Times New Roman" w:cs="Times New Roman"/>
          <w:sz w:val="20"/>
          <w:szCs w:val="20"/>
          <w:lang w:eastAsia="zh-CN"/>
        </w:rPr>
      </w:pPr>
      <w:ins w:id="9724" w:author="Xuning Wei12232" w:date="2026-10-16T08:37:00Z">
        <w:r>
          <w:rPr>
            <w:rFonts w:ascii="Times New Roman" w:eastAsia="仿宋_GB2312" w:hAnsi="Times New Roman" w:cs="Times New Roman"/>
            <w:sz w:val="20"/>
            <w:szCs w:val="20"/>
            <w:lang w:eastAsia="zh-CN"/>
          </w:rPr>
          <w:t>HD</w:t>
        </w:r>
      </w:ins>
      <w:r w:rsidR="003D3492">
        <w:rPr>
          <w:rFonts w:ascii="Times New Roman" w:eastAsia="仿宋_GB2312" w:hAnsi="Times New Roman" w:cs="Times New Roman"/>
          <w:sz w:val="20"/>
          <w:szCs w:val="20"/>
          <w:lang w:eastAsia="zh-CN"/>
        </w:rPr>
        <w:t>P</w:t>
      </w:r>
      <w:ins w:id="9725" w:author="Xuning Wei12232" w:date="2026-10-16T08:37:00Z">
        <w:r>
          <w:rPr>
            <w:rFonts w:ascii="Times New Roman" w:eastAsia="仿宋_GB2312" w:hAnsi="Times New Roman" w:cs="Times New Roman"/>
            <w:sz w:val="20"/>
            <w:szCs w:val="20"/>
            <w:lang w:eastAsia="zh-CN"/>
          </w:rPr>
          <w:t>E drum with cover for storage.</w:t>
        </w:r>
      </w:ins>
    </w:p>
    <w:p w14:paraId="0273649E" w14:textId="77777777" w:rsidR="00652DEA" w:rsidRDefault="00C15CB5">
      <w:pPr>
        <w:pStyle w:val="aff2"/>
        <w:numPr>
          <w:ilvl w:val="0"/>
          <w:numId w:val="107"/>
        </w:numPr>
        <w:spacing w:beforeLines="50" w:before="120" w:afterLines="50" w:after="120" w:line="360" w:lineRule="auto"/>
        <w:jc w:val="both"/>
        <w:rPr>
          <w:del w:id="9726" w:author="Xuning Wei12232" w:date="2026-10-16T08:37:00Z"/>
          <w:rFonts w:ascii="Times New Roman" w:eastAsia="仿宋_GB2312" w:hAnsi="Times New Roman" w:cs="Times New Roman"/>
          <w:sz w:val="20"/>
          <w:szCs w:val="20"/>
          <w:lang w:eastAsia="zh-CN"/>
        </w:rPr>
      </w:pPr>
      <w:del w:id="9727" w:author="Xuning Wei12232" w:date="2026-10-16T08:37:00Z">
        <w:r>
          <w:rPr>
            <w:rFonts w:ascii="Times New Roman" w:eastAsia="仿宋_GB2312" w:hAnsi="Times New Roman" w:cs="Times New Roman"/>
            <w:sz w:val="20"/>
            <w:szCs w:val="20"/>
            <w:lang w:eastAsia="zh-CN"/>
          </w:rPr>
          <w:delText>High-density polyethylene drum.</w:delText>
        </w:r>
      </w:del>
    </w:p>
    <w:p w14:paraId="7CB469D6" w14:textId="77777777" w:rsidR="00652DEA" w:rsidRDefault="00C15CB5">
      <w:pPr>
        <w:spacing w:beforeLines="50" w:before="120" w:afterLines="50" w:after="120" w:line="360" w:lineRule="auto"/>
        <w:jc w:val="both"/>
        <w:rPr>
          <w:ins w:id="9728"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A292896" w14:textId="77777777" w:rsidR="00652DEA" w:rsidRPr="00652DEA" w:rsidRDefault="00C15CB5">
      <w:pPr>
        <w:rPr>
          <w:ins w:id="9729" w:author="Xuning Wei12232" w:date="2026-10-18T13:39:00Z"/>
          <w:rFonts w:ascii="Times New Roman" w:eastAsia="仿宋_GB2312" w:hAnsi="Times New Roman" w:cs="Times New Roman"/>
          <w:b/>
          <w:sz w:val="20"/>
          <w:szCs w:val="20"/>
          <w:lang w:val="en-IE" w:eastAsia="zh-CN"/>
          <w:rPrChange w:id="9730" w:author="Xuning Wei12232" w:date="2026-10-24T11:11:00Z">
            <w:rPr>
              <w:ins w:id="9731" w:author="Xuning Wei12232" w:date="2026-10-18T13:39:00Z"/>
              <w:rFonts w:ascii="Times New Roman" w:eastAsia="仿宋_GB2312" w:hAnsi="Times New Roman" w:cs="Times New Roman"/>
              <w:b/>
              <w:color w:val="0000FF"/>
              <w:sz w:val="20"/>
              <w:szCs w:val="20"/>
              <w:lang w:val="en-IE" w:eastAsia="zh-CN"/>
            </w:rPr>
          </w:rPrChange>
        </w:rPr>
      </w:pPr>
      <w:ins w:id="9732" w:author="Xuning Wei12232" w:date="2026-10-18T13:39:00Z">
        <w:r>
          <w:rPr>
            <w:rFonts w:ascii="Times New Roman" w:eastAsia="仿宋_GB2312" w:hAnsi="Times New Roman" w:cs="Times New Roman"/>
            <w:b/>
            <w:sz w:val="20"/>
            <w:szCs w:val="20"/>
            <w:lang w:val="en-IE" w:eastAsia="zh-CN"/>
            <w:rPrChange w:id="9733" w:author="Xuning Wei12232" w:date="2026-10-24T11:11:00Z">
              <w:rPr>
                <w:rFonts w:ascii="Times New Roman" w:eastAsia="仿宋_GB2312" w:hAnsi="Times New Roman" w:cs="Times New Roman"/>
                <w:b/>
                <w:color w:val="0000FF"/>
                <w:sz w:val="20"/>
                <w:szCs w:val="20"/>
                <w:lang w:val="en-IE" w:eastAsia="zh-CN"/>
              </w:rPr>
            </w:rPrChange>
          </w:rPr>
          <w:br w:type="page"/>
        </w:r>
      </w:ins>
    </w:p>
    <w:p w14:paraId="0D06217D" w14:textId="77777777" w:rsidR="00652DEA" w:rsidRDefault="00C15CB5">
      <w:pPr>
        <w:spacing w:beforeLines="50" w:before="120" w:afterLines="50" w:after="120" w:line="360" w:lineRule="auto"/>
        <w:jc w:val="center"/>
        <w:rPr>
          <w:ins w:id="9734" w:author="Xuning Wei12232" w:date="2026-10-16T08:37:00Z"/>
        </w:rPr>
        <w:pPrChange w:id="9735" w:author="Yachao Liu11087" w:date="2026-10-13T10:33:00Z">
          <w:pPr>
            <w:spacing w:beforeLines="50" w:before="120" w:afterLines="50" w:after="120" w:line="360" w:lineRule="auto"/>
            <w:jc w:val="both"/>
          </w:pPr>
        </w:pPrChange>
      </w:pPr>
      <w:ins w:id="9736" w:author="Xuning Wei12232" w:date="2026-10-16T08:37:00Z">
        <w:r>
          <w:rPr>
            <w:rFonts w:ascii="Times New Roman" w:eastAsia="仿宋_GB2312" w:hAnsi="Times New Roman" w:cs="Times New Roman"/>
            <w:b/>
            <w:sz w:val="20"/>
            <w:szCs w:val="20"/>
            <w:lang w:val="en-IE" w:eastAsia="zh-CN"/>
            <w:rPrChange w:id="9737"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9738" w:author="Yu Zhang12718" w:date="2026-10-13T14:46:00Z">
          <w:r>
            <w:rPr>
              <w:rFonts w:ascii="Times New Roman" w:eastAsia="仿宋_GB2312" w:hAnsi="Times New Roman" w:cs="Times New Roman"/>
              <w:b/>
              <w:sz w:val="20"/>
              <w:szCs w:val="20"/>
              <w:lang w:val="en-IE" w:eastAsia="zh-CN"/>
              <w:rPrChange w:id="9739"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9740"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9741"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652DEA" w14:paraId="5F2153FD" w14:textId="77777777">
        <w:trPr>
          <w:trHeight w:val="360"/>
          <w:jc w:val="center"/>
          <w:ins w:id="9742"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2C8374" w14:textId="77777777" w:rsidR="00652DEA" w:rsidRDefault="00C15CB5">
            <w:pPr>
              <w:jc w:val="center"/>
              <w:rPr>
                <w:ins w:id="9743" w:author="Xuning Wei12232" w:date="2026-10-16T08:37:00Z"/>
                <w:rFonts w:ascii="Times New Roman" w:eastAsia="Times New Roman" w:hAnsi="Times New Roman" w:cs="Times New Roman"/>
                <w:b/>
                <w:sz w:val="18"/>
                <w:szCs w:val="18"/>
              </w:rPr>
              <w:pPrChange w:id="9744" w:author="Yachao Liu11087" w:date="2026-10-13T10:34:00Z">
                <w:pPr/>
              </w:pPrChange>
            </w:pPr>
            <w:ins w:id="9745"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4B3538E" w14:textId="77777777" w:rsidR="00652DEA" w:rsidRDefault="00C15CB5">
            <w:pPr>
              <w:jc w:val="center"/>
              <w:rPr>
                <w:ins w:id="9746" w:author="Xuning Wei12232" w:date="2026-10-16T08:37:00Z"/>
                <w:rFonts w:ascii="Times New Roman" w:eastAsia="Times New Roman" w:hAnsi="Times New Roman" w:cs="Times New Roman"/>
                <w:b/>
                <w:sz w:val="18"/>
                <w:szCs w:val="18"/>
              </w:rPr>
              <w:pPrChange w:id="9747" w:author="Yachao Liu11087" w:date="2026-10-13T10:34:00Z">
                <w:pPr/>
              </w:pPrChange>
            </w:pPr>
            <w:ins w:id="9748"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6DF405C" w14:textId="77777777" w:rsidR="00652DEA" w:rsidRDefault="00C15CB5">
            <w:pPr>
              <w:jc w:val="center"/>
              <w:rPr>
                <w:ins w:id="9749" w:author="Xuning Wei12232" w:date="2026-10-16T08:37:00Z"/>
                <w:rFonts w:ascii="Times New Roman" w:eastAsia="Times New Roman" w:hAnsi="Times New Roman" w:cs="Times New Roman"/>
                <w:b/>
                <w:sz w:val="18"/>
                <w:szCs w:val="18"/>
              </w:rPr>
              <w:pPrChange w:id="9750" w:author="Yachao Liu11087" w:date="2026-10-13T10:34:00Z">
                <w:pPr/>
              </w:pPrChange>
            </w:pPr>
            <w:ins w:id="9751" w:author="Xuning Wei12232" w:date="2026-10-16T08:37:00Z">
              <w:r>
                <w:rPr>
                  <w:rFonts w:ascii="Times New Roman" w:eastAsia="Times New Roman" w:hAnsi="Times New Roman" w:cs="Times New Roman"/>
                  <w:b/>
                  <w:sz w:val="18"/>
                  <w:szCs w:val="18"/>
                </w:rPr>
                <w:t>Seal Type</w:t>
              </w:r>
            </w:ins>
          </w:p>
        </w:tc>
      </w:tr>
      <w:tr w:rsidR="00652DEA" w14:paraId="44AEA422" w14:textId="77777777">
        <w:trPr>
          <w:trHeight w:val="1275"/>
          <w:jc w:val="center"/>
          <w:ins w:id="9752"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B753FB" w14:textId="77777777" w:rsidR="00652DEA" w:rsidRDefault="00C15CB5">
            <w:pPr>
              <w:jc w:val="center"/>
              <w:rPr>
                <w:ins w:id="9753" w:author="Xuning Wei12232" w:date="2026-10-16T08:37:00Z"/>
                <w:rFonts w:ascii="Times New Roman" w:eastAsia="Times New Roman" w:hAnsi="Times New Roman" w:cs="Times New Roman"/>
                <w:sz w:val="18"/>
                <w:szCs w:val="18"/>
              </w:rPr>
              <w:pPrChange w:id="9754" w:author="Yachao Liu11087" w:date="2026-10-13T10:34:00Z">
                <w:pPr/>
              </w:pPrChange>
            </w:pPr>
            <w:ins w:id="9755"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408450" w14:textId="77777777" w:rsidR="00652DEA" w:rsidRDefault="00C15CB5">
            <w:pPr>
              <w:spacing w:before="120" w:after="120"/>
              <w:jc w:val="center"/>
              <w:rPr>
                <w:ins w:id="9756" w:author="Xuning Wei12232" w:date="2026-10-16T08:37:00Z"/>
                <w:rFonts w:ascii="Times New Roman" w:eastAsia="Times New Roman" w:hAnsi="Times New Roman" w:cs="Times New Roman"/>
                <w:sz w:val="18"/>
                <w:szCs w:val="18"/>
              </w:rPr>
              <w:pPrChange w:id="9757" w:author="Yachao Liu11087" w:date="2026-10-13T10:34:00Z">
                <w:pPr/>
              </w:pPrChange>
            </w:pPr>
            <w:ins w:id="9758" w:author="Xuning Wei12232" w:date="2026-10-16T08:37:00Z">
              <w:r>
                <w:rPr>
                  <w:rFonts w:ascii="Times New Roman" w:eastAsia="Times New Roman" w:hAnsi="Times New Roman" w:cs="Times New Roman"/>
                  <w:sz w:val="18"/>
                  <w:szCs w:val="18"/>
                </w:rPr>
                <w:t>Size: 30 L or 50 L</w:t>
              </w:r>
            </w:ins>
          </w:p>
          <w:p w14:paraId="0221D244" w14:textId="77777777" w:rsidR="00652DEA" w:rsidRDefault="00C15CB5">
            <w:pPr>
              <w:spacing w:before="120" w:after="120"/>
              <w:jc w:val="center"/>
              <w:rPr>
                <w:ins w:id="9759" w:author="Xuning Wei12232" w:date="2026-10-16T08:37:00Z"/>
                <w:rFonts w:ascii="Times New Roman" w:eastAsia="Times New Roman" w:hAnsi="Times New Roman" w:cs="Times New Roman"/>
                <w:sz w:val="18"/>
                <w:szCs w:val="18"/>
              </w:rPr>
              <w:pPrChange w:id="9760" w:author="Yachao Liu11087" w:date="2026-10-13T10:34:00Z">
                <w:pPr/>
              </w:pPrChange>
            </w:pPr>
            <w:ins w:id="9761"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45E68" w14:textId="77777777" w:rsidR="00652DEA" w:rsidRDefault="00C15CB5">
            <w:pPr>
              <w:jc w:val="center"/>
              <w:rPr>
                <w:ins w:id="9762" w:author="Xuning Wei12232" w:date="2026-10-16T08:37:00Z"/>
                <w:rFonts w:ascii="Times New Roman" w:eastAsia="Times New Roman" w:hAnsi="Times New Roman" w:cs="Times New Roman"/>
                <w:sz w:val="18"/>
                <w:szCs w:val="18"/>
              </w:rPr>
              <w:pPrChange w:id="9763" w:author="Yachao Liu11087" w:date="2026-10-13T10:34:00Z">
                <w:pPr/>
              </w:pPrChange>
            </w:pPr>
            <w:ins w:id="9764" w:author="Xuning Wei12232" w:date="2026-10-16T08:37:00Z">
              <w:r>
                <w:rPr>
                  <w:rFonts w:ascii="Times New Roman" w:eastAsia="Times New Roman" w:hAnsi="Times New Roman" w:cs="Times New Roman"/>
                  <w:sz w:val="18"/>
                  <w:szCs w:val="18"/>
                </w:rPr>
                <w:t>Each bag is sealed with a sealing clip</w:t>
              </w:r>
            </w:ins>
          </w:p>
        </w:tc>
      </w:tr>
      <w:tr w:rsidR="00652DEA" w14:paraId="3EF539BB" w14:textId="77777777">
        <w:trPr>
          <w:trHeight w:val="975"/>
          <w:jc w:val="center"/>
          <w:ins w:id="9765"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824D1" w14:textId="77777777" w:rsidR="00652DEA" w:rsidRDefault="00C15CB5">
            <w:pPr>
              <w:jc w:val="center"/>
              <w:rPr>
                <w:ins w:id="9766" w:author="Xuning Wei12232" w:date="2026-10-16T08:37:00Z"/>
                <w:rFonts w:ascii="Times New Roman" w:eastAsia="Times New Roman" w:hAnsi="Times New Roman" w:cs="Times New Roman"/>
                <w:sz w:val="18"/>
                <w:szCs w:val="18"/>
              </w:rPr>
              <w:pPrChange w:id="9767" w:author="Yachao Liu11087" w:date="2026-10-13T10:34:00Z">
                <w:pPr/>
              </w:pPrChange>
            </w:pPr>
            <w:ins w:id="9768"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753ED" w14:textId="77777777" w:rsidR="00652DEA" w:rsidRPr="00151723" w:rsidRDefault="00C15CB5">
            <w:pPr>
              <w:spacing w:before="120" w:after="120"/>
              <w:jc w:val="center"/>
              <w:rPr>
                <w:ins w:id="9769" w:author="Xuning Wei12232" w:date="2026-10-16T08:37:00Z"/>
                <w:rFonts w:ascii="Times New Roman" w:eastAsia="Times New Roman" w:hAnsi="Times New Roman" w:cs="Times New Roman"/>
                <w:sz w:val="18"/>
                <w:szCs w:val="18"/>
                <w:lang w:val="en-IE"/>
              </w:rPr>
              <w:pPrChange w:id="9770" w:author="Yachao Liu11087" w:date="2026-10-13T10:34:00Z">
                <w:pPr/>
              </w:pPrChange>
            </w:pPr>
            <w:ins w:id="9771" w:author="Xuning Wei12232" w:date="2026-10-16T08:37:00Z">
              <w:r w:rsidRPr="00151723">
                <w:rPr>
                  <w:rFonts w:ascii="Times New Roman" w:eastAsia="Times New Roman" w:hAnsi="Times New Roman" w:cs="Times New Roman"/>
                  <w:sz w:val="18"/>
                  <w:szCs w:val="18"/>
                  <w:lang w:val="en-IE"/>
                </w:rPr>
                <w:t>Size: 1100 L × 700 W × 0.09 T (mm)</w:t>
              </w:r>
            </w:ins>
          </w:p>
          <w:p w14:paraId="442FE90F" w14:textId="77777777" w:rsidR="00652DEA" w:rsidRPr="00151723" w:rsidRDefault="00C15CB5">
            <w:pPr>
              <w:spacing w:before="120" w:after="120"/>
              <w:jc w:val="center"/>
              <w:rPr>
                <w:ins w:id="9772" w:author="Xuning Wei12232" w:date="2026-10-16T08:37:00Z"/>
                <w:rFonts w:ascii="Times New Roman" w:eastAsia="Times New Roman" w:hAnsi="Times New Roman" w:cs="Times New Roman"/>
                <w:sz w:val="18"/>
                <w:szCs w:val="18"/>
                <w:lang w:val="en-IE"/>
              </w:rPr>
              <w:pPrChange w:id="9773" w:author="Yachao Liu11087" w:date="2026-10-13T10:34:00Z">
                <w:pPr/>
              </w:pPrChange>
            </w:pPr>
            <w:ins w:id="9774" w:author="Xuning Wei12232" w:date="2026-10-16T08:37:00Z">
              <w:r>
                <w:rPr>
                  <w:rFonts w:ascii="Times New Roman" w:eastAsia="Times New Roman" w:hAnsi="Times New Roman" w:cs="Times New Roman"/>
                  <w:sz w:val="18"/>
                  <w:szCs w:val="18"/>
                </w:rPr>
                <w:t>Pharmaceutical-Grade</w:t>
              </w:r>
              <w:r w:rsidRPr="00151723">
                <w:rPr>
                  <w:rFonts w:ascii="Times New Roman" w:eastAsia="Times New Roman" w:hAnsi="Times New Roman" w:cs="Times New Roman"/>
                  <w:sz w:val="18"/>
                  <w:szCs w:val="18"/>
                  <w:lang w:val="en-I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AA66BD" w14:textId="77777777" w:rsidR="00652DEA" w:rsidRDefault="00C15CB5">
            <w:pPr>
              <w:jc w:val="center"/>
              <w:rPr>
                <w:ins w:id="9775" w:author="Xuning Wei12232" w:date="2026-10-16T08:37:00Z"/>
                <w:rFonts w:ascii="Times New Roman" w:eastAsia="Times New Roman" w:hAnsi="Times New Roman" w:cs="Times New Roman"/>
                <w:sz w:val="18"/>
                <w:szCs w:val="18"/>
              </w:rPr>
              <w:pPrChange w:id="9776" w:author="Yachao Liu11087" w:date="2026-10-13T10:34:00Z">
                <w:pPr/>
              </w:pPrChange>
            </w:pPr>
            <w:ins w:id="9777" w:author="Xuning Wei12232" w:date="2026-10-16T08:37:00Z">
              <w:r>
                <w:rPr>
                  <w:rFonts w:ascii="Times New Roman" w:eastAsia="Times New Roman" w:hAnsi="Times New Roman" w:cs="Times New Roman"/>
                  <w:sz w:val="18"/>
                  <w:szCs w:val="18"/>
                </w:rPr>
                <w:t>Each bag is sealed with a cable tie</w:t>
              </w:r>
            </w:ins>
          </w:p>
        </w:tc>
      </w:tr>
      <w:tr w:rsidR="00652DEA" w14:paraId="47A521CE" w14:textId="77777777">
        <w:trPr>
          <w:trHeight w:val="960"/>
          <w:jc w:val="center"/>
          <w:ins w:id="977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893BB" w14:textId="77777777" w:rsidR="00652DEA" w:rsidRDefault="00C15CB5">
            <w:pPr>
              <w:jc w:val="center"/>
              <w:rPr>
                <w:ins w:id="9779" w:author="Xuning Wei12232" w:date="2026-10-16T08:37:00Z"/>
                <w:rFonts w:ascii="Times New Roman" w:eastAsia="Times New Roman" w:hAnsi="Times New Roman" w:cs="Times New Roman"/>
                <w:sz w:val="18"/>
                <w:szCs w:val="18"/>
              </w:rPr>
              <w:pPrChange w:id="9780" w:author="Yachao Liu11087" w:date="2026-10-13T10:34:00Z">
                <w:pPr/>
              </w:pPrChange>
            </w:pPr>
            <w:ins w:id="9781"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94DB8" w14:textId="77777777" w:rsidR="00652DEA" w:rsidRDefault="00C15CB5">
            <w:pPr>
              <w:spacing w:before="120" w:after="120"/>
              <w:jc w:val="center"/>
              <w:rPr>
                <w:ins w:id="9782" w:author="Xuning Wei12232" w:date="2026-10-16T08:37:00Z"/>
                <w:rFonts w:ascii="Times New Roman" w:eastAsia="Times New Roman" w:hAnsi="Times New Roman" w:cs="Times New Roman"/>
                <w:sz w:val="18"/>
                <w:szCs w:val="18"/>
              </w:rPr>
              <w:pPrChange w:id="9783" w:author="Yachao Liu11087" w:date="2026-10-13T10:34:00Z">
                <w:pPr/>
              </w:pPrChange>
            </w:pPr>
            <w:ins w:id="9784" w:author="Xuning Wei12232" w:date="2026-10-16T08:37:00Z">
              <w:r>
                <w:rPr>
                  <w:rFonts w:ascii="Times New Roman" w:eastAsia="Times New Roman" w:hAnsi="Times New Roman" w:cs="Times New Roman"/>
                  <w:sz w:val="18"/>
                  <w:szCs w:val="18"/>
                </w:rPr>
                <w:t>Size: 50 L</w:t>
              </w:r>
            </w:ins>
          </w:p>
          <w:p w14:paraId="20D8360D" w14:textId="685C4B32" w:rsidR="00652DEA" w:rsidRDefault="00C15CB5">
            <w:pPr>
              <w:spacing w:before="120" w:after="120"/>
              <w:jc w:val="center"/>
              <w:rPr>
                <w:ins w:id="9785" w:author="Xuning Wei12232" w:date="2026-10-16T08:37:00Z"/>
                <w:rFonts w:ascii="Times New Roman" w:eastAsia="Times New Roman" w:hAnsi="Times New Roman" w:cs="Times New Roman"/>
                <w:sz w:val="18"/>
                <w:szCs w:val="18"/>
              </w:rPr>
              <w:pPrChange w:id="9786" w:author="Yachao Liu11087" w:date="2026-10-13T10:34:00Z">
                <w:pPr/>
              </w:pPrChange>
            </w:pPr>
            <w:ins w:id="9787" w:author="Xuning Wei12232" w:date="2026-10-16T08:37:00Z">
              <w:r>
                <w:rPr>
                  <w:rFonts w:ascii="Times New Roman" w:eastAsia="Times New Roman" w:hAnsi="Times New Roman" w:cs="Times New Roman"/>
                  <w:sz w:val="18"/>
                  <w:szCs w:val="18"/>
                </w:rPr>
                <w:t>HD</w:t>
              </w:r>
            </w:ins>
            <w:r w:rsidR="003D3492">
              <w:rPr>
                <w:rFonts w:ascii="Times New Roman" w:eastAsia="Times New Roman" w:hAnsi="Times New Roman" w:cs="Times New Roman"/>
                <w:sz w:val="18"/>
                <w:szCs w:val="18"/>
              </w:rPr>
              <w:t>P</w:t>
            </w:r>
            <w:ins w:id="9788" w:author="Xuning Wei12232" w:date="2026-10-16T08:37:00Z">
              <w:r>
                <w:rPr>
                  <w:rFonts w:ascii="Times New Roman" w:eastAsia="Times New Roman" w:hAnsi="Times New Roman" w:cs="Times New Roman"/>
                  <w:sz w:val="18"/>
                  <w:szCs w:val="18"/>
                </w:rPr>
                <w:t>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32F42" w14:textId="77777777" w:rsidR="00652DEA" w:rsidRDefault="00C15CB5">
            <w:pPr>
              <w:jc w:val="center"/>
              <w:rPr>
                <w:ins w:id="9789" w:author="Xuning Wei12232" w:date="2026-10-16T08:37:00Z"/>
                <w:rFonts w:ascii="Times New Roman" w:eastAsia="Times New Roman" w:hAnsi="Times New Roman" w:cs="Times New Roman"/>
                <w:sz w:val="18"/>
                <w:szCs w:val="18"/>
              </w:rPr>
              <w:pPrChange w:id="9790" w:author="Yachao Liu11087" w:date="2026-10-13T10:34:00Z">
                <w:pPr/>
              </w:pPrChange>
            </w:pPr>
            <w:ins w:id="9791" w:author="Xuning Wei12232" w:date="2026-10-16T08:37:00Z">
              <w:r>
                <w:rPr>
                  <w:rFonts w:ascii="Times New Roman" w:eastAsia="Times New Roman" w:hAnsi="Times New Roman" w:cs="Times New Roman"/>
                  <w:sz w:val="18"/>
                  <w:szCs w:val="18"/>
                </w:rPr>
                <w:t>Each drum is sealed with clips.</w:t>
              </w:r>
            </w:ins>
          </w:p>
        </w:tc>
      </w:tr>
      <w:tr w:rsidR="00652DEA" w14:paraId="62C48B09" w14:textId="77777777">
        <w:trPr>
          <w:trHeight w:val="975"/>
          <w:jc w:val="center"/>
          <w:ins w:id="9792"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15A9D" w14:textId="77777777" w:rsidR="00652DEA" w:rsidRDefault="00C15CB5">
            <w:pPr>
              <w:jc w:val="center"/>
              <w:rPr>
                <w:ins w:id="9793" w:author="Xuning Wei12232" w:date="2026-10-16T08:37:00Z"/>
                <w:rFonts w:ascii="Times New Roman" w:eastAsia="Times New Roman" w:hAnsi="Times New Roman" w:cs="Times New Roman"/>
                <w:sz w:val="18"/>
                <w:szCs w:val="18"/>
              </w:rPr>
              <w:pPrChange w:id="9794" w:author="Yachao Liu11087" w:date="2026-10-13T10:34:00Z">
                <w:pPr/>
              </w:pPrChange>
            </w:pPr>
            <w:ins w:id="9795"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7B556C" w14:textId="77777777" w:rsidR="00652DEA" w:rsidRPr="00151723" w:rsidRDefault="00C15CB5">
            <w:pPr>
              <w:spacing w:before="120" w:after="120"/>
              <w:jc w:val="center"/>
              <w:rPr>
                <w:ins w:id="9796" w:author="Xuning Wei12232" w:date="2026-10-16T08:37:00Z"/>
                <w:rFonts w:ascii="Times New Roman" w:eastAsia="Times New Roman" w:hAnsi="Times New Roman" w:cs="Times New Roman"/>
                <w:sz w:val="18"/>
                <w:szCs w:val="18"/>
                <w:lang w:val="en-IE"/>
              </w:rPr>
              <w:pPrChange w:id="9797" w:author="Yachao Liu11087" w:date="2026-10-13T10:34:00Z">
                <w:pPr/>
              </w:pPrChange>
            </w:pPr>
            <w:ins w:id="9798" w:author="Xuning Wei12232" w:date="2026-10-16T08:37:00Z">
              <w:r w:rsidRPr="00151723">
                <w:rPr>
                  <w:rFonts w:ascii="Times New Roman" w:eastAsia="Times New Roman" w:hAnsi="Times New Roman" w:cs="Times New Roman"/>
                  <w:sz w:val="18"/>
                  <w:szCs w:val="18"/>
                  <w:lang w:val="en-IE"/>
                </w:rPr>
                <w:t>Size: W:78±4 mm L:150±7 mm</w:t>
              </w:r>
            </w:ins>
          </w:p>
          <w:p w14:paraId="3B07F127" w14:textId="77777777" w:rsidR="00652DEA" w:rsidRDefault="00C15CB5">
            <w:pPr>
              <w:spacing w:before="120" w:after="120"/>
              <w:jc w:val="center"/>
              <w:rPr>
                <w:ins w:id="9799" w:author="Xuning Wei12232" w:date="2026-10-16T08:37:00Z"/>
                <w:rFonts w:ascii="Times New Roman" w:eastAsia="Times New Roman" w:hAnsi="Times New Roman" w:cs="Times New Roman"/>
                <w:sz w:val="18"/>
                <w:szCs w:val="18"/>
              </w:rPr>
              <w:pPrChange w:id="9800" w:author="Yachao Liu11087" w:date="2026-10-13T10:34:00Z">
                <w:pPr/>
              </w:pPrChange>
            </w:pPr>
            <w:ins w:id="9801" w:author="Xuning Wei12232" w:date="2026-10-16T08:37:00Z">
              <w:r w:rsidRPr="00151723">
                <w:rPr>
                  <w:rFonts w:ascii="Times New Roman" w:eastAsia="Times New Roman" w:hAnsi="Times New Roman" w:cs="Times New Roman"/>
                  <w:sz w:val="18"/>
                  <w:szCs w:val="18"/>
                  <w:lang w:val="en-IE"/>
                </w:rPr>
                <w:t>Weight:</w:t>
              </w:r>
              <w:r>
                <w:rPr>
                  <w:rFonts w:ascii="Times New Roman" w:eastAsia="Times New Roman" w:hAnsi="Times New Roman" w:cs="Times New Roman"/>
                  <w:sz w:val="18"/>
                  <w:szCs w:val="18"/>
                </w:rPr>
                <w:t xml:space="preserve"> 100 g</w:t>
              </w:r>
            </w:ins>
          </w:p>
          <w:p w14:paraId="125AB6C4" w14:textId="77777777" w:rsidR="00652DEA" w:rsidRDefault="00C15CB5">
            <w:pPr>
              <w:spacing w:before="120" w:after="120"/>
              <w:jc w:val="center"/>
              <w:rPr>
                <w:ins w:id="9802" w:author="Xuning Wei12232" w:date="2026-10-16T08:37:00Z"/>
                <w:rFonts w:ascii="Times New Roman" w:eastAsia="Times New Roman" w:hAnsi="Times New Roman" w:cs="Times New Roman"/>
                <w:sz w:val="18"/>
                <w:szCs w:val="18"/>
                <w:lang w:val="de"/>
              </w:rPr>
              <w:pPrChange w:id="9803" w:author="Yachao Liu11087" w:date="2026-10-13T10:34:00Z">
                <w:pPr/>
              </w:pPrChange>
            </w:pPr>
            <w:ins w:id="9804"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3A31" w14:textId="77777777" w:rsidR="00652DEA" w:rsidRDefault="00C15CB5">
            <w:pPr>
              <w:jc w:val="center"/>
              <w:rPr>
                <w:ins w:id="9805" w:author="Xuning Wei12232" w:date="2026-10-16T08:37:00Z"/>
                <w:rFonts w:ascii="Times New Roman" w:eastAsia="Times New Roman" w:hAnsi="Times New Roman" w:cs="Times New Roman"/>
                <w:sz w:val="18"/>
                <w:szCs w:val="18"/>
              </w:rPr>
              <w:pPrChange w:id="9806" w:author="Yachao Liu11087" w:date="2026-10-13T10:34:00Z">
                <w:pPr/>
              </w:pPrChange>
            </w:pPr>
            <w:ins w:id="9807" w:author="Xuning Wei12232" w:date="2026-10-16T08:37:00Z">
              <w:r>
                <w:rPr>
                  <w:rFonts w:ascii="Times New Roman" w:eastAsia="Times New Roman" w:hAnsi="Times New Roman" w:cs="Times New Roman"/>
                  <w:sz w:val="18"/>
                  <w:szCs w:val="18"/>
                </w:rPr>
                <w:t>desiccant placed between primary and secondary package</w:t>
              </w:r>
            </w:ins>
          </w:p>
        </w:tc>
      </w:tr>
    </w:tbl>
    <w:p w14:paraId="2191599E" w14:textId="77777777" w:rsidR="00652DEA" w:rsidRDefault="00652DEA">
      <w:pPr>
        <w:spacing w:beforeLines="50" w:before="120" w:afterLines="50" w:after="120" w:line="360" w:lineRule="auto"/>
        <w:jc w:val="both"/>
        <w:rPr>
          <w:del w:id="9808" w:author="Xuning Wei12232" w:date="2026-10-18T13:39:00Z"/>
          <w:rFonts w:ascii="Times New Roman" w:eastAsia="仿宋_GB2312" w:hAnsi="Times New Roman" w:cs="Times New Roman"/>
          <w:sz w:val="20"/>
          <w:szCs w:val="20"/>
          <w:lang w:eastAsia="zh-CN"/>
        </w:rPr>
      </w:pPr>
      <w:bookmarkStart w:id="9809" w:name="_Toc243596327"/>
      <w:bookmarkEnd w:id="9809"/>
    </w:p>
    <w:p w14:paraId="6DA5A62B" w14:textId="24EC530B"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810" w:name="_Toc243596328"/>
      <w:commentRangeStart w:id="9811"/>
      <w:commentRangeStart w:id="9812"/>
      <w:r>
        <w:rPr>
          <w:rFonts w:ascii="Times New Roman" w:eastAsia="仿宋_GB2312" w:hAnsi="Times New Roman" w:cs="Times New Roman"/>
          <w:sz w:val="21"/>
          <w:szCs w:val="21"/>
        </w:rPr>
        <w:t xml:space="preserve">Stability </w:t>
      </w:r>
      <w:commentRangeEnd w:id="9811"/>
      <w:r>
        <w:rPr>
          <w:rStyle w:val="affe"/>
          <w:rFonts w:ascii="Times New Roman" w:eastAsia="仿宋_GB2312" w:hAnsi="Times New Roman" w:cs="Times New Roman"/>
        </w:rPr>
        <w:commentReference w:id="9811"/>
      </w:r>
      <w:commentRangeEnd w:id="9812"/>
      <w:r>
        <w:rPr>
          <w:rStyle w:val="affe"/>
          <w:rFonts w:ascii="Times New Roman" w:eastAsia="仿宋_GB2312" w:hAnsi="Times New Roman" w:cs="Times New Roman"/>
        </w:rPr>
        <w:commentReference w:id="9812"/>
      </w:r>
      <w:r>
        <w:rPr>
          <w:rFonts w:ascii="Times New Roman" w:eastAsia="仿宋_GB2312" w:hAnsi="Times New Roman" w:cs="Times New Roman"/>
          <w:sz w:val="21"/>
          <w:szCs w:val="21"/>
        </w:rPr>
        <w:t>Test</w:t>
      </w:r>
      <w:bookmarkEnd w:id="9664"/>
      <w:bookmarkEnd w:id="9665"/>
      <w:bookmarkEnd w:id="9810"/>
      <w:r>
        <w:rPr>
          <w:rFonts w:ascii="Times New Roman" w:eastAsia="仿宋_GB2312" w:hAnsi="Times New Roman" w:cs="Times New Roman"/>
          <w:sz w:val="21"/>
          <w:szCs w:val="21"/>
        </w:rPr>
        <w:t xml:space="preserve"> </w:t>
      </w:r>
    </w:p>
    <w:p w14:paraId="6E346854" w14:textId="43C96429" w:rsidR="00652DEA" w:rsidRDefault="00C15CB5">
      <w:pPr>
        <w:spacing w:beforeLines="50" w:before="120" w:afterLines="50" w:after="120" w:line="360" w:lineRule="auto"/>
        <w:jc w:val="both"/>
        <w:rPr>
          <w:ins w:id="9816"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9817" w:author="Xuning Wei12232" w:date="2026-10-19T22:18:00Z">
        <w:r>
          <w:rPr>
            <w:rFonts w:ascii="Times New Roman" w:eastAsia="仿宋_GB2312" w:hAnsi="Times New Roman" w:cs="Times New Roman"/>
            <w:sz w:val="20"/>
            <w:szCs w:val="20"/>
            <w:lang w:eastAsia="zh-CN"/>
          </w:rPr>
          <w:t>-</w:t>
        </w:r>
      </w:ins>
      <w:del w:id="9818"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9819"/>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9820"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9821"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9819"/>
      <w:r>
        <w:rPr>
          <w:rStyle w:val="affe"/>
          <w:rFonts w:ascii="Times New Roman" w:eastAsia="仿宋_GB2312" w:hAnsi="Times New Roman" w:cs="Times New Roman"/>
          <w:sz w:val="20"/>
          <w:szCs w:val="20"/>
          <w:lang w:eastAsia="zh-CN"/>
        </w:rPr>
        <w:commentReference w:id="9819"/>
      </w:r>
      <w:commentRangeStart w:id="9823"/>
      <w:commentRangeStart w:id="9824"/>
      <w:commentRangeStart w:id="9825"/>
      <w:r>
        <w:rPr>
          <w:rFonts w:ascii="Times New Roman" w:eastAsia="仿宋_GB2312" w:hAnsi="Times New Roman" w:cs="Times New Roman"/>
          <w:sz w:val="20"/>
          <w:szCs w:val="20"/>
          <w:lang w:eastAsia="zh-CN"/>
        </w:rPr>
        <w:t>protocol</w:t>
      </w:r>
      <w:commentRangeEnd w:id="9823"/>
      <w:del w:id="9826" w:author="Xuning Wei12232" w:date="2026-10-18T10:03:00Z">
        <w:r>
          <w:rPr>
            <w:rStyle w:val="affe"/>
            <w:rFonts w:ascii="Times New Roman" w:eastAsia="仿宋_GB2312" w:hAnsi="Times New Roman" w:cs="Times New Roman"/>
            <w:sz w:val="20"/>
            <w:szCs w:val="20"/>
            <w:lang w:eastAsia="zh-CN"/>
          </w:rPr>
          <w:commentReference w:id="9823"/>
        </w:r>
        <w:commentRangeEnd w:id="9824"/>
        <w:r>
          <w:rPr>
            <w:rStyle w:val="affe"/>
            <w:rFonts w:ascii="Times New Roman" w:eastAsia="仿宋_GB2312" w:hAnsi="Times New Roman" w:cs="Times New Roman"/>
            <w:sz w:val="20"/>
            <w:szCs w:val="20"/>
            <w:lang w:eastAsia="zh-CN"/>
          </w:rPr>
          <w:commentReference w:id="9824"/>
        </w:r>
        <w:commentRangeEnd w:id="9825"/>
        <w:r>
          <w:rPr>
            <w:rStyle w:val="affe"/>
            <w:rFonts w:ascii="Times New Roman" w:eastAsia="仿宋_GB2312" w:hAnsi="Times New Roman" w:cs="Times New Roman"/>
            <w:sz w:val="20"/>
            <w:szCs w:val="20"/>
            <w:lang w:eastAsia="zh-CN"/>
          </w:rPr>
          <w:commentReference w:id="9825"/>
        </w:r>
      </w:del>
      <w:ins w:id="9827" w:author="Xuning Wei12232" w:date="2026-10-19T22:18:00Z">
        <w:r>
          <w:rPr>
            <w:rFonts w:ascii="Times New Roman" w:eastAsia="仿宋_GB2312" w:hAnsi="Times New Roman" w:cs="Times New Roman"/>
            <w:sz w:val="20"/>
            <w:szCs w:val="20"/>
            <w:lang w:eastAsia="zh-CN"/>
          </w:rPr>
          <w:t xml:space="preserve"> </w:t>
        </w:r>
      </w:ins>
      <w:ins w:id="9828" w:author="Xuning Wei12232" w:date="2026-10-18T10:03:00Z">
        <w:r>
          <w:rPr>
            <w:rFonts w:ascii="Times New Roman" w:eastAsia="Times New Roman" w:hAnsi="Times New Roman" w:cs="Times New Roman"/>
            <w:sz w:val="20"/>
            <w:szCs w:val="20"/>
            <w:rPrChange w:id="9829" w:author="Xuning Wei12232" w:date="2026-10-24T11:11:00Z">
              <w:rPr>
                <w:rFonts w:ascii="Times New Roman" w:eastAsia="Times New Roman" w:hAnsi="Times New Roman" w:cs="Times New Roman"/>
                <w:color w:val="0078D4"/>
                <w:sz w:val="20"/>
                <w:szCs w:val="20"/>
                <w:highlight w:val="yellow"/>
              </w:rPr>
            </w:rPrChange>
          </w:rPr>
          <w:t>&lt;</w:t>
        </w:r>
        <w:r w:rsidRPr="00A17EA9">
          <w:rPr>
            <w:rFonts w:ascii="Times New Roman" w:eastAsia="Times New Roman" w:hAnsi="Times New Roman" w:cs="Times New Roman"/>
            <w:color w:val="0000FF"/>
            <w:sz w:val="20"/>
            <w:szCs w:val="20"/>
            <w:rPrChange w:id="9830" w:author="Xuning Wei12232" w:date="2026-10-24T11:11:00Z">
              <w:rPr>
                <w:rFonts w:ascii="Times New Roman" w:eastAsia="Times New Roman" w:hAnsi="Times New Roman" w:cs="Times New Roman"/>
                <w:color w:val="0078D4"/>
                <w:sz w:val="20"/>
                <w:szCs w:val="20"/>
                <w:highlight w:val="yellow"/>
              </w:rPr>
            </w:rPrChange>
          </w:rPr>
          <w:t>Refer to PSP-140020-2026-00</w:t>
        </w:r>
      </w:ins>
      <w:r w:rsidR="00B95E82" w:rsidRPr="00A17EA9">
        <w:rPr>
          <w:rFonts w:ascii="Times New Roman" w:eastAsia="Times New Roman" w:hAnsi="Times New Roman" w:cs="Times New Roman"/>
          <w:color w:val="0000FF"/>
          <w:sz w:val="20"/>
          <w:szCs w:val="20"/>
        </w:rPr>
        <w:t>3</w:t>
      </w:r>
      <w:ins w:id="9831" w:author="Xuning Wei12232" w:date="2026-10-18T10:03:00Z">
        <w:r w:rsidRPr="00A17EA9">
          <w:rPr>
            <w:rFonts w:ascii="Times New Roman" w:eastAsia="Times New Roman" w:hAnsi="Times New Roman" w:cs="Times New Roman"/>
            <w:color w:val="0000FF"/>
            <w:sz w:val="20"/>
            <w:szCs w:val="20"/>
            <w:rPrChange w:id="9832" w:author="Xuning Wei12232" w:date="2026-10-24T11:11:00Z">
              <w:rPr>
                <w:rFonts w:ascii="Times New Roman" w:eastAsia="Times New Roman" w:hAnsi="Times New Roman" w:cs="Times New Roman"/>
                <w:color w:val="0078D4"/>
                <w:sz w:val="20"/>
                <w:szCs w:val="20"/>
                <w:highlight w:val="yellow"/>
              </w:rPr>
            </w:rPrChange>
          </w:rPr>
          <w:t>.01</w:t>
        </w:r>
        <w:r>
          <w:rPr>
            <w:rFonts w:ascii="Times New Roman" w:eastAsia="Times New Roman" w:hAnsi="Times New Roman" w:cs="Times New Roman"/>
            <w:sz w:val="20"/>
            <w:szCs w:val="20"/>
            <w:rPrChange w:id="9833" w:author="Xuning Wei12232" w:date="2026-10-24T11:11:00Z">
              <w:rPr>
                <w:rFonts w:ascii="Times New Roman" w:eastAsia="Times New Roman" w:hAnsi="Times New Roman" w:cs="Times New Roman"/>
                <w:color w:val="0078D4"/>
                <w:sz w:val="20"/>
                <w:szCs w:val="20"/>
                <w:highlight w:val="yellow"/>
              </w:rPr>
            </w:rPrChange>
          </w:rPr>
          <w:t>&gt;.</w:t>
        </w:r>
        <w:r>
          <w:rPr>
            <w:rStyle w:val="CommentReference4"/>
          </w:rPr>
          <w:t xml:space="preserve"> </w:t>
        </w:r>
      </w:ins>
      <w:r>
        <w:rPr>
          <w:rFonts w:ascii="Times New Roman" w:eastAsia="仿宋_GB2312" w:hAnsi="Times New Roman" w:cs="Times New Roman"/>
          <w:sz w:val="20"/>
          <w:szCs w:val="20"/>
          <w:lang w:eastAsia="zh-CN"/>
        </w:rPr>
        <w:t xml:space="preserve">. </w:t>
      </w:r>
    </w:p>
    <w:p w14:paraId="7673E5AE" w14:textId="77777777" w:rsidR="00652DEA" w:rsidRDefault="00652DEA">
      <w:pPr>
        <w:spacing w:beforeLines="50" w:before="120" w:afterLines="50" w:after="120" w:line="360" w:lineRule="auto"/>
        <w:jc w:val="both"/>
        <w:rPr>
          <w:del w:id="9834" w:author="Xuning Wei12232" w:date="2026-10-22T21:14:00Z"/>
          <w:rFonts w:ascii="Times New Roman" w:eastAsia="仿宋_GB2312" w:hAnsi="Times New Roman" w:cs="Times New Roman"/>
          <w:sz w:val="20"/>
          <w:szCs w:val="20"/>
          <w:lang w:eastAsia="zh-CN"/>
        </w:rPr>
      </w:pPr>
      <w:bookmarkStart w:id="9835" w:name="_Toc243596329"/>
      <w:bookmarkEnd w:id="9835"/>
    </w:p>
    <w:p w14:paraId="0EC0DB6F"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bookmarkStart w:id="9836" w:name="OLE_LINK8"/>
      <w:bookmarkStart w:id="9837" w:name="OLE_LINK12"/>
      <w:bookmarkStart w:id="9838" w:name="_Toc243596330"/>
      <w:r>
        <w:rPr>
          <w:rFonts w:ascii="Times New Roman" w:eastAsia="仿宋_GB2312" w:hAnsi="Times New Roman" w:cs="Times New Roman"/>
          <w:sz w:val="21"/>
          <w:szCs w:val="21"/>
        </w:rPr>
        <w:t>Homogeneity</w:t>
      </w:r>
      <w:bookmarkEnd w:id="9836"/>
      <w:bookmarkEnd w:id="9837"/>
      <w:r>
        <w:rPr>
          <w:rFonts w:ascii="Times New Roman" w:eastAsia="仿宋_GB2312" w:hAnsi="Times New Roman" w:cs="Times New Roman"/>
          <w:sz w:val="21"/>
          <w:szCs w:val="21"/>
        </w:rPr>
        <w:t xml:space="preserve"> study</w:t>
      </w:r>
      <w:bookmarkEnd w:id="9838"/>
    </w:p>
    <w:p w14:paraId="4B330DBB" w14:textId="0A19A8B5" w:rsidR="00652DEA" w:rsidRDefault="00C15CB5">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9839" w:name="OLE_LINK6"/>
      <w:bookmarkStart w:id="9840"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9841"/>
      <w:commentRangeStart w:id="9842"/>
      <w:r>
        <w:rPr>
          <w:rFonts w:ascii="Times New Roman" w:eastAsia="仿宋_GB2312" w:hAnsi="Times New Roman" w:cs="Times New Roman"/>
          <w:sz w:val="20"/>
          <w:szCs w:val="20"/>
          <w:lang w:eastAsia="zh-CN"/>
        </w:rPr>
        <w:t xml:space="preserve">homogeneity </w:t>
      </w:r>
      <w:commentRangeEnd w:id="9841"/>
      <w:r>
        <w:rPr>
          <w:rStyle w:val="affe"/>
          <w:rFonts w:ascii="Times New Roman" w:eastAsia="仿宋_GB2312" w:hAnsi="Times New Roman" w:cs="Times New Roman"/>
          <w:sz w:val="20"/>
          <w:szCs w:val="20"/>
          <w:lang w:eastAsia="zh-CN"/>
        </w:rPr>
        <w:commentReference w:id="9841"/>
      </w:r>
      <w:commentRangeEnd w:id="9842"/>
      <w:r>
        <w:rPr>
          <w:rStyle w:val="affe"/>
          <w:rFonts w:ascii="Times New Roman" w:eastAsia="仿宋_GB2312" w:hAnsi="Times New Roman" w:cs="Times New Roman"/>
          <w:sz w:val="20"/>
          <w:szCs w:val="20"/>
          <w:lang w:eastAsia="zh-CN"/>
        </w:rPr>
        <w:commentReference w:id="9842"/>
      </w:r>
      <w:r>
        <w:rPr>
          <w:rFonts w:ascii="Times New Roman" w:eastAsia="仿宋_GB2312" w:hAnsi="Times New Roman" w:cs="Times New Roman"/>
          <w:sz w:val="20"/>
          <w:szCs w:val="20"/>
          <w:lang w:eastAsia="zh-CN"/>
        </w:rPr>
        <w:t>study is not required for ASYM-141366</w:t>
      </w:r>
      <w:commentRangeStart w:id="9843"/>
      <w:commentRangeStart w:id="9844"/>
      <w:commentRangeStart w:id="9845"/>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w:t>
      </w:r>
      <w:r w:rsidR="0096200E">
        <w:rPr>
          <w:rFonts w:ascii="Times New Roman" w:eastAsia="仿宋_GB2312" w:hAnsi="Times New Roman" w:cs="Times New Roman"/>
          <w:sz w:val="20"/>
          <w:szCs w:val="20"/>
          <w:lang w:eastAsia="zh-CN"/>
        </w:rPr>
        <w:t>αMe</w:t>
      </w:r>
      <w:r>
        <w:rPr>
          <w:rFonts w:ascii="Times New Roman" w:eastAsia="仿宋_GB2312" w:hAnsi="Times New Roman" w:cs="Times New Roman"/>
          <w:sz w:val="20"/>
          <w:szCs w:val="20"/>
          <w:lang w:eastAsia="zh-CN"/>
        </w:rPr>
        <w:t>ters, in-process controls, and process characterisation knowledge. Therefore, a separate homogeneity study is not required for ASYM-141366.</w:t>
      </w:r>
      <w:bookmarkEnd w:id="9839"/>
      <w:bookmarkEnd w:id="9840"/>
      <w:r>
        <w:rPr>
          <w:rFonts w:ascii="Times New Roman" w:eastAsia="仿宋_GB2312" w:hAnsi="Times New Roman" w:cs="Times New Roman"/>
          <w:sz w:val="20"/>
          <w:szCs w:val="20"/>
          <w:lang w:eastAsia="zh-CN"/>
        </w:rPr>
        <w:t xml:space="preserve"> </w:t>
      </w:r>
      <w:commentRangeEnd w:id="9843"/>
      <w:r>
        <w:rPr>
          <w:rStyle w:val="affe"/>
          <w:rFonts w:ascii="Times New Roman" w:eastAsia="仿宋_GB2312" w:hAnsi="Times New Roman" w:cs="Times New Roman"/>
          <w:sz w:val="20"/>
          <w:szCs w:val="20"/>
          <w:lang w:val="en-IE" w:eastAsia="zh-CN"/>
        </w:rPr>
        <w:commentReference w:id="9843"/>
      </w:r>
      <w:commentRangeEnd w:id="9844"/>
      <w:r>
        <w:rPr>
          <w:rStyle w:val="affe"/>
          <w:rFonts w:ascii="Times New Roman" w:eastAsia="仿宋_GB2312" w:hAnsi="Times New Roman" w:cs="Times New Roman"/>
          <w:sz w:val="20"/>
          <w:szCs w:val="20"/>
          <w:lang w:val="en-IE" w:eastAsia="zh-CN"/>
        </w:rPr>
        <w:commentReference w:id="9844"/>
      </w:r>
      <w:commentRangeEnd w:id="9845"/>
      <w:r>
        <w:rPr>
          <w:rStyle w:val="affe"/>
          <w:rFonts w:ascii="Times New Roman" w:eastAsia="仿宋_GB2312" w:hAnsi="Times New Roman" w:cs="Times New Roman"/>
          <w:sz w:val="20"/>
          <w:szCs w:val="20"/>
          <w:lang w:val="en-IE" w:eastAsia="zh-CN"/>
        </w:rPr>
        <w:commentReference w:id="9845"/>
      </w:r>
    </w:p>
    <w:p w14:paraId="25DDD857" w14:textId="77777777" w:rsidR="00652DEA" w:rsidRDefault="00C15CB5">
      <w:pPr>
        <w:pStyle w:val="a"/>
        <w:rPr>
          <w:del w:id="9846" w:author="Xuning Wei12232" w:date="2026-10-18T10:06:00Z"/>
        </w:rPr>
      </w:pPr>
      <w:commentRangeStart w:id="9847"/>
      <w:commentRangeStart w:id="9848"/>
      <w:commentRangeStart w:id="9849"/>
      <w:commentRangeStart w:id="9850"/>
      <w:del w:id="9851" w:author="Xuning Wei12232" w:date="2026-10-18T10:06:00Z">
        <w:r>
          <w:rPr>
            <w:b w:val="0"/>
          </w:rPr>
          <w:delText xml:space="preserve">Characterization </w:delText>
        </w:r>
        <w:commentRangeEnd w:id="9847"/>
        <w:r>
          <w:rPr>
            <w:rStyle w:val="affe"/>
            <w:b w:val="0"/>
          </w:rPr>
          <w:commentReference w:id="9847"/>
        </w:r>
        <w:commentRangeEnd w:id="9848"/>
        <w:r>
          <w:rPr>
            <w:rStyle w:val="affe"/>
            <w:b w:val="0"/>
          </w:rPr>
          <w:commentReference w:id="9848"/>
        </w:r>
        <w:r>
          <w:rPr>
            <w:b w:val="0"/>
          </w:rPr>
          <w:delText>study</w:delText>
        </w:r>
        <w:commentRangeEnd w:id="9849"/>
        <w:r>
          <w:rPr>
            <w:rStyle w:val="affe"/>
            <w:b w:val="0"/>
          </w:rPr>
          <w:commentReference w:id="9849"/>
        </w:r>
        <w:commentRangeEnd w:id="9850"/>
        <w:r>
          <w:rPr>
            <w:rStyle w:val="affe"/>
            <w:b w:val="0"/>
          </w:rPr>
          <w:commentReference w:id="9850"/>
        </w:r>
        <w:r>
          <w:rPr>
            <w:b w:val="0"/>
          </w:rPr>
          <w:delText xml:space="preserve"> </w:delText>
        </w:r>
        <w:bookmarkStart w:id="9852" w:name="_Toc243596331"/>
        <w:bookmarkStart w:id="9853" w:name="_Toc243211852"/>
        <w:bookmarkStart w:id="9854" w:name="_Toc243211476"/>
        <w:bookmarkEnd w:id="9852"/>
        <w:bookmarkEnd w:id="9853"/>
        <w:bookmarkEnd w:id="9854"/>
      </w:del>
    </w:p>
    <w:p w14:paraId="3F9363F0" w14:textId="77777777" w:rsidR="00652DEA" w:rsidRDefault="00C15CB5">
      <w:pPr>
        <w:spacing w:beforeLines="50" w:before="120" w:afterLines="50" w:after="120" w:line="360" w:lineRule="auto"/>
        <w:jc w:val="both"/>
        <w:rPr>
          <w:del w:id="9855" w:author="Xuning Wei12232" w:date="2026-10-18T10:06:00Z"/>
          <w:rFonts w:cs="Times New Roman"/>
          <w:sz w:val="20"/>
          <w:szCs w:val="20"/>
          <w:lang w:eastAsia="zh-CN"/>
        </w:rPr>
      </w:pPr>
      <w:del w:id="9856"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9857"/>
        <w:commentRangeStart w:id="9858"/>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9859"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bookmarkStart w:id="9860" w:name="_Toc243211477"/>
        <w:bookmarkStart w:id="9861" w:name="_Toc243211853"/>
        <w:bookmarkStart w:id="9862" w:name="_Toc243596332"/>
        <w:bookmarkEnd w:id="9860"/>
        <w:bookmarkEnd w:id="9861"/>
        <w:bookmarkEnd w:id="9862"/>
        <w:commentRangeEnd w:id="9857"/>
        <w:r>
          <w:rPr>
            <w:rStyle w:val="affe"/>
            <w:rFonts w:cs="Times New Roman"/>
            <w:sz w:val="20"/>
            <w:szCs w:val="20"/>
            <w:lang w:eastAsia="zh-CN"/>
          </w:rPr>
          <w:commentReference w:id="9857"/>
        </w:r>
        <w:commentRangeEnd w:id="9858"/>
        <w:r>
          <w:rPr>
            <w:rStyle w:val="affe"/>
            <w:rFonts w:cs="Times New Roman"/>
            <w:sz w:val="20"/>
            <w:szCs w:val="20"/>
            <w:lang w:eastAsia="zh-CN"/>
          </w:rPr>
          <w:commentReference w:id="9858"/>
        </w:r>
      </w:del>
    </w:p>
    <w:p w14:paraId="744BDC21" w14:textId="77777777" w:rsidR="00652DEA" w:rsidRDefault="00C15CB5">
      <w:pPr>
        <w:pStyle w:val="1"/>
        <w:numPr>
          <w:ilvl w:val="0"/>
          <w:numId w:val="1"/>
        </w:numPr>
        <w:spacing w:beforeLines="100" w:afterLines="100" w:after="240"/>
        <w:rPr>
          <w:rFonts w:ascii="Times New Roman" w:eastAsia="仿宋_GB2312" w:hAnsi="Times New Roman" w:cs="Times New Roman"/>
          <w:sz w:val="21"/>
          <w:szCs w:val="21"/>
        </w:rPr>
      </w:pPr>
      <w:del w:id="9863" w:author="Xuning Wei12232" w:date="2026-10-18T10:06:00Z">
        <w:r>
          <w:rPr>
            <w:rFonts w:ascii="Times New Roman" w:eastAsia="仿宋_GB2312" w:hAnsi="Times New Roman" w:cs="Times New Roman"/>
            <w:sz w:val="21"/>
            <w:szCs w:val="21"/>
          </w:rPr>
          <w:delText>C</w:delText>
        </w:r>
      </w:del>
      <w:bookmarkStart w:id="9864" w:name="_Toc243596333"/>
      <w:ins w:id="9865" w:author="Xuning Wei12232" w:date="2026-10-22T17:34:00Z">
        <w:r>
          <w:rPr>
            <w:rFonts w:ascii="Times New Roman" w:eastAsia="仿宋_GB2312" w:hAnsi="Times New Roman" w:cs="Times New Roman" w:hint="eastAsia"/>
            <w:sz w:val="21"/>
            <w:szCs w:val="21"/>
            <w:lang w:eastAsia="zh-CN"/>
          </w:rPr>
          <w:t>ASYM-</w:t>
        </w:r>
      </w:ins>
      <w:ins w:id="9866" w:author="Xuning Wei12232" w:date="2026-10-22T17:35:00Z">
        <w:r>
          <w:rPr>
            <w:rFonts w:ascii="Times New Roman" w:eastAsia="仿宋_GB2312" w:hAnsi="Times New Roman" w:cs="Times New Roman"/>
            <w:sz w:val="21"/>
            <w:szCs w:val="21"/>
            <w:lang w:eastAsia="zh-CN"/>
          </w:rPr>
          <w:t>1</w:t>
        </w:r>
      </w:ins>
      <w:ins w:id="9867"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9864"/>
    </w:p>
    <w:p w14:paraId="4CEB235B" w14:textId="77777777" w:rsidR="00652DEA" w:rsidRPr="00652DEA" w:rsidRDefault="00C15CB5">
      <w:pPr>
        <w:spacing w:beforeLines="50" w:before="120" w:afterLines="50" w:after="120" w:line="360" w:lineRule="auto"/>
        <w:jc w:val="both"/>
        <w:rPr>
          <w:rPrChange w:id="9868" w:author="Xuning Wei12232" w:date="2026-10-24T11:11:00Z">
            <w:rPr>
              <w:rFonts w:ascii="Times New Roman" w:eastAsia="仿宋_GB2312" w:hAnsi="Times New Roman" w:cs="Times New Roman"/>
              <w:color w:val="000000" w:themeColor="text1"/>
              <w:sz w:val="20"/>
              <w:szCs w:val="20"/>
              <w:lang w:eastAsia="zh-CN"/>
            </w:rPr>
          </w:rPrChange>
        </w:rPr>
      </w:pPr>
      <w:del w:id="9869" w:author="Xuning Wei12232" w:date="2026-10-19T22:22:00Z">
        <w:r>
          <w:rPr>
            <w:rFonts w:ascii="Times New Roman" w:eastAsia="仿宋_GB2312" w:hAnsi="Times New Roman" w:cs="Times New Roman"/>
            <w:sz w:val="20"/>
            <w:szCs w:val="20"/>
            <w:lang w:eastAsia="zh-CN"/>
          </w:rPr>
          <w:delText xml:space="preserve">The </w:delText>
        </w:r>
      </w:del>
      <w:ins w:id="9870"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9871" w:author="Xuning Wei12232" w:date="2026-10-19T22:21:00Z">
        <w:r>
          <w:rPr>
            <w:rFonts w:ascii="Times New Roman" w:eastAsia="仿宋_GB2312" w:hAnsi="Times New Roman" w:cs="Times New Roman"/>
            <w:sz w:val="20"/>
            <w:szCs w:val="20"/>
            <w:lang w:eastAsia="zh-CN"/>
          </w:rPr>
          <w:delText xml:space="preserve">cleaning </w:delText>
        </w:r>
        <w:commentRangeStart w:id="9872"/>
        <w:commentRangeStart w:id="9873"/>
        <w:commentRangeStart w:id="9874"/>
        <w:r>
          <w:rPr>
            <w:rFonts w:ascii="Times New Roman" w:eastAsia="仿宋_GB2312" w:hAnsi="Times New Roman" w:cs="Times New Roman"/>
            <w:sz w:val="20"/>
            <w:szCs w:val="20"/>
            <w:lang w:eastAsia="zh-CN"/>
          </w:rPr>
          <w:delText xml:space="preserve">validation </w:delText>
        </w:r>
        <w:commentRangeEnd w:id="9872"/>
        <w:r>
          <w:rPr>
            <w:rStyle w:val="affe"/>
            <w:rFonts w:ascii="Times New Roman" w:eastAsia="仿宋_GB2312" w:hAnsi="Times New Roman" w:cs="Times New Roman"/>
            <w:sz w:val="20"/>
            <w:szCs w:val="20"/>
            <w:lang w:eastAsia="zh-CN"/>
          </w:rPr>
          <w:commentReference w:id="9872"/>
        </w:r>
        <w:commentRangeEnd w:id="9873"/>
        <w:r>
          <w:rPr>
            <w:rStyle w:val="affe"/>
            <w:rFonts w:ascii="Times New Roman" w:eastAsia="仿宋_GB2312" w:hAnsi="Times New Roman" w:cs="Times New Roman"/>
            <w:sz w:val="20"/>
            <w:szCs w:val="20"/>
            <w:lang w:eastAsia="zh-CN"/>
          </w:rPr>
          <w:commentReference w:id="9873"/>
        </w:r>
        <w:commentRangeEnd w:id="9874"/>
        <w:r>
          <w:rPr>
            <w:rStyle w:val="affe"/>
            <w:rFonts w:ascii="Times New Roman" w:eastAsia="仿宋_GB2312" w:hAnsi="Times New Roman" w:cs="Times New Roman"/>
            <w:sz w:val="20"/>
            <w:szCs w:val="20"/>
            <w:lang w:eastAsia="zh-CN"/>
          </w:rPr>
          <w:commentReference w:id="9874"/>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9875"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9876"/>
        <w:commentRangeStart w:id="9877"/>
        <w:commentRangeStart w:id="987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9876"/>
      <w:r>
        <w:rPr>
          <w:rStyle w:val="affe"/>
          <w:rFonts w:ascii="Times New Roman" w:eastAsia="仿宋_GB2312" w:hAnsi="Times New Roman" w:cs="Times New Roman"/>
          <w:sz w:val="20"/>
          <w:szCs w:val="20"/>
          <w:lang w:eastAsia="zh-CN"/>
        </w:rPr>
        <w:commentReference w:id="9876"/>
      </w:r>
      <w:commentRangeEnd w:id="9877"/>
      <w:r>
        <w:rPr>
          <w:rStyle w:val="affe"/>
          <w:rFonts w:ascii="Times New Roman" w:eastAsia="仿宋_GB2312" w:hAnsi="Times New Roman" w:cs="Times New Roman"/>
          <w:sz w:val="20"/>
          <w:szCs w:val="20"/>
          <w:lang w:eastAsia="zh-CN"/>
        </w:rPr>
        <w:commentReference w:id="9877"/>
      </w:r>
      <w:commentRangeEnd w:id="9878"/>
      <w:r>
        <w:rPr>
          <w:rStyle w:val="affe"/>
          <w:rFonts w:ascii="Times New Roman" w:eastAsia="仿宋_GB2312" w:hAnsi="Times New Roman" w:cs="Times New Roman"/>
          <w:sz w:val="20"/>
          <w:szCs w:val="20"/>
          <w:lang w:eastAsia="zh-CN"/>
        </w:rPr>
        <w:commentReference w:id="9878"/>
      </w:r>
      <w:del w:id="9879" w:author="Xuning Wei12232" w:date="2026-10-24T10:52:00Z">
        <w:r>
          <w:rPr>
            <w:rFonts w:ascii="Times New Roman" w:eastAsia="仿宋_GB2312" w:hAnsi="Times New Roman" w:cs="Times New Roman"/>
            <w:sz w:val="20"/>
            <w:szCs w:val="20"/>
            <w:lang w:eastAsia="zh-CN"/>
          </w:rPr>
          <w:delText>&gt;</w:delText>
        </w:r>
      </w:del>
      <w:del w:id="9880" w:author="Xuning Wei12232" w:date="2026-10-18T10:07:00Z">
        <w:r>
          <w:rPr>
            <w:rFonts w:ascii="Times New Roman" w:eastAsia="仿宋_GB2312" w:hAnsi="Times New Roman" w:cs="Times New Roman"/>
            <w:sz w:val="20"/>
            <w:szCs w:val="20"/>
            <w:lang w:eastAsia="zh-CN"/>
          </w:rPr>
          <w:delText>.</w:delText>
        </w:r>
      </w:del>
      <w:ins w:id="9881" w:author="Xuning Wei12232" w:date="2026-10-16T08:39:00Z">
        <w:r>
          <w:rPr>
            <w:rFonts w:ascii="Times New Roman" w:eastAsia="仿宋_GB2312" w:hAnsi="Times New Roman" w:cs="Times New Roman"/>
            <w:sz w:val="20"/>
            <w:szCs w:val="20"/>
            <w:lang w:eastAsia="zh-CN"/>
          </w:rPr>
          <w:t xml:space="preserve">, in accordance with Asymchem's Cleaning Validation procedure (DS-GMP-043). The cleaning procedures, residue limits, and sampling and analytical methods are approved before PPQ starts. After each cleaning run, QA releases the equipment for reuse once results meet the protocol acceptance criteria. </w:t>
        </w:r>
      </w:ins>
      <w:ins w:id="9882" w:author="Xuning Wei12232" w:date="2026-10-22T17:36:00Z">
        <w:r>
          <w:rPr>
            <w:rFonts w:ascii="Times New Roman" w:eastAsia="仿宋_GB2312" w:hAnsi="Times New Roman" w:cs="Times New Roman"/>
            <w:sz w:val="20"/>
            <w:szCs w:val="20"/>
            <w:lang w:eastAsia="zh-CN"/>
          </w:rPr>
          <w:t>Step 1 b</w:t>
        </w:r>
      </w:ins>
      <w:ins w:id="9883" w:author="Xuning Wei12232" w:date="2026-10-16T08:39:00Z">
        <w:r>
          <w:rPr>
            <w:rFonts w:ascii="Times New Roman" w:eastAsia="仿宋_GB2312" w:hAnsi="Times New Roman" w:cs="Times New Roman"/>
            <w:sz w:val="20"/>
            <w:szCs w:val="20"/>
            <w:lang w:eastAsia="zh-CN"/>
          </w:rPr>
          <w:t>atches</w:t>
        </w:r>
      </w:ins>
      <w:ins w:id="988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9885" w:author="Xuning Wei12232" w:date="2026-10-22T21:15:00Z">
        <w:r>
          <w:rPr>
            <w:rFonts w:ascii="Times New Roman" w:eastAsia="仿宋_GB2312" w:hAnsi="Times New Roman" w:cs="Times New Roman"/>
            <w:sz w:val="20"/>
            <w:szCs w:val="20"/>
            <w:lang w:eastAsia="zh-CN"/>
          </w:rPr>
          <w:t xml:space="preserve"> </w:t>
        </w:r>
      </w:ins>
      <w:ins w:id="9886" w:author="Xuning Wei12232" w:date="2026-10-22T17:37:00Z">
        <w:r>
          <w:rPr>
            <w:rFonts w:ascii="Times New Roman" w:eastAsia="仿宋_GB2312" w:hAnsi="Times New Roman" w:cs="Times New Roman"/>
            <w:sz w:val="20"/>
            <w:szCs w:val="20"/>
            <w:lang w:eastAsia="zh-CN"/>
          </w:rPr>
          <w:t xml:space="preserve">downstream step </w:t>
        </w:r>
      </w:ins>
      <w:ins w:id="9887" w:author="Xuning Wei12232" w:date="2026-10-22T17:38:00Z">
        <w:r>
          <w:rPr>
            <w:rFonts w:ascii="Times New Roman" w:eastAsia="仿宋_GB2312" w:hAnsi="Times New Roman" w:cs="Times New Roman"/>
            <w:sz w:val="20"/>
            <w:szCs w:val="20"/>
            <w:lang w:eastAsia="zh-CN"/>
          </w:rPr>
          <w:t>2</w:t>
        </w:r>
      </w:ins>
      <w:ins w:id="9888" w:author="Xuning Wei12232" w:date="2026-10-22T17:37:00Z">
        <w:r>
          <w:rPr>
            <w:rFonts w:ascii="Times New Roman" w:eastAsia="仿宋_GB2312" w:hAnsi="Times New Roman" w:cs="Times New Roman"/>
            <w:sz w:val="20"/>
            <w:szCs w:val="20"/>
            <w:lang w:eastAsia="zh-CN"/>
          </w:rPr>
          <w:t xml:space="preserve"> fragment L</w:t>
        </w:r>
      </w:ins>
      <w:ins w:id="9889" w:author="Xuning Wei12232" w:date="2026-10-22T17:38:00Z">
        <w:r>
          <w:rPr>
            <w:rFonts w:ascii="Times New Roman" w:eastAsia="仿宋_GB2312" w:hAnsi="Times New Roman" w:cs="Times New Roman"/>
            <w:sz w:val="20"/>
            <w:szCs w:val="20"/>
            <w:lang w:eastAsia="zh-CN"/>
          </w:rPr>
          <w:t>2</w:t>
        </w:r>
      </w:ins>
      <w:ins w:id="989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989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989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6D22EF20" w14:textId="77777777" w:rsidR="00652DEA" w:rsidRDefault="00C15CB5">
      <w:pPr>
        <w:pStyle w:val="1"/>
        <w:numPr>
          <w:ilvl w:val="0"/>
          <w:numId w:val="1"/>
        </w:numPr>
        <w:spacing w:beforeLines="50" w:before="120" w:afterLines="50" w:after="120"/>
        <w:rPr>
          <w:rFonts w:ascii="Times New Roman" w:eastAsia="仿宋_GB2312" w:hAnsi="Times New Roman" w:cs="Times New Roman"/>
          <w:sz w:val="21"/>
          <w:szCs w:val="21"/>
        </w:rPr>
      </w:pPr>
      <w:bookmarkStart w:id="9893" w:name="_Toc243596334"/>
      <w:commentRangeStart w:id="9894"/>
      <w:commentRangeStart w:id="9895"/>
      <w:commentRangeStart w:id="9896"/>
      <w:commentRangeStart w:id="9897"/>
      <w:commentRangeStart w:id="9898"/>
      <w:r>
        <w:rPr>
          <w:rFonts w:ascii="Times New Roman" w:eastAsia="仿宋_GB2312" w:hAnsi="Times New Roman" w:cs="Times New Roman"/>
          <w:sz w:val="21"/>
          <w:szCs w:val="21"/>
        </w:rPr>
        <w:lastRenderedPageBreak/>
        <w:t xml:space="preserve">Changes </w:t>
      </w:r>
      <w:commentRangeEnd w:id="9894"/>
      <w:r>
        <w:rPr>
          <w:rStyle w:val="affe"/>
          <w:rFonts w:ascii="Times New Roman" w:eastAsia="仿宋_GB2312" w:hAnsi="Times New Roman" w:cs="Times New Roman"/>
        </w:rPr>
        <w:commentReference w:id="9894"/>
      </w:r>
      <w:commentRangeEnd w:id="9895"/>
      <w:r>
        <w:rPr>
          <w:rStyle w:val="affe"/>
          <w:rFonts w:ascii="Times New Roman" w:eastAsia="仿宋_GB2312" w:hAnsi="Times New Roman" w:cs="Times New Roman"/>
        </w:rPr>
        <w:commentReference w:id="9895"/>
      </w:r>
      <w:commentRangeEnd w:id="9896"/>
      <w:r>
        <w:rPr>
          <w:rStyle w:val="affe"/>
          <w:rFonts w:ascii="Times New Roman" w:eastAsia="仿宋_GB2312" w:hAnsi="Times New Roman" w:cs="Times New Roman"/>
        </w:rPr>
        <w:commentReference w:id="9896"/>
      </w:r>
      <w:commentRangeEnd w:id="9897"/>
      <w:r>
        <w:rPr>
          <w:rStyle w:val="affe"/>
          <w:rFonts w:ascii="Times New Roman" w:eastAsia="仿宋_GB2312" w:hAnsi="Times New Roman" w:cs="Times New Roman"/>
        </w:rPr>
        <w:commentReference w:id="9897"/>
      </w:r>
      <w:commentRangeEnd w:id="9898"/>
      <w:r>
        <w:rPr>
          <w:rStyle w:val="affe"/>
          <w:rFonts w:ascii="Times New Roman" w:eastAsia="仿宋_GB2312" w:hAnsi="Times New Roman" w:cs="Times New Roman"/>
        </w:rPr>
        <w:commentReference w:id="9898"/>
      </w:r>
      <w:r>
        <w:rPr>
          <w:rFonts w:ascii="Times New Roman" w:eastAsia="仿宋_GB2312" w:hAnsi="Times New Roman" w:cs="Times New Roman"/>
          <w:sz w:val="21"/>
          <w:szCs w:val="21"/>
        </w:rPr>
        <w:t>and Deviations</w:t>
      </w:r>
      <w:bookmarkEnd w:id="9893"/>
    </w:p>
    <w:p w14:paraId="25D0BBA2" w14:textId="6126CBAA" w:rsidR="00652DEA" w:rsidRDefault="00C15CB5">
      <w:pPr>
        <w:spacing w:beforeLines="50" w:before="120" w:afterLines="50" w:after="120" w:line="360" w:lineRule="auto"/>
        <w:jc w:val="both"/>
        <w:rPr>
          <w:ins w:id="9899"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9900"/>
      <w:commentRangeStart w:id="9901"/>
      <w:commentRangeStart w:id="9902"/>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w:t>
      </w:r>
      <w:r w:rsidR="003D3492">
        <w:rPr>
          <w:rFonts w:ascii="Times New Roman" w:eastAsia="仿宋_GB2312" w:hAnsi="Times New Roman" w:cs="Times New Roman"/>
          <w:sz w:val="20"/>
          <w:szCs w:val="20"/>
          <w:lang w:eastAsia="zh-CN"/>
        </w:rPr>
        <w:t>D</w:t>
      </w:r>
      <w:r>
        <w:rPr>
          <w:rFonts w:ascii="Times New Roman" w:eastAsia="仿宋_GB2312" w:hAnsi="Times New Roman" w:cs="Times New Roman"/>
          <w:sz w:val="20"/>
          <w:szCs w:val="20"/>
          <w:lang w:eastAsia="zh-CN"/>
        </w:rPr>
        <w:t>geement</w:t>
      </w:r>
      <w:proofErr w:type="spellEnd"/>
      <w:r>
        <w:rPr>
          <w:rFonts w:ascii="Times New Roman" w:eastAsia="仿宋_GB2312" w:hAnsi="Times New Roman" w:cs="Times New Roman"/>
          <w:sz w:val="20"/>
          <w:szCs w:val="20"/>
          <w:lang w:eastAsia="zh-CN"/>
        </w:rPr>
        <w:t>: QAA03550.V01&gt; made between Asymchem and Lilly</w:t>
      </w:r>
      <w:commentRangeEnd w:id="9900"/>
      <w:r>
        <w:rPr>
          <w:rStyle w:val="affe"/>
          <w:rFonts w:ascii="Times New Roman" w:eastAsia="仿宋_GB2312" w:hAnsi="Times New Roman" w:cs="Times New Roman"/>
          <w:sz w:val="20"/>
          <w:szCs w:val="20"/>
          <w:lang w:eastAsia="zh-CN"/>
        </w:rPr>
        <w:commentReference w:id="9900"/>
      </w:r>
      <w:commentRangeEnd w:id="9901"/>
      <w:r>
        <w:rPr>
          <w:rStyle w:val="affe"/>
          <w:rFonts w:ascii="Times New Roman" w:eastAsia="仿宋_GB2312" w:hAnsi="Times New Roman" w:cs="Times New Roman"/>
          <w:sz w:val="20"/>
          <w:szCs w:val="20"/>
          <w:lang w:eastAsia="zh-CN"/>
        </w:rPr>
        <w:commentReference w:id="9901"/>
      </w:r>
      <w:commentRangeEnd w:id="9902"/>
      <w:r>
        <w:rPr>
          <w:rStyle w:val="affe"/>
          <w:rFonts w:ascii="Times New Roman" w:eastAsia="仿宋_GB2312" w:hAnsi="Times New Roman" w:cs="Times New Roman"/>
          <w:sz w:val="20"/>
          <w:szCs w:val="20"/>
          <w:lang w:eastAsia="zh-CN"/>
        </w:rPr>
        <w:commentReference w:id="9902"/>
      </w:r>
      <w:r>
        <w:rPr>
          <w:rFonts w:ascii="Times New Roman" w:eastAsia="仿宋_GB2312" w:hAnsi="Times New Roman" w:cs="Times New Roman"/>
          <w:sz w:val="20"/>
          <w:szCs w:val="20"/>
          <w:lang w:eastAsia="zh-CN"/>
        </w:rPr>
        <w:t xml:space="preserve">. </w:t>
      </w:r>
      <w:commentRangeStart w:id="9903"/>
      <w:commentRangeStart w:id="9904"/>
      <w:commentRangeStart w:id="9905"/>
      <w:r>
        <w:rPr>
          <w:rFonts w:ascii="Times New Roman" w:eastAsia="仿宋_GB2312" w:hAnsi="Times New Roman" w:cs="Times New Roman"/>
          <w:sz w:val="20"/>
          <w:szCs w:val="20"/>
          <w:lang w:eastAsia="zh-CN"/>
          <w:rPrChange w:id="9906"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r>
        <w:rPr>
          <w:rFonts w:ascii="Times New Roman" w:eastAsia="仿宋_GB2312" w:hAnsi="Times New Roman" w:cs="Times New Roman"/>
          <w:sz w:val="20"/>
          <w:szCs w:val="20"/>
          <w:lang w:eastAsia="zh-CN"/>
          <w:rPrChange w:id="9907" w:author="Xuning Wei12232" w:date="2026-10-24T11:11:00Z">
            <w:rPr>
              <w:rFonts w:ascii="Times New Roman" w:eastAsia="仿宋_GB2312" w:hAnsi="Times New Roman" w:cs="Times New Roman"/>
              <w:color w:val="0000FF"/>
              <w:sz w:val="20"/>
              <w:szCs w:val="20"/>
              <w:u w:val="single"/>
              <w:lang w:eastAsia="zh-CN"/>
            </w:rPr>
          </w:rPrChange>
        </w:rPr>
        <w:t xml:space="preserve">Asymchem </w:t>
      </w:r>
      <w:r>
        <w:rPr>
          <w:rFonts w:ascii="Times New Roman" w:eastAsia="仿宋_GB2312" w:hAnsi="Times New Roman" w:cs="Times New Roman"/>
          <w:sz w:val="20"/>
          <w:szCs w:val="20"/>
          <w:lang w:eastAsia="zh-CN"/>
          <w:rPrChange w:id="9908"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9909" w:author="Xuning Wei12232" w:date="2026-10-19T22:25:00Z">
        <w:r>
          <w:rPr>
            <w:rFonts w:ascii="Times New Roman" w:eastAsia="仿宋_GB2312" w:hAnsi="Times New Roman" w:cs="Times New Roman"/>
            <w:sz w:val="20"/>
            <w:szCs w:val="20"/>
            <w:lang w:eastAsia="zh-CN"/>
          </w:rPr>
          <w:t xml:space="preserve"> </w:t>
        </w:r>
      </w:ins>
      <w:del w:id="9910" w:author="Xuning Wei12232" w:date="2026-10-19T22:25:00Z">
        <w:r>
          <w:rPr>
            <w:rFonts w:ascii="Times New Roman" w:eastAsia="仿宋_GB2312" w:hAnsi="Times New Roman" w:cs="Times New Roman"/>
            <w:sz w:val="20"/>
            <w:szCs w:val="20"/>
            <w:lang w:eastAsia="zh-CN"/>
            <w:rPrChange w:id="9911"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9912" w:author="Xuning Wei12232" w:date="2026-10-19T22:25:00Z">
        <w:r>
          <w:rPr>
            <w:rFonts w:ascii="Times New Roman" w:eastAsia="仿宋_GB2312" w:hAnsi="Times New Roman" w:cs="Times New Roman"/>
            <w:sz w:val="20"/>
            <w:szCs w:val="20"/>
            <w:lang w:eastAsia="zh-CN"/>
          </w:rPr>
          <w:t xml:space="preserve">summarized </w:t>
        </w:r>
      </w:ins>
      <w:del w:id="9913" w:author="Xuning Wei12232" w:date="2026-10-19T22:25:00Z">
        <w:r>
          <w:rPr>
            <w:rFonts w:ascii="Times New Roman" w:eastAsia="仿宋_GB2312" w:hAnsi="Times New Roman" w:cs="Times New Roman"/>
            <w:sz w:val="20"/>
            <w:szCs w:val="20"/>
            <w:lang w:eastAsia="zh-CN"/>
            <w:rPrChange w:id="9914"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9915"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9903"/>
      <w:r>
        <w:rPr>
          <w:rStyle w:val="affe"/>
          <w:rFonts w:ascii="Times New Roman" w:eastAsia="仿宋_GB2312" w:hAnsi="Times New Roman" w:cs="Times New Roman"/>
          <w:sz w:val="20"/>
          <w:szCs w:val="20"/>
          <w:lang w:eastAsia="zh-CN"/>
        </w:rPr>
        <w:commentReference w:id="9903"/>
      </w:r>
      <w:commentRangeEnd w:id="9904"/>
      <w:r>
        <w:rPr>
          <w:rStyle w:val="affe"/>
          <w:rFonts w:ascii="Times New Roman" w:eastAsia="仿宋_GB2312" w:hAnsi="Times New Roman" w:cs="Times New Roman"/>
          <w:sz w:val="20"/>
          <w:szCs w:val="20"/>
          <w:lang w:eastAsia="zh-CN"/>
        </w:rPr>
        <w:commentReference w:id="9904"/>
      </w:r>
      <w:commentRangeEnd w:id="9905"/>
      <w:r>
        <w:rPr>
          <w:rStyle w:val="affe"/>
          <w:rFonts w:ascii="Times New Roman" w:eastAsia="仿宋_GB2312" w:hAnsi="Times New Roman" w:cs="Times New Roman"/>
          <w:sz w:val="20"/>
          <w:szCs w:val="20"/>
          <w:lang w:eastAsia="zh-CN"/>
        </w:rPr>
        <w:commentReference w:id="9905"/>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7143A4A" w14:textId="77777777" w:rsidR="00652DEA" w:rsidRDefault="00C15CB5">
      <w:pPr>
        <w:pStyle w:val="1"/>
        <w:numPr>
          <w:ilvl w:val="0"/>
          <w:numId w:val="1"/>
        </w:numPr>
        <w:spacing w:beforeLines="50" w:before="120" w:afterLines="50" w:after="120"/>
        <w:rPr>
          <w:ins w:id="9916" w:author="Xuning Wei12232" w:date="2026-10-18T10:07:00Z"/>
          <w:rFonts w:ascii="Times New Roman" w:eastAsia="Times New Roman" w:hAnsi="Times New Roman" w:cs="Times New Roman"/>
          <w:sz w:val="21"/>
          <w:szCs w:val="21"/>
        </w:rPr>
      </w:pPr>
      <w:bookmarkStart w:id="9917" w:name="_Toc243596335"/>
      <w:bookmarkStart w:id="9918" w:name="_Toc241827196"/>
      <w:ins w:id="9919" w:author="Xuning Wei12232" w:date="2026-10-18T10:07:00Z">
        <w:r>
          <w:rPr>
            <w:rFonts w:ascii="Times New Roman" w:eastAsia="Times New Roman" w:hAnsi="Times New Roman" w:cs="Times New Roman"/>
            <w:sz w:val="21"/>
            <w:szCs w:val="21"/>
          </w:rPr>
          <w:t>Acceptance Criteria</w:t>
        </w:r>
        <w:bookmarkEnd w:id="9917"/>
        <w:bookmarkEnd w:id="9918"/>
      </w:ins>
    </w:p>
    <w:p w14:paraId="088E26A3" w14:textId="77777777" w:rsidR="00652DEA" w:rsidRPr="00652DEA" w:rsidRDefault="00C15CB5">
      <w:pPr>
        <w:pStyle w:val="aff2"/>
        <w:spacing w:before="120" w:after="120" w:line="360" w:lineRule="auto"/>
        <w:ind w:left="0"/>
        <w:jc w:val="both"/>
        <w:rPr>
          <w:ins w:id="9920" w:author="Xuning Wei12232" w:date="2026-10-16T08:40:00Z"/>
          <w:rFonts w:ascii="Times New Roman" w:eastAsia="Times New Roman" w:hAnsi="Times New Roman" w:cs="Times New Roman"/>
          <w:bCs w:val="0"/>
          <w:sz w:val="21"/>
          <w:szCs w:val="21"/>
          <w:rPrChange w:id="9921" w:author="Xuning Wei12232" w:date="2026-10-24T11:11:00Z">
            <w:rPr>
              <w:ins w:id="9922" w:author="Xuning Wei12232" w:date="2026-10-16T08:40:00Z"/>
              <w:rFonts w:ascii="Times New Roman" w:eastAsia="Times New Roman" w:hAnsi="Times New Roman" w:cs="Times New Roman"/>
              <w:bCs w:val="0"/>
              <w:color w:val="0000FF"/>
              <w:sz w:val="21"/>
              <w:szCs w:val="21"/>
            </w:rPr>
          </w:rPrChange>
        </w:rPr>
        <w:pPrChange w:id="9923" w:author="Xuning Wei12232" w:date="2026-10-18T10:08:00Z">
          <w:pPr>
            <w:pStyle w:val="aff2"/>
            <w:numPr>
              <w:numId w:val="108"/>
            </w:numPr>
            <w:tabs>
              <w:tab w:val="left" w:pos="360"/>
              <w:tab w:val="left" w:pos="720"/>
            </w:tabs>
            <w:spacing w:before="120" w:after="120" w:line="360" w:lineRule="auto"/>
            <w:ind w:hanging="720"/>
            <w:jc w:val="both"/>
          </w:pPr>
        </w:pPrChange>
      </w:pPr>
      <w:ins w:id="9924" w:author="Xuning Wei12232" w:date="2026-10-16T08:40:00Z">
        <w:del w:id="9925" w:author="Yachao Liu11087" w:date="2026-10-13T02:11:00Z">
          <w:r>
            <w:rPr>
              <w:rFonts w:ascii="Times New Roman" w:eastAsia="Times New Roman" w:hAnsi="Times New Roman" w:cs="Times New Roman"/>
              <w:sz w:val="21"/>
              <w:szCs w:val="21"/>
              <w:rPrChange w:id="9926"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9927" w:author="Xuning Wei12232" w:date="2026-10-24T11:11:00Z">
              <w:rPr>
                <w:rFonts w:ascii="Times New Roman" w:eastAsia="Times New Roman" w:hAnsi="Times New Roman" w:cs="Times New Roman"/>
                <w:bCs w:val="0"/>
                <w:color w:val="0000FF"/>
                <w:sz w:val="21"/>
                <w:szCs w:val="21"/>
              </w:rPr>
            </w:rPrChange>
          </w:rPr>
          <w:t>ASYM-14</w:t>
        </w:r>
      </w:ins>
      <w:ins w:id="9928" w:author="Xuning Wei12232" w:date="2026-10-18T10:08:00Z">
        <w:r>
          <w:rPr>
            <w:rFonts w:ascii="Times New Roman" w:eastAsia="Times New Roman" w:hAnsi="Times New Roman" w:cs="Times New Roman"/>
            <w:bCs w:val="0"/>
            <w:sz w:val="21"/>
            <w:szCs w:val="21"/>
            <w:rPrChange w:id="9929" w:author="Xuning Wei12232" w:date="2026-10-24T11:11:00Z">
              <w:rPr>
                <w:rFonts w:ascii="Times New Roman" w:eastAsia="Times New Roman" w:hAnsi="Times New Roman" w:cs="Times New Roman"/>
                <w:bCs w:val="0"/>
                <w:color w:val="0000FF"/>
                <w:sz w:val="21"/>
                <w:szCs w:val="21"/>
              </w:rPr>
            </w:rPrChange>
          </w:rPr>
          <w:t>1366</w:t>
        </w:r>
      </w:ins>
      <w:ins w:id="9930" w:author="Xuning Wei12232" w:date="2026-10-16T08:40:00Z">
        <w:r>
          <w:rPr>
            <w:rFonts w:ascii="Times New Roman" w:eastAsia="Times New Roman" w:hAnsi="Times New Roman" w:cs="Times New Roman"/>
            <w:bCs w:val="0"/>
            <w:sz w:val="21"/>
            <w:szCs w:val="21"/>
            <w:rPrChange w:id="9931"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9932" w:author="Xuning Wei12232" w:date="2026-10-24T11:11:00Z">
              <w:rPr>
                <w:rFonts w:ascii="Times New Roman" w:eastAsia="Times New Roman" w:hAnsi="Times New Roman" w:cs="Times New Roman"/>
                <w:bCs w:val="0"/>
                <w:color w:val="0000FF"/>
                <w:sz w:val="21"/>
                <w:szCs w:val="21"/>
              </w:rPr>
            </w:rPrChange>
          </w:rPr>
          <w:t>P-14002</w:t>
        </w:r>
      </w:ins>
      <w:ins w:id="9933" w:author="Xuning Wei12232" w:date="2026-10-18T10:08:00Z">
        <w:r>
          <w:rPr>
            <w:rFonts w:ascii="Times New Roman" w:eastAsia="Times New Roman" w:hAnsi="Times New Roman" w:cs="Times New Roman"/>
            <w:bCs w:val="0"/>
            <w:sz w:val="21"/>
            <w:szCs w:val="21"/>
            <w:rPrChange w:id="9934" w:author="Xuning Wei12232" w:date="2026-10-24T11:11:00Z">
              <w:rPr>
                <w:rFonts w:ascii="Times New Roman" w:eastAsia="Times New Roman" w:hAnsi="Times New Roman" w:cs="Times New Roman"/>
                <w:bCs w:val="0"/>
                <w:color w:val="0000FF"/>
                <w:sz w:val="21"/>
                <w:szCs w:val="21"/>
              </w:rPr>
            </w:rPrChange>
          </w:rPr>
          <w:t>0</w:t>
        </w:r>
      </w:ins>
      <w:ins w:id="9935" w:author="Xuning Wei12232" w:date="2026-10-16T08:40:00Z">
        <w:r>
          <w:rPr>
            <w:rFonts w:ascii="Times New Roman" w:eastAsia="Times New Roman" w:hAnsi="Times New Roman" w:cs="Times New Roman"/>
            <w:bCs w:val="0"/>
            <w:sz w:val="21"/>
            <w:szCs w:val="21"/>
            <w:rPrChange w:id="9936"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9937" w:author="Xuning Wei12232" w:date="2026-10-18T10:08:00Z">
        <w:r>
          <w:rPr>
            <w:rFonts w:ascii="Times New Roman" w:eastAsia="Times New Roman" w:hAnsi="Times New Roman" w:cs="Times New Roman"/>
            <w:bCs w:val="0"/>
            <w:sz w:val="21"/>
            <w:szCs w:val="21"/>
            <w:rPrChange w:id="9938" w:author="Xuning Wei12232" w:date="2026-10-24T11:11:00Z">
              <w:rPr>
                <w:rFonts w:ascii="Times New Roman" w:eastAsia="Times New Roman" w:hAnsi="Times New Roman" w:cs="Times New Roman"/>
                <w:bCs w:val="0"/>
                <w:color w:val="0000FF"/>
                <w:sz w:val="21"/>
                <w:szCs w:val="21"/>
              </w:rPr>
            </w:rPrChange>
          </w:rPr>
          <w:t>0</w:t>
        </w:r>
      </w:ins>
      <w:ins w:id="9939" w:author="Xuning Wei12232" w:date="2026-10-16T08:40:00Z">
        <w:r>
          <w:rPr>
            <w:rFonts w:ascii="Times New Roman" w:eastAsia="Times New Roman" w:hAnsi="Times New Roman" w:cs="Times New Roman"/>
            <w:bCs w:val="0"/>
            <w:sz w:val="21"/>
            <w:szCs w:val="21"/>
            <w:rPrChange w:id="9940" w:author="Xuning Wei12232" w:date="2026-10-24T11:11:00Z">
              <w:rPr>
                <w:rFonts w:ascii="Times New Roman" w:eastAsia="Times New Roman" w:hAnsi="Times New Roman" w:cs="Times New Roman"/>
                <w:bCs w:val="0"/>
                <w:color w:val="0000FF"/>
                <w:sz w:val="21"/>
                <w:szCs w:val="21"/>
              </w:rPr>
            </w:rPrChange>
          </w:rPr>
          <w:t>-03-01-02, CPo14002</w:t>
        </w:r>
      </w:ins>
      <w:ins w:id="9941" w:author="Xuning Wei12232" w:date="2026-10-18T10:08:00Z">
        <w:r>
          <w:rPr>
            <w:rFonts w:ascii="Times New Roman" w:eastAsia="Times New Roman" w:hAnsi="Times New Roman" w:cs="Times New Roman"/>
            <w:bCs w:val="0"/>
            <w:sz w:val="21"/>
            <w:szCs w:val="21"/>
            <w:rPrChange w:id="9942" w:author="Xuning Wei12232" w:date="2026-10-24T11:11:00Z">
              <w:rPr>
                <w:rFonts w:ascii="Times New Roman" w:eastAsia="Times New Roman" w:hAnsi="Times New Roman" w:cs="Times New Roman"/>
                <w:bCs w:val="0"/>
                <w:color w:val="0000FF"/>
                <w:sz w:val="21"/>
                <w:szCs w:val="21"/>
              </w:rPr>
            </w:rPrChange>
          </w:rPr>
          <w:t>0</w:t>
        </w:r>
      </w:ins>
      <w:ins w:id="9943" w:author="Xuning Wei12232" w:date="2026-10-16T08:40:00Z">
        <w:r>
          <w:rPr>
            <w:rFonts w:ascii="Times New Roman" w:eastAsia="Times New Roman" w:hAnsi="Times New Roman" w:cs="Times New Roman"/>
            <w:bCs w:val="0"/>
            <w:sz w:val="21"/>
            <w:szCs w:val="21"/>
            <w:rPrChange w:id="9944" w:author="Xuning Wei12232" w:date="2026-10-24T11:11:00Z">
              <w:rPr>
                <w:rFonts w:ascii="Times New Roman" w:eastAsia="Times New Roman" w:hAnsi="Times New Roman" w:cs="Times New Roman"/>
                <w:bCs w:val="0"/>
                <w:color w:val="0000FF"/>
                <w:sz w:val="21"/>
                <w:szCs w:val="21"/>
              </w:rPr>
            </w:rPrChange>
          </w:rPr>
          <w:t>-03-01-03 and CPo14002</w:t>
        </w:r>
      </w:ins>
      <w:ins w:id="9945" w:author="Xuning Wei12232" w:date="2026-10-18T10:08:00Z">
        <w:r>
          <w:rPr>
            <w:rFonts w:ascii="Times New Roman" w:eastAsia="Times New Roman" w:hAnsi="Times New Roman" w:cs="Times New Roman"/>
            <w:bCs w:val="0"/>
            <w:sz w:val="21"/>
            <w:szCs w:val="21"/>
            <w:rPrChange w:id="9946" w:author="Xuning Wei12232" w:date="2026-10-24T11:11:00Z">
              <w:rPr>
                <w:rFonts w:ascii="Times New Roman" w:eastAsia="Times New Roman" w:hAnsi="Times New Roman" w:cs="Times New Roman"/>
                <w:bCs w:val="0"/>
                <w:color w:val="0000FF"/>
                <w:sz w:val="21"/>
                <w:szCs w:val="21"/>
              </w:rPr>
            </w:rPrChange>
          </w:rPr>
          <w:t>0</w:t>
        </w:r>
      </w:ins>
      <w:ins w:id="9947" w:author="Xuning Wei12232" w:date="2026-10-16T08:40:00Z">
        <w:r>
          <w:rPr>
            <w:rFonts w:ascii="Times New Roman" w:eastAsia="Times New Roman" w:hAnsi="Times New Roman" w:cs="Times New Roman"/>
            <w:bCs w:val="0"/>
            <w:sz w:val="21"/>
            <w:szCs w:val="21"/>
            <w:rPrChange w:id="9948" w:author="Xuning Wei12232" w:date="2026-10-24T11:11:00Z">
              <w:rPr>
                <w:rFonts w:ascii="Times New Roman" w:eastAsia="Times New Roman" w:hAnsi="Times New Roman" w:cs="Times New Roman"/>
                <w:bCs w:val="0"/>
                <w:color w:val="0000FF"/>
                <w:sz w:val="21"/>
                <w:szCs w:val="21"/>
              </w:rPr>
            </w:rPrChange>
          </w:rPr>
          <w:t>-03-01-04):</w:t>
        </w:r>
      </w:ins>
    </w:p>
    <w:p w14:paraId="20FEFB26" w14:textId="77777777" w:rsidR="00652DEA" w:rsidRDefault="00C15CB5">
      <w:pPr>
        <w:pStyle w:val="aff2"/>
        <w:numPr>
          <w:ilvl w:val="0"/>
          <w:numId w:val="109"/>
        </w:numPr>
        <w:spacing w:before="120" w:after="120" w:line="360" w:lineRule="auto"/>
        <w:jc w:val="both"/>
        <w:rPr>
          <w:ins w:id="9949" w:author="Xuning Wei12232" w:date="2026-10-16T08:40:00Z"/>
          <w:rFonts w:ascii="Times New Roman" w:eastAsia="Times New Roman" w:hAnsi="Times New Roman" w:cs="Times New Roman"/>
          <w:bCs w:val="0"/>
          <w:color w:val="0000FF"/>
          <w:sz w:val="21"/>
          <w:szCs w:val="21"/>
        </w:rPr>
        <w:pPrChange w:id="9950" w:author="Xuning Wei12232" w:date="2026-10-22T17:41:00Z">
          <w:pPr/>
        </w:pPrChange>
      </w:pPr>
      <w:ins w:id="9951" w:author="Xuning Wei12232" w:date="2026-10-16T08:40:00Z">
        <w:r>
          <w:rPr>
            <w:rFonts w:ascii="Times New Roman" w:eastAsia="Times New Roman" w:hAnsi="Times New Roman" w:cs="Times New Roman"/>
            <w:bCs w:val="0"/>
            <w:sz w:val="21"/>
            <w:szCs w:val="21"/>
            <w:rPrChange w:id="9952"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9953" w:author="Xuning Wei12232" w:date="2026-10-18T10:09:00Z">
        <w:r>
          <w:rPr>
            <w:rFonts w:ascii="Times New Roman" w:eastAsia="Times New Roman" w:hAnsi="Times New Roman" w:cs="Times New Roman"/>
            <w:bCs w:val="0"/>
            <w:color w:val="0000FF"/>
            <w:sz w:val="21"/>
            <w:szCs w:val="21"/>
          </w:rPr>
          <w:t>0</w:t>
        </w:r>
      </w:ins>
      <w:ins w:id="9954"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22DE02B5" w14:textId="77777777" w:rsidR="00652DEA" w:rsidRDefault="00C15CB5">
      <w:pPr>
        <w:pStyle w:val="aff2"/>
        <w:numPr>
          <w:ilvl w:val="0"/>
          <w:numId w:val="109"/>
        </w:numPr>
        <w:spacing w:before="120" w:after="120" w:line="360" w:lineRule="auto"/>
        <w:jc w:val="both"/>
        <w:rPr>
          <w:ins w:id="9955" w:author="Xuning Wei12232" w:date="2026-10-16T08:40:00Z"/>
          <w:rFonts w:ascii="Times New Roman" w:eastAsia="Times New Roman" w:hAnsi="Times New Roman" w:cs="Times New Roman"/>
          <w:bCs w:val="0"/>
          <w:color w:val="0000FF"/>
          <w:sz w:val="21"/>
          <w:szCs w:val="21"/>
        </w:rPr>
        <w:pPrChange w:id="9956" w:author="Yachao Liu11087" w:date="2026-10-13T02:11:00Z">
          <w:pPr/>
        </w:pPrChange>
      </w:pPr>
      <w:ins w:id="9957"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9958"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3BA4BF3B" w14:textId="77777777" w:rsidR="00652DEA" w:rsidRDefault="00C15CB5">
      <w:pPr>
        <w:pStyle w:val="aff2"/>
        <w:numPr>
          <w:ilvl w:val="0"/>
          <w:numId w:val="109"/>
        </w:numPr>
        <w:spacing w:before="120" w:after="120" w:line="360" w:lineRule="auto"/>
        <w:jc w:val="both"/>
        <w:rPr>
          <w:ins w:id="9959" w:author="Xuning Wei12232" w:date="2026-10-16T08:40:00Z"/>
          <w:rFonts w:ascii="Times New Roman" w:eastAsia="Times New Roman" w:hAnsi="Times New Roman" w:cs="Times New Roman"/>
          <w:color w:val="0000FF"/>
          <w:sz w:val="21"/>
          <w:szCs w:val="21"/>
        </w:rPr>
        <w:pPrChange w:id="9960" w:author="Yachao Liu11087" w:date="2026-10-13T02:11:00Z">
          <w:pPr/>
        </w:pPrChange>
      </w:pPr>
      <w:ins w:id="9961"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9962" w:author="Xuning Wei12232" w:date="2026-10-24T11:11:00Z">
              <w:rPr>
                <w:rFonts w:ascii="Times New Roman" w:eastAsia="Times New Roman" w:hAnsi="Times New Roman" w:cs="Times New Roman"/>
                <w:color w:val="0000FF"/>
                <w:sz w:val="21"/>
                <w:szCs w:val="21"/>
              </w:rPr>
            </w:rPrChange>
          </w:rPr>
          <w:t>Table 9</w:t>
        </w:r>
        <w:del w:id="9963"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2E13573C" w14:textId="77777777" w:rsidR="00652DEA" w:rsidRDefault="00C15CB5">
      <w:pPr>
        <w:pStyle w:val="aff2"/>
        <w:numPr>
          <w:ilvl w:val="0"/>
          <w:numId w:val="109"/>
        </w:numPr>
        <w:spacing w:before="120" w:after="120" w:line="360" w:lineRule="auto"/>
        <w:jc w:val="both"/>
        <w:rPr>
          <w:ins w:id="9964" w:author="Xuning Wei12232" w:date="2026-10-16T08:40:00Z"/>
          <w:rFonts w:ascii="Times New Roman" w:eastAsia="Times New Roman" w:hAnsi="Times New Roman" w:cs="Times New Roman"/>
          <w:bCs w:val="0"/>
          <w:color w:val="0000FF"/>
          <w:sz w:val="21"/>
          <w:szCs w:val="21"/>
        </w:rPr>
        <w:pPrChange w:id="9965" w:author="Yachao Liu11087" w:date="2026-10-13T02:11:00Z">
          <w:pPr/>
        </w:pPrChange>
      </w:pPr>
      <w:ins w:id="9966"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4009E8AF" w14:textId="77777777" w:rsidR="00652DEA" w:rsidRPr="00652DEA" w:rsidRDefault="00C15CB5">
      <w:pPr>
        <w:pStyle w:val="aff2"/>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9967" w:author="Xuning Wei12232" w:date="2026-10-24T11:11:00Z">
            <w:rPr>
              <w:lang w:eastAsia="zh-CN"/>
            </w:rPr>
          </w:rPrChange>
        </w:rPr>
        <w:pPrChange w:id="9968" w:author="Xuning Wei12232" w:date="2026-10-19T22:26:00Z">
          <w:pPr>
            <w:spacing w:beforeLines="50" w:before="120" w:afterLines="50" w:after="120" w:line="360" w:lineRule="auto"/>
            <w:jc w:val="both"/>
          </w:pPr>
        </w:pPrChange>
      </w:pPr>
      <w:ins w:id="9969" w:author="Xuning Wei12232" w:date="2026-10-16T08:40:00Z">
        <w:r>
          <w:rPr>
            <w:rFonts w:ascii="Times New Roman" w:eastAsia="Times New Roman" w:hAnsi="Times New Roman" w:cs="Times New Roman"/>
            <w:bCs w:val="0"/>
            <w:color w:val="0000FF"/>
            <w:sz w:val="21"/>
            <w:szCs w:val="21"/>
          </w:rPr>
          <w:t>Any failure to meet a criterion shall be investigated under the deviation procedure. If the root cause is shown to be unrelated to the process, the process validation may continue by adding an additional batch once the issue has been remediated. The affected batch(</w:t>
        </w:r>
      </w:ins>
      <w:ins w:id="9970" w:author="Xuning Wei12232" w:date="2026-10-19T22:23:00Z">
        <w:r>
          <w:rPr>
            <w:rFonts w:ascii="Times New Roman" w:eastAsia="Times New Roman" w:hAnsi="Times New Roman" w:cs="Times New Roman"/>
            <w:bCs w:val="0"/>
            <w:sz w:val="21"/>
            <w:szCs w:val="21"/>
          </w:rPr>
          <w:t>es</w:t>
        </w:r>
      </w:ins>
      <w:ins w:id="9971" w:author="Xuning Wei12232" w:date="2026-10-16T08:40:00Z">
        <w:r>
          <w:rPr>
            <w:rFonts w:ascii="Times New Roman" w:eastAsia="Times New Roman" w:hAnsi="Times New Roman" w:cs="Times New Roman"/>
            <w:bCs w:val="0"/>
            <w:color w:val="0000FF"/>
            <w:sz w:val="21"/>
            <w:szCs w:val="21"/>
          </w:rPr>
          <w:t>) are excluded from the</w:t>
        </w:r>
      </w:ins>
      <w:ins w:id="9972" w:author="Xuning Wei12232" w:date="2026-10-18T10:10:00Z">
        <w:r>
          <w:rPr>
            <w:rFonts w:ascii="Times New Roman" w:eastAsia="Times New Roman" w:hAnsi="Times New Roman" w:cs="Times New Roman"/>
            <w:bCs w:val="0"/>
            <w:color w:val="0000FF"/>
            <w:sz w:val="21"/>
            <w:szCs w:val="21"/>
          </w:rPr>
          <w:t xml:space="preserve"> </w:t>
        </w:r>
      </w:ins>
      <w:ins w:id="9973"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7EEDE374" w14:textId="77777777" w:rsidR="00652DEA" w:rsidRPr="00652DEA" w:rsidRDefault="00C15CB5">
      <w:pPr>
        <w:pStyle w:val="1"/>
        <w:numPr>
          <w:ilvl w:val="0"/>
          <w:numId w:val="1"/>
        </w:numPr>
        <w:spacing w:beforeLines="50" w:before="120" w:afterLines="50" w:after="120"/>
        <w:rPr>
          <w:del w:id="9974" w:author="Xuning Wei12232" w:date="2026-09-14T18:08:00Z"/>
          <w:rFonts w:ascii="Times New Roman" w:eastAsia="Times New Roman" w:hAnsi="Times New Roman" w:cs="Times New Roman"/>
          <w:sz w:val="21"/>
          <w:szCs w:val="21"/>
          <w:rPrChange w:id="9975" w:author="Xuning Wei12232" w:date="2026-10-24T11:11:00Z">
            <w:rPr>
              <w:del w:id="9976" w:author="Xuning Wei12232" w:date="2026-09-14T18:08:00Z"/>
              <w:rFonts w:ascii="Times New Roman" w:eastAsia="仿宋_GB2312" w:hAnsi="Times New Roman" w:cs="Times New Roman"/>
              <w:color w:val="000000" w:themeColor="text1"/>
              <w:sz w:val="21"/>
              <w:szCs w:val="21"/>
            </w:rPr>
          </w:rPrChange>
        </w:rPr>
      </w:pPr>
      <w:bookmarkStart w:id="9977" w:name="_Toc235013709"/>
      <w:commentRangeStart w:id="9978"/>
      <w:commentRangeStart w:id="9979"/>
      <w:commentRangeStart w:id="9980"/>
      <w:commentRangeStart w:id="9981"/>
      <w:del w:id="9982" w:author="Xuning Wei12232" w:date="2026-09-14T18:08:00Z">
        <w:r>
          <w:rPr>
            <w:rFonts w:ascii="Times New Roman" w:eastAsia="Times New Roman" w:hAnsi="Times New Roman" w:cs="Times New Roman"/>
            <w:sz w:val="21"/>
            <w:szCs w:val="21"/>
            <w:rPrChange w:id="9983"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9984"/>
        <w:commentRangeStart w:id="9985"/>
        <w:r>
          <w:rPr>
            <w:rFonts w:ascii="Times New Roman" w:eastAsia="Times New Roman" w:hAnsi="Times New Roman" w:cs="Times New Roman"/>
            <w:sz w:val="21"/>
            <w:szCs w:val="21"/>
            <w:rPrChange w:id="9986" w:author="Xuning Wei12232" w:date="2026-10-24T11:11:00Z">
              <w:rPr>
                <w:rFonts w:ascii="Times New Roman" w:eastAsia="仿宋_GB2312" w:hAnsi="Times New Roman" w:cs="Times New Roman"/>
                <w:color w:val="000000" w:themeColor="text1"/>
                <w:sz w:val="21"/>
                <w:szCs w:val="21"/>
              </w:rPr>
            </w:rPrChange>
          </w:rPr>
          <w:delText>Criteria</w:delText>
        </w:r>
        <w:bookmarkStart w:id="9987" w:name="_Toc242967510"/>
        <w:bookmarkStart w:id="9988" w:name="_Toc243211481"/>
        <w:bookmarkStart w:id="9989" w:name="_Toc243211857"/>
        <w:bookmarkStart w:id="9990" w:name="_Toc243596336"/>
        <w:bookmarkEnd w:id="9977"/>
        <w:bookmarkEnd w:id="9987"/>
        <w:bookmarkEnd w:id="9988"/>
        <w:bookmarkEnd w:id="9989"/>
        <w:bookmarkEnd w:id="9990"/>
        <w:commentRangeEnd w:id="9978"/>
        <w:r w:rsidRPr="00652DEA">
          <w:rPr>
            <w:rStyle w:val="affe"/>
            <w:rFonts w:ascii="Times New Roman" w:eastAsia="Times New Roman" w:hAnsi="Times New Roman" w:cs="Times New Roman"/>
            <w:rPrChange w:id="9991" w:author="Xuning Wei12232" w:date="2026-10-24T11:11:00Z">
              <w:rPr>
                <w:rStyle w:val="affe"/>
                <w:rFonts w:ascii="Times New Roman" w:eastAsia="仿宋_GB2312" w:hAnsi="Times New Roman" w:cs="Times New Roman"/>
                <w:color w:val="000000" w:themeColor="text1"/>
              </w:rPr>
            </w:rPrChange>
          </w:rPr>
          <w:commentReference w:id="9978"/>
        </w:r>
        <w:commentRangeEnd w:id="9979"/>
        <w:r w:rsidRPr="00652DEA">
          <w:rPr>
            <w:rStyle w:val="affe"/>
            <w:rFonts w:ascii="Times New Roman" w:eastAsia="Times New Roman" w:hAnsi="Times New Roman" w:cs="Times New Roman"/>
            <w:rPrChange w:id="9992" w:author="Xuning Wei12232" w:date="2026-10-24T11:11:00Z">
              <w:rPr>
                <w:rStyle w:val="affe"/>
                <w:rFonts w:ascii="Times New Roman" w:eastAsia="仿宋_GB2312" w:hAnsi="Times New Roman" w:cs="Times New Roman"/>
                <w:color w:val="000000" w:themeColor="text1"/>
              </w:rPr>
            </w:rPrChange>
          </w:rPr>
          <w:commentReference w:id="9979"/>
        </w:r>
        <w:commentRangeEnd w:id="9980"/>
        <w:r w:rsidRPr="00652DEA">
          <w:rPr>
            <w:rStyle w:val="affe"/>
            <w:rFonts w:ascii="Times New Roman" w:eastAsia="Times New Roman" w:hAnsi="Times New Roman" w:cs="Times New Roman"/>
            <w:rPrChange w:id="9993" w:author="Xuning Wei12232" w:date="2026-10-24T11:11:00Z">
              <w:rPr>
                <w:rStyle w:val="affe"/>
                <w:rFonts w:ascii="Times New Roman" w:eastAsia="仿宋_GB2312" w:hAnsi="Times New Roman" w:cs="Times New Roman"/>
                <w:color w:val="000000" w:themeColor="text1"/>
              </w:rPr>
            </w:rPrChange>
          </w:rPr>
          <w:commentReference w:id="9980"/>
        </w:r>
        <w:commentRangeEnd w:id="9981"/>
        <w:r w:rsidRPr="00652DEA">
          <w:rPr>
            <w:rStyle w:val="affe"/>
            <w:rFonts w:ascii="Times New Roman" w:eastAsia="Times New Roman" w:hAnsi="Times New Roman" w:cs="Times New Roman"/>
            <w:rPrChange w:id="9994" w:author="Xuning Wei12232" w:date="2026-10-24T11:11:00Z">
              <w:rPr>
                <w:rStyle w:val="affe"/>
                <w:rFonts w:ascii="Times New Roman" w:eastAsia="仿宋_GB2312" w:hAnsi="Times New Roman" w:cs="Times New Roman"/>
                <w:color w:val="000000" w:themeColor="text1"/>
              </w:rPr>
            </w:rPrChange>
          </w:rPr>
          <w:commentReference w:id="9981"/>
        </w:r>
        <w:commentRangeEnd w:id="9984"/>
        <w:r w:rsidRPr="00652DEA">
          <w:rPr>
            <w:rStyle w:val="affe"/>
            <w:rFonts w:ascii="Times New Roman" w:eastAsia="Times New Roman" w:hAnsi="Times New Roman" w:cs="Times New Roman"/>
            <w:rPrChange w:id="9995" w:author="Xuning Wei12232" w:date="2026-10-24T11:11:00Z">
              <w:rPr>
                <w:rStyle w:val="affe"/>
                <w:rFonts w:ascii="Times New Roman" w:eastAsia="仿宋_GB2312" w:hAnsi="Times New Roman" w:cs="Times New Roman"/>
                <w:color w:val="000000" w:themeColor="text1"/>
              </w:rPr>
            </w:rPrChange>
          </w:rPr>
          <w:commentReference w:id="9984"/>
        </w:r>
        <w:commentRangeEnd w:id="9985"/>
        <w:r w:rsidRPr="00652DEA">
          <w:rPr>
            <w:rStyle w:val="affe"/>
            <w:rFonts w:ascii="Times New Roman" w:eastAsia="Times New Roman" w:hAnsi="Times New Roman" w:cs="Times New Roman"/>
            <w:rPrChange w:id="9996" w:author="Xuning Wei12232" w:date="2026-10-24T11:11:00Z">
              <w:rPr>
                <w:rStyle w:val="affe"/>
                <w:rFonts w:ascii="Times New Roman" w:eastAsia="仿宋_GB2312" w:hAnsi="Times New Roman" w:cs="Times New Roman"/>
                <w:color w:val="000000" w:themeColor="text1"/>
              </w:rPr>
            </w:rPrChange>
          </w:rPr>
          <w:commentReference w:id="9985"/>
        </w:r>
      </w:del>
    </w:p>
    <w:p w14:paraId="7A0242C0" w14:textId="77777777" w:rsidR="00652DEA" w:rsidRPr="00652DEA" w:rsidRDefault="00C15CB5">
      <w:pPr>
        <w:spacing w:beforeLines="50" w:before="120" w:afterLines="50" w:after="120" w:line="360" w:lineRule="auto"/>
        <w:jc w:val="both"/>
        <w:rPr>
          <w:del w:id="9997" w:author="Xuning Wei12232" w:date="2026-09-14T18:08:00Z"/>
          <w:rFonts w:ascii="Times New Roman" w:eastAsia="Times New Roman" w:hAnsi="Times New Roman" w:cs="Times New Roman"/>
          <w:sz w:val="21"/>
          <w:szCs w:val="21"/>
          <w:rPrChange w:id="9998" w:author="Xuning Wei12232" w:date="2026-10-24T11:11:00Z">
            <w:rPr>
              <w:del w:id="9999" w:author="Xuning Wei12232" w:date="2026-09-14T18:08:00Z"/>
              <w:rFonts w:ascii="Times New Roman" w:eastAsia="仿宋_GB2312" w:hAnsi="Times New Roman"/>
              <w:sz w:val="21"/>
              <w:szCs w:val="20"/>
              <w:lang w:eastAsia="zh-CN"/>
            </w:rPr>
          </w:rPrChange>
        </w:rPr>
      </w:pPr>
      <w:del w:id="10000" w:author="Xuning Wei12232" w:date="2026-09-14T18:08:00Z">
        <w:r>
          <w:rPr>
            <w:rFonts w:ascii="Times New Roman" w:eastAsia="Times New Roman" w:hAnsi="Times New Roman" w:cs="Times New Roman"/>
            <w:sz w:val="21"/>
            <w:szCs w:val="21"/>
            <w:rPrChange w:id="10001"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 Even though there are no release specifications, in order for the validation to be successful don’t the three PPQ batches have to meet the following specifications</w:delText>
        </w:r>
        <w:bookmarkStart w:id="10002" w:name="_Toc242967511"/>
        <w:bookmarkStart w:id="10003" w:name="_Toc243211482"/>
        <w:bookmarkStart w:id="10004" w:name="_Toc243211858"/>
        <w:bookmarkStart w:id="10005" w:name="_Toc243596337"/>
        <w:bookmarkEnd w:id="10002"/>
        <w:bookmarkEnd w:id="10003"/>
        <w:bookmarkEnd w:id="10004"/>
        <w:bookmarkEnd w:id="10005"/>
      </w:del>
    </w:p>
    <w:p w14:paraId="53FE83BD" w14:textId="77777777" w:rsidR="00652DEA" w:rsidRPr="00652DEA" w:rsidRDefault="00C15CB5">
      <w:pPr>
        <w:pStyle w:val="aff2"/>
        <w:numPr>
          <w:ilvl w:val="0"/>
          <w:numId w:val="110"/>
        </w:numPr>
        <w:spacing w:beforeLines="50" w:before="120" w:afterLines="50" w:after="120" w:line="360" w:lineRule="auto"/>
        <w:jc w:val="both"/>
        <w:rPr>
          <w:del w:id="10006" w:author="Xuning Wei12232" w:date="2026-09-14T18:08:00Z"/>
          <w:rFonts w:ascii="Times New Roman" w:eastAsia="Times New Roman" w:hAnsi="Times New Roman" w:cs="Times New Roman"/>
          <w:sz w:val="21"/>
          <w:szCs w:val="21"/>
          <w:rPrChange w:id="10007" w:author="Xuning Wei12232" w:date="2026-10-24T11:11:00Z">
            <w:rPr>
              <w:del w:id="10008" w:author="Xuning Wei12232" w:date="2026-09-14T18:08:00Z"/>
              <w:rFonts w:ascii="Times New Roman" w:eastAsia="仿宋_GB2312" w:hAnsi="Times New Roman"/>
              <w:sz w:val="21"/>
              <w:szCs w:val="20"/>
              <w:lang w:eastAsia="zh-CN"/>
            </w:rPr>
          </w:rPrChange>
        </w:rPr>
      </w:pPr>
      <w:del w:id="10009" w:author="Xuning Wei12232" w:date="2026-09-14T18:08:00Z">
        <w:r>
          <w:rPr>
            <w:rFonts w:ascii="Times New Roman" w:eastAsia="Times New Roman" w:hAnsi="Times New Roman" w:cs="Times New Roman"/>
            <w:sz w:val="21"/>
            <w:szCs w:val="21"/>
            <w:rPrChange w:id="10010"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011" w:name="_Toc243211483"/>
        <w:bookmarkStart w:id="10012" w:name="_Toc243211859"/>
        <w:bookmarkStart w:id="10013" w:name="_Toc243596338"/>
        <w:bookmarkStart w:id="10014" w:name="_Toc242967512"/>
        <w:bookmarkEnd w:id="10011"/>
        <w:bookmarkEnd w:id="10012"/>
        <w:bookmarkEnd w:id="10013"/>
        <w:bookmarkEnd w:id="10014"/>
      </w:del>
    </w:p>
    <w:p w14:paraId="72D96BC0" w14:textId="77777777" w:rsidR="00652DEA" w:rsidRPr="00652DEA" w:rsidRDefault="00C15CB5">
      <w:pPr>
        <w:pStyle w:val="aff2"/>
        <w:numPr>
          <w:ilvl w:val="0"/>
          <w:numId w:val="110"/>
        </w:numPr>
        <w:spacing w:beforeLines="50" w:before="120" w:afterLines="50" w:after="120" w:line="360" w:lineRule="auto"/>
        <w:jc w:val="both"/>
        <w:rPr>
          <w:del w:id="10015" w:author="Xuning Wei12232" w:date="2026-09-14T18:08:00Z"/>
          <w:rFonts w:ascii="Times New Roman" w:eastAsia="Times New Roman" w:hAnsi="Times New Roman" w:cs="Times New Roman"/>
          <w:sz w:val="21"/>
          <w:szCs w:val="21"/>
          <w:rPrChange w:id="10016" w:author="Xuning Wei12232" w:date="2026-10-24T11:11:00Z">
            <w:rPr>
              <w:del w:id="10017" w:author="Xuning Wei12232" w:date="2026-09-14T18:08:00Z"/>
              <w:rFonts w:ascii="Times New Roman" w:eastAsia="仿宋_GB2312" w:hAnsi="Times New Roman"/>
              <w:sz w:val="21"/>
              <w:szCs w:val="20"/>
              <w:lang w:eastAsia="zh-CN"/>
            </w:rPr>
          </w:rPrChange>
        </w:rPr>
      </w:pPr>
      <w:del w:id="10018" w:author="Xuning Wei12232" w:date="2026-09-14T18:08:00Z">
        <w:r>
          <w:rPr>
            <w:rFonts w:ascii="Times New Roman" w:eastAsia="Times New Roman" w:hAnsi="Times New Roman" w:cs="Times New Roman"/>
            <w:sz w:val="21"/>
            <w:szCs w:val="21"/>
            <w:rPrChange w:id="10019"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020" w:name="_Toc242967513"/>
        <w:bookmarkStart w:id="10021" w:name="_Toc243211484"/>
        <w:bookmarkStart w:id="10022" w:name="_Toc243211860"/>
        <w:bookmarkStart w:id="10023" w:name="_Toc243596339"/>
        <w:bookmarkEnd w:id="10020"/>
        <w:bookmarkEnd w:id="10021"/>
        <w:bookmarkEnd w:id="10022"/>
        <w:bookmarkEnd w:id="10023"/>
      </w:del>
    </w:p>
    <w:p w14:paraId="3C73B3D8" w14:textId="77777777" w:rsidR="00652DEA" w:rsidRPr="00652DEA" w:rsidRDefault="00C15CB5">
      <w:pPr>
        <w:pStyle w:val="aff2"/>
        <w:numPr>
          <w:ilvl w:val="0"/>
          <w:numId w:val="110"/>
        </w:numPr>
        <w:spacing w:beforeLines="50" w:before="120" w:afterLines="50" w:after="120" w:line="360" w:lineRule="auto"/>
        <w:jc w:val="both"/>
        <w:rPr>
          <w:del w:id="10024" w:author="Xuning Wei12232" w:date="2026-09-14T18:08:00Z"/>
          <w:rFonts w:ascii="Times New Roman" w:eastAsia="Times New Roman" w:hAnsi="Times New Roman" w:cs="Times New Roman"/>
          <w:sz w:val="21"/>
          <w:szCs w:val="21"/>
          <w:rPrChange w:id="10025" w:author="Xuning Wei12232" w:date="2026-10-24T11:11:00Z">
            <w:rPr>
              <w:del w:id="10026" w:author="Xuning Wei12232" w:date="2026-09-14T18:08:00Z"/>
              <w:rFonts w:ascii="Times New Roman" w:eastAsia="仿宋_GB2312" w:hAnsi="Times New Roman" w:cs="Times New Roman"/>
              <w:sz w:val="20"/>
              <w:szCs w:val="20"/>
              <w:lang w:eastAsia="zh-CN"/>
            </w:rPr>
          </w:rPrChange>
        </w:rPr>
      </w:pPr>
      <w:del w:id="10027" w:author="Xuning Wei12232" w:date="2026-09-14T18:08:00Z">
        <w:r>
          <w:rPr>
            <w:rFonts w:ascii="Times New Roman" w:eastAsia="Times New Roman" w:hAnsi="Times New Roman" w:cs="Times New Roman"/>
            <w:sz w:val="21"/>
            <w:szCs w:val="21"/>
            <w:rPrChange w:id="10028"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029" w:name="_Toc242967514"/>
        <w:bookmarkStart w:id="10030" w:name="_Toc243211485"/>
        <w:bookmarkStart w:id="10031" w:name="_Toc243211861"/>
        <w:bookmarkStart w:id="10032" w:name="_Toc243596340"/>
        <w:bookmarkEnd w:id="10029"/>
        <w:bookmarkEnd w:id="10030"/>
        <w:bookmarkEnd w:id="10031"/>
        <w:bookmarkEnd w:id="10032"/>
      </w:del>
    </w:p>
    <w:p w14:paraId="0BAD98BF" w14:textId="77777777" w:rsidR="00652DEA" w:rsidRPr="00652DEA" w:rsidRDefault="00C15CB5">
      <w:pPr>
        <w:spacing w:beforeLines="50" w:before="120" w:afterLines="50" w:after="120" w:line="360" w:lineRule="auto"/>
        <w:jc w:val="both"/>
        <w:rPr>
          <w:del w:id="10033" w:author="Xuning Wei12232" w:date="2026-09-14T18:08:00Z"/>
          <w:rFonts w:ascii="Times New Roman" w:eastAsia="Times New Roman" w:hAnsi="Times New Roman" w:cs="Times New Roman"/>
          <w:sz w:val="21"/>
          <w:szCs w:val="21"/>
          <w:rPrChange w:id="10034" w:author="Xuning Wei12232" w:date="2026-10-24T11:11:00Z">
            <w:rPr>
              <w:del w:id="10035" w:author="Xuning Wei12232" w:date="2026-09-14T18:08:00Z"/>
              <w:rFonts w:ascii="Times New Roman" w:eastAsia="仿宋_GB2312" w:hAnsi="Times New Roman" w:cs="Times New Roman"/>
              <w:color w:val="0000FF"/>
              <w:sz w:val="20"/>
              <w:szCs w:val="20"/>
              <w:lang w:eastAsia="zh-CN"/>
            </w:rPr>
          </w:rPrChange>
        </w:rPr>
      </w:pPr>
      <w:del w:id="10036" w:author="Xuning Wei12232" w:date="2026-09-14T18:08:00Z">
        <w:r>
          <w:rPr>
            <w:rFonts w:ascii="Times New Roman" w:eastAsia="Times New Roman" w:hAnsi="Times New Roman" w:cs="Times New Roman"/>
            <w:sz w:val="21"/>
            <w:szCs w:val="21"/>
            <w:rPrChange w:id="10037"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038" w:name="_Toc242967515"/>
        <w:bookmarkStart w:id="10039" w:name="_Toc243211486"/>
        <w:bookmarkStart w:id="10040" w:name="_Toc243211862"/>
        <w:bookmarkStart w:id="10041" w:name="_Toc243596341"/>
        <w:bookmarkEnd w:id="10038"/>
        <w:bookmarkEnd w:id="10039"/>
        <w:bookmarkEnd w:id="10040"/>
        <w:bookmarkEnd w:id="10041"/>
      </w:del>
    </w:p>
    <w:p w14:paraId="44B032F5" w14:textId="77777777" w:rsidR="00652DEA" w:rsidRPr="00652DEA" w:rsidRDefault="00C15CB5">
      <w:pPr>
        <w:pStyle w:val="1"/>
        <w:numPr>
          <w:ilvl w:val="0"/>
          <w:numId w:val="1"/>
        </w:numPr>
        <w:spacing w:beforeLines="50" w:before="120" w:afterLines="50" w:after="120"/>
        <w:rPr>
          <w:rFonts w:ascii="Times New Roman" w:eastAsia="Times New Roman" w:hAnsi="Times New Roman" w:cs="Times New Roman"/>
          <w:sz w:val="21"/>
          <w:szCs w:val="21"/>
          <w:rPrChange w:id="10042" w:author="Xuning Wei12232" w:date="2026-10-24T11:11:00Z">
            <w:rPr>
              <w:rFonts w:ascii="Times New Roman" w:eastAsia="仿宋_GB2312" w:hAnsi="Times New Roman" w:cs="Times New Roman"/>
              <w:color w:val="000000" w:themeColor="text1"/>
              <w:sz w:val="20"/>
              <w:szCs w:val="20"/>
              <w:lang w:eastAsia="zh-CN"/>
            </w:rPr>
          </w:rPrChange>
        </w:rPr>
      </w:pPr>
      <w:bookmarkStart w:id="10043" w:name="_Toc243596342"/>
      <w:r>
        <w:rPr>
          <w:rFonts w:ascii="Times New Roman" w:eastAsia="Times New Roman" w:hAnsi="Times New Roman" w:cs="Times New Roman"/>
          <w:sz w:val="21"/>
          <w:szCs w:val="21"/>
          <w:rPrChange w:id="10044" w:author="Xuning Wei12232" w:date="2026-10-24T11:11:00Z">
            <w:rPr>
              <w:rFonts w:ascii="Times New Roman" w:eastAsia="仿宋_GB2312" w:hAnsi="Times New Roman" w:cs="Times New Roman"/>
              <w:color w:val="000000" w:themeColor="text1"/>
              <w:sz w:val="21"/>
              <w:szCs w:val="21"/>
            </w:rPr>
          </w:rPrChange>
        </w:rPr>
        <w:t>Summary Report</w:t>
      </w:r>
      <w:bookmarkEnd w:id="10043"/>
    </w:p>
    <w:p w14:paraId="57E3B390" w14:textId="77777777" w:rsidR="00652DEA" w:rsidRPr="00652DEA" w:rsidRDefault="00C15CB5">
      <w:pPr>
        <w:shd w:val="clear" w:color="auto" w:fill="FFFFFF" w:themeFill="background1"/>
        <w:spacing w:line="360" w:lineRule="auto"/>
        <w:jc w:val="both"/>
        <w:rPr>
          <w:ins w:id="10045" w:author="Xuning Wei12232" w:date="2026-10-16T09:15:00Z"/>
          <w:rFonts w:ascii="Times New Roman" w:eastAsia="Times New Roman" w:hAnsi="Times New Roman" w:cs="Times New Roman"/>
          <w:bCs w:val="0"/>
          <w:sz w:val="21"/>
          <w:szCs w:val="21"/>
          <w:rPrChange w:id="10046" w:author="Xuning Wei12232" w:date="2026-10-24T11:11:00Z">
            <w:rPr>
              <w:ins w:id="10047" w:author="Xuning Wei12232" w:date="2026-10-16T09:15:00Z"/>
              <w:rFonts w:ascii="Segoe UI" w:eastAsia="Segoe UI" w:hAnsi="Segoe UI" w:cs="Segoe UI"/>
              <w:bCs w:val="0"/>
              <w:color w:val="5D5D5D"/>
              <w:sz w:val="21"/>
              <w:szCs w:val="21"/>
            </w:rPr>
          </w:rPrChange>
        </w:rPr>
        <w:pPrChange w:id="10048" w:author="Xuning Wei12232" w:date="2026-10-19T22:25:00Z">
          <w:pPr>
            <w:shd w:val="clear" w:color="auto" w:fill="FFFFFF" w:themeFill="background1"/>
            <w:spacing w:line="300" w:lineRule="auto"/>
          </w:pPr>
        </w:pPrChange>
      </w:pPr>
      <w:del w:id="10049"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050"/>
        <w:commentRangeStart w:id="10051"/>
        <w:r>
          <w:rPr>
            <w:rFonts w:ascii="Times New Roman" w:eastAsia="仿宋_GB2312" w:hAnsi="Times New Roman" w:cs="Times New Roman"/>
            <w:sz w:val="20"/>
            <w:szCs w:val="20"/>
            <w:lang w:eastAsia="zh-CN"/>
          </w:rPr>
          <w:delText>.</w:delText>
        </w:r>
        <w:commentRangeEnd w:id="10050"/>
        <w:r>
          <w:rPr>
            <w:rStyle w:val="affe"/>
            <w:sz w:val="22"/>
            <w:szCs w:val="32"/>
          </w:rPr>
          <w:commentReference w:id="10050"/>
        </w:r>
        <w:commentRangeEnd w:id="10051"/>
        <w:r>
          <w:rPr>
            <w:rStyle w:val="affe"/>
            <w:sz w:val="22"/>
            <w:szCs w:val="32"/>
          </w:rPr>
          <w:commentReference w:id="10051"/>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052" w:author="Xuning Wei12232" w:date="2026-10-16T09:15:00Z">
        <w:del w:id="10053" w:author="Yachao Liu11087" w:date="2026-10-13T03:10:00Z">
          <w:r>
            <w:rPr>
              <w:rFonts w:ascii="Times New Roman" w:eastAsia="Times New Roman" w:hAnsi="Times New Roman" w:cs="Times New Roman"/>
              <w:sz w:val="20"/>
              <w:szCs w:val="20"/>
            </w:rPr>
            <w:delText xml:space="preserve">Upon completion of </w:delText>
          </w:r>
          <w:commentRangeStart w:id="10054"/>
          <w:commentRangeStart w:id="10055"/>
          <w:r>
            <w:rPr>
              <w:rFonts w:ascii="Times New Roman" w:eastAsia="Times New Roman" w:hAnsi="Times New Roman" w:cs="Times New Roman"/>
              <w:sz w:val="20"/>
              <w:szCs w:val="20"/>
            </w:rPr>
            <w:delText>productionPPQ production</w:delText>
          </w:r>
        </w:del>
        <w:commentRangeEnd w:id="10054"/>
        <w:r>
          <w:rPr>
            <w:rStyle w:val="affe"/>
            <w:rFonts w:ascii="Times New Roman" w:eastAsia="Times New Roman" w:hAnsi="Times New Roman" w:cs="Times New Roman"/>
            <w:sz w:val="20"/>
            <w:szCs w:val="20"/>
          </w:rPr>
          <w:commentReference w:id="10054"/>
        </w:r>
        <w:commentRangeEnd w:id="10055"/>
        <w:r>
          <w:rPr>
            <w:rStyle w:val="affe"/>
            <w:rFonts w:ascii="Times New Roman" w:eastAsia="Times New Roman" w:hAnsi="Times New Roman" w:cs="Times New Roman"/>
            <w:sz w:val="20"/>
            <w:szCs w:val="20"/>
          </w:rPr>
          <w:commentReference w:id="10055"/>
        </w:r>
        <w:del w:id="10056" w:author="Yachao Liu11087" w:date="2026-10-13T03:10:00Z">
          <w:r>
            <w:rPr>
              <w:rFonts w:ascii="Times New Roman" w:eastAsia="Times New Roman" w:hAnsi="Times New Roman" w:cs="Times New Roman"/>
              <w:sz w:val="20"/>
              <w:szCs w:val="20"/>
            </w:rPr>
            <w:delText xml:space="preserve">, the CPP(s), </w:delText>
          </w:r>
          <w:commentRangeStart w:id="10057"/>
          <w:commentRangeStart w:id="10058"/>
          <w:r>
            <w:rPr>
              <w:rFonts w:ascii="Times New Roman" w:eastAsia="Times New Roman" w:hAnsi="Times New Roman" w:cs="Times New Roman"/>
              <w:sz w:val="20"/>
              <w:szCs w:val="20"/>
            </w:rPr>
            <w:delText xml:space="preserve">CIPC(s), </w:delText>
          </w:r>
        </w:del>
        <w:commentRangeEnd w:id="10057"/>
        <w:r>
          <w:rPr>
            <w:rStyle w:val="affe"/>
            <w:rFonts w:ascii="Times New Roman" w:eastAsia="Times New Roman" w:hAnsi="Times New Roman" w:cs="Times New Roman"/>
            <w:sz w:val="20"/>
            <w:szCs w:val="20"/>
          </w:rPr>
          <w:commentReference w:id="10057"/>
        </w:r>
        <w:commentRangeEnd w:id="10058"/>
        <w:r>
          <w:rPr>
            <w:rStyle w:val="affe"/>
            <w:rFonts w:ascii="Times New Roman" w:eastAsia="Times New Roman" w:hAnsi="Times New Roman" w:cs="Times New Roman"/>
            <w:sz w:val="20"/>
            <w:szCs w:val="20"/>
          </w:rPr>
          <w:commentReference w:id="10058"/>
        </w:r>
        <w:del w:id="10059"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060"/>
          <w:commentRangeStart w:id="10061"/>
          <w:r>
            <w:rPr>
              <w:rFonts w:ascii="Times New Roman" w:eastAsia="Times New Roman" w:hAnsi="Times New Roman" w:cs="Times New Roman"/>
              <w:sz w:val="20"/>
              <w:szCs w:val="20"/>
            </w:rPr>
            <w:delText>Appendix 4</w:delText>
          </w:r>
        </w:del>
        <w:commentRangeEnd w:id="10060"/>
        <w:r>
          <w:rPr>
            <w:rStyle w:val="affe"/>
            <w:rFonts w:ascii="Times New Roman" w:eastAsia="Times New Roman" w:hAnsi="Times New Roman" w:cs="Times New Roman"/>
            <w:sz w:val="20"/>
            <w:szCs w:val="20"/>
          </w:rPr>
          <w:commentReference w:id="10060"/>
        </w:r>
        <w:commentRangeEnd w:id="10061"/>
        <w:r>
          <w:rPr>
            <w:rStyle w:val="affe"/>
            <w:rFonts w:ascii="Times New Roman" w:eastAsia="Times New Roman" w:hAnsi="Times New Roman" w:cs="Times New Roman"/>
            <w:sz w:val="20"/>
            <w:szCs w:val="20"/>
          </w:rPr>
          <w:commentReference w:id="10061"/>
        </w:r>
        <w:commentRangeStart w:id="10062"/>
        <w:commentRangeStart w:id="10063"/>
        <w:del w:id="10064" w:author="Yachao Liu11087" w:date="2026-10-13T03:10:00Z">
          <w:r>
            <w:rPr>
              <w:rFonts w:ascii="Times New Roman" w:eastAsia="Times New Roman" w:hAnsi="Times New Roman" w:cs="Times New Roman"/>
              <w:sz w:val="20"/>
              <w:szCs w:val="20"/>
            </w:rPr>
            <w:delText>.</w:delText>
          </w:r>
        </w:del>
        <w:commentRangeEnd w:id="10062"/>
        <w:r>
          <w:rPr>
            <w:rStyle w:val="affe"/>
            <w:rFonts w:ascii="Times New Roman" w:eastAsia="Times New Roman" w:hAnsi="Times New Roman" w:cs="Times New Roman"/>
            <w:bCs w:val="0"/>
            <w:rPrChange w:id="10065" w:author="Xuning Wei12232" w:date="2026-10-24T11:11:00Z">
              <w:rPr>
                <w:rStyle w:val="affe"/>
                <w:rFonts w:ascii="Segoe UI" w:eastAsia="Segoe UI" w:hAnsi="Segoe UI" w:cs="Segoe UI"/>
                <w:bCs w:val="0"/>
                <w:color w:val="5D5D5D"/>
              </w:rPr>
            </w:rPrChange>
          </w:rPr>
          <w:commentReference w:id="10062"/>
        </w:r>
        <w:commentRangeEnd w:id="10063"/>
        <w:r>
          <w:rPr>
            <w:rStyle w:val="affe"/>
            <w:rFonts w:ascii="Times New Roman" w:eastAsia="Times New Roman" w:hAnsi="Times New Roman" w:cs="Times New Roman"/>
            <w:bCs w:val="0"/>
            <w:rPrChange w:id="10066" w:author="Xuning Wei12232" w:date="2026-10-24T11:11:00Z">
              <w:rPr>
                <w:rStyle w:val="affe"/>
                <w:rFonts w:ascii="Segoe UI" w:eastAsia="Segoe UI" w:hAnsi="Segoe UI" w:cs="Segoe UI"/>
                <w:bCs w:val="0"/>
                <w:color w:val="5D5D5D"/>
              </w:rPr>
            </w:rPrChange>
          </w:rPr>
          <w:commentReference w:id="10063"/>
        </w:r>
        <w:r>
          <w:rPr>
            <w:rFonts w:ascii="Times New Roman" w:eastAsia="Times New Roman" w:hAnsi="Times New Roman" w:cs="Times New Roman"/>
            <w:bCs w:val="0"/>
            <w:sz w:val="21"/>
            <w:szCs w:val="21"/>
            <w:rPrChange w:id="10067"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068"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069"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6984A2BC" w14:textId="77777777" w:rsidR="00652DEA" w:rsidRPr="00652DEA" w:rsidRDefault="00C15CB5">
      <w:pPr>
        <w:shd w:val="clear" w:color="auto" w:fill="FFFFFF" w:themeFill="background1"/>
        <w:spacing w:line="360" w:lineRule="auto"/>
        <w:jc w:val="both"/>
        <w:rPr>
          <w:ins w:id="10070" w:author="Xuning Wei12232" w:date="2026-10-16T09:15:00Z"/>
          <w:rFonts w:ascii="Times New Roman" w:eastAsia="Times New Roman" w:hAnsi="Times New Roman" w:cs="Times New Roman"/>
          <w:bCs w:val="0"/>
          <w:sz w:val="21"/>
          <w:szCs w:val="21"/>
          <w:rPrChange w:id="10071" w:author="Xuning Wei12232" w:date="2026-10-24T11:11:00Z">
            <w:rPr>
              <w:ins w:id="10072" w:author="Xuning Wei12232" w:date="2026-10-16T09:15:00Z"/>
              <w:rFonts w:ascii="Segoe UI" w:eastAsia="Segoe UI" w:hAnsi="Segoe UI" w:cs="Segoe UI"/>
              <w:bCs w:val="0"/>
              <w:color w:val="5D5D5D"/>
              <w:sz w:val="21"/>
              <w:szCs w:val="21"/>
            </w:rPr>
          </w:rPrChange>
        </w:rPr>
        <w:pPrChange w:id="10073" w:author="Xuning Wei12232" w:date="2026-10-19T22:25:00Z">
          <w:pPr/>
        </w:pPrChange>
      </w:pPr>
      <w:ins w:id="10074" w:author="Xuning Wei12232" w:date="2026-10-16T09:15:00Z">
        <w:r>
          <w:rPr>
            <w:rFonts w:ascii="Times New Roman" w:eastAsia="Times New Roman" w:hAnsi="Times New Roman" w:cs="Times New Roman"/>
            <w:b/>
            <w:sz w:val="21"/>
            <w:szCs w:val="21"/>
            <w:rPrChange w:id="10075"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076"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694F4E75" w14:textId="77777777" w:rsidR="00652DEA" w:rsidRPr="00652DEA" w:rsidRDefault="00C15CB5">
      <w:pPr>
        <w:shd w:val="clear" w:color="auto" w:fill="FFFFFF" w:themeFill="background1"/>
        <w:spacing w:line="360" w:lineRule="auto"/>
        <w:rPr>
          <w:ins w:id="10077" w:author="Xuning Wei12232" w:date="2026-10-16T09:15:00Z"/>
          <w:rFonts w:ascii="Times New Roman" w:eastAsia="Times New Roman" w:hAnsi="Times New Roman" w:cs="Times New Roman"/>
          <w:b/>
          <w:sz w:val="21"/>
          <w:szCs w:val="21"/>
          <w:rPrChange w:id="10078" w:author="Xuning Wei12232" w:date="2026-10-24T11:11:00Z">
            <w:rPr>
              <w:ins w:id="10079" w:author="Xuning Wei12232" w:date="2026-10-16T09:15:00Z"/>
              <w:rFonts w:ascii="Segoe UI" w:eastAsia="Segoe UI" w:hAnsi="Segoe UI" w:cs="Segoe UI"/>
              <w:b/>
              <w:color w:val="5D5D5D"/>
              <w:sz w:val="21"/>
              <w:szCs w:val="21"/>
            </w:rPr>
          </w:rPrChange>
        </w:rPr>
        <w:pPrChange w:id="10080" w:author="Xuning Wei12232" w:date="2026-10-19T22:25:00Z">
          <w:pPr/>
        </w:pPrChange>
      </w:pPr>
      <w:ins w:id="10081" w:author="Xuning Wei12232" w:date="2026-10-16T09:15:00Z">
        <w:r>
          <w:rPr>
            <w:rFonts w:ascii="Times New Roman" w:eastAsia="Times New Roman" w:hAnsi="Times New Roman" w:cs="Times New Roman"/>
            <w:b/>
            <w:sz w:val="21"/>
            <w:szCs w:val="21"/>
            <w:rPrChange w:id="10082" w:author="Xuning Wei12232" w:date="2026-10-24T11:11:00Z">
              <w:rPr>
                <w:rFonts w:ascii="Segoe UI" w:eastAsia="Segoe UI" w:hAnsi="Segoe UI" w:cs="Segoe UI"/>
                <w:b/>
                <w:color w:val="5D5D5D"/>
                <w:sz w:val="21"/>
                <w:szCs w:val="21"/>
              </w:rPr>
            </w:rPrChange>
          </w:rPr>
          <w:t>Batch genealogy and materials:</w:t>
        </w:r>
      </w:ins>
    </w:p>
    <w:p w14:paraId="761E4491" w14:textId="77777777" w:rsidR="00652DEA" w:rsidRPr="00652DEA" w:rsidRDefault="00C15CB5">
      <w:pPr>
        <w:shd w:val="clear" w:color="auto" w:fill="FFFFFF" w:themeFill="background1"/>
        <w:spacing w:line="360" w:lineRule="auto"/>
        <w:rPr>
          <w:ins w:id="10083" w:author="Xuning Wei12232" w:date="2026-10-16T09:15:00Z"/>
          <w:rFonts w:ascii="Times New Roman" w:eastAsia="Times New Roman" w:hAnsi="Times New Roman" w:cs="Times New Roman"/>
          <w:bCs w:val="0"/>
          <w:sz w:val="21"/>
          <w:szCs w:val="21"/>
          <w:rPrChange w:id="10084" w:author="Xuning Wei12232" w:date="2026-10-24T11:11:00Z">
            <w:rPr>
              <w:ins w:id="10085" w:author="Xuning Wei12232" w:date="2026-10-16T09:15:00Z"/>
              <w:rFonts w:ascii="Segoe UI" w:eastAsia="Segoe UI" w:hAnsi="Segoe UI" w:cs="Segoe UI"/>
              <w:bCs w:val="0"/>
              <w:color w:val="5D5D5D"/>
              <w:sz w:val="21"/>
              <w:szCs w:val="21"/>
            </w:rPr>
          </w:rPrChange>
        </w:rPr>
        <w:pPrChange w:id="10086" w:author="Xuning Wei12232" w:date="2026-10-19T22:25:00Z">
          <w:pPr/>
        </w:pPrChange>
      </w:pPr>
      <w:ins w:id="10087" w:author="Xuning Wei12232" w:date="2026-10-16T09:17:00Z">
        <w:r>
          <w:rPr>
            <w:rFonts w:ascii="Times New Roman" w:eastAsia="Times New Roman" w:hAnsi="Times New Roman" w:cs="Times New Roman"/>
            <w:bCs w:val="0"/>
            <w:sz w:val="21"/>
            <w:szCs w:val="21"/>
            <w:rPrChange w:id="10088" w:author="Xuning Wei12232" w:date="2026-10-24T11:11:00Z">
              <w:rPr>
                <w:rFonts w:ascii="Times New Roman" w:eastAsia="Times New Roman" w:hAnsi="Times New Roman" w:cs="Times New Roman"/>
                <w:bCs w:val="0"/>
                <w:color w:val="0000FF"/>
                <w:sz w:val="21"/>
                <w:szCs w:val="21"/>
              </w:rPr>
            </w:rPrChange>
          </w:rPr>
          <w:t>T</w:t>
        </w:r>
      </w:ins>
      <w:ins w:id="10089" w:author="Xuning Wei12232" w:date="2026-10-16T09:15:00Z">
        <w:r>
          <w:rPr>
            <w:rFonts w:ascii="Times New Roman" w:eastAsia="Times New Roman" w:hAnsi="Times New Roman" w:cs="Times New Roman"/>
            <w:bCs w:val="0"/>
            <w:sz w:val="21"/>
            <w:szCs w:val="21"/>
            <w:rPrChange w:id="10090"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147376AC" w14:textId="77777777" w:rsidR="00652DEA" w:rsidRPr="00652DEA" w:rsidRDefault="00C15CB5">
      <w:pPr>
        <w:shd w:val="clear" w:color="auto" w:fill="FFFFFF" w:themeFill="background1"/>
        <w:spacing w:line="360" w:lineRule="auto"/>
        <w:rPr>
          <w:ins w:id="10091" w:author="Xuning Wei12232" w:date="2026-10-16T09:15:00Z"/>
          <w:rFonts w:ascii="Times New Roman" w:eastAsia="Times New Roman" w:hAnsi="Times New Roman" w:cs="Times New Roman"/>
          <w:bCs w:val="0"/>
          <w:sz w:val="21"/>
          <w:szCs w:val="21"/>
          <w:rPrChange w:id="10092" w:author="Xuning Wei12232" w:date="2026-10-24T11:11:00Z">
            <w:rPr>
              <w:ins w:id="10093" w:author="Xuning Wei12232" w:date="2026-10-16T09:15:00Z"/>
              <w:rFonts w:ascii="Segoe UI" w:eastAsia="Segoe UI" w:hAnsi="Segoe UI" w:cs="Segoe UI"/>
              <w:bCs w:val="0"/>
              <w:color w:val="5D5D5D"/>
              <w:sz w:val="21"/>
              <w:szCs w:val="21"/>
            </w:rPr>
          </w:rPrChange>
        </w:rPr>
        <w:pPrChange w:id="10094" w:author="Xuning Wei12232" w:date="2026-10-19T22:25:00Z">
          <w:pPr/>
        </w:pPrChange>
      </w:pPr>
      <w:ins w:id="10095" w:author="Xuning Wei12232" w:date="2026-10-16T09:17:00Z">
        <w:r>
          <w:rPr>
            <w:rFonts w:ascii="Times New Roman" w:eastAsia="Times New Roman" w:hAnsi="Times New Roman" w:cs="Times New Roman"/>
            <w:bCs w:val="0"/>
            <w:sz w:val="21"/>
            <w:szCs w:val="21"/>
            <w:rPrChange w:id="10096" w:author="Xuning Wei12232" w:date="2026-10-24T11:11:00Z">
              <w:rPr>
                <w:rFonts w:ascii="Times New Roman" w:eastAsia="Times New Roman" w:hAnsi="Times New Roman" w:cs="Times New Roman"/>
                <w:bCs w:val="0"/>
                <w:color w:val="0000FF"/>
                <w:sz w:val="21"/>
                <w:szCs w:val="21"/>
              </w:rPr>
            </w:rPrChange>
          </w:rPr>
          <w:t>T</w:t>
        </w:r>
      </w:ins>
      <w:ins w:id="10097" w:author="Xuning Wei12232" w:date="2026-10-16T09:15:00Z">
        <w:r>
          <w:rPr>
            <w:rFonts w:ascii="Times New Roman" w:eastAsia="Times New Roman" w:hAnsi="Times New Roman" w:cs="Times New Roman"/>
            <w:bCs w:val="0"/>
            <w:sz w:val="21"/>
            <w:szCs w:val="21"/>
            <w:rPrChange w:id="10098"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69C675A6" w14:textId="77777777" w:rsidR="00652DEA" w:rsidRPr="00652DEA" w:rsidRDefault="00C15CB5">
      <w:pPr>
        <w:shd w:val="clear" w:color="auto" w:fill="FFFFFF" w:themeFill="background1"/>
        <w:spacing w:line="360" w:lineRule="auto"/>
        <w:rPr>
          <w:ins w:id="10099" w:author="Xuning Wei12232" w:date="2026-10-16T09:15:00Z"/>
          <w:rFonts w:ascii="Times New Roman" w:eastAsia="Times New Roman" w:hAnsi="Times New Roman" w:cs="Times New Roman"/>
          <w:bCs w:val="0"/>
          <w:sz w:val="21"/>
          <w:szCs w:val="21"/>
          <w:rPrChange w:id="10100" w:author="Xuning Wei12232" w:date="2026-10-24T11:11:00Z">
            <w:rPr>
              <w:ins w:id="10101" w:author="Xuning Wei12232" w:date="2026-10-16T09:15:00Z"/>
              <w:rFonts w:ascii="Segoe UI" w:eastAsia="Segoe UI" w:hAnsi="Segoe UI" w:cs="Segoe UI"/>
              <w:bCs w:val="0"/>
              <w:color w:val="5D5D5D"/>
              <w:sz w:val="21"/>
              <w:szCs w:val="21"/>
            </w:rPr>
          </w:rPrChange>
        </w:rPr>
        <w:pPrChange w:id="10102" w:author="Xuning Wei12232" w:date="2026-10-19T22:25:00Z">
          <w:pPr/>
        </w:pPrChange>
      </w:pPr>
      <w:ins w:id="10103" w:author="Xuning Wei12232" w:date="2026-10-16T09:17:00Z">
        <w:r>
          <w:rPr>
            <w:rFonts w:ascii="Times New Roman" w:eastAsia="Times New Roman" w:hAnsi="Times New Roman" w:cs="Times New Roman"/>
            <w:bCs w:val="0"/>
            <w:sz w:val="21"/>
            <w:szCs w:val="21"/>
            <w:rPrChange w:id="10104" w:author="Xuning Wei12232" w:date="2026-10-24T11:11:00Z">
              <w:rPr>
                <w:rFonts w:ascii="Times New Roman" w:eastAsia="Times New Roman" w:hAnsi="Times New Roman" w:cs="Times New Roman"/>
                <w:bCs w:val="0"/>
                <w:color w:val="0000FF"/>
                <w:sz w:val="21"/>
                <w:szCs w:val="21"/>
              </w:rPr>
            </w:rPrChange>
          </w:rPr>
          <w:t>T</w:t>
        </w:r>
      </w:ins>
      <w:ins w:id="10105" w:author="Xuning Wei12232" w:date="2026-10-16T09:15:00Z">
        <w:r>
          <w:rPr>
            <w:rFonts w:ascii="Times New Roman" w:eastAsia="Times New Roman" w:hAnsi="Times New Roman" w:cs="Times New Roman"/>
            <w:bCs w:val="0"/>
            <w:sz w:val="21"/>
            <w:szCs w:val="21"/>
            <w:rPrChange w:id="10106" w:author="Xuning Wei12232" w:date="2026-10-24T11:11:00Z">
              <w:rPr>
                <w:rFonts w:ascii="Segoe UI" w:eastAsia="Segoe UI" w:hAnsi="Segoe UI" w:cs="Segoe UI"/>
                <w:bCs w:val="0"/>
                <w:color w:val="5D5D5D"/>
                <w:sz w:val="21"/>
                <w:szCs w:val="21"/>
              </w:rPr>
            </w:rPrChange>
          </w:rPr>
          <w:t>he Step 2 batches each PPQ batch is designated for.</w:t>
        </w:r>
      </w:ins>
    </w:p>
    <w:p w14:paraId="510DD258" w14:textId="77777777" w:rsidR="00652DEA" w:rsidRPr="00652DEA" w:rsidRDefault="00C15CB5">
      <w:pPr>
        <w:shd w:val="clear" w:color="auto" w:fill="FFFFFF" w:themeFill="background1"/>
        <w:spacing w:line="360" w:lineRule="auto"/>
        <w:rPr>
          <w:ins w:id="10107" w:author="Xuning Wei12232" w:date="2026-10-16T09:15:00Z"/>
          <w:rFonts w:ascii="Times New Roman" w:eastAsia="Times New Roman" w:hAnsi="Times New Roman" w:cs="Times New Roman"/>
          <w:bCs w:val="0"/>
          <w:sz w:val="21"/>
          <w:szCs w:val="21"/>
          <w:rPrChange w:id="10108" w:author="Xuning Wei12232" w:date="2026-10-24T11:11:00Z">
            <w:rPr>
              <w:ins w:id="10109" w:author="Xuning Wei12232" w:date="2026-10-16T09:15:00Z"/>
              <w:rFonts w:ascii="Segoe UI" w:eastAsia="Segoe UI" w:hAnsi="Segoe UI" w:cs="Segoe UI"/>
              <w:bCs w:val="0"/>
              <w:color w:val="5D5D5D"/>
              <w:sz w:val="21"/>
              <w:szCs w:val="21"/>
            </w:rPr>
          </w:rPrChange>
        </w:rPr>
        <w:pPrChange w:id="10110" w:author="Xuning Wei12232" w:date="2026-10-19T22:25:00Z">
          <w:pPr/>
        </w:pPrChange>
      </w:pPr>
      <w:ins w:id="10111" w:author="Xuning Wei12232" w:date="2026-10-16T09:15:00Z">
        <w:r>
          <w:rPr>
            <w:rFonts w:ascii="Times New Roman" w:eastAsia="Times New Roman" w:hAnsi="Times New Roman" w:cs="Times New Roman"/>
            <w:b/>
            <w:sz w:val="21"/>
            <w:szCs w:val="21"/>
            <w:rPrChange w:id="10112"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113"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114"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115" w:author="Xuning Wei12232" w:date="2026-10-24T11:11:00Z">
              <w:rPr>
                <w:rFonts w:ascii="Segoe UI" w:eastAsia="Segoe UI" w:hAnsi="Segoe UI" w:cs="Segoe UI"/>
                <w:bCs w:val="0"/>
                <w:color w:val="5D5D5D"/>
                <w:sz w:val="21"/>
                <w:szCs w:val="21"/>
              </w:rPr>
            </w:rPrChange>
          </w:rPr>
          <w:t>.</w:t>
        </w:r>
      </w:ins>
    </w:p>
    <w:p w14:paraId="327DD172" w14:textId="77777777" w:rsidR="00652DEA" w:rsidRPr="00652DEA" w:rsidRDefault="00C15CB5">
      <w:pPr>
        <w:shd w:val="clear" w:color="auto" w:fill="FFFFFF" w:themeFill="background1"/>
        <w:spacing w:line="360" w:lineRule="auto"/>
        <w:rPr>
          <w:ins w:id="10116" w:author="Xuning Wei12232" w:date="2026-10-16T09:15:00Z"/>
          <w:rFonts w:ascii="Times New Roman" w:eastAsia="Times New Roman" w:hAnsi="Times New Roman" w:cs="Times New Roman"/>
          <w:bCs w:val="0"/>
          <w:sz w:val="21"/>
          <w:szCs w:val="21"/>
          <w:rPrChange w:id="10117" w:author="Xuning Wei12232" w:date="2026-10-24T11:11:00Z">
            <w:rPr>
              <w:ins w:id="10118" w:author="Xuning Wei12232" w:date="2026-10-16T09:15:00Z"/>
              <w:rFonts w:ascii="Segoe UI" w:eastAsia="Segoe UI" w:hAnsi="Segoe UI" w:cs="Segoe UI"/>
              <w:bCs w:val="0"/>
              <w:color w:val="5D5D5D"/>
              <w:sz w:val="21"/>
              <w:szCs w:val="21"/>
            </w:rPr>
          </w:rPrChange>
        </w:rPr>
        <w:pPrChange w:id="10119" w:author="Xuning Wei12232" w:date="2026-10-19T22:25:00Z">
          <w:pPr/>
        </w:pPrChange>
      </w:pPr>
      <w:ins w:id="10120" w:author="Xuning Wei12232" w:date="2026-10-16T09:15:00Z">
        <w:r>
          <w:rPr>
            <w:rFonts w:ascii="Times New Roman" w:eastAsia="Times New Roman" w:hAnsi="Times New Roman" w:cs="Times New Roman"/>
            <w:b/>
            <w:sz w:val="21"/>
            <w:szCs w:val="21"/>
            <w:rPrChange w:id="10121"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122"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123"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124" w:author="Xuning Wei12232" w:date="2026-10-24T11:11:00Z">
              <w:rPr>
                <w:rFonts w:ascii="Segoe UI" w:eastAsia="Segoe UI" w:hAnsi="Segoe UI" w:cs="Segoe UI"/>
                <w:bCs w:val="0"/>
                <w:color w:val="5D5D5D"/>
                <w:sz w:val="21"/>
                <w:szCs w:val="21"/>
              </w:rPr>
            </w:rPrChange>
          </w:rPr>
          <w:t>).</w:t>
        </w:r>
      </w:ins>
    </w:p>
    <w:p w14:paraId="61340195" w14:textId="77777777" w:rsidR="00652DEA" w:rsidRPr="00652DEA" w:rsidRDefault="00C15CB5">
      <w:pPr>
        <w:shd w:val="clear" w:color="auto" w:fill="FFFFFF" w:themeFill="background1"/>
        <w:spacing w:line="360" w:lineRule="auto"/>
        <w:jc w:val="both"/>
        <w:rPr>
          <w:ins w:id="10125" w:author="Xuning Wei12232" w:date="2026-10-16T09:15:00Z"/>
          <w:rFonts w:ascii="Times New Roman" w:eastAsia="Times New Roman" w:hAnsi="Times New Roman" w:cs="Times New Roman"/>
          <w:bCs w:val="0"/>
          <w:sz w:val="21"/>
          <w:szCs w:val="21"/>
          <w:rPrChange w:id="10126" w:author="Xuning Wei12232" w:date="2026-10-24T11:11:00Z">
            <w:rPr>
              <w:ins w:id="10127" w:author="Xuning Wei12232" w:date="2026-10-16T09:15:00Z"/>
              <w:rFonts w:ascii="Segoe UI" w:eastAsia="Segoe UI" w:hAnsi="Segoe UI" w:cs="Segoe UI"/>
              <w:bCs w:val="0"/>
              <w:color w:val="5D5D5D"/>
              <w:sz w:val="21"/>
              <w:szCs w:val="21"/>
            </w:rPr>
          </w:rPrChange>
        </w:rPr>
        <w:pPrChange w:id="10128" w:author="Xuning Wei12232" w:date="2026-10-19T22:26:00Z">
          <w:pPr/>
        </w:pPrChange>
      </w:pPr>
      <w:ins w:id="10129" w:author="Xuning Wei12232" w:date="2026-10-16T09:15:00Z">
        <w:r>
          <w:rPr>
            <w:rFonts w:ascii="Times New Roman" w:eastAsia="Times New Roman" w:hAnsi="Times New Roman" w:cs="Times New Roman"/>
            <w:b/>
            <w:sz w:val="21"/>
            <w:szCs w:val="21"/>
            <w:rPrChange w:id="10130"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131"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132"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133"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664DDEF9" w14:textId="77777777" w:rsidR="00652DEA" w:rsidRPr="00652DEA" w:rsidRDefault="00C15CB5">
      <w:pPr>
        <w:shd w:val="clear" w:color="auto" w:fill="FFFFFF" w:themeFill="background1"/>
        <w:spacing w:line="360" w:lineRule="auto"/>
        <w:jc w:val="both"/>
        <w:rPr>
          <w:ins w:id="10134" w:author="Xuning Wei12232" w:date="2026-10-16T09:15:00Z"/>
          <w:rFonts w:ascii="Times New Roman" w:eastAsia="Times New Roman" w:hAnsi="Times New Roman" w:cs="Times New Roman"/>
          <w:bCs w:val="0"/>
          <w:sz w:val="21"/>
          <w:szCs w:val="21"/>
          <w:rPrChange w:id="10135" w:author="Xuning Wei12232" w:date="2026-10-24T11:11:00Z">
            <w:rPr>
              <w:ins w:id="10136" w:author="Xuning Wei12232" w:date="2026-10-16T09:15:00Z"/>
              <w:rFonts w:ascii="Segoe UI" w:eastAsia="Segoe UI" w:hAnsi="Segoe UI" w:cs="Segoe UI"/>
              <w:bCs w:val="0"/>
              <w:color w:val="5D5D5D"/>
              <w:sz w:val="21"/>
              <w:szCs w:val="21"/>
            </w:rPr>
          </w:rPrChange>
        </w:rPr>
        <w:pPrChange w:id="10137" w:author="Xuning Wei12232" w:date="2026-10-19T22:26:00Z">
          <w:pPr/>
        </w:pPrChange>
      </w:pPr>
      <w:ins w:id="10138" w:author="Xuning Wei12232" w:date="2026-10-16T09:15:00Z">
        <w:r>
          <w:rPr>
            <w:rFonts w:ascii="Times New Roman" w:eastAsia="Times New Roman" w:hAnsi="Times New Roman" w:cs="Times New Roman"/>
            <w:b/>
            <w:sz w:val="21"/>
            <w:szCs w:val="21"/>
            <w:rPrChange w:id="10139"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140"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51263320" w14:textId="77777777" w:rsidR="00652DEA" w:rsidRPr="00652DEA" w:rsidRDefault="00C15CB5">
      <w:pPr>
        <w:shd w:val="clear" w:color="auto" w:fill="FFFFFF" w:themeFill="background1"/>
        <w:spacing w:line="360" w:lineRule="auto"/>
        <w:jc w:val="both"/>
        <w:rPr>
          <w:ins w:id="10141" w:author="Xuning Wei12232" w:date="2026-10-16T09:15:00Z"/>
          <w:rFonts w:ascii="Times New Roman" w:eastAsia="Times New Roman" w:hAnsi="Times New Roman" w:cs="Times New Roman"/>
          <w:bCs w:val="0"/>
          <w:sz w:val="21"/>
          <w:szCs w:val="21"/>
          <w:rPrChange w:id="10142" w:author="Xuning Wei12232" w:date="2026-10-24T11:11:00Z">
            <w:rPr>
              <w:ins w:id="10143" w:author="Xuning Wei12232" w:date="2026-10-16T09:15:00Z"/>
              <w:rFonts w:ascii="Segoe UI" w:eastAsia="Segoe UI" w:hAnsi="Segoe UI" w:cs="Segoe UI"/>
              <w:bCs w:val="0"/>
              <w:color w:val="5D5D5D"/>
              <w:sz w:val="21"/>
              <w:szCs w:val="21"/>
            </w:rPr>
          </w:rPrChange>
        </w:rPr>
        <w:pPrChange w:id="10144" w:author="Xuning Wei12232" w:date="2026-10-19T22:26:00Z">
          <w:pPr/>
        </w:pPrChange>
      </w:pPr>
      <w:ins w:id="10145" w:author="Xuning Wei12232" w:date="2026-10-16T09:15:00Z">
        <w:r>
          <w:rPr>
            <w:rFonts w:ascii="Times New Roman" w:eastAsia="Times New Roman" w:hAnsi="Times New Roman" w:cs="Times New Roman"/>
            <w:b/>
            <w:sz w:val="21"/>
            <w:szCs w:val="21"/>
            <w:rPrChange w:id="10146"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147"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58C19A00" w14:textId="427E8316" w:rsidR="00652DEA" w:rsidRDefault="00C15CB5">
      <w:pPr>
        <w:shd w:val="clear" w:color="auto" w:fill="FFFFFF" w:themeFill="background1"/>
        <w:spacing w:line="360" w:lineRule="auto"/>
        <w:jc w:val="both"/>
        <w:rPr>
          <w:ins w:id="10148" w:author="Xuning Wei12232" w:date="2026-10-16T09:15:00Z"/>
          <w:rFonts w:ascii="Times New Roman" w:eastAsia="Times New Roman" w:hAnsi="Times New Roman" w:cs="Times New Roman"/>
          <w:bCs w:val="0"/>
          <w:sz w:val="21"/>
          <w:szCs w:val="21"/>
        </w:rPr>
        <w:pPrChange w:id="10149" w:author="Xuning Wei12232" w:date="2026-10-19T22:26:00Z">
          <w:pPr/>
        </w:pPrChange>
      </w:pPr>
      <w:ins w:id="10150" w:author="Xuning Wei12232" w:date="2026-10-16T09:15:00Z">
        <w:r>
          <w:rPr>
            <w:rFonts w:ascii="Times New Roman" w:eastAsia="Times New Roman" w:hAnsi="Times New Roman" w:cs="Times New Roman"/>
            <w:bCs w:val="0"/>
            <w:sz w:val="21"/>
            <w:szCs w:val="21"/>
            <w:rPrChange w:id="10151"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152" w:author="Xuning Wei12232" w:date="2026-10-16T09:20:00Z">
        <w:r>
          <w:rPr>
            <w:rFonts w:ascii="Times New Roman" w:eastAsia="Times New Roman" w:hAnsi="Times New Roman" w:cs="Times New Roman"/>
            <w:bCs w:val="0"/>
            <w:sz w:val="21"/>
            <w:szCs w:val="21"/>
            <w:rPrChange w:id="10153" w:author="Xuning Wei12232" w:date="2026-10-24T11:11:00Z">
              <w:rPr>
                <w:rFonts w:ascii="Times New Roman" w:eastAsia="Times New Roman" w:hAnsi="Times New Roman" w:cs="Times New Roman"/>
                <w:bCs w:val="0"/>
                <w:color w:val="0000FF"/>
                <w:sz w:val="21"/>
                <w:szCs w:val="21"/>
              </w:rPr>
            </w:rPrChange>
          </w:rPr>
          <w:t>1366</w:t>
        </w:r>
      </w:ins>
      <w:ins w:id="10154" w:author="Xuning Wei12232" w:date="2026-10-16T09:15:00Z">
        <w:r>
          <w:rPr>
            <w:rFonts w:ascii="Times New Roman" w:eastAsia="Times New Roman" w:hAnsi="Times New Roman" w:cs="Times New Roman"/>
            <w:bCs w:val="0"/>
            <w:sz w:val="21"/>
            <w:szCs w:val="21"/>
            <w:rPrChange w:id="10155"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156"/>
        <w:commentRangeStart w:id="10157"/>
        <w:r>
          <w:rPr>
            <w:rFonts w:ascii="Times New Roman" w:eastAsia="Times New Roman" w:hAnsi="Times New Roman" w:cs="Times New Roman"/>
            <w:bCs w:val="0"/>
            <w:sz w:val="21"/>
            <w:szCs w:val="21"/>
            <w:rPrChange w:id="10158"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159"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160" w:author="Xuning Wei12232" w:date="2026-10-24T11:11:00Z">
              <w:rPr>
                <w:rFonts w:ascii="Segoe UI" w:eastAsia="Segoe UI" w:hAnsi="Segoe UI" w:cs="Segoe UI"/>
                <w:color w:val="5D5D5D"/>
                <w:sz w:val="21"/>
                <w:szCs w:val="21"/>
              </w:rPr>
            </w:rPrChange>
          </w:rPr>
          <w:t>2</w:t>
        </w:r>
      </w:ins>
      <w:r w:rsidR="00D71A35">
        <w:rPr>
          <w:rFonts w:ascii="Times New Roman" w:eastAsia="Times New Roman" w:hAnsi="Times New Roman" w:cs="Times New Roman"/>
          <w:b/>
          <w:sz w:val="21"/>
          <w:szCs w:val="21"/>
        </w:rPr>
        <w:t>1</w:t>
      </w:r>
      <w:ins w:id="10161" w:author="Xuning Wei12232" w:date="2026-10-16T09:15:00Z">
        <w:del w:id="10162" w:author="Yu Zhang12718" w:date="2026-10-14T13:21:00Z">
          <w:r>
            <w:rPr>
              <w:rFonts w:ascii="Times New Roman" w:eastAsia="Times New Roman" w:hAnsi="Times New Roman" w:cs="Times New Roman"/>
              <w:sz w:val="21"/>
              <w:szCs w:val="21"/>
            </w:rPr>
            <w:delText>3</w:delText>
          </w:r>
        </w:del>
        <w:commentRangeEnd w:id="10156"/>
        <w:r>
          <w:rPr>
            <w:rStyle w:val="affe"/>
            <w:rFonts w:ascii="Times New Roman" w:eastAsia="Times New Roman" w:hAnsi="Times New Roman" w:cs="Times New Roman"/>
            <w:bCs w:val="0"/>
            <w:rPrChange w:id="10163" w:author="Xuning Wei12232" w:date="2026-10-24T11:11:00Z">
              <w:rPr>
                <w:rStyle w:val="affe"/>
                <w:rFonts w:ascii="Segoe UI" w:eastAsia="Segoe UI" w:hAnsi="Segoe UI" w:cs="Segoe UI"/>
                <w:bCs w:val="0"/>
                <w:color w:val="5D5D5D"/>
              </w:rPr>
            </w:rPrChange>
          </w:rPr>
          <w:commentReference w:id="10156"/>
        </w:r>
        <w:commentRangeEnd w:id="10157"/>
        <w:r>
          <w:rPr>
            <w:rStyle w:val="affe"/>
            <w:rFonts w:ascii="Times New Roman" w:eastAsia="Times New Roman" w:hAnsi="Times New Roman" w:cs="Times New Roman"/>
            <w:bCs w:val="0"/>
            <w:rPrChange w:id="10164" w:author="Xuning Wei12232" w:date="2026-10-24T11:11:00Z">
              <w:rPr>
                <w:rStyle w:val="affe"/>
                <w:rFonts w:ascii="Segoe UI" w:eastAsia="Segoe UI" w:hAnsi="Segoe UI" w:cs="Segoe UI"/>
                <w:bCs w:val="0"/>
                <w:color w:val="5D5D5D"/>
              </w:rPr>
            </w:rPrChange>
          </w:rPr>
          <w:commentReference w:id="10157"/>
        </w:r>
        <w:r>
          <w:rPr>
            <w:rFonts w:ascii="Times New Roman" w:eastAsia="Times New Roman" w:hAnsi="Times New Roman" w:cs="Times New Roman"/>
            <w:bCs w:val="0"/>
            <w:sz w:val="21"/>
            <w:szCs w:val="21"/>
            <w:rPrChange w:id="10165" w:author="Xuning Wei12232" w:date="2026-10-24T11:11:00Z">
              <w:rPr>
                <w:rFonts w:ascii="Segoe UI" w:eastAsia="Segoe UI" w:hAnsi="Segoe UI" w:cs="Segoe UI"/>
                <w:bCs w:val="0"/>
                <w:color w:val="5D5D5D"/>
                <w:sz w:val="21"/>
                <w:szCs w:val="21"/>
              </w:rPr>
            </w:rPrChange>
          </w:rPr>
          <w:t>).</w:t>
        </w:r>
      </w:ins>
    </w:p>
    <w:p w14:paraId="041D98D7" w14:textId="77777777" w:rsidR="00652DEA" w:rsidRPr="00652DEA" w:rsidRDefault="00652DEA">
      <w:pPr>
        <w:spacing w:beforeLines="50" w:before="120" w:afterLines="50" w:after="120" w:line="360" w:lineRule="auto"/>
        <w:jc w:val="both"/>
        <w:rPr>
          <w:del w:id="10166" w:author="Xuning Wei12232" w:date="2026-10-18T10:18:00Z"/>
          <w:rFonts w:ascii="Times New Roman" w:eastAsia="Times New Roman" w:hAnsi="Times New Roman" w:cs="Times New Roman"/>
          <w:sz w:val="21"/>
          <w:szCs w:val="21"/>
          <w:rPrChange w:id="10167" w:author="Xuning Wei12232" w:date="2026-10-24T11:11:00Z">
            <w:rPr>
              <w:del w:id="10168" w:author="Xuning Wei12232" w:date="2026-10-18T10:18:00Z"/>
              <w:rFonts w:ascii="Times New Roman" w:eastAsia="仿宋_GB2312" w:hAnsi="Times New Roman" w:cs="Times New Roman"/>
              <w:color w:val="000000" w:themeColor="text1"/>
              <w:sz w:val="20"/>
              <w:szCs w:val="20"/>
              <w:lang w:eastAsia="zh-CN"/>
            </w:rPr>
          </w:rPrChange>
        </w:rPr>
      </w:pPr>
      <w:bookmarkStart w:id="10169" w:name="_Toc243211488"/>
      <w:bookmarkStart w:id="10170" w:name="_Toc243211864"/>
      <w:bookmarkStart w:id="10171" w:name="_Toc243596343"/>
      <w:bookmarkEnd w:id="10169"/>
      <w:bookmarkEnd w:id="10170"/>
      <w:bookmarkEnd w:id="10171"/>
    </w:p>
    <w:p w14:paraId="4D661C28" w14:textId="77777777" w:rsidR="00652DEA" w:rsidRPr="00652DEA" w:rsidRDefault="00C15CB5">
      <w:pPr>
        <w:pStyle w:val="1"/>
        <w:numPr>
          <w:ilvl w:val="0"/>
          <w:numId w:val="1"/>
        </w:numPr>
        <w:spacing w:beforeLines="50" w:before="120" w:afterLines="50" w:after="120"/>
        <w:rPr>
          <w:del w:id="10172" w:author="Xuning Wei12232" w:date="2026-10-18T10:11:00Z"/>
          <w:rFonts w:ascii="Times New Roman" w:eastAsia="Times New Roman" w:hAnsi="Times New Roman" w:cs="Times New Roman"/>
          <w:sz w:val="21"/>
          <w:szCs w:val="21"/>
          <w:rPrChange w:id="10173" w:author="Xuning Wei12232" w:date="2026-10-24T11:11:00Z">
            <w:rPr>
              <w:del w:id="10174" w:author="Xuning Wei12232" w:date="2026-10-18T10:11:00Z"/>
              <w:rFonts w:ascii="Times New Roman" w:eastAsia="仿宋_GB2312" w:hAnsi="Times New Roman" w:cs="Times New Roman"/>
              <w:color w:val="000000" w:themeColor="text1"/>
              <w:sz w:val="21"/>
              <w:szCs w:val="21"/>
            </w:rPr>
          </w:rPrChange>
        </w:rPr>
      </w:pPr>
      <w:bookmarkStart w:id="10175" w:name="_Toc22660387"/>
      <w:bookmarkStart w:id="10176" w:name="_Toc235013711"/>
      <w:del w:id="10177" w:author="Xuning Wei12232" w:date="2026-10-18T10:11:00Z">
        <w:r>
          <w:rPr>
            <w:rFonts w:ascii="Times New Roman" w:eastAsia="Times New Roman" w:hAnsi="Times New Roman" w:cs="Times New Roman"/>
            <w:sz w:val="21"/>
            <w:szCs w:val="21"/>
            <w:rPrChange w:id="10178" w:author="Xuning Wei12232" w:date="2026-10-24T11:11:00Z">
              <w:rPr>
                <w:rFonts w:ascii="Times New Roman" w:eastAsia="仿宋_GB2312" w:hAnsi="Times New Roman" w:cs="Times New Roman"/>
                <w:color w:val="000000" w:themeColor="text1"/>
                <w:sz w:val="21"/>
                <w:szCs w:val="21"/>
              </w:rPr>
            </w:rPrChange>
          </w:rPr>
          <w:delText>In-process Produc</w:delText>
        </w:r>
      </w:del>
      <w:del w:id="10179" w:author="Xuning Wei12232" w:date="2026-09-14T18:24:00Z">
        <w:r>
          <w:rPr>
            <w:rFonts w:ascii="Times New Roman" w:eastAsia="Times New Roman" w:hAnsi="Times New Roman" w:cs="Times New Roman"/>
            <w:sz w:val="21"/>
            <w:szCs w:val="21"/>
            <w:rPrChange w:id="10180" w:author="Xuning Wei12232" w:date="2026-10-24T11:11:00Z">
              <w:rPr>
                <w:rFonts w:ascii="Times New Roman" w:eastAsia="仿宋_GB2312" w:hAnsi="Times New Roman" w:cs="Times New Roman"/>
                <w:color w:val="000000" w:themeColor="text1"/>
                <w:sz w:val="21"/>
                <w:szCs w:val="21"/>
              </w:rPr>
            </w:rPrChange>
          </w:rPr>
          <w:delText>e</w:delText>
        </w:r>
      </w:del>
      <w:del w:id="10181" w:author="Xuning Wei12232" w:date="2026-10-18T10:11:00Z">
        <w:r>
          <w:rPr>
            <w:rFonts w:ascii="Times New Roman" w:eastAsia="Times New Roman" w:hAnsi="Times New Roman" w:cs="Times New Roman"/>
            <w:sz w:val="21"/>
            <w:szCs w:val="21"/>
            <w:rPrChange w:id="10182"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175"/>
        <w:bookmarkEnd w:id="10176"/>
        <w:r>
          <w:rPr>
            <w:rFonts w:ascii="Times New Roman" w:eastAsia="Times New Roman" w:hAnsi="Times New Roman" w:cs="Times New Roman"/>
            <w:sz w:val="21"/>
            <w:szCs w:val="21"/>
            <w:rPrChange w:id="10183"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184" w:name="_Toc243211489"/>
        <w:bookmarkStart w:id="10185" w:name="_Toc243211865"/>
        <w:bookmarkStart w:id="10186" w:name="_Toc243596344"/>
        <w:bookmarkEnd w:id="10184"/>
        <w:bookmarkEnd w:id="10185"/>
        <w:bookmarkEnd w:id="10186"/>
      </w:del>
    </w:p>
    <w:p w14:paraId="3FE98466" w14:textId="77777777" w:rsidR="00652DEA" w:rsidRPr="00652DEA" w:rsidRDefault="00C15CB5">
      <w:pPr>
        <w:suppressAutoHyphens/>
        <w:spacing w:line="360" w:lineRule="auto"/>
        <w:jc w:val="both"/>
        <w:rPr>
          <w:del w:id="10187" w:author="Xuning Wei12232" w:date="2026-10-18T10:11:00Z"/>
          <w:rFonts w:ascii="Times New Roman" w:eastAsia="Times New Roman" w:hAnsi="Times New Roman" w:cs="Times New Roman"/>
          <w:sz w:val="21"/>
          <w:szCs w:val="21"/>
          <w:rPrChange w:id="10188" w:author="Xuning Wei12232" w:date="2026-10-24T11:11:00Z">
            <w:rPr>
              <w:del w:id="10189" w:author="Xuning Wei12232" w:date="2026-10-18T10:11:00Z"/>
              <w:rFonts w:ascii="Times New Roman" w:eastAsia="仿宋_GB2312" w:hAnsi="Times New Roman"/>
              <w:color w:val="0000FF"/>
              <w:sz w:val="21"/>
              <w:szCs w:val="20"/>
              <w:lang w:eastAsia="zh-CN"/>
            </w:rPr>
          </w:rPrChange>
        </w:rPr>
      </w:pPr>
      <w:bookmarkStart w:id="10190" w:name="OLE_LINK32"/>
      <w:del w:id="10191" w:author="Xuning Wei12232" w:date="2026-10-18T10:11:00Z">
        <w:r>
          <w:rPr>
            <w:rFonts w:ascii="Times New Roman" w:eastAsia="Times New Roman" w:hAnsi="Times New Roman" w:cs="Times New Roman"/>
            <w:sz w:val="21"/>
            <w:szCs w:val="21"/>
            <w:rPrChange w:id="10192"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193"/>
        <w:commentRangeStart w:id="10194"/>
        <w:r>
          <w:rPr>
            <w:rFonts w:ascii="Times New Roman" w:eastAsia="Times New Roman" w:hAnsi="Times New Roman" w:cs="Times New Roman"/>
            <w:sz w:val="21"/>
            <w:szCs w:val="21"/>
            <w:rPrChange w:id="10195"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193"/>
        <w:r>
          <w:rPr>
            <w:rStyle w:val="affe"/>
            <w:rFonts w:ascii="Times New Roman" w:eastAsia="Times New Roman" w:hAnsi="Times New Roman" w:cs="Times New Roman"/>
            <w:rPrChange w:id="10196" w:author="Xuning Wei12232" w:date="2026-10-24T11:11:00Z">
              <w:rPr>
                <w:rStyle w:val="affe"/>
                <w:rFonts w:ascii="Times New Roman" w:eastAsia="仿宋_GB2312" w:hAnsi="Times New Roman"/>
                <w:szCs w:val="20"/>
                <w:lang w:eastAsia="zh-CN"/>
              </w:rPr>
            </w:rPrChange>
          </w:rPr>
          <w:commentReference w:id="10193"/>
        </w:r>
        <w:commentRangeEnd w:id="10194"/>
        <w:r>
          <w:rPr>
            <w:rStyle w:val="affe"/>
            <w:rFonts w:ascii="Times New Roman" w:eastAsia="Times New Roman" w:hAnsi="Times New Roman" w:cs="Times New Roman"/>
            <w:rPrChange w:id="10197" w:author="Xuning Wei12232" w:date="2026-10-24T11:11:00Z">
              <w:rPr>
                <w:rStyle w:val="affe"/>
                <w:rFonts w:ascii="Times New Roman" w:eastAsia="仿宋_GB2312" w:hAnsi="Times New Roman"/>
                <w:szCs w:val="20"/>
                <w:lang w:eastAsia="zh-CN"/>
              </w:rPr>
            </w:rPrChange>
          </w:rPr>
          <w:commentReference w:id="10194"/>
        </w:r>
        <w:r>
          <w:rPr>
            <w:rFonts w:ascii="Times New Roman" w:eastAsia="Times New Roman" w:hAnsi="Times New Roman" w:cs="Times New Roman"/>
            <w:sz w:val="21"/>
            <w:szCs w:val="21"/>
            <w:rPrChange w:id="10198" w:author="Xuning Wei12232" w:date="2026-10-24T11:11:00Z">
              <w:rPr>
                <w:rFonts w:ascii="Times New Roman" w:eastAsia="仿宋_GB2312" w:hAnsi="Times New Roman"/>
                <w:sz w:val="21"/>
                <w:szCs w:val="20"/>
                <w:lang w:eastAsia="zh-CN"/>
              </w:rPr>
            </w:rPrChange>
          </w:rPr>
          <w:delText xml:space="preserve"> Meanwhile, </w:delText>
        </w:r>
        <w:bookmarkEnd w:id="10190"/>
        <w:r>
          <w:rPr>
            <w:rFonts w:ascii="Times New Roman" w:eastAsia="Times New Roman" w:hAnsi="Times New Roman" w:cs="Times New Roman"/>
            <w:sz w:val="21"/>
            <w:szCs w:val="21"/>
            <w:rPrChange w:id="10199"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200" w:name="_Toc243211490"/>
        <w:bookmarkStart w:id="10201" w:name="_Toc243211866"/>
        <w:bookmarkStart w:id="10202" w:name="_Toc243596345"/>
        <w:bookmarkEnd w:id="10200"/>
        <w:bookmarkEnd w:id="10201"/>
        <w:bookmarkEnd w:id="10202"/>
      </w:del>
    </w:p>
    <w:p w14:paraId="0766FE9A" w14:textId="77777777" w:rsidR="00652DEA" w:rsidRPr="00652DEA" w:rsidRDefault="00C15CB5">
      <w:pPr>
        <w:suppressAutoHyphens/>
        <w:spacing w:line="360" w:lineRule="auto"/>
        <w:jc w:val="both"/>
        <w:rPr>
          <w:del w:id="10203" w:author="Xuning Wei12232" w:date="2026-10-18T10:11:00Z"/>
          <w:rFonts w:ascii="Times New Roman" w:eastAsia="Times New Roman" w:hAnsi="Times New Roman" w:cs="Times New Roman"/>
          <w:sz w:val="21"/>
          <w:szCs w:val="21"/>
          <w:rPrChange w:id="10204" w:author="Xuning Wei12232" w:date="2026-10-24T11:11:00Z">
            <w:rPr>
              <w:del w:id="10205" w:author="Xuning Wei12232" w:date="2026-10-18T10:11:00Z"/>
              <w:rFonts w:ascii="Times New Roman" w:eastAsia="仿宋_GB2312" w:hAnsi="Times New Roman"/>
              <w:color w:val="0000FF"/>
              <w:sz w:val="21"/>
              <w:szCs w:val="20"/>
              <w:lang w:eastAsia="zh-CN"/>
            </w:rPr>
          </w:rPrChange>
        </w:rPr>
      </w:pPr>
      <w:del w:id="10206" w:author="Xuning Wei12232" w:date="2026-10-18T10:11:00Z">
        <w:r>
          <w:rPr>
            <w:rFonts w:ascii="Times New Roman" w:eastAsia="Times New Roman" w:hAnsi="Times New Roman" w:cs="Times New Roman"/>
            <w:sz w:val="21"/>
            <w:szCs w:val="21"/>
            <w:rPrChange w:id="10207"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208" w:name="_Toc243596346"/>
        <w:bookmarkStart w:id="10209" w:name="_Toc243211867"/>
        <w:bookmarkStart w:id="10210" w:name="_Toc243211491"/>
        <w:bookmarkEnd w:id="10208"/>
        <w:bookmarkEnd w:id="10209"/>
        <w:bookmarkEnd w:id="10210"/>
      </w:del>
    </w:p>
    <w:p w14:paraId="3024FFEA" w14:textId="77777777" w:rsidR="00652DEA" w:rsidRPr="00652DEA" w:rsidRDefault="00C15CB5">
      <w:pPr>
        <w:suppressAutoHyphens/>
        <w:spacing w:line="360" w:lineRule="auto"/>
        <w:jc w:val="both"/>
        <w:rPr>
          <w:del w:id="10211" w:author="Xuning Wei12232" w:date="2026-10-18T10:11:00Z"/>
          <w:rFonts w:ascii="Times New Roman" w:eastAsia="Times New Roman" w:hAnsi="Times New Roman" w:cs="Times New Roman"/>
          <w:sz w:val="21"/>
          <w:szCs w:val="21"/>
          <w:rPrChange w:id="10212" w:author="Xuning Wei12232" w:date="2026-10-24T11:11:00Z">
            <w:rPr>
              <w:del w:id="10213" w:author="Xuning Wei12232" w:date="2026-10-18T10:11:00Z"/>
              <w:rFonts w:ascii="Times New Roman" w:eastAsia="仿宋_GB2312" w:hAnsi="Times New Roman"/>
              <w:color w:val="0000FF"/>
              <w:sz w:val="21"/>
              <w:szCs w:val="20"/>
              <w:lang w:eastAsia="zh-CN"/>
            </w:rPr>
          </w:rPrChange>
        </w:rPr>
      </w:pPr>
      <w:del w:id="10214" w:author="Xuning Wei12232" w:date="2026-10-18T10:11:00Z">
        <w:r>
          <w:rPr>
            <w:rFonts w:ascii="Times New Roman" w:eastAsia="Times New Roman" w:hAnsi="Times New Roman" w:cs="Times New Roman"/>
            <w:sz w:val="21"/>
            <w:szCs w:val="21"/>
            <w:rPrChange w:id="10215"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216" w:name="_Toc243211492"/>
        <w:bookmarkStart w:id="10217" w:name="_Toc243211868"/>
        <w:bookmarkStart w:id="10218" w:name="_Toc243596347"/>
        <w:bookmarkEnd w:id="10216"/>
        <w:bookmarkEnd w:id="10217"/>
        <w:bookmarkEnd w:id="10218"/>
      </w:del>
    </w:p>
    <w:p w14:paraId="03CADDFC" w14:textId="77777777" w:rsidR="00652DEA" w:rsidRPr="00652DEA" w:rsidRDefault="00C15CB5">
      <w:pPr>
        <w:suppressAutoHyphens/>
        <w:spacing w:line="360" w:lineRule="auto"/>
        <w:jc w:val="both"/>
        <w:rPr>
          <w:del w:id="10219" w:author="Xuning Wei12232" w:date="2026-10-18T10:11:00Z"/>
          <w:rFonts w:ascii="Times New Roman" w:eastAsia="Times New Roman" w:hAnsi="Times New Roman" w:cs="Times New Roman"/>
          <w:sz w:val="21"/>
          <w:szCs w:val="21"/>
          <w:rPrChange w:id="10220" w:author="Xuning Wei12232" w:date="2026-10-24T11:11:00Z">
            <w:rPr>
              <w:del w:id="10221" w:author="Xuning Wei12232" w:date="2026-10-18T10:11:00Z"/>
              <w:rFonts w:ascii="Times New Roman" w:eastAsia="仿宋_GB2312" w:hAnsi="Times New Roman"/>
              <w:color w:val="0000FF"/>
              <w:sz w:val="21"/>
              <w:szCs w:val="20"/>
              <w:lang w:eastAsia="zh-CN"/>
            </w:rPr>
          </w:rPrChange>
        </w:rPr>
      </w:pPr>
      <w:del w:id="10222" w:author="Xuning Wei12232" w:date="2026-10-18T10:11:00Z">
        <w:r>
          <w:rPr>
            <w:rFonts w:ascii="Times New Roman" w:eastAsia="Times New Roman" w:hAnsi="Times New Roman" w:cs="Times New Roman"/>
            <w:sz w:val="21"/>
            <w:szCs w:val="21"/>
            <w:rPrChange w:id="10223"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224" w:name="_Toc243596348"/>
        <w:bookmarkStart w:id="10225" w:name="_Toc243211869"/>
        <w:bookmarkStart w:id="10226" w:name="_Toc243211493"/>
        <w:bookmarkEnd w:id="10224"/>
        <w:bookmarkEnd w:id="10225"/>
        <w:bookmarkEnd w:id="10226"/>
      </w:del>
    </w:p>
    <w:p w14:paraId="14D53BA1" w14:textId="77777777" w:rsidR="00652DEA" w:rsidRDefault="00C15CB5">
      <w:pPr>
        <w:pStyle w:val="1"/>
        <w:numPr>
          <w:ilvl w:val="0"/>
          <w:numId w:val="1"/>
        </w:numPr>
        <w:spacing w:beforeLines="50" w:before="120" w:afterLines="50" w:after="120"/>
        <w:rPr>
          <w:ins w:id="10227" w:author="Xuning Wei12232" w:date="2026-10-16T09:22:00Z"/>
          <w:rFonts w:ascii="Times New Roman" w:eastAsia="Times New Roman" w:hAnsi="Times New Roman" w:cs="Times New Roman"/>
          <w:sz w:val="21"/>
          <w:szCs w:val="21"/>
        </w:rPr>
      </w:pPr>
      <w:del w:id="10228" w:author="Xuning Wei12232" w:date="2026-10-18T10:11:00Z">
        <w:r>
          <w:rPr>
            <w:rFonts w:ascii="Times New Roman" w:eastAsia="Times New Roman" w:hAnsi="Times New Roman" w:cs="Times New Roman"/>
            <w:sz w:val="21"/>
            <w:szCs w:val="21"/>
            <w:rPrChange w:id="10229"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230" w:author="Xuning Wei12232" w:date="2026-10-16T09:22:00Z">
        <w:del w:id="10231" w:author="Yiwen Zhang" w:date="2026-08-20T19:54:00Z">
          <w:r>
            <w:rPr>
              <w:rFonts w:ascii="Times New Roman" w:eastAsia="Times New Roman" w:hAnsi="Times New Roman" w:cs="Times New Roman"/>
              <w:sz w:val="21"/>
              <w:szCs w:val="21"/>
            </w:rPr>
            <w:delText>In-process Produc</w:delText>
          </w:r>
        </w:del>
        <w:del w:id="10232" w:author="Yiwen Zhang" w:date="2026-08-20T19:36:00Z">
          <w:r>
            <w:rPr>
              <w:rFonts w:ascii="Times New Roman" w:eastAsia="Times New Roman" w:hAnsi="Times New Roman" w:cs="Times New Roman"/>
              <w:sz w:val="21"/>
              <w:szCs w:val="21"/>
            </w:rPr>
            <w:delText>e</w:delText>
          </w:r>
        </w:del>
        <w:bookmarkStart w:id="10233" w:name="_Toc241827198"/>
        <w:bookmarkStart w:id="10234" w:name="_Toc243596349"/>
        <w:r>
          <w:rPr>
            <w:rFonts w:ascii="Times New Roman" w:eastAsia="Times New Roman" w:hAnsi="Times New Roman" w:cs="Times New Roman"/>
            <w:sz w:val="21"/>
            <w:szCs w:val="21"/>
          </w:rPr>
          <w:t xml:space="preserve">Batch Release and </w:t>
        </w:r>
        <w:commentRangeStart w:id="10235"/>
        <w:commentRangeStart w:id="10236"/>
        <w:r>
          <w:rPr>
            <w:rFonts w:ascii="Times New Roman" w:eastAsia="Times New Roman" w:hAnsi="Times New Roman" w:cs="Times New Roman"/>
            <w:sz w:val="21"/>
            <w:szCs w:val="21"/>
          </w:rPr>
          <w:t>Disposition</w:t>
        </w:r>
        <w:bookmarkEnd w:id="10233"/>
        <w:bookmarkEnd w:id="10234"/>
        <w:commentRangeEnd w:id="10235"/>
        <w:r>
          <w:rPr>
            <w:rStyle w:val="affe"/>
            <w:rFonts w:ascii="Times New Roman" w:eastAsia="Times New Roman" w:hAnsi="Times New Roman" w:cs="Times New Roman"/>
          </w:rPr>
          <w:commentReference w:id="10235"/>
        </w:r>
        <w:commentRangeEnd w:id="10236"/>
        <w:r>
          <w:rPr>
            <w:rStyle w:val="affe"/>
            <w:rFonts w:ascii="Times New Roman" w:eastAsia="Times New Roman" w:hAnsi="Times New Roman" w:cs="Times New Roman"/>
          </w:rPr>
          <w:commentReference w:id="10236"/>
        </w:r>
      </w:ins>
    </w:p>
    <w:p w14:paraId="31610FED" w14:textId="38902A03" w:rsidR="00652DEA" w:rsidRPr="003F396C" w:rsidRDefault="00C15CB5">
      <w:pPr>
        <w:shd w:val="clear" w:color="auto" w:fill="FFFFFF" w:themeFill="background1"/>
        <w:spacing w:line="360" w:lineRule="auto"/>
        <w:jc w:val="both"/>
        <w:rPr>
          <w:ins w:id="10237" w:author="Xuning Wei12232" w:date="2026-10-16T09:22:00Z"/>
          <w:rFonts w:ascii="Times New Roman" w:eastAsia="Times New Roman" w:hAnsi="Times New Roman" w:cs="Times New Roman"/>
          <w:color w:val="FF0000"/>
          <w:sz w:val="21"/>
          <w:szCs w:val="21"/>
          <w:rPrChange w:id="10238" w:author="Xuning Wei12232" w:date="2026-10-24T11:11:00Z">
            <w:rPr>
              <w:ins w:id="10239" w:author="Xuning Wei12232" w:date="2026-10-16T09:22:00Z"/>
              <w:rFonts w:ascii="Segoe UI" w:eastAsia="Segoe UI" w:hAnsi="Segoe UI" w:cs="Segoe UI"/>
              <w:color w:val="5D5D5D"/>
              <w:sz w:val="21"/>
              <w:szCs w:val="21"/>
            </w:rPr>
          </w:rPrChange>
        </w:rPr>
        <w:pPrChange w:id="10240" w:author="Xuning Wei12232" w:date="2026-10-19T22:27:00Z">
          <w:pPr>
            <w:shd w:val="clear" w:color="auto" w:fill="FFFFFF" w:themeFill="background1"/>
            <w:spacing w:line="300" w:lineRule="auto"/>
          </w:pPr>
        </w:pPrChange>
      </w:pPr>
      <w:ins w:id="10241" w:author="Xuning Wei12232" w:date="2026-10-16T09:22:00Z">
        <w:del w:id="10242"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243"/>
          <w:commentRangeStart w:id="10244"/>
          <w:r>
            <w:rPr>
              <w:rFonts w:ascii="Times New Roman" w:eastAsia="Times New Roman" w:hAnsi="Times New Roman" w:cs="Times New Roman"/>
              <w:sz w:val="20"/>
              <w:szCs w:val="20"/>
            </w:rPr>
            <w:delText>the batch record review is completed</w:delText>
          </w:r>
        </w:del>
        <w:commentRangeEnd w:id="10243"/>
        <w:r>
          <w:rPr>
            <w:rStyle w:val="affe"/>
            <w:rFonts w:ascii="Times New Roman" w:eastAsia="Times New Roman" w:hAnsi="Times New Roman" w:cs="Times New Roman"/>
            <w:sz w:val="20"/>
            <w:szCs w:val="20"/>
          </w:rPr>
          <w:commentReference w:id="10243"/>
        </w:r>
        <w:commentRangeEnd w:id="10244"/>
        <w:r>
          <w:rPr>
            <w:rStyle w:val="affe"/>
            <w:rFonts w:ascii="Times New Roman" w:eastAsia="Times New Roman" w:hAnsi="Times New Roman" w:cs="Times New Roman"/>
            <w:sz w:val="20"/>
            <w:szCs w:val="20"/>
          </w:rPr>
          <w:commentReference w:id="10244"/>
        </w:r>
        <w:del w:id="10245" w:author="Yachao Liu11087" w:date="2026-10-13T02:42:00Z">
          <w:r>
            <w:rPr>
              <w:rFonts w:ascii="Times New Roman" w:eastAsia="Times New Roman" w:hAnsi="Times New Roman" w:cs="Times New Roman"/>
              <w:sz w:val="20"/>
              <w:szCs w:val="20"/>
            </w:rPr>
            <w:delText xml:space="preserve">. Refer to </w:delText>
          </w:r>
          <w:commentRangeStart w:id="10246"/>
          <w:commentRangeStart w:id="10247"/>
          <w:r>
            <w:rPr>
              <w:rFonts w:ascii="Times New Roman" w:eastAsia="Times New Roman" w:hAnsi="Times New Roman" w:cs="Times New Roman"/>
              <w:sz w:val="20"/>
              <w:szCs w:val="20"/>
            </w:rPr>
            <w:delText>VMP</w:delText>
          </w:r>
        </w:del>
        <w:commentRangeEnd w:id="10246"/>
        <w:r>
          <w:rPr>
            <w:rStyle w:val="affe"/>
            <w:rFonts w:ascii="Times New Roman" w:eastAsia="Times New Roman" w:hAnsi="Times New Roman" w:cs="Times New Roman"/>
            <w:sz w:val="20"/>
            <w:szCs w:val="20"/>
          </w:rPr>
          <w:commentReference w:id="10246"/>
        </w:r>
        <w:commentRangeEnd w:id="10247"/>
        <w:r>
          <w:rPr>
            <w:rStyle w:val="affe"/>
            <w:rFonts w:ascii="Times New Roman" w:eastAsia="Times New Roman" w:hAnsi="Times New Roman" w:cs="Times New Roman"/>
            <w:sz w:val="20"/>
            <w:szCs w:val="20"/>
          </w:rPr>
          <w:commentReference w:id="10247"/>
        </w:r>
        <w:del w:id="10248" w:author="Yachao Liu11087" w:date="2026-10-13T02:42:00Z">
          <w:r>
            <w:rPr>
              <w:rFonts w:ascii="Times New Roman" w:eastAsia="Times New Roman" w:hAnsi="Times New Roman" w:cs="Times New Roman"/>
              <w:sz w:val="20"/>
              <w:szCs w:val="20"/>
            </w:rPr>
            <w:delText xml:space="preserve"> xxx</w:delText>
          </w:r>
          <w:commentRangeStart w:id="10249"/>
          <w:commentRangeStart w:id="10250"/>
          <w:r>
            <w:rPr>
              <w:rFonts w:ascii="Times New Roman" w:eastAsia="Times New Roman" w:hAnsi="Times New Roman" w:cs="Times New Roman"/>
              <w:sz w:val="20"/>
              <w:szCs w:val="20"/>
            </w:rPr>
            <w:delText xml:space="preserve">. </w:delText>
          </w:r>
        </w:del>
        <w:commentRangeEnd w:id="10249"/>
        <w:r>
          <w:rPr>
            <w:rStyle w:val="affe"/>
            <w:rFonts w:ascii="Times New Roman" w:eastAsia="Times New Roman" w:hAnsi="Times New Roman" w:cs="Times New Roman"/>
            <w:sz w:val="20"/>
            <w:szCs w:val="20"/>
          </w:rPr>
          <w:commentReference w:id="10249"/>
        </w:r>
        <w:commentRangeEnd w:id="10250"/>
        <w:r>
          <w:rPr>
            <w:rStyle w:val="affe"/>
            <w:rFonts w:ascii="Times New Roman" w:eastAsia="Times New Roman" w:hAnsi="Times New Roman" w:cs="Times New Roman"/>
            <w:sz w:val="20"/>
            <w:szCs w:val="20"/>
          </w:rPr>
          <w:commentReference w:id="10250"/>
        </w:r>
        <w:del w:id="10251"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ASYM-141366 (peptide on-resin) is an in-process intermediate without a release specification. It is not distributed outside the manufacturing site; it is forward processed into Step 2 soft cleavage (ASYM-140020).</w:t>
        </w:r>
      </w:ins>
      <w:commentRangeStart w:id="10252"/>
      <w:commentRangeStart w:id="10253"/>
      <w:r w:rsidR="009C2408" w:rsidRPr="6F619E90">
        <w:rPr>
          <w:rFonts w:ascii="Times New Roman" w:eastAsia="仿宋_GB2312" w:hAnsi="Times New Roman"/>
          <w:color w:val="0000FF"/>
          <w:sz w:val="21"/>
          <w:szCs w:val="21"/>
          <w:lang w:eastAsia="zh-CN"/>
        </w:rPr>
        <w:t xml:space="preserve"> </w:t>
      </w:r>
      <w:commentRangeEnd w:id="10252"/>
      <w:r w:rsidR="009C2408">
        <w:rPr>
          <w:rStyle w:val="affe"/>
          <w:rFonts w:ascii="Times New Roman" w:eastAsia="仿宋_GB2312" w:hAnsi="Times New Roman"/>
          <w:color w:val="00B0F0"/>
          <w:lang w:eastAsia="zh-CN"/>
        </w:rPr>
        <w:commentReference w:id="10252"/>
      </w:r>
      <w:commentRangeEnd w:id="10253"/>
      <w:r w:rsidR="009C2408">
        <w:rPr>
          <w:rStyle w:val="affe"/>
          <w:rFonts w:ascii="Times New Roman" w:eastAsia="仿宋_GB2312" w:hAnsi="Times New Roman"/>
          <w:color w:val="00B0F0"/>
          <w:lang w:eastAsia="zh-CN"/>
        </w:rPr>
        <w:commentReference w:id="10253"/>
      </w:r>
      <w:r w:rsidR="009C2408">
        <w:rPr>
          <w:rFonts w:ascii="Times New Roman" w:eastAsia="仿宋_GB2312" w:hAnsi="Times New Roman"/>
          <w:color w:val="00B0F0"/>
          <w:sz w:val="21"/>
          <w:szCs w:val="21"/>
          <w:lang w:eastAsia="zh-CN"/>
        </w:rPr>
        <w:t>Applicable in-</w:t>
      </w:r>
      <w:r w:rsidR="009C2408" w:rsidRPr="00B00E71">
        <w:rPr>
          <w:rFonts w:ascii="Times New Roman" w:eastAsia="仿宋_GB2312" w:hAnsi="Times New Roman"/>
          <w:color w:val="00B0F0"/>
          <w:sz w:val="21"/>
          <w:szCs w:val="21"/>
          <w:lang w:eastAsia="zh-CN"/>
        </w:rPr>
        <w:t>process controls (IPCs)</w:t>
      </w:r>
      <w:ins w:id="10254" w:author="Xuning Wei12232" w:date="2026-10-16T09:22:00Z">
        <w:r w:rsidR="009C2408" w:rsidRPr="009C2408">
          <w:rPr>
            <w:rFonts w:ascii="Times New Roman" w:eastAsia="Times New Roman" w:hAnsi="Times New Roman" w:cs="Times New Roman"/>
            <w:color w:val="0000FF"/>
            <w:sz w:val="21"/>
            <w:szCs w:val="21"/>
          </w:rPr>
          <w:t xml:space="preserve"> in </w:t>
        </w:r>
        <w:commentRangeStart w:id="10255"/>
        <w:commentRangeStart w:id="10256"/>
        <w:commentRangeStart w:id="10257"/>
        <w:commentRangeStart w:id="10258"/>
        <w:r w:rsidR="009C2408" w:rsidRPr="009C2408">
          <w:rPr>
            <w:rFonts w:ascii="Times New Roman" w:eastAsia="Times New Roman" w:hAnsi="Times New Roman" w:cs="Times New Roman"/>
            <w:b/>
            <w:color w:val="0000FF"/>
            <w:sz w:val="21"/>
            <w:szCs w:val="21"/>
            <w:rPrChange w:id="10259" w:author="Xuning Wei12232" w:date="2026-10-24T11:11:00Z">
              <w:rPr>
                <w:rFonts w:ascii="Segoe UI" w:eastAsia="Segoe UI" w:hAnsi="Segoe UI" w:cs="Segoe UI"/>
                <w:color w:val="5D5D5D"/>
                <w:sz w:val="21"/>
                <w:szCs w:val="21"/>
              </w:rPr>
            </w:rPrChange>
          </w:rPr>
          <w:t xml:space="preserve">Table </w:t>
        </w:r>
      </w:ins>
      <w:r w:rsidR="009C2408" w:rsidRPr="009C2408">
        <w:rPr>
          <w:rFonts w:ascii="Times New Roman" w:eastAsia="Times New Roman" w:hAnsi="Times New Roman" w:cs="Times New Roman"/>
          <w:b/>
          <w:color w:val="0000FF"/>
          <w:sz w:val="21"/>
          <w:szCs w:val="21"/>
        </w:rPr>
        <w:t>9</w:t>
      </w:r>
      <w:commentRangeEnd w:id="10255"/>
      <w:r w:rsidR="009C2408" w:rsidRPr="009C2408">
        <w:rPr>
          <w:rStyle w:val="affe"/>
          <w:rFonts w:ascii="Times New Roman" w:eastAsia="Times New Roman" w:hAnsi="Times New Roman" w:cs="Times New Roman"/>
          <w:b/>
          <w:color w:val="0000FF"/>
          <w:rPrChange w:id="10260" w:author="Xuning Wei12232" w:date="2026-10-24T11:11:00Z">
            <w:rPr>
              <w:rStyle w:val="affe"/>
              <w:rFonts w:ascii="Segoe UI" w:eastAsia="Segoe UI" w:hAnsi="Segoe UI" w:cs="Segoe UI"/>
              <w:color w:val="5D5D5D"/>
            </w:rPr>
          </w:rPrChange>
        </w:rPr>
        <w:commentReference w:id="10255"/>
      </w:r>
      <w:commentRangeEnd w:id="10256"/>
      <w:r w:rsidR="009C2408" w:rsidRPr="009C2408">
        <w:rPr>
          <w:rStyle w:val="affe"/>
          <w:color w:val="0000FF"/>
        </w:rPr>
        <w:commentReference w:id="10256"/>
      </w:r>
      <w:ins w:id="10261" w:author="Xuning Wei12232" w:date="2026-10-16T09:22:00Z">
        <w:del w:id="10262" w:author="Yu Zhang12718" w:date="2026-10-13T14:44:00Z">
          <w:r w:rsidR="009C2408" w:rsidRPr="003F396C">
            <w:rPr>
              <w:rFonts w:ascii="Times New Roman" w:eastAsia="Times New Roman" w:hAnsi="Times New Roman" w:cs="Times New Roman"/>
              <w:b/>
              <w:color w:val="FF0000"/>
              <w:sz w:val="21"/>
              <w:szCs w:val="21"/>
              <w:rPrChange w:id="10263" w:author="Xuning Wei12232" w:date="2026-10-24T11:11:00Z">
                <w:rPr>
                  <w:rFonts w:ascii="Segoe UI" w:eastAsia="Segoe UI" w:hAnsi="Segoe UI" w:cs="Segoe UI"/>
                  <w:color w:val="5D5D5D"/>
                  <w:sz w:val="21"/>
                  <w:szCs w:val="21"/>
                </w:rPr>
              </w:rPrChange>
            </w:rPr>
            <w:delText>8</w:delText>
          </w:r>
        </w:del>
        <w:r w:rsidR="009C2408" w:rsidRPr="003F396C">
          <w:rPr>
            <w:rFonts w:ascii="Times New Roman" w:eastAsia="Times New Roman" w:hAnsi="Times New Roman" w:cs="Times New Roman"/>
            <w:b/>
            <w:color w:val="FF0000"/>
            <w:sz w:val="21"/>
            <w:szCs w:val="21"/>
            <w:rPrChange w:id="10264" w:author="Xuning Wei12232" w:date="2026-10-24T11:11:00Z">
              <w:rPr>
                <w:rFonts w:ascii="Segoe UI" w:eastAsia="Segoe UI" w:hAnsi="Segoe UI" w:cs="Segoe UI"/>
                <w:color w:val="5D5D5D"/>
                <w:sz w:val="21"/>
                <w:szCs w:val="21"/>
              </w:rPr>
            </w:rPrChange>
          </w:rPr>
          <w:t xml:space="preserve"> </w:t>
        </w:r>
        <w:commentRangeEnd w:id="10257"/>
        <w:r w:rsidR="009C2408" w:rsidRPr="003F396C">
          <w:rPr>
            <w:rStyle w:val="affe"/>
            <w:rFonts w:ascii="Times New Roman" w:eastAsia="Times New Roman" w:hAnsi="Times New Roman" w:cs="Times New Roman"/>
            <w:color w:val="FF0000"/>
            <w:rPrChange w:id="10265" w:author="Xuning Wei12232" w:date="2026-10-24T11:11:00Z">
              <w:rPr>
                <w:rStyle w:val="affe"/>
                <w:rFonts w:ascii="Segoe UI" w:eastAsia="Segoe UI" w:hAnsi="Segoe UI" w:cs="Segoe UI"/>
                <w:color w:val="5D5D5D"/>
              </w:rPr>
            </w:rPrChange>
          </w:rPr>
          <w:commentReference w:id="10257"/>
        </w:r>
        <w:commentRangeEnd w:id="10258"/>
        <w:r w:rsidR="009C2408" w:rsidRPr="003F396C">
          <w:rPr>
            <w:rStyle w:val="affe"/>
            <w:rFonts w:ascii="Times New Roman" w:eastAsia="Times New Roman" w:hAnsi="Times New Roman" w:cs="Times New Roman"/>
            <w:color w:val="FF0000"/>
            <w:rPrChange w:id="10266" w:author="Xuning Wei12232" w:date="2026-10-24T11:11:00Z">
              <w:rPr>
                <w:rStyle w:val="affe"/>
                <w:rFonts w:ascii="Segoe UI" w:eastAsia="Segoe UI" w:hAnsi="Segoe UI" w:cs="Segoe UI"/>
                <w:color w:val="5D5D5D"/>
              </w:rPr>
            </w:rPrChange>
          </w:rPr>
          <w:commentReference w:id="10258"/>
        </w:r>
      </w:ins>
      <w:r w:rsidR="009C2408" w:rsidRPr="00B00E71">
        <w:rPr>
          <w:rFonts w:ascii="Times New Roman" w:eastAsia="仿宋_GB2312" w:hAnsi="Times New Roman"/>
          <w:color w:val="00B0F0"/>
          <w:sz w:val="21"/>
          <w:szCs w:val="21"/>
          <w:lang w:eastAsia="zh-CN"/>
        </w:rPr>
        <w:t xml:space="preserve"> are implemented </w:t>
      </w:r>
      <w:r w:rsidR="009C2408">
        <w:rPr>
          <w:rFonts w:ascii="Times New Roman" w:eastAsia="仿宋_GB2312" w:hAnsi="Times New Roman"/>
          <w:color w:val="00B0F0"/>
          <w:sz w:val="21"/>
          <w:szCs w:val="21"/>
          <w:lang w:eastAsia="zh-CN"/>
        </w:rPr>
        <w:t>in place</w:t>
      </w:r>
      <w:r w:rsidR="009C2408" w:rsidRPr="00B00E71">
        <w:rPr>
          <w:rFonts w:ascii="Times New Roman" w:eastAsia="仿宋_GB2312" w:hAnsi="Times New Roman"/>
          <w:color w:val="00B0F0"/>
          <w:sz w:val="21"/>
          <w:szCs w:val="21"/>
          <w:lang w:eastAsia="zh-CN"/>
        </w:rPr>
        <w:t xml:space="preserve"> of a formal release specification</w:t>
      </w:r>
      <w:r w:rsidR="009C2408">
        <w:rPr>
          <w:rFonts w:ascii="Times New Roman" w:eastAsia="仿宋_GB2312" w:hAnsi="Times New Roman"/>
          <w:color w:val="00B0F0"/>
          <w:sz w:val="21"/>
          <w:szCs w:val="21"/>
          <w:lang w:eastAsia="zh-CN"/>
        </w:rPr>
        <w:t xml:space="preserve"> for this in-process intermediate.</w:t>
      </w:r>
      <w:r w:rsidR="009C2408" w:rsidRPr="009C2408">
        <w:rPr>
          <w:rFonts w:ascii="Times New Roman" w:eastAsia="仿宋_GB2312" w:hAnsi="Times New Roman"/>
          <w:color w:val="00B0F0"/>
          <w:sz w:val="21"/>
          <w:szCs w:val="21"/>
          <w:lang w:eastAsia="zh-CN"/>
        </w:rPr>
        <w:t xml:space="preserve"> </w:t>
      </w:r>
      <w:r w:rsidR="009C2408">
        <w:rPr>
          <w:rFonts w:ascii="Times New Roman" w:eastAsia="仿宋_GB2312" w:hAnsi="Times New Roman"/>
          <w:color w:val="00B0F0"/>
          <w:sz w:val="21"/>
          <w:szCs w:val="21"/>
          <w:lang w:eastAsia="zh-CN"/>
        </w:rPr>
        <w:t>(Refer</w:t>
      </w:r>
      <w:r w:rsidR="009C2408" w:rsidRPr="00CF126A">
        <w:rPr>
          <w:rFonts w:ascii="Times New Roman" w:eastAsia="仿宋_GB2312" w:hAnsi="Times New Roman"/>
          <w:color w:val="00B0F0"/>
          <w:sz w:val="21"/>
          <w:szCs w:val="21"/>
          <w:lang w:eastAsia="zh-CN"/>
        </w:rPr>
        <w:t xml:space="preserve"> to VP-</w:t>
      </w:r>
      <w:r w:rsidR="009C2408">
        <w:rPr>
          <w:rFonts w:ascii="Times New Roman" w:eastAsia="仿宋_GB2312" w:hAnsi="Times New Roman"/>
          <w:color w:val="00B0F0"/>
          <w:sz w:val="21"/>
          <w:szCs w:val="21"/>
          <w:lang w:eastAsia="zh-CN"/>
        </w:rPr>
        <w:t>14002001.01)</w:t>
      </w:r>
    </w:p>
    <w:p w14:paraId="7336F35D" w14:textId="77777777" w:rsidR="00652DEA" w:rsidRPr="00652DEA" w:rsidRDefault="00C15CB5">
      <w:pPr>
        <w:shd w:val="clear" w:color="auto" w:fill="FFFFFF" w:themeFill="background1"/>
        <w:spacing w:line="360" w:lineRule="auto"/>
        <w:jc w:val="both"/>
        <w:rPr>
          <w:ins w:id="10267" w:author="Xuning Wei12232" w:date="2026-10-16T09:22:00Z"/>
          <w:rFonts w:ascii="Times New Roman" w:eastAsia="Times New Roman" w:hAnsi="Times New Roman" w:cs="Times New Roman"/>
          <w:bCs w:val="0"/>
          <w:sz w:val="21"/>
          <w:szCs w:val="21"/>
          <w:rPrChange w:id="10268" w:author="Xuning Wei12232" w:date="2026-10-24T11:11:00Z">
            <w:rPr>
              <w:ins w:id="10269" w:author="Xuning Wei12232" w:date="2026-10-16T09:22:00Z"/>
              <w:rFonts w:ascii="Segoe UI" w:eastAsia="Segoe UI" w:hAnsi="Segoe UI" w:cs="Segoe UI"/>
              <w:bCs w:val="0"/>
              <w:color w:val="5D5D5D"/>
              <w:sz w:val="21"/>
              <w:szCs w:val="21"/>
            </w:rPr>
          </w:rPrChange>
        </w:rPr>
        <w:pPrChange w:id="10270" w:author="Xuning Wei12232" w:date="2026-10-19T22:27:00Z">
          <w:pPr/>
        </w:pPrChange>
      </w:pPr>
      <w:ins w:id="10271" w:author="Xuning Wei12232" w:date="2026-10-16T09:22:00Z">
        <w:r>
          <w:rPr>
            <w:rFonts w:ascii="Times New Roman" w:eastAsia="Times New Roman" w:hAnsi="Times New Roman" w:cs="Times New Roman"/>
            <w:bCs w:val="0"/>
            <w:sz w:val="21"/>
            <w:szCs w:val="21"/>
            <w:rPrChange w:id="10272" w:author="Xuning Wei12232" w:date="2026-10-24T11:11:00Z">
              <w:rPr>
                <w:rFonts w:ascii="Segoe UI" w:eastAsia="Segoe UI" w:hAnsi="Segoe UI" w:cs="Segoe UI"/>
                <w:bCs w:val="0"/>
                <w:color w:val="5D5D5D"/>
                <w:sz w:val="21"/>
                <w:szCs w:val="21"/>
              </w:rPr>
            </w:rPrChange>
          </w:rPr>
          <w:t>Each PPQ batch of ASYM-14</w:t>
        </w:r>
      </w:ins>
      <w:ins w:id="10273" w:author="Xuning Wei12232" w:date="2026-10-16T09:23:00Z">
        <w:r>
          <w:rPr>
            <w:rFonts w:ascii="Times New Roman" w:eastAsia="Times New Roman" w:hAnsi="Times New Roman" w:cs="Times New Roman"/>
            <w:bCs w:val="0"/>
            <w:sz w:val="21"/>
            <w:szCs w:val="21"/>
          </w:rPr>
          <w:t>1366</w:t>
        </w:r>
      </w:ins>
      <w:ins w:id="10274" w:author="Xuning Wei12232" w:date="2026-10-16T09:22:00Z">
        <w:r>
          <w:rPr>
            <w:rFonts w:ascii="Times New Roman" w:eastAsia="Times New Roman" w:hAnsi="Times New Roman" w:cs="Times New Roman"/>
            <w:bCs w:val="0"/>
            <w:sz w:val="21"/>
            <w:szCs w:val="21"/>
            <w:rPrChange w:id="10275"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7F59B2BF" w14:textId="77777777" w:rsidR="00652DEA" w:rsidRPr="00652DEA" w:rsidRDefault="00C15CB5">
      <w:pPr>
        <w:shd w:val="clear" w:color="auto" w:fill="FFFFFF" w:themeFill="background1"/>
        <w:spacing w:line="360" w:lineRule="auto"/>
        <w:rPr>
          <w:ins w:id="10276" w:author="Xuning Wei12232" w:date="2026-10-16T09:22:00Z"/>
          <w:rFonts w:ascii="Times New Roman" w:eastAsia="Times New Roman" w:hAnsi="Times New Roman" w:cs="Times New Roman"/>
          <w:sz w:val="21"/>
          <w:szCs w:val="21"/>
          <w:rPrChange w:id="10277" w:author="Xuning Wei12232" w:date="2026-10-24T11:11:00Z">
            <w:rPr>
              <w:ins w:id="10278" w:author="Xuning Wei12232" w:date="2026-10-16T09:22:00Z"/>
              <w:rFonts w:ascii="Segoe UI" w:eastAsia="Segoe UI" w:hAnsi="Segoe UI" w:cs="Segoe UI"/>
              <w:color w:val="5D5D5D"/>
              <w:sz w:val="21"/>
              <w:szCs w:val="21"/>
            </w:rPr>
          </w:rPrChange>
        </w:rPr>
        <w:pPrChange w:id="10279" w:author="Xuning Wei12232" w:date="2026-10-19T22:27:00Z">
          <w:pPr/>
        </w:pPrChange>
      </w:pPr>
      <w:ins w:id="10280" w:author="Xuning Wei12232" w:date="2026-10-16T09:22:00Z">
        <w:r>
          <w:rPr>
            <w:rFonts w:ascii="Times New Roman" w:eastAsia="Times New Roman" w:hAnsi="Times New Roman" w:cs="Times New Roman"/>
            <w:b/>
            <w:sz w:val="21"/>
            <w:szCs w:val="21"/>
            <w:rPrChange w:id="10281"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282"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283"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284" w:author="Xuning Wei12232" w:date="2026-10-24T11:11:00Z">
              <w:rPr>
                <w:rFonts w:ascii="Times New Roman" w:eastAsia="Times New Roman" w:hAnsi="Times New Roman" w:cs="Times New Roman"/>
                <w:sz w:val="21"/>
                <w:szCs w:val="21"/>
              </w:rPr>
            </w:rPrChange>
          </w:rPr>
          <w:t>9</w:t>
        </w:r>
        <w:del w:id="10285" w:author="Yu Zhang12718" w:date="2026-10-13T14:44:00Z">
          <w:r>
            <w:rPr>
              <w:rFonts w:ascii="Times New Roman" w:eastAsia="Times New Roman" w:hAnsi="Times New Roman" w:cs="Times New Roman"/>
              <w:b/>
              <w:sz w:val="21"/>
              <w:szCs w:val="21"/>
              <w:rPrChange w:id="10286"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287"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288" w:author="Xuning Wei12232" w:date="2026-10-24T11:11:00Z">
              <w:rPr>
                <w:rFonts w:ascii="Segoe UI" w:eastAsia="Segoe UI" w:hAnsi="Segoe UI" w:cs="Segoe UI"/>
                <w:color w:val="5D5D5D"/>
                <w:sz w:val="21"/>
                <w:szCs w:val="21"/>
              </w:rPr>
            </w:rPrChange>
          </w:rPr>
          <w:t>have met their acceptance criteria.</w:t>
        </w:r>
      </w:ins>
    </w:p>
    <w:p w14:paraId="57BC3AEA" w14:textId="77777777" w:rsidR="00652DEA" w:rsidRPr="00652DEA" w:rsidRDefault="00C15CB5">
      <w:pPr>
        <w:shd w:val="clear" w:color="auto" w:fill="FFFFFF" w:themeFill="background1"/>
        <w:spacing w:line="360" w:lineRule="auto"/>
        <w:jc w:val="both"/>
        <w:rPr>
          <w:ins w:id="10289" w:author="Xuning Wei12232" w:date="2026-10-16T09:22:00Z"/>
          <w:rFonts w:ascii="Times New Roman" w:eastAsia="Times New Roman" w:hAnsi="Times New Roman" w:cs="Times New Roman"/>
          <w:bCs w:val="0"/>
          <w:sz w:val="21"/>
          <w:szCs w:val="21"/>
          <w:rPrChange w:id="10290" w:author="Xuning Wei12232" w:date="2026-10-24T11:11:00Z">
            <w:rPr>
              <w:ins w:id="10291" w:author="Xuning Wei12232" w:date="2026-10-16T09:22:00Z"/>
              <w:rFonts w:ascii="Segoe UI" w:eastAsia="Segoe UI" w:hAnsi="Segoe UI" w:cs="Segoe UI"/>
              <w:bCs w:val="0"/>
              <w:color w:val="5D5D5D"/>
              <w:sz w:val="21"/>
              <w:szCs w:val="21"/>
            </w:rPr>
          </w:rPrChange>
        </w:rPr>
        <w:pPrChange w:id="10292" w:author="Xuning Wei12232" w:date="2026-10-19T22:27:00Z">
          <w:pPr/>
        </w:pPrChange>
      </w:pPr>
      <w:ins w:id="10293" w:author="Xuning Wei12232" w:date="2026-10-16T09:22:00Z">
        <w:r>
          <w:rPr>
            <w:rFonts w:ascii="Times New Roman" w:eastAsia="Times New Roman" w:hAnsi="Times New Roman" w:cs="Times New Roman"/>
            <w:b/>
            <w:sz w:val="21"/>
            <w:szCs w:val="21"/>
            <w:rPrChange w:id="10294"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295"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65B20C7C" w14:textId="77777777" w:rsidR="00652DEA" w:rsidRPr="00652DEA" w:rsidRDefault="00C15CB5">
      <w:pPr>
        <w:shd w:val="clear" w:color="auto" w:fill="FFFFFF" w:themeFill="background1"/>
        <w:spacing w:line="360" w:lineRule="auto"/>
        <w:jc w:val="both"/>
        <w:rPr>
          <w:ins w:id="10296" w:author="Xuning Wei12232" w:date="2026-10-16T09:22:00Z"/>
          <w:rFonts w:ascii="Times New Roman" w:eastAsia="Times New Roman" w:hAnsi="Times New Roman" w:cs="Times New Roman"/>
          <w:bCs w:val="0"/>
          <w:sz w:val="21"/>
          <w:szCs w:val="21"/>
          <w:rPrChange w:id="10297" w:author="Xuning Wei12232" w:date="2026-10-24T11:11:00Z">
            <w:rPr>
              <w:ins w:id="10298" w:author="Xuning Wei12232" w:date="2026-10-16T09:22:00Z"/>
              <w:rFonts w:ascii="Segoe UI" w:eastAsia="Segoe UI" w:hAnsi="Segoe UI" w:cs="Segoe UI"/>
              <w:bCs w:val="0"/>
              <w:color w:val="5D5D5D"/>
              <w:sz w:val="21"/>
              <w:szCs w:val="21"/>
            </w:rPr>
          </w:rPrChange>
        </w:rPr>
        <w:pPrChange w:id="10299" w:author="Xuning Wei12232" w:date="2026-10-19T22:28:00Z">
          <w:pPr/>
        </w:pPrChange>
      </w:pPr>
      <w:ins w:id="10300" w:author="Xuning Wei12232" w:date="2026-10-16T09:22:00Z">
        <w:r>
          <w:rPr>
            <w:rFonts w:ascii="Times New Roman" w:eastAsia="Times New Roman" w:hAnsi="Times New Roman" w:cs="Times New Roman"/>
            <w:b/>
            <w:sz w:val="21"/>
            <w:szCs w:val="21"/>
            <w:rPrChange w:id="10301"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302"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44AF3313" w14:textId="77777777" w:rsidR="00652DEA" w:rsidRPr="00652DEA" w:rsidRDefault="00C15CB5">
      <w:pPr>
        <w:shd w:val="clear" w:color="auto" w:fill="FFFFFF" w:themeFill="background1"/>
        <w:spacing w:line="360" w:lineRule="auto"/>
        <w:jc w:val="both"/>
        <w:rPr>
          <w:ins w:id="10303" w:author="Xuning Wei12232" w:date="2026-10-16T09:22:00Z"/>
          <w:rFonts w:ascii="Times New Roman" w:eastAsia="Times New Roman" w:hAnsi="Times New Roman" w:cs="Times New Roman"/>
          <w:bCs w:val="0"/>
          <w:sz w:val="21"/>
          <w:szCs w:val="21"/>
          <w:rPrChange w:id="10304" w:author="Xuning Wei12232" w:date="2026-10-24T11:11:00Z">
            <w:rPr>
              <w:ins w:id="10305" w:author="Xuning Wei12232" w:date="2026-10-16T09:22:00Z"/>
              <w:rFonts w:ascii="Segoe UI" w:eastAsia="Segoe UI" w:hAnsi="Segoe UI" w:cs="Segoe UI"/>
              <w:bCs w:val="0"/>
              <w:color w:val="5D5D5D"/>
              <w:sz w:val="21"/>
              <w:szCs w:val="21"/>
            </w:rPr>
          </w:rPrChange>
        </w:rPr>
        <w:pPrChange w:id="10306" w:author="Xuning Wei12232" w:date="2026-10-19T22:28:00Z">
          <w:pPr/>
        </w:pPrChange>
      </w:pPr>
      <w:ins w:id="10307" w:author="Xuning Wei12232" w:date="2026-10-16T09:22:00Z">
        <w:r>
          <w:rPr>
            <w:rFonts w:ascii="Times New Roman" w:eastAsia="Times New Roman" w:hAnsi="Times New Roman" w:cs="Times New Roman"/>
            <w:b/>
            <w:sz w:val="21"/>
            <w:szCs w:val="21"/>
            <w:rPrChange w:id="10308"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309"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310"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311" w:author="Xuning Wei12232" w:date="2026-10-24T11:11:00Z">
              <w:rPr>
                <w:rFonts w:ascii="Times New Roman" w:eastAsia="Times New Roman" w:hAnsi="Times New Roman" w:cs="Times New Roman"/>
                <w:sz w:val="21"/>
                <w:szCs w:val="21"/>
              </w:rPr>
            </w:rPrChange>
          </w:rPr>
          <w:t>1</w:t>
        </w:r>
      </w:ins>
      <w:ins w:id="10312" w:author="Xuning Wei12232" w:date="2026-10-18T13:45:00Z">
        <w:r>
          <w:rPr>
            <w:rFonts w:ascii="Times New Roman" w:eastAsia="Times New Roman" w:hAnsi="Times New Roman" w:cs="Times New Roman"/>
            <w:b/>
            <w:sz w:val="21"/>
            <w:szCs w:val="21"/>
            <w:rPrChange w:id="10313" w:author="Xuning Wei12232" w:date="2026-10-24T11:11:00Z">
              <w:rPr>
                <w:rFonts w:ascii="Times New Roman" w:eastAsia="Times New Roman" w:hAnsi="Times New Roman" w:cs="Times New Roman"/>
                <w:sz w:val="21"/>
                <w:szCs w:val="21"/>
              </w:rPr>
            </w:rPrChange>
          </w:rPr>
          <w:t>7</w:t>
        </w:r>
      </w:ins>
      <w:ins w:id="10314" w:author="Xuning Wei12232" w:date="2026-10-16T09:22:00Z">
        <w:del w:id="10315"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316" w:author="Xuning Wei12232" w:date="2026-10-24T11:11:00Z">
              <w:rPr>
                <w:rFonts w:ascii="Segoe UI" w:eastAsia="Segoe UI" w:hAnsi="Segoe UI" w:cs="Segoe UI"/>
                <w:bCs w:val="0"/>
                <w:color w:val="5D5D5D"/>
                <w:sz w:val="21"/>
                <w:szCs w:val="21"/>
              </w:rPr>
            </w:rPrChange>
          </w:rPr>
          <w:t>).</w:t>
        </w:r>
      </w:ins>
    </w:p>
    <w:p w14:paraId="7616D0E6" w14:textId="4723A3AF" w:rsidR="00652DEA" w:rsidRDefault="00C15CB5">
      <w:pPr>
        <w:shd w:val="clear" w:color="auto" w:fill="FFFFFF" w:themeFill="background1"/>
        <w:spacing w:line="360" w:lineRule="auto"/>
        <w:jc w:val="both"/>
        <w:rPr>
          <w:ins w:id="10317" w:author="Xuning Wei12232" w:date="2026-10-16T09:22:00Z"/>
          <w:del w:id="10318" w:author="Yu Zhang - Network" w:date="2026-08-06T05:08:00Z"/>
          <w:rFonts w:ascii="Times New Roman" w:eastAsia="Times New Roman" w:hAnsi="Times New Roman" w:cs="Times New Roman"/>
          <w:bCs w:val="0"/>
          <w:sz w:val="21"/>
          <w:szCs w:val="21"/>
        </w:rPr>
        <w:pPrChange w:id="10319" w:author="Xuning Wei12232" w:date="2026-10-19T22:28:00Z">
          <w:pPr/>
        </w:pPrChange>
      </w:pPr>
      <w:ins w:id="10320" w:author="Xuning Wei12232" w:date="2026-10-16T09:22:00Z">
        <w:r>
          <w:rPr>
            <w:rFonts w:ascii="Times New Roman" w:eastAsia="Times New Roman" w:hAnsi="Times New Roman" w:cs="Times New Roman"/>
            <w:b/>
            <w:sz w:val="21"/>
            <w:szCs w:val="21"/>
            <w:rPrChange w:id="10321"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322"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w:t>
        </w:r>
      </w:ins>
      <w:r w:rsidR="00D71A35">
        <w:rPr>
          <w:rFonts w:ascii="Times New Roman" w:eastAsia="Times New Roman" w:hAnsi="Times New Roman" w:cs="Times New Roman"/>
          <w:bCs w:val="0"/>
          <w:sz w:val="21"/>
          <w:szCs w:val="21"/>
        </w:rPr>
        <w:t>4</w:t>
      </w:r>
      <w:ins w:id="10323" w:author="Xuning Wei12232" w:date="2026-10-16T09:22:00Z">
        <w:r>
          <w:rPr>
            <w:rFonts w:ascii="Times New Roman" w:eastAsia="Times New Roman" w:hAnsi="Times New Roman" w:cs="Times New Roman"/>
            <w:bCs w:val="0"/>
            <w:sz w:val="21"/>
            <w:szCs w:val="21"/>
            <w:rPrChange w:id="10324" w:author="Xuning Wei12232" w:date="2026-10-24T11:11:00Z">
              <w:rPr>
                <w:rFonts w:ascii="Segoe UI" w:eastAsia="Segoe UI" w:hAnsi="Segoe UI" w:cs="Segoe UI"/>
                <w:bCs w:val="0"/>
                <w:color w:val="5D5D5D"/>
                <w:sz w:val="21"/>
                <w:szCs w:val="21"/>
              </w:rPr>
            </w:rPrChange>
          </w:rPr>
          <w:t xml:space="preserve">. It will be processed further within the hold time supported by the stability data in </w:t>
        </w:r>
        <w:r>
          <w:rPr>
            <w:rFonts w:ascii="Times New Roman" w:eastAsia="Times New Roman" w:hAnsi="Times New Roman" w:cs="Times New Roman"/>
            <w:b/>
            <w:bCs w:val="0"/>
            <w:sz w:val="21"/>
            <w:szCs w:val="21"/>
            <w:rPrChange w:id="1032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326"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327" w:author="Xuning Wei12232" w:date="2026-10-24T11:11:00Z">
              <w:rPr>
                <w:rFonts w:ascii="Times New Roman" w:eastAsia="Times New Roman" w:hAnsi="Times New Roman" w:cs="Times New Roman"/>
                <w:sz w:val="21"/>
                <w:szCs w:val="21"/>
              </w:rPr>
            </w:rPrChange>
          </w:rPr>
          <w:t>5</w:t>
        </w:r>
        <w:del w:id="10328"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329" w:author="Xuning Wei12232" w:date="2026-10-24T11:11:00Z">
              <w:rPr>
                <w:rFonts w:ascii="Segoe UI" w:eastAsia="Segoe UI" w:hAnsi="Segoe UI" w:cs="Segoe UI"/>
                <w:bCs w:val="0"/>
                <w:color w:val="5D5D5D"/>
                <w:sz w:val="21"/>
                <w:szCs w:val="21"/>
              </w:rPr>
            </w:rPrChange>
          </w:rPr>
          <w:t>.</w:t>
        </w:r>
      </w:ins>
    </w:p>
    <w:p w14:paraId="5AB7C0C5" w14:textId="77777777" w:rsidR="00652DEA" w:rsidRDefault="00652DEA">
      <w:pPr>
        <w:suppressAutoHyphens/>
        <w:spacing w:line="360" w:lineRule="auto"/>
        <w:jc w:val="both"/>
        <w:rPr>
          <w:rFonts w:ascii="Times New Roman" w:eastAsia="仿宋_GB2312" w:hAnsi="Times New Roman" w:cs="Times New Roman"/>
          <w:sz w:val="20"/>
          <w:szCs w:val="20"/>
          <w:lang w:eastAsia="zh-CN"/>
        </w:rPr>
      </w:pPr>
    </w:p>
    <w:p w14:paraId="55B33694" w14:textId="77777777" w:rsidR="00652DEA" w:rsidRDefault="00652DEA">
      <w:pPr>
        <w:spacing w:beforeLines="50" w:before="120" w:afterLines="50" w:after="120" w:line="360" w:lineRule="auto"/>
        <w:jc w:val="both"/>
        <w:rPr>
          <w:ins w:id="10330" w:author="Xuning Wei12232" w:date="2026-10-16T09:20:00Z"/>
          <w:rFonts w:ascii="Times New Roman" w:eastAsia="仿宋_GB2312" w:hAnsi="Times New Roman" w:cs="Times New Roman"/>
          <w:sz w:val="20"/>
          <w:szCs w:val="20"/>
          <w:lang w:eastAsia="zh-CN"/>
        </w:rPr>
      </w:pPr>
    </w:p>
    <w:p w14:paraId="4455F193" w14:textId="77777777" w:rsidR="00652DEA" w:rsidRDefault="00652DEA">
      <w:pPr>
        <w:spacing w:beforeLines="50" w:before="120" w:afterLines="50" w:after="120" w:line="360" w:lineRule="auto"/>
        <w:jc w:val="both"/>
        <w:rPr>
          <w:rFonts w:ascii="Times New Roman" w:eastAsia="仿宋_GB2312" w:hAnsi="Times New Roman" w:cs="Times New Roman"/>
          <w:sz w:val="20"/>
          <w:szCs w:val="20"/>
          <w:lang w:eastAsia="zh-CN"/>
        </w:rPr>
        <w:sectPr w:rsidR="00652DEA">
          <w:headerReference w:type="default" r:id="rId34"/>
          <w:pgSz w:w="11907" w:h="16839"/>
          <w:pgMar w:top="720" w:right="1440" w:bottom="720" w:left="1440" w:header="720" w:footer="720" w:gutter="0"/>
          <w:cols w:space="720"/>
          <w:docGrid w:linePitch="360"/>
        </w:sectPr>
      </w:pPr>
    </w:p>
    <w:p w14:paraId="7CB526BA"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331" w:name="_Toc243596350"/>
      <w:r>
        <w:rPr>
          <w:rFonts w:ascii="Times New Roman" w:eastAsia="仿宋_GB2312" w:hAnsi="Times New Roman" w:cs="Times New Roman"/>
          <w:iCs/>
          <w:kern w:val="0"/>
          <w:sz w:val="21"/>
          <w:szCs w:val="21"/>
        </w:rPr>
        <w:lastRenderedPageBreak/>
        <w:t>Appendix 1 Training SOP (Current Version)</w:t>
      </w:r>
      <w:bookmarkEnd w:id="10331"/>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652DEA" w14:paraId="41DE0197"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9AD10AE"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77381FD8" w14:textId="77777777" w:rsidR="00652DEA" w:rsidRDefault="00C15CB5">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652DEA" w14:paraId="31D7077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F5FE37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1672495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652DEA" w14:paraId="4C411CB4"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826EED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commentRangeStart w:id="10332"/>
            <w:commentRangeStart w:id="10333"/>
            <w:commentRangeStart w:id="10334"/>
            <w:r>
              <w:rPr>
                <w:rFonts w:ascii="Times New Roman" w:eastAsia="仿宋_GB2312" w:hAnsi="Times New Roman" w:cs="Times New Roman" w:hint="eastAsia"/>
                <w:sz w:val="18"/>
                <w:szCs w:val="18"/>
                <w:lang w:eastAsia="zh-CN"/>
              </w:rPr>
              <w:t xml:space="preserve"> </w:t>
            </w:r>
            <w:commentRangeEnd w:id="10332"/>
            <w:r>
              <w:rPr>
                <w:rStyle w:val="affe"/>
                <w:rFonts w:ascii="Times New Roman" w:eastAsia="仿宋_GB2312" w:hAnsi="Times New Roman" w:cs="Times New Roman"/>
                <w:sz w:val="18"/>
                <w:szCs w:val="18"/>
                <w:lang w:eastAsia="zh-CN"/>
              </w:rPr>
              <w:commentReference w:id="10332"/>
            </w:r>
            <w:commentRangeEnd w:id="10333"/>
            <w:r>
              <w:rPr>
                <w:rStyle w:val="affe"/>
                <w:rFonts w:ascii="Times New Roman" w:eastAsia="仿宋_GB2312" w:hAnsi="Times New Roman" w:cs="Times New Roman"/>
                <w:sz w:val="18"/>
                <w:szCs w:val="18"/>
                <w:lang w:eastAsia="zh-CN"/>
              </w:rPr>
              <w:commentReference w:id="10333"/>
            </w:r>
            <w:commentRangeEnd w:id="10334"/>
            <w:r>
              <w:rPr>
                <w:rStyle w:val="affe"/>
                <w:rFonts w:ascii="Times New Roman" w:eastAsia="仿宋_GB2312" w:hAnsi="Times New Roman" w:cs="Times New Roman"/>
                <w:sz w:val="18"/>
                <w:szCs w:val="18"/>
                <w:lang w:eastAsia="zh-CN"/>
              </w:rPr>
              <w:commentReference w:id="10334"/>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1965FC75"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652DEA" w14:paraId="27ED6A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F09F232"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7957E1E"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652DEA" w14:paraId="2C26A80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F9D93F4"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B76663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652DEA" w14:paraId="27E174E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5EBFA4A9"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335"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3C4690CF"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336"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652DEA" w14:paraId="4AB68DCB"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57C683C"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51E17D84"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652DEA" w14:paraId="68D73CAF"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A8C76E3"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2ADDF14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652DEA" w14:paraId="4798E6B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133FB1D"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22885FE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652DEA" w14:paraId="4F3F977A"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6485C75"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1DEE25C1"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652DEA" w14:paraId="188EF180"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763D5B7"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33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338"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7295F658"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339"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340"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652DEA" w14:paraId="5157C44D"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4666DEB"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0341"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7B8370EA"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0342"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652DEA" w14:paraId="3DEB8A95"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53A6E5E" w14:textId="77777777" w:rsidR="00652DEA" w:rsidRDefault="00C15CB5">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176520ED" w14:textId="77777777" w:rsid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652DEA" w14:paraId="7D15A62A"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024CF66"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343"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0344"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60071091"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34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0346" w:author="Xuning Wei12232" w:date="2026-10-24T11:11:00Z">
                  <w:rPr>
                    <w:rFonts w:ascii="Times New Roman" w:hAnsi="Times New Roman" w:cs="Times New Roman"/>
                    <w:bCs w:val="0"/>
                    <w:color w:val="0000FF"/>
                    <w:kern w:val="0"/>
                    <w:sz w:val="18"/>
                    <w:szCs w:val="18"/>
                  </w:rPr>
                </w:rPrChange>
              </w:rPr>
              <w:t>AC-053 (Current version)</w:t>
            </w:r>
          </w:p>
        </w:tc>
      </w:tr>
      <w:tr w:rsidR="00652DEA" w14:paraId="73E0DC4F"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1EBE2151" w14:textId="77777777" w:rsidR="00652DEA" w:rsidRPr="00652DEA" w:rsidRDefault="00C15CB5">
            <w:pPr>
              <w:spacing w:beforeLines="50" w:before="120" w:afterLines="50" w:after="120" w:line="360" w:lineRule="auto"/>
              <w:rPr>
                <w:rFonts w:ascii="Times New Roman" w:eastAsia="仿宋_GB2312" w:hAnsi="Times New Roman" w:cs="Times New Roman"/>
                <w:sz w:val="18"/>
                <w:szCs w:val="18"/>
                <w:lang w:eastAsia="zh-CN"/>
                <w:rPrChange w:id="10347"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348"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09684F1C" w14:textId="77777777" w:rsidR="00652DEA" w:rsidRPr="00652DEA" w:rsidRDefault="00C15CB5">
            <w:pPr>
              <w:spacing w:beforeLines="50" w:before="120" w:afterLines="50" w:after="120" w:line="360" w:lineRule="auto"/>
              <w:jc w:val="center"/>
              <w:rPr>
                <w:rFonts w:ascii="Times New Roman" w:eastAsia="仿宋_GB2312" w:hAnsi="Times New Roman" w:cs="Times New Roman"/>
                <w:sz w:val="18"/>
                <w:szCs w:val="18"/>
                <w:lang w:eastAsia="zh-CN"/>
                <w:rPrChange w:id="10349"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350"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652DEA" w14:paraId="098B683E"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E373331"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rPrChange w:id="10351"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0352"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2348154D"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rPrChange w:id="10353"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0354"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0355" w:author="Xuning Wei12232" w:date="2026-10-24T11:11:00Z">
                  <w:rPr>
                    <w:rFonts w:ascii="Times New Roman" w:hAnsi="Times New Roman" w:cs="Times New Roman"/>
                    <w:bCs w:val="0"/>
                    <w:color w:val="0000FF"/>
                    <w:kern w:val="0"/>
                    <w:sz w:val="18"/>
                    <w:szCs w:val="18"/>
                  </w:rPr>
                </w:rPrChange>
              </w:rPr>
              <w:t xml:space="preserve"> (Current version)</w:t>
            </w:r>
          </w:p>
        </w:tc>
      </w:tr>
      <w:tr w:rsidR="00652DEA" w14:paraId="4CCF10A9"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210E7980" w14:textId="77777777" w:rsidR="00652DEA" w:rsidRPr="00652DEA" w:rsidRDefault="00C15CB5">
            <w:pPr>
              <w:spacing w:beforeLines="50" w:before="120" w:afterLines="50" w:after="120" w:line="360" w:lineRule="auto"/>
              <w:rPr>
                <w:rFonts w:ascii="Times New Roman" w:eastAsia="仿宋_GB2312" w:hAnsi="Times New Roman" w:cs="Times New Roman"/>
                <w:bCs w:val="0"/>
                <w:kern w:val="0"/>
                <w:sz w:val="18"/>
                <w:szCs w:val="18"/>
                <w:lang w:eastAsia="zh-CN"/>
                <w:rPrChange w:id="10356"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0357"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28938949" w14:textId="77777777" w:rsidR="00652DEA" w:rsidRPr="00652DEA" w:rsidRDefault="00C15CB5">
            <w:pPr>
              <w:spacing w:beforeLines="50" w:before="120" w:afterLines="50" w:after="120" w:line="360" w:lineRule="auto"/>
              <w:jc w:val="center"/>
              <w:rPr>
                <w:rFonts w:ascii="Times New Roman" w:hAnsi="Times New Roman" w:cs="Times New Roman"/>
                <w:bCs w:val="0"/>
                <w:kern w:val="0"/>
                <w:sz w:val="18"/>
                <w:szCs w:val="18"/>
                <w:lang w:eastAsia="zh-CN"/>
                <w:rPrChange w:id="10358"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0359"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0360" w:author="Xuning Wei12232" w:date="2026-10-24T11:11:00Z">
                  <w:rPr>
                    <w:rFonts w:ascii="Times New Roman" w:hAnsi="Times New Roman" w:cs="Times New Roman"/>
                    <w:bCs w:val="0"/>
                    <w:color w:val="0000FF"/>
                    <w:kern w:val="0"/>
                    <w:sz w:val="18"/>
                    <w:szCs w:val="18"/>
                  </w:rPr>
                </w:rPrChange>
              </w:rPr>
              <w:t xml:space="preserve"> (Current version)</w:t>
            </w:r>
          </w:p>
        </w:tc>
      </w:tr>
    </w:tbl>
    <w:p w14:paraId="1C2776EB" w14:textId="77777777" w:rsidR="00652DEA" w:rsidRDefault="00652DEA">
      <w:pPr>
        <w:pStyle w:val="1"/>
        <w:tabs>
          <w:tab w:val="left" w:pos="425"/>
        </w:tabs>
        <w:spacing w:before="120" w:after="120"/>
        <w:ind w:left="425" w:hanging="425"/>
        <w:rPr>
          <w:rFonts w:ascii="Times New Roman" w:eastAsia="仿宋_GB2312" w:hAnsi="Times New Roman" w:cs="Times New Roman"/>
          <w:iCs/>
          <w:kern w:val="0"/>
          <w:sz w:val="21"/>
          <w:szCs w:val="21"/>
        </w:rPr>
        <w:sectPr w:rsidR="00652DEA">
          <w:pgSz w:w="11907" w:h="16839"/>
          <w:pgMar w:top="720" w:right="1440" w:bottom="720" w:left="1440" w:header="720" w:footer="720" w:gutter="0"/>
          <w:cols w:space="720"/>
          <w:docGrid w:linePitch="360"/>
        </w:sectPr>
      </w:pPr>
    </w:p>
    <w:p w14:paraId="03892B62" w14:textId="77777777" w:rsidR="00652DEA" w:rsidRDefault="00C15CB5">
      <w:pPr>
        <w:pStyle w:val="1"/>
        <w:tabs>
          <w:tab w:val="left" w:pos="425"/>
        </w:tabs>
        <w:spacing w:before="120" w:after="120"/>
        <w:ind w:left="425" w:hanging="425"/>
        <w:rPr>
          <w:rFonts w:ascii="Times New Roman" w:eastAsia="仿宋_GB2312" w:hAnsi="Times New Roman" w:cs="Times New Roman"/>
          <w:iCs/>
          <w:kern w:val="0"/>
          <w:sz w:val="21"/>
          <w:szCs w:val="21"/>
        </w:rPr>
      </w:pPr>
      <w:bookmarkStart w:id="10361" w:name="_Toc243596351"/>
      <w:commentRangeStart w:id="10362"/>
      <w:commentRangeStart w:id="10363"/>
      <w:commentRangeStart w:id="10364"/>
      <w:r>
        <w:rPr>
          <w:rFonts w:ascii="Times New Roman" w:eastAsia="仿宋_GB2312" w:hAnsi="Times New Roman" w:cs="Times New Roman"/>
          <w:iCs/>
          <w:kern w:val="0"/>
          <w:sz w:val="21"/>
          <w:szCs w:val="21"/>
        </w:rPr>
        <w:lastRenderedPageBreak/>
        <w:t xml:space="preserve">Appendix </w:t>
      </w:r>
      <w:commentRangeEnd w:id="10362"/>
      <w:r>
        <w:rPr>
          <w:rStyle w:val="affe"/>
          <w:rFonts w:ascii="Times New Roman" w:eastAsia="仿宋_GB2312" w:hAnsi="Times New Roman" w:cs="Times New Roman"/>
          <w:iCs/>
          <w:kern w:val="0"/>
        </w:rPr>
        <w:commentReference w:id="10362"/>
      </w:r>
      <w:commentRangeEnd w:id="10363"/>
      <w:r>
        <w:rPr>
          <w:rStyle w:val="affe"/>
          <w:rFonts w:ascii="Times New Roman" w:eastAsia="仿宋_GB2312" w:hAnsi="Times New Roman" w:cs="Times New Roman"/>
          <w:iCs/>
          <w:kern w:val="0"/>
        </w:rPr>
        <w:commentReference w:id="10363"/>
      </w:r>
      <w:commentRangeEnd w:id="10364"/>
      <w:r>
        <w:rPr>
          <w:rStyle w:val="affe"/>
          <w:rFonts w:ascii="Times New Roman" w:eastAsia="仿宋_GB2312" w:hAnsi="Times New Roman" w:cs="Times New Roman"/>
          <w:iCs/>
          <w:kern w:val="0"/>
        </w:rPr>
        <w:commentReference w:id="10364"/>
      </w:r>
      <w:r>
        <w:rPr>
          <w:rFonts w:ascii="Times New Roman" w:eastAsia="仿宋_GB2312" w:hAnsi="Times New Roman" w:cs="Times New Roman"/>
          <w:iCs/>
          <w:kern w:val="0"/>
          <w:sz w:val="21"/>
          <w:szCs w:val="21"/>
        </w:rPr>
        <w:t>2 Referring document list</w:t>
      </w:r>
      <w:bookmarkEnd w:id="10361"/>
    </w:p>
    <w:tbl>
      <w:tblPr>
        <w:tblStyle w:val="28"/>
        <w:tblW w:w="5034" w:type="pct"/>
        <w:tblLook w:val="04A0" w:firstRow="1" w:lastRow="0" w:firstColumn="1" w:lastColumn="0" w:noHBand="0" w:noVBand="1"/>
      </w:tblPr>
      <w:tblGrid>
        <w:gridCol w:w="974"/>
        <w:gridCol w:w="5299"/>
        <w:gridCol w:w="2805"/>
      </w:tblGrid>
      <w:tr w:rsidR="009C41CD" w14:paraId="0D970E27" w14:textId="77777777" w:rsidTr="009C41CD">
        <w:trPr>
          <w:trHeight w:val="24"/>
        </w:trPr>
        <w:tc>
          <w:tcPr>
            <w:tcW w:w="974" w:type="dxa"/>
            <w:shd w:val="clear" w:color="auto" w:fill="F2F2F2" w:themeFill="background1" w:themeFillShade="F2"/>
            <w:vAlign w:val="center"/>
          </w:tcPr>
          <w:p w14:paraId="769726BA"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300" w:type="dxa"/>
            <w:shd w:val="clear" w:color="auto" w:fill="F2F2F2" w:themeFill="background1" w:themeFillShade="F2"/>
            <w:vAlign w:val="center"/>
          </w:tcPr>
          <w:p w14:paraId="3B6F3ACC"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commentRangeStart w:id="10365"/>
            <w:commentRangeStart w:id="10366"/>
            <w:commentRangeStart w:id="10367"/>
            <w:r>
              <w:rPr>
                <w:rFonts w:ascii="Times New Roman" w:eastAsia="仿宋_GB2312" w:hAnsi="Times New Roman" w:cs="Times New Roman"/>
                <w:b/>
                <w:sz w:val="18"/>
                <w:szCs w:val="18"/>
                <w:lang w:eastAsia="zh-CN"/>
              </w:rPr>
              <w:t>Title</w:t>
            </w:r>
            <w:commentRangeEnd w:id="10365"/>
            <w:r>
              <w:rPr>
                <w:rStyle w:val="affe"/>
                <w:rFonts w:ascii="Times New Roman" w:eastAsia="仿宋_GB2312" w:hAnsi="Times New Roman" w:cs="Times New Roman"/>
                <w:b/>
                <w:sz w:val="18"/>
                <w:szCs w:val="18"/>
                <w:lang w:eastAsia="zh-CN"/>
              </w:rPr>
              <w:commentReference w:id="10365"/>
            </w:r>
            <w:commentRangeEnd w:id="10366"/>
            <w:r>
              <w:rPr>
                <w:rStyle w:val="affe"/>
                <w:rFonts w:ascii="Times New Roman" w:eastAsia="仿宋_GB2312" w:hAnsi="Times New Roman" w:cs="Times New Roman"/>
                <w:b/>
                <w:sz w:val="18"/>
                <w:szCs w:val="18"/>
                <w:lang w:eastAsia="zh-CN"/>
              </w:rPr>
              <w:commentReference w:id="10366"/>
            </w:r>
            <w:commentRangeEnd w:id="10367"/>
            <w:r>
              <w:rPr>
                <w:rStyle w:val="affe"/>
                <w:rFonts w:ascii="Times New Roman" w:eastAsia="仿宋_GB2312" w:hAnsi="Times New Roman" w:cs="Times New Roman"/>
                <w:b/>
                <w:sz w:val="18"/>
                <w:szCs w:val="18"/>
                <w:lang w:eastAsia="zh-CN"/>
              </w:rPr>
              <w:commentReference w:id="10367"/>
            </w:r>
          </w:p>
        </w:tc>
        <w:tc>
          <w:tcPr>
            <w:tcW w:w="2804" w:type="dxa"/>
            <w:shd w:val="clear" w:color="auto" w:fill="F2F2F2" w:themeFill="background1" w:themeFillShade="F2"/>
            <w:vAlign w:val="center"/>
          </w:tcPr>
          <w:p w14:paraId="5DC44E9A" w14:textId="77777777" w:rsidR="009C41CD" w:rsidRDefault="009C41CD" w:rsidP="009C41CD">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9C41CD" w14:paraId="0AD3099B" w14:textId="77777777" w:rsidTr="009C41CD">
        <w:trPr>
          <w:trHeight w:val="24"/>
        </w:trPr>
        <w:tc>
          <w:tcPr>
            <w:tcW w:w="974" w:type="dxa"/>
            <w:vAlign w:val="center"/>
          </w:tcPr>
          <w:p w14:paraId="4C471D7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00" w:type="dxa"/>
            <w:vAlign w:val="center"/>
          </w:tcPr>
          <w:p w14:paraId="49D9FD6F"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0368" w:author="Xuning Wei12232" w:date="2026-10-24T11:11:00Z">
                  <w:rPr>
                    <w:color w:val="0000FF"/>
                  </w:rPr>
                </w:rPrChange>
              </w:rPr>
              <w:t xml:space="preserve"> </w:t>
            </w:r>
            <w:del w:id="10369" w:author="Xuning Wei12232" w:date="2026-10-18T13:45:00Z">
              <w:r>
                <w:rPr>
                  <w:rFonts w:ascii="Times New Roman" w:eastAsia="仿宋_GB2312" w:hAnsi="Times New Roman" w:cs="Times New Roman"/>
                  <w:sz w:val="18"/>
                  <w:szCs w:val="18"/>
                  <w:lang w:eastAsia="zh-CN"/>
                  <w:rPrChange w:id="10370"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2804" w:type="dxa"/>
            <w:vAlign w:val="center"/>
          </w:tcPr>
          <w:p w14:paraId="273E76F2"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9C41CD" w14:paraId="67ECF477" w14:textId="77777777" w:rsidTr="009C41CD">
        <w:trPr>
          <w:trHeight w:val="24"/>
        </w:trPr>
        <w:tc>
          <w:tcPr>
            <w:tcW w:w="974" w:type="dxa"/>
            <w:vAlign w:val="center"/>
          </w:tcPr>
          <w:p w14:paraId="7842F59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00" w:type="dxa"/>
            <w:vAlign w:val="center"/>
          </w:tcPr>
          <w:p w14:paraId="199E5B1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2804" w:type="dxa"/>
            <w:vAlign w:val="center"/>
          </w:tcPr>
          <w:p w14:paraId="09BAF0B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9C41CD" w14:paraId="20B66692" w14:textId="77777777" w:rsidTr="009C41CD">
        <w:trPr>
          <w:trHeight w:val="24"/>
        </w:trPr>
        <w:tc>
          <w:tcPr>
            <w:tcW w:w="974" w:type="dxa"/>
            <w:vAlign w:val="center"/>
          </w:tcPr>
          <w:p w14:paraId="68D9363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300" w:type="dxa"/>
            <w:vAlign w:val="center"/>
          </w:tcPr>
          <w:p w14:paraId="546EB1D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371" w:author="Xuning Wei12232" w:date="2026-10-18T13:46:00Z">
              <w:r>
                <w:rPr>
                  <w:rFonts w:ascii="Times New Roman" w:eastAsia="仿宋_GB2312" w:hAnsi="Times New Roman" w:cs="Times New Roman"/>
                  <w:sz w:val="18"/>
                  <w:szCs w:val="18"/>
                  <w:lang w:eastAsia="zh-CN"/>
                  <w:rPrChange w:id="10372" w:author="Xuning Wei12232" w:date="2026-10-24T11:11:00Z">
                    <w:rPr>
                      <w:rFonts w:ascii="Times New Roman" w:eastAsia="仿宋_GB2312" w:hAnsi="Times New Roman" w:cs="Times New Roman"/>
                      <w:color w:val="0000FF"/>
                      <w:sz w:val="18"/>
                      <w:szCs w:val="18"/>
                      <w:lang w:eastAsia="zh-CN"/>
                    </w:rPr>
                  </w:rPrChange>
                </w:rPr>
                <w:t>PAR report</w:t>
              </w:r>
            </w:ins>
            <w:del w:id="10373" w:author="Xuning Wei12232" w:date="2026-10-18T13:46:00Z">
              <w:r>
                <w:rPr>
                  <w:rFonts w:ascii="Times New Roman" w:eastAsia="仿宋_GB2312" w:hAnsi="Times New Roman" w:cs="Times New Roman"/>
                  <w:sz w:val="18"/>
                  <w:szCs w:val="18"/>
                  <w:lang w:eastAsia="zh-CN"/>
                  <w:rPrChange w:id="10374"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2804" w:type="dxa"/>
            <w:vAlign w:val="center"/>
          </w:tcPr>
          <w:p w14:paraId="0883FA23" w14:textId="649CE34B"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375" w:author="Xuning Wei12232" w:date="2026-10-18T13:48:00Z">
              <w:r>
                <w:rPr>
                  <w:rFonts w:ascii="Times New Roman" w:eastAsia="仿宋_GB2312" w:hAnsi="Times New Roman" w:cs="Times New Roman"/>
                  <w:sz w:val="18"/>
                  <w:szCs w:val="18"/>
                  <w:lang w:eastAsia="zh-CN"/>
                </w:rPr>
                <w:t>RPT-119</w:t>
              </w:r>
            </w:ins>
            <w:ins w:id="10376" w:author="Xuning Wei12232" w:date="2026-10-24T10:53:00Z">
              <w:r>
                <w:rPr>
                  <w:rFonts w:ascii="Times New Roman" w:eastAsia="仿宋_GB2312" w:hAnsi="Times New Roman" w:cs="Times New Roman"/>
                  <w:sz w:val="18"/>
                  <w:szCs w:val="18"/>
                  <w:lang w:eastAsia="zh-CN"/>
                </w:rPr>
                <w:t>4035</w:t>
              </w:r>
            </w:ins>
            <w:r>
              <w:rPr>
                <w:rFonts w:ascii="Times New Roman" w:eastAsia="仿宋_GB2312" w:hAnsi="Times New Roman" w:cs="Times New Roman"/>
                <w:sz w:val="18"/>
                <w:szCs w:val="18"/>
                <w:lang w:eastAsia="zh-CN"/>
              </w:rPr>
              <w:br/>
            </w:r>
            <w:ins w:id="10377" w:author="Xuning Wei12232" w:date="2026-10-18T13:48:00Z">
              <w:r>
                <w:rPr>
                  <w:rFonts w:ascii="Times New Roman" w:eastAsia="仿宋_GB2312" w:hAnsi="Times New Roman" w:cs="Times New Roman"/>
                  <w:sz w:val="18"/>
                  <w:szCs w:val="18"/>
                  <w:lang w:eastAsia="zh-CN"/>
                </w:rPr>
                <w:t xml:space="preserve"> </w:t>
              </w:r>
            </w:ins>
            <w:ins w:id="10378" w:author="Xuning Wei12232" w:date="2026-10-18T13:49:00Z">
              <w:r>
                <w:rPr>
                  <w:rFonts w:ascii="Times New Roman" w:eastAsia="仿宋_GB2312" w:hAnsi="Times New Roman" w:cs="Times New Roman"/>
                  <w:sz w:val="18"/>
                  <w:szCs w:val="18"/>
                  <w:lang w:eastAsia="zh-CN"/>
                </w:rPr>
                <w:t>(Lilly document</w:t>
              </w:r>
            </w:ins>
            <w:ins w:id="10379" w:author="Xuning Wei12232" w:date="2026-10-24T10:53:00Z">
              <w:r>
                <w:rPr>
                  <w:rFonts w:ascii="Times New Roman" w:eastAsia="仿宋_GB2312" w:hAnsi="Times New Roman" w:cs="Times New Roman"/>
                  <w:sz w:val="18"/>
                  <w:szCs w:val="18"/>
                  <w:lang w:eastAsia="zh-CN"/>
                </w:rPr>
                <w:t xml:space="preserve"> </w:t>
              </w:r>
            </w:ins>
            <w:ins w:id="10380" w:author="Xuning Wei12232" w:date="2026-10-18T13:49:00Z">
              <w:r>
                <w:rPr>
                  <w:rFonts w:ascii="Times New Roman" w:eastAsia="仿宋_GB2312" w:hAnsi="Times New Roman" w:cs="Times New Roman"/>
                  <w:sz w:val="18"/>
                  <w:szCs w:val="18"/>
                  <w:lang w:eastAsia="zh-CN"/>
                </w:rPr>
                <w:t xml:space="preserve">number.) </w:t>
              </w:r>
            </w:ins>
            <w:del w:id="10381" w:author="Xuning Wei12232" w:date="2026-10-18T13:46:00Z">
              <w:r>
                <w:rPr>
                  <w:rFonts w:ascii="Times New Roman" w:eastAsia="仿宋_GB2312" w:hAnsi="Times New Roman" w:cs="Times New Roman"/>
                  <w:sz w:val="18"/>
                  <w:szCs w:val="18"/>
                  <w:lang w:eastAsia="zh-CN"/>
                </w:rPr>
                <w:delText>TR-1400200306.01</w:delText>
              </w:r>
            </w:del>
          </w:p>
        </w:tc>
      </w:tr>
      <w:tr w:rsidR="009C41CD" w14:paraId="31AB9335" w14:textId="77777777" w:rsidTr="009C41CD">
        <w:trPr>
          <w:trHeight w:val="24"/>
          <w:ins w:id="10382" w:author="Xuning Wei12232" w:date="2026-10-18T13:51:00Z"/>
        </w:trPr>
        <w:tc>
          <w:tcPr>
            <w:tcW w:w="974" w:type="dxa"/>
            <w:vAlign w:val="center"/>
          </w:tcPr>
          <w:p w14:paraId="7C964D78" w14:textId="77777777" w:rsidR="009C41CD" w:rsidRDefault="009C41CD" w:rsidP="009C41CD">
            <w:pPr>
              <w:spacing w:line="360" w:lineRule="auto"/>
              <w:contextualSpacing/>
              <w:jc w:val="center"/>
              <w:rPr>
                <w:ins w:id="10383" w:author="Xuning Wei12232" w:date="2026-10-18T13:51:00Z"/>
                <w:rFonts w:ascii="Times New Roman" w:eastAsia="仿宋_GB2312" w:hAnsi="Times New Roman" w:cs="Times New Roman"/>
                <w:sz w:val="18"/>
                <w:szCs w:val="18"/>
                <w:lang w:eastAsia="zh-CN"/>
              </w:rPr>
            </w:pPr>
            <w:ins w:id="10384" w:author="Xuning Wei12232" w:date="2026-10-18T13:52:00Z">
              <w:r>
                <w:rPr>
                  <w:rFonts w:ascii="Times New Roman" w:eastAsia="仿宋_GB2312" w:hAnsi="Times New Roman" w:cs="Times New Roman" w:hint="eastAsia"/>
                  <w:sz w:val="18"/>
                  <w:szCs w:val="18"/>
                  <w:lang w:eastAsia="zh-CN"/>
                </w:rPr>
                <w:t>4</w:t>
              </w:r>
            </w:ins>
          </w:p>
        </w:tc>
        <w:tc>
          <w:tcPr>
            <w:tcW w:w="5300" w:type="dxa"/>
            <w:vAlign w:val="center"/>
          </w:tcPr>
          <w:p w14:paraId="3074E0B6" w14:textId="77777777" w:rsidR="009C41CD" w:rsidRPr="00652DEA" w:rsidRDefault="009C41CD" w:rsidP="009C41CD">
            <w:pPr>
              <w:spacing w:line="360" w:lineRule="auto"/>
              <w:contextualSpacing/>
              <w:jc w:val="center"/>
              <w:rPr>
                <w:ins w:id="10385" w:author="Xuning Wei12232" w:date="2026-10-18T13:51:00Z"/>
                <w:rFonts w:ascii="Times New Roman" w:eastAsia="仿宋_GB2312" w:hAnsi="Times New Roman" w:cs="Times New Roman"/>
                <w:sz w:val="18"/>
                <w:szCs w:val="18"/>
                <w:lang w:eastAsia="zh-CN"/>
              </w:rPr>
            </w:pPr>
            <w:ins w:id="10386" w:author="Xuning Wei12232" w:date="2026-10-18T13:51:00Z">
              <w:r>
                <w:rPr>
                  <w:rFonts w:ascii="Times New Roman" w:eastAsia="仿宋_GB2312" w:hAnsi="Times New Roman" w:cs="Times New Roman"/>
                  <w:sz w:val="18"/>
                  <w:szCs w:val="18"/>
                  <w:lang w:eastAsia="zh-CN"/>
                  <w:rPrChange w:id="1038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2804" w:type="dxa"/>
            <w:vAlign w:val="center"/>
          </w:tcPr>
          <w:p w14:paraId="2088AEE7"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388" w:author="Xuning Wei12232" w:date="2026-10-18T13:51:00Z">
              <w:r>
                <w:rPr>
                  <w:rFonts w:ascii="Times New Roman" w:eastAsia="仿宋_GB2312" w:hAnsi="Times New Roman" w:cs="Times New Roman"/>
                  <w:sz w:val="18"/>
                  <w:szCs w:val="18"/>
                  <w:lang w:eastAsia="zh-CN"/>
                  <w:rPrChange w:id="10389" w:author="Xuning Wei12232" w:date="2026-10-24T11:11:00Z">
                    <w:rPr>
                      <w:rFonts w:ascii="Times New Roman" w:eastAsia="仿宋_GB2312" w:hAnsi="Times New Roman" w:cs="Times New Roman"/>
                      <w:color w:val="0000FF"/>
                      <w:sz w:val="18"/>
                      <w:szCs w:val="18"/>
                      <w:lang w:eastAsia="zh-CN"/>
                    </w:rPr>
                  </w:rPrChange>
                </w:rPr>
                <w:t>WI-</w:t>
              </w:r>
            </w:ins>
            <w:ins w:id="10390" w:author="Xuning Wei12232" w:date="2026-10-24T10:54:00Z">
              <w:r>
                <w:rPr>
                  <w:rFonts w:ascii="Times New Roman" w:eastAsia="仿宋_GB2312" w:hAnsi="Times New Roman" w:cs="Times New Roman"/>
                  <w:sz w:val="18"/>
                  <w:szCs w:val="18"/>
                  <w:lang w:eastAsia="zh-CN"/>
                  <w:rPrChange w:id="10391" w:author="Xuning Wei12232" w:date="2026-10-24T11:11:00Z">
                    <w:rPr>
                      <w:rFonts w:ascii="Times New Roman" w:eastAsia="仿宋_GB2312" w:hAnsi="Times New Roman" w:cs="Times New Roman"/>
                      <w:color w:val="FF0000"/>
                      <w:sz w:val="18"/>
                      <w:szCs w:val="18"/>
                      <w:lang w:eastAsia="zh-CN"/>
                    </w:rPr>
                  </w:rPrChange>
                </w:rPr>
                <w:t>61120</w:t>
              </w:r>
            </w:ins>
          </w:p>
          <w:p w14:paraId="3E6055B1" w14:textId="3B7F5FBD" w:rsidR="009C41CD" w:rsidRPr="00652DEA" w:rsidRDefault="009C41CD" w:rsidP="009C41CD">
            <w:pPr>
              <w:spacing w:line="360" w:lineRule="auto"/>
              <w:contextualSpacing/>
              <w:jc w:val="center"/>
              <w:rPr>
                <w:ins w:id="10392" w:author="Xuning Wei12232" w:date="2026-10-18T13:51:00Z"/>
                <w:rFonts w:ascii="Times New Roman" w:eastAsia="仿宋_GB2312" w:hAnsi="Times New Roman" w:cs="Times New Roman"/>
                <w:sz w:val="18"/>
                <w:szCs w:val="18"/>
                <w:lang w:eastAsia="zh-CN"/>
                <w:rPrChange w:id="10393" w:author="Xuning Wei12232" w:date="2026-10-24T11:11:00Z">
                  <w:rPr>
                    <w:ins w:id="10394" w:author="Xuning Wei12232" w:date="2026-10-18T13:51:00Z"/>
                    <w:rFonts w:ascii="Times New Roman" w:eastAsia="仿宋_GB2312" w:hAnsi="Times New Roman" w:cs="Times New Roman"/>
                    <w:color w:val="0000FF"/>
                    <w:sz w:val="18"/>
                    <w:szCs w:val="18"/>
                    <w:lang w:eastAsia="zh-CN"/>
                  </w:rPr>
                </w:rPrChange>
              </w:rPr>
            </w:pPr>
            <w:ins w:id="10395" w:author="Xuning Wei12232" w:date="2026-10-18T13:51:00Z">
              <w:r>
                <w:rPr>
                  <w:rFonts w:ascii="Times New Roman" w:eastAsia="仿宋_GB2312" w:hAnsi="Times New Roman" w:cs="Times New Roman"/>
                  <w:sz w:val="18"/>
                  <w:szCs w:val="18"/>
                  <w:lang w:eastAsia="zh-CN"/>
                  <w:rPrChange w:id="10396"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9C41CD" w14:paraId="539E1EDA" w14:textId="77777777" w:rsidTr="009C41CD">
        <w:trPr>
          <w:trHeight w:val="24"/>
        </w:trPr>
        <w:tc>
          <w:tcPr>
            <w:tcW w:w="974" w:type="dxa"/>
            <w:vAlign w:val="center"/>
          </w:tcPr>
          <w:p w14:paraId="43FBD11F"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397" w:author="Xuning Wei12232" w:date="2026-10-18T13:52:00Z">
              <w:r>
                <w:rPr>
                  <w:rFonts w:ascii="Times New Roman" w:eastAsia="仿宋_GB2312" w:hAnsi="Times New Roman" w:cs="Times New Roman"/>
                  <w:sz w:val="18"/>
                  <w:szCs w:val="18"/>
                  <w:lang w:eastAsia="zh-CN"/>
                </w:rPr>
                <w:delText>4</w:delText>
              </w:r>
            </w:del>
            <w:ins w:id="10398" w:author="Xuning Wei12232" w:date="2026-10-18T13:52:00Z">
              <w:r>
                <w:rPr>
                  <w:rFonts w:ascii="Times New Roman" w:eastAsia="仿宋_GB2312" w:hAnsi="Times New Roman" w:cs="Times New Roman"/>
                  <w:sz w:val="18"/>
                  <w:szCs w:val="18"/>
                  <w:lang w:eastAsia="zh-CN"/>
                </w:rPr>
                <w:t>5</w:t>
              </w:r>
            </w:ins>
          </w:p>
        </w:tc>
        <w:tc>
          <w:tcPr>
            <w:tcW w:w="5300" w:type="dxa"/>
            <w:vAlign w:val="center"/>
          </w:tcPr>
          <w:p w14:paraId="1240FEFC"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2804" w:type="dxa"/>
            <w:vAlign w:val="center"/>
          </w:tcPr>
          <w:p w14:paraId="2C32E815"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9C41CD" w14:paraId="35BF75EF" w14:textId="77777777" w:rsidTr="009C41CD">
        <w:trPr>
          <w:trHeight w:val="24"/>
        </w:trPr>
        <w:tc>
          <w:tcPr>
            <w:tcW w:w="974" w:type="dxa"/>
            <w:vAlign w:val="center"/>
          </w:tcPr>
          <w:p w14:paraId="46DE38F6"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ins w:id="10399" w:author="Xuning Wei12232" w:date="2026-10-18T13:54:00Z">
              <w:r>
                <w:rPr>
                  <w:rFonts w:ascii="Times New Roman" w:eastAsia="仿宋_GB2312" w:hAnsi="Times New Roman" w:cs="Times New Roman"/>
                  <w:sz w:val="18"/>
                  <w:szCs w:val="18"/>
                  <w:lang w:eastAsia="zh-CN"/>
                </w:rPr>
                <w:t>6</w:t>
              </w:r>
            </w:ins>
            <w:del w:id="10400" w:author="Xuning Wei12232" w:date="2026-10-18T13:54:00Z">
              <w:r>
                <w:rPr>
                  <w:rFonts w:ascii="Times New Roman" w:eastAsia="仿宋_GB2312" w:hAnsi="Times New Roman" w:cs="Times New Roman"/>
                  <w:sz w:val="18"/>
                  <w:szCs w:val="18"/>
                  <w:lang w:eastAsia="zh-CN"/>
                </w:rPr>
                <w:delText>5</w:delText>
              </w:r>
            </w:del>
          </w:p>
        </w:tc>
        <w:tc>
          <w:tcPr>
            <w:tcW w:w="5300" w:type="dxa"/>
            <w:vAlign w:val="center"/>
          </w:tcPr>
          <w:p w14:paraId="0EEB8590" w14:textId="77777777" w:rsidR="009C41CD" w:rsidRPr="00652DEA" w:rsidRDefault="009C41CD" w:rsidP="009C41CD">
            <w:pPr>
              <w:spacing w:line="360" w:lineRule="auto"/>
              <w:contextualSpacing/>
              <w:jc w:val="center"/>
              <w:rPr>
                <w:rFonts w:ascii="Times New Roman" w:eastAsia="仿宋_GB2312" w:hAnsi="Times New Roman" w:cs="Times New Roman"/>
                <w:sz w:val="18"/>
                <w:szCs w:val="18"/>
                <w:lang w:eastAsia="zh-CN"/>
                <w:rPrChange w:id="1040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0402"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2DF8DEA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403"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2804" w:type="dxa"/>
            <w:vAlign w:val="center"/>
          </w:tcPr>
          <w:p w14:paraId="04EEBE2B"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9C41CD" w14:paraId="67AD2E8D" w14:textId="77777777" w:rsidTr="009C41CD">
        <w:trPr>
          <w:trHeight w:val="24"/>
        </w:trPr>
        <w:tc>
          <w:tcPr>
            <w:tcW w:w="974" w:type="dxa"/>
            <w:vAlign w:val="center"/>
          </w:tcPr>
          <w:p w14:paraId="1CB76B5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404" w:author="Xuning Wei12232" w:date="2026-10-18T13:54:00Z">
              <w:r>
                <w:rPr>
                  <w:rFonts w:ascii="Times New Roman" w:eastAsia="仿宋_GB2312" w:hAnsi="Times New Roman" w:cs="Times New Roman"/>
                  <w:sz w:val="18"/>
                  <w:szCs w:val="18"/>
                  <w:lang w:eastAsia="zh-CN"/>
                </w:rPr>
                <w:delText>6</w:delText>
              </w:r>
            </w:del>
            <w:ins w:id="10405" w:author="Xuning Wei12232" w:date="2026-10-18T13:54:00Z">
              <w:r>
                <w:rPr>
                  <w:rFonts w:ascii="Times New Roman" w:eastAsia="仿宋_GB2312" w:hAnsi="Times New Roman" w:cs="Times New Roman"/>
                  <w:sz w:val="18"/>
                  <w:szCs w:val="18"/>
                  <w:lang w:eastAsia="zh-CN"/>
                </w:rPr>
                <w:t>7</w:t>
              </w:r>
            </w:ins>
          </w:p>
        </w:tc>
        <w:tc>
          <w:tcPr>
            <w:tcW w:w="5300" w:type="dxa"/>
            <w:vAlign w:val="center"/>
          </w:tcPr>
          <w:p w14:paraId="447355FC"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2804" w:type="dxa"/>
            <w:vAlign w:val="center"/>
          </w:tcPr>
          <w:p w14:paraId="533B63A5"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9C41CD" w14:paraId="7B383A42" w14:textId="77777777" w:rsidTr="009C41CD">
        <w:trPr>
          <w:trHeight w:val="24"/>
        </w:trPr>
        <w:tc>
          <w:tcPr>
            <w:tcW w:w="974" w:type="dxa"/>
            <w:vAlign w:val="center"/>
          </w:tcPr>
          <w:p w14:paraId="299BFF4E"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del w:id="10406" w:author="Xuning Wei12232" w:date="2026-10-18T13:55:00Z">
              <w:r>
                <w:rPr>
                  <w:rFonts w:ascii="Times New Roman" w:eastAsia="仿宋_GB2312" w:hAnsi="Times New Roman" w:cs="Times New Roman"/>
                  <w:sz w:val="18"/>
                  <w:szCs w:val="18"/>
                  <w:lang w:eastAsia="zh-CN"/>
                </w:rPr>
                <w:delText>7</w:delText>
              </w:r>
            </w:del>
            <w:ins w:id="10407" w:author="Xuning Wei12232" w:date="2026-10-18T13:55:00Z">
              <w:r>
                <w:rPr>
                  <w:rFonts w:ascii="Times New Roman" w:eastAsia="仿宋_GB2312" w:hAnsi="Times New Roman" w:cs="Times New Roman"/>
                  <w:sz w:val="18"/>
                  <w:szCs w:val="18"/>
                  <w:lang w:eastAsia="zh-CN"/>
                </w:rPr>
                <w:t>8</w:t>
              </w:r>
            </w:ins>
          </w:p>
        </w:tc>
        <w:tc>
          <w:tcPr>
            <w:tcW w:w="5300" w:type="dxa"/>
            <w:vAlign w:val="center"/>
          </w:tcPr>
          <w:p w14:paraId="5CC86617"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0408"/>
            <w:commentRangeStart w:id="10409"/>
            <w:commentRangeStart w:id="10410"/>
            <w:commentRangeStart w:id="10411"/>
            <w:r>
              <w:rPr>
                <w:rFonts w:ascii="Times New Roman" w:eastAsia="仿宋_GB2312" w:hAnsi="Times New Roman" w:cs="Times New Roman"/>
                <w:sz w:val="18"/>
                <w:szCs w:val="18"/>
                <w:lang w:eastAsia="zh-CN"/>
              </w:rPr>
              <w:t>Protocol</w:t>
            </w:r>
            <w:commentRangeEnd w:id="10408"/>
            <w:r>
              <w:rPr>
                <w:rStyle w:val="affe"/>
                <w:rFonts w:ascii="Times New Roman" w:eastAsia="仿宋_GB2312" w:hAnsi="Times New Roman" w:cs="Times New Roman"/>
                <w:sz w:val="18"/>
                <w:szCs w:val="18"/>
                <w:lang w:eastAsia="zh-CN"/>
                <w:rPrChange w:id="10412" w:author="Xuning Wei12232" w:date="2026-10-24T11:11:00Z">
                  <w:rPr>
                    <w:rStyle w:val="affe"/>
                    <w:rFonts w:ascii="Times New Roman" w:eastAsia="仿宋_GB2312" w:hAnsi="Times New Roman" w:cs="Times New Roman"/>
                    <w:color w:val="0000FF"/>
                    <w:sz w:val="18"/>
                    <w:szCs w:val="18"/>
                    <w:lang w:eastAsia="zh-CN"/>
                  </w:rPr>
                </w:rPrChange>
              </w:rPr>
              <w:commentReference w:id="10408"/>
            </w:r>
            <w:commentRangeEnd w:id="10409"/>
            <w:r>
              <w:rPr>
                <w:rStyle w:val="affe"/>
                <w:rFonts w:ascii="Times New Roman" w:eastAsia="仿宋_GB2312" w:hAnsi="Times New Roman" w:cs="Times New Roman"/>
                <w:sz w:val="18"/>
                <w:szCs w:val="18"/>
                <w:lang w:eastAsia="zh-CN"/>
                <w:rPrChange w:id="10413" w:author="Xuning Wei12232" w:date="2026-10-24T11:11:00Z">
                  <w:rPr>
                    <w:rStyle w:val="affe"/>
                    <w:rFonts w:ascii="Times New Roman" w:eastAsia="仿宋_GB2312" w:hAnsi="Times New Roman" w:cs="Times New Roman"/>
                    <w:color w:val="0000FF"/>
                    <w:sz w:val="18"/>
                    <w:szCs w:val="18"/>
                    <w:lang w:eastAsia="zh-CN"/>
                  </w:rPr>
                </w:rPrChange>
              </w:rPr>
              <w:commentReference w:id="10409"/>
            </w:r>
            <w:commentRangeEnd w:id="10410"/>
            <w:r>
              <w:rPr>
                <w:rStyle w:val="affe"/>
                <w:rFonts w:ascii="Times New Roman" w:eastAsia="仿宋_GB2312" w:hAnsi="Times New Roman" w:cs="Times New Roman"/>
                <w:sz w:val="18"/>
                <w:szCs w:val="18"/>
                <w:lang w:eastAsia="zh-CN"/>
                <w:rPrChange w:id="10414" w:author="Xuning Wei12232" w:date="2026-10-24T11:11:00Z">
                  <w:rPr>
                    <w:rStyle w:val="affe"/>
                    <w:rFonts w:ascii="Times New Roman" w:eastAsia="仿宋_GB2312" w:hAnsi="Times New Roman" w:cs="Times New Roman"/>
                    <w:color w:val="0000FF"/>
                    <w:sz w:val="18"/>
                    <w:szCs w:val="18"/>
                    <w:lang w:eastAsia="zh-CN"/>
                  </w:rPr>
                </w:rPrChange>
              </w:rPr>
              <w:commentReference w:id="10410"/>
            </w:r>
            <w:commentRangeEnd w:id="10411"/>
            <w:r>
              <w:rPr>
                <w:rStyle w:val="affe"/>
                <w:rFonts w:ascii="Times New Roman" w:eastAsia="仿宋_GB2312" w:hAnsi="Times New Roman" w:cs="Times New Roman"/>
                <w:sz w:val="18"/>
                <w:szCs w:val="18"/>
                <w:lang w:eastAsia="zh-CN"/>
                <w:rPrChange w:id="10415" w:author="Xuning Wei12232" w:date="2026-10-24T11:11:00Z">
                  <w:rPr>
                    <w:rStyle w:val="affe"/>
                    <w:rFonts w:ascii="Times New Roman" w:eastAsia="仿宋_GB2312" w:hAnsi="Times New Roman" w:cs="Times New Roman"/>
                    <w:color w:val="0000FF"/>
                    <w:sz w:val="18"/>
                    <w:szCs w:val="18"/>
                    <w:lang w:eastAsia="zh-CN"/>
                  </w:rPr>
                </w:rPrChange>
              </w:rPr>
              <w:commentReference w:id="10411"/>
            </w:r>
            <w:r>
              <w:rPr>
                <w:rFonts w:ascii="Times New Roman" w:eastAsia="仿宋_GB2312" w:hAnsi="Times New Roman" w:cs="Times New Roman"/>
                <w:sz w:val="18"/>
                <w:szCs w:val="18"/>
                <w:lang w:eastAsia="zh-CN"/>
                <w:rPrChange w:id="10416"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2804" w:type="dxa"/>
            <w:vAlign w:val="center"/>
          </w:tcPr>
          <w:p w14:paraId="571A17B1" w14:textId="77777777" w:rsidR="009C41CD" w:rsidRDefault="009C41CD" w:rsidP="009C41CD">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9C41CD" w14:paraId="49226BA9" w14:textId="77777777" w:rsidTr="009C41CD">
        <w:trPr>
          <w:trHeight w:val="24"/>
          <w:del w:id="10417" w:author="Xuning Wei12232" w:date="2026-10-19T22:34:00Z"/>
        </w:trPr>
        <w:tc>
          <w:tcPr>
            <w:tcW w:w="974" w:type="dxa"/>
            <w:vAlign w:val="center"/>
          </w:tcPr>
          <w:p w14:paraId="03853697" w14:textId="77777777" w:rsidR="009C41CD" w:rsidRDefault="009C41CD" w:rsidP="009C41CD">
            <w:pPr>
              <w:spacing w:line="360" w:lineRule="auto"/>
              <w:contextualSpacing/>
              <w:jc w:val="center"/>
              <w:rPr>
                <w:del w:id="10418" w:author="Xuning Wei12232" w:date="2026-10-19T22:34:00Z"/>
                <w:rFonts w:ascii="Times New Roman" w:eastAsia="仿宋_GB2312" w:hAnsi="Times New Roman" w:cs="Times New Roman"/>
                <w:sz w:val="18"/>
                <w:szCs w:val="18"/>
                <w:lang w:eastAsia="zh-CN"/>
              </w:rPr>
            </w:pPr>
            <w:del w:id="10419" w:author="Xuning Wei12232" w:date="2026-10-18T13:55:00Z">
              <w:r>
                <w:rPr>
                  <w:rFonts w:ascii="Times New Roman" w:eastAsia="仿宋_GB2312" w:hAnsi="Times New Roman" w:cs="Times New Roman" w:hint="eastAsia"/>
                  <w:sz w:val="18"/>
                  <w:szCs w:val="18"/>
                  <w:lang w:eastAsia="zh-CN"/>
                </w:rPr>
                <w:delText>8</w:delText>
              </w:r>
            </w:del>
          </w:p>
        </w:tc>
        <w:tc>
          <w:tcPr>
            <w:tcW w:w="8105" w:type="dxa"/>
            <w:gridSpan w:val="2"/>
            <w:vAlign w:val="center"/>
          </w:tcPr>
          <w:p w14:paraId="7223B6A7" w14:textId="77777777" w:rsidR="009C41CD" w:rsidRDefault="009C41CD" w:rsidP="009C41CD">
            <w:pPr>
              <w:spacing w:line="360" w:lineRule="auto"/>
              <w:contextualSpacing/>
              <w:jc w:val="center"/>
              <w:rPr>
                <w:del w:id="10420" w:author="Xuning Wei12232" w:date="2026-10-19T22:34:00Z"/>
                <w:rFonts w:ascii="Times New Roman" w:eastAsia="仿宋_GB2312" w:hAnsi="Times New Roman" w:cs="Times New Roman"/>
                <w:sz w:val="18"/>
                <w:szCs w:val="18"/>
                <w:lang w:eastAsia="zh-CN"/>
              </w:rPr>
            </w:pPr>
            <w:del w:id="10421" w:author="Xuning Wei12232" w:date="2026-10-19T22:34:00Z">
              <w:r>
                <w:rPr>
                  <w:rFonts w:ascii="Times New Roman" w:eastAsia="仿宋_GB2312" w:hAnsi="Times New Roman" w:cs="Times New Roman"/>
                  <w:sz w:val="18"/>
                  <w:szCs w:val="18"/>
                  <w:lang w:eastAsia="zh-CN"/>
                  <w:rPrChange w:id="10422"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r>
      <w:tr w:rsidR="009C41CD" w14:paraId="4889179F" w14:textId="77777777" w:rsidTr="009C41CD">
        <w:trPr>
          <w:trHeight w:val="24"/>
          <w:del w:id="10423" w:author="Xuning Wei12232" w:date="2026-10-22T06:42:00Z"/>
        </w:trPr>
        <w:tc>
          <w:tcPr>
            <w:tcW w:w="974" w:type="dxa"/>
            <w:vAlign w:val="center"/>
          </w:tcPr>
          <w:p w14:paraId="089009E4" w14:textId="77777777" w:rsidR="009C41CD" w:rsidRDefault="009C41CD" w:rsidP="009C41CD">
            <w:pPr>
              <w:spacing w:line="360" w:lineRule="auto"/>
              <w:contextualSpacing/>
              <w:jc w:val="center"/>
              <w:rPr>
                <w:del w:id="10424" w:author="Xuning Wei12232" w:date="2026-10-22T06:42:00Z"/>
                <w:rFonts w:ascii="Times New Roman" w:eastAsia="仿宋_GB2312" w:hAnsi="Times New Roman" w:cs="Times New Roman"/>
                <w:sz w:val="18"/>
                <w:szCs w:val="18"/>
                <w:lang w:eastAsia="zh-CN"/>
              </w:rPr>
            </w:pPr>
            <w:del w:id="10425" w:author="Xuning Wei12232" w:date="2026-10-22T06:42:00Z">
              <w:r>
                <w:rPr>
                  <w:rFonts w:ascii="Times New Roman" w:eastAsia="仿宋_GB2312" w:hAnsi="Times New Roman" w:cs="Times New Roman"/>
                  <w:sz w:val="18"/>
                  <w:szCs w:val="18"/>
                  <w:lang w:eastAsia="zh-CN"/>
                </w:rPr>
                <w:delText>9</w:delText>
              </w:r>
            </w:del>
          </w:p>
        </w:tc>
        <w:tc>
          <w:tcPr>
            <w:tcW w:w="8105" w:type="dxa"/>
            <w:gridSpan w:val="2"/>
            <w:vAlign w:val="center"/>
          </w:tcPr>
          <w:p w14:paraId="4244EE3A" w14:textId="77777777" w:rsidR="009C41CD" w:rsidRPr="00652DEA" w:rsidRDefault="009C41CD" w:rsidP="009C41CD">
            <w:pPr>
              <w:spacing w:line="360" w:lineRule="auto"/>
              <w:contextualSpacing/>
              <w:jc w:val="center"/>
              <w:rPr>
                <w:del w:id="10426" w:author="Xuning Wei12232" w:date="2026-10-22T06:42:00Z"/>
                <w:rFonts w:ascii="Times New Roman" w:eastAsia="仿宋_GB2312" w:hAnsi="Times New Roman" w:cs="Times New Roman"/>
                <w:sz w:val="18"/>
                <w:szCs w:val="18"/>
                <w:lang w:eastAsia="zh-CN"/>
                <w:rPrChange w:id="10427" w:author="Xuning Wei12232" w:date="2026-10-24T11:11:00Z">
                  <w:rPr>
                    <w:del w:id="10428" w:author="Xuning Wei12232" w:date="2026-10-22T06:42:00Z"/>
                    <w:rFonts w:ascii="Times New Roman" w:eastAsia="仿宋_GB2312" w:hAnsi="Times New Roman" w:cs="Times New Roman"/>
                    <w:color w:val="0000FF"/>
                    <w:sz w:val="18"/>
                    <w:szCs w:val="18"/>
                    <w:lang w:eastAsia="zh-CN"/>
                  </w:rPr>
                </w:rPrChange>
              </w:rPr>
            </w:pPr>
            <w:del w:id="10429" w:author="Xuning Wei12232" w:date="2026-10-22T06:42:00Z">
              <w:r>
                <w:rPr>
                  <w:rFonts w:ascii="Times New Roman" w:hAnsi="Times New Roman" w:cs="Times New Roman"/>
                  <w:sz w:val="18"/>
                  <w:szCs w:val="18"/>
                  <w:rPrChange w:id="10430" w:author="Xuning Wei12232" w:date="2026-10-24T11:11:00Z">
                    <w:rPr>
                      <w:rFonts w:ascii="Times New Roman" w:hAnsi="Times New Roman" w:cs="Times New Roman"/>
                      <w:color w:val="0000FF"/>
                      <w:sz w:val="18"/>
                      <w:szCs w:val="18"/>
                    </w:rPr>
                  </w:rPrChange>
                </w:rPr>
                <w:delText xml:space="preserve">ASYM-141366 Stability Protocol </w:delText>
              </w:r>
            </w:del>
          </w:p>
        </w:tc>
      </w:tr>
      <w:tr w:rsidR="009C41CD" w14:paraId="4E5C17D0" w14:textId="77777777" w:rsidTr="009C41CD">
        <w:trPr>
          <w:trHeight w:val="24"/>
          <w:del w:id="10431" w:author="Xuning Wei12232" w:date="2026-10-22T06:42:00Z"/>
        </w:trPr>
        <w:tc>
          <w:tcPr>
            <w:tcW w:w="974" w:type="dxa"/>
            <w:vAlign w:val="center"/>
          </w:tcPr>
          <w:p w14:paraId="446DE71A" w14:textId="77777777" w:rsidR="009C41CD" w:rsidRDefault="009C41CD" w:rsidP="009C41CD">
            <w:pPr>
              <w:spacing w:line="360" w:lineRule="auto"/>
              <w:contextualSpacing/>
              <w:jc w:val="center"/>
              <w:rPr>
                <w:del w:id="10432" w:author="Xuning Wei12232" w:date="2026-10-22T06:42:00Z"/>
                <w:rFonts w:ascii="Times New Roman" w:eastAsia="仿宋_GB2312" w:hAnsi="Times New Roman" w:cs="Times New Roman"/>
                <w:sz w:val="18"/>
                <w:szCs w:val="18"/>
                <w:lang w:eastAsia="zh-CN"/>
              </w:rPr>
            </w:pPr>
            <w:del w:id="10433" w:author="Xuning Wei12232" w:date="2026-10-22T06:42:00Z">
              <w:r>
                <w:rPr>
                  <w:rFonts w:ascii="Times New Roman" w:eastAsia="仿宋_GB2312" w:hAnsi="Times New Roman" w:cs="Times New Roman"/>
                  <w:sz w:val="18"/>
                  <w:szCs w:val="18"/>
                  <w:lang w:eastAsia="zh-CN"/>
                </w:rPr>
                <w:delText>10</w:delText>
              </w:r>
            </w:del>
          </w:p>
        </w:tc>
        <w:tc>
          <w:tcPr>
            <w:tcW w:w="8105" w:type="dxa"/>
            <w:gridSpan w:val="2"/>
            <w:vAlign w:val="center"/>
          </w:tcPr>
          <w:p w14:paraId="21591A57" w14:textId="77777777" w:rsidR="009C41CD" w:rsidRPr="00652DEA" w:rsidRDefault="009C41CD" w:rsidP="009C41CD">
            <w:pPr>
              <w:spacing w:line="360" w:lineRule="auto"/>
              <w:contextualSpacing/>
              <w:jc w:val="center"/>
              <w:rPr>
                <w:del w:id="10434" w:author="Xuning Wei12232" w:date="2026-10-22T06:42:00Z"/>
                <w:rFonts w:ascii="Times New Roman" w:eastAsia="仿宋_GB2312" w:hAnsi="Times New Roman" w:cs="Times New Roman"/>
                <w:sz w:val="18"/>
                <w:szCs w:val="18"/>
                <w:lang w:eastAsia="zh-CN"/>
                <w:rPrChange w:id="10435" w:author="Xuning Wei12232" w:date="2026-10-24T11:11:00Z">
                  <w:rPr>
                    <w:del w:id="10436" w:author="Xuning Wei12232" w:date="2026-10-22T06:42:00Z"/>
                    <w:rFonts w:ascii="Times New Roman" w:eastAsia="仿宋_GB2312" w:hAnsi="Times New Roman" w:cs="Times New Roman"/>
                    <w:color w:val="0000FF"/>
                    <w:sz w:val="18"/>
                    <w:szCs w:val="18"/>
                    <w:lang w:eastAsia="zh-CN"/>
                  </w:rPr>
                </w:rPrChange>
              </w:rPr>
            </w:pPr>
            <w:del w:id="10437" w:author="Xuning Wei12232" w:date="2026-10-22T06:42:00Z">
              <w:r>
                <w:rPr>
                  <w:rFonts w:ascii="Times New Roman" w:hAnsi="Times New Roman" w:cs="Times New Roman"/>
                  <w:sz w:val="18"/>
                  <w:szCs w:val="18"/>
                  <w:rPrChange w:id="10438" w:author="Xuning Wei12232" w:date="2026-10-24T11:11:00Z">
                    <w:rPr>
                      <w:rFonts w:ascii="Times New Roman" w:hAnsi="Times New Roman" w:cs="Times New Roman"/>
                      <w:color w:val="0000FF"/>
                      <w:sz w:val="18"/>
                      <w:szCs w:val="18"/>
                    </w:rPr>
                  </w:rPrChange>
                </w:rPr>
                <w:delText xml:space="preserve">CPo140020-03 PPQ Batches  Stability Protocol </w:delText>
              </w:r>
            </w:del>
            <w:del w:id="10439" w:author="Xuning Wei12232" w:date="2026-10-20T11:44:00Z">
              <w:r>
                <w:rPr>
                  <w:rFonts w:ascii="Times New Roman" w:hAnsi="Times New Roman" w:cs="Times New Roman"/>
                  <w:sz w:val="18"/>
                  <w:szCs w:val="18"/>
                  <w:rPrChange w:id="10440" w:author="Xuning Wei12232" w:date="2026-10-24T11:11:00Z">
                    <w:rPr>
                      <w:rFonts w:ascii="Times New Roman" w:hAnsi="Times New Roman" w:cs="Times New Roman"/>
                      <w:color w:val="0000FF"/>
                      <w:sz w:val="18"/>
                      <w:szCs w:val="18"/>
                    </w:rPr>
                  </w:rPrChange>
                </w:rPr>
                <w:delText>f</w:delText>
              </w:r>
            </w:del>
          </w:p>
        </w:tc>
      </w:tr>
      <w:tr w:rsidR="009C41CD" w14:paraId="16A2F5B1" w14:textId="77777777" w:rsidTr="009C41CD">
        <w:trPr>
          <w:trHeight w:val="24"/>
          <w:ins w:id="10441" w:author="Xuning Wei12232" w:date="2026-10-16T09:31:00Z"/>
        </w:trPr>
        <w:tc>
          <w:tcPr>
            <w:tcW w:w="974" w:type="dxa"/>
            <w:vAlign w:val="center"/>
          </w:tcPr>
          <w:p w14:paraId="42124560" w14:textId="77777777" w:rsidR="009C41CD" w:rsidRDefault="009C41CD" w:rsidP="009C41CD">
            <w:pPr>
              <w:spacing w:line="360" w:lineRule="auto"/>
              <w:contextualSpacing/>
              <w:jc w:val="center"/>
              <w:rPr>
                <w:ins w:id="10442" w:author="Xuning Wei12232" w:date="2026-10-16T09:31:00Z"/>
                <w:rFonts w:ascii="Times New Roman" w:eastAsia="仿宋_GB2312" w:hAnsi="Times New Roman" w:cs="Times New Roman"/>
                <w:sz w:val="18"/>
                <w:szCs w:val="18"/>
                <w:lang w:eastAsia="zh-CN"/>
              </w:rPr>
            </w:pPr>
            <w:ins w:id="10443" w:author="Xuning Wei12232" w:date="2026-10-22T06:42:00Z">
              <w:r>
                <w:rPr>
                  <w:rFonts w:ascii="Times New Roman" w:eastAsia="仿宋_GB2312" w:hAnsi="Times New Roman" w:cs="Times New Roman"/>
                  <w:sz w:val="18"/>
                  <w:szCs w:val="18"/>
                  <w:lang w:eastAsia="zh-CN"/>
                </w:rPr>
                <w:t>9</w:t>
              </w:r>
            </w:ins>
          </w:p>
        </w:tc>
        <w:tc>
          <w:tcPr>
            <w:tcW w:w="5300" w:type="dxa"/>
            <w:vAlign w:val="center"/>
          </w:tcPr>
          <w:p w14:paraId="2F2BF5A7" w14:textId="77777777" w:rsidR="009C41CD" w:rsidRPr="00652DEA" w:rsidRDefault="009C41CD" w:rsidP="009C41CD">
            <w:pPr>
              <w:spacing w:line="360" w:lineRule="auto"/>
              <w:contextualSpacing/>
              <w:jc w:val="center"/>
              <w:rPr>
                <w:ins w:id="10444" w:author="Xuning Wei12232" w:date="2026-10-16T09:31:00Z"/>
                <w:rFonts w:ascii="Times New Roman" w:hAnsi="Times New Roman" w:cs="Times New Roman"/>
                <w:sz w:val="18"/>
                <w:szCs w:val="18"/>
              </w:rPr>
            </w:pPr>
            <w:ins w:id="10445" w:author="Xuning Wei12232" w:date="2026-10-16T09:31:00Z">
              <w:r>
                <w:rPr>
                  <w:rFonts w:ascii="Times New Roman" w:hAnsi="Times New Roman" w:cs="Times New Roman"/>
                  <w:sz w:val="18"/>
                  <w:szCs w:val="18"/>
                  <w:rPrChange w:id="10446" w:author="Xuning Wei12232" w:date="2026-10-24T11:11:00Z">
                    <w:rPr>
                      <w:rFonts w:ascii="Times New Roman" w:hAnsi="Times New Roman" w:cs="Times New Roman"/>
                      <w:color w:val="0000FF"/>
                      <w:sz w:val="18"/>
                      <w:szCs w:val="18"/>
                    </w:rPr>
                  </w:rPrChange>
                </w:rPr>
                <w:t>ASYM-141366 stability study in LSN4182924/140020 project</w:t>
              </w:r>
            </w:ins>
          </w:p>
        </w:tc>
        <w:tc>
          <w:tcPr>
            <w:tcW w:w="2804" w:type="dxa"/>
            <w:vAlign w:val="center"/>
          </w:tcPr>
          <w:p w14:paraId="06748490" w14:textId="61C4F458" w:rsidR="009C41CD" w:rsidRPr="00652DEA" w:rsidRDefault="009C41CD" w:rsidP="009C41CD">
            <w:pPr>
              <w:spacing w:line="360" w:lineRule="auto"/>
              <w:contextualSpacing/>
              <w:jc w:val="center"/>
              <w:rPr>
                <w:ins w:id="10447" w:author="Xuning Wei12232" w:date="2026-10-16T09:31:00Z"/>
                <w:rFonts w:ascii="Times New Roman" w:hAnsi="Times New Roman" w:cs="Times New Roman"/>
                <w:sz w:val="18"/>
                <w:szCs w:val="18"/>
                <w:rPrChange w:id="10448" w:author="Xuning Wei12232" w:date="2026-10-24T11:11:00Z">
                  <w:rPr>
                    <w:ins w:id="10449" w:author="Xuning Wei12232" w:date="2026-10-16T09:31:00Z"/>
                    <w:rFonts w:ascii="Times New Roman" w:hAnsi="Times New Roman" w:cs="Times New Roman"/>
                    <w:color w:val="0000FF"/>
                    <w:sz w:val="18"/>
                    <w:szCs w:val="18"/>
                  </w:rPr>
                </w:rPrChange>
              </w:rPr>
            </w:pPr>
            <w:ins w:id="10450" w:author="Xuning Wei12232" w:date="2026-10-16T09:32:00Z">
              <w:r>
                <w:rPr>
                  <w:rFonts w:ascii="Times New Roman" w:eastAsia="仿宋_GB2312" w:hAnsi="Times New Roman" w:cs="Times New Roman"/>
                  <w:sz w:val="18"/>
                  <w:szCs w:val="18"/>
                  <w:lang w:eastAsia="zh-CN"/>
                  <w:rPrChange w:id="10451"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15342E60" w14:textId="77777777" w:rsidR="00652DEA" w:rsidRDefault="00652DEA">
      <w:pPr>
        <w:rPr>
          <w:rFonts w:ascii="Times New Roman" w:hAnsi="Times New Roman" w:cs="Times New Roman"/>
          <w:lang w:eastAsia="zh-CN"/>
        </w:rPr>
        <w:sectPr w:rsidR="00652DEA">
          <w:pgSz w:w="11907" w:h="16839"/>
          <w:pgMar w:top="720" w:right="1440" w:bottom="720" w:left="1440" w:header="720" w:footer="720" w:gutter="0"/>
          <w:cols w:space="720"/>
          <w:docGrid w:linePitch="360"/>
        </w:sectPr>
      </w:pPr>
    </w:p>
    <w:p w14:paraId="212C4D08" w14:textId="77777777" w:rsidR="00652DEA" w:rsidRPr="00652DEA" w:rsidRDefault="00C15CB5">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0452" w:author="Xuning Wei12232" w:date="2026-10-24T11:11:00Z">
            <w:rPr>
              <w:rFonts w:ascii="Times New Roman" w:eastAsia="仿宋_GB2312" w:hAnsi="Times New Roman" w:cs="Times New Roman"/>
              <w:iCs/>
              <w:color w:val="0000FF"/>
              <w:kern w:val="0"/>
              <w:sz w:val="21"/>
              <w:szCs w:val="21"/>
              <w:lang w:eastAsia="zh-CN"/>
            </w:rPr>
          </w:rPrChange>
        </w:rPr>
      </w:pPr>
      <w:bookmarkStart w:id="10453" w:name="_Toc243596352"/>
      <w:r>
        <w:rPr>
          <w:rFonts w:ascii="Times New Roman" w:eastAsia="仿宋_GB2312" w:hAnsi="Times New Roman" w:cs="Times New Roman"/>
          <w:iCs/>
          <w:kern w:val="0"/>
          <w:sz w:val="21"/>
          <w:szCs w:val="21"/>
          <w:rPrChange w:id="10454"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0455"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04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652DEA" w14:paraId="5411F24B" w14:textId="77777777">
        <w:trPr>
          <w:tblHeader/>
        </w:trPr>
        <w:tc>
          <w:tcPr>
            <w:tcW w:w="288" w:type="pct"/>
            <w:tcMar>
              <w:top w:w="90" w:type="dxa"/>
              <w:left w:w="120" w:type="dxa"/>
              <w:bottom w:w="90" w:type="dxa"/>
              <w:right w:w="120" w:type="dxa"/>
            </w:tcMar>
            <w:vAlign w:val="center"/>
          </w:tcPr>
          <w:p w14:paraId="0FA0AF29"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2F67536"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7B032891"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758620E2" w14:textId="77777777" w:rsidR="00652DEA" w:rsidRDefault="00C15CB5">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1F2FF73D" w14:textId="77777777" w:rsidR="00652DEA" w:rsidRDefault="00C15CB5">
            <w:pPr>
              <w:spacing w:line="360" w:lineRule="auto"/>
              <w:jc w:val="center"/>
              <w:rPr>
                <w:rFonts w:ascii="Times New Roman" w:hAnsi="Times New Roman" w:cs="Times New Roman"/>
                <w:b/>
                <w:bCs w:val="0"/>
                <w:sz w:val="18"/>
                <w:szCs w:val="18"/>
              </w:rPr>
            </w:pPr>
            <w:ins w:id="10456" w:author="Xuning Wei12232" w:date="2026-10-16T09:33:00Z">
              <w:r>
                <w:rPr>
                  <w:rFonts w:ascii="Times New Roman" w:eastAsia="Times New Roman" w:hAnsi="Times New Roman" w:cs="Times New Roman"/>
                  <w:b/>
                  <w:sz w:val="18"/>
                  <w:szCs w:val="18"/>
                </w:rPr>
                <w:t>CPo140020-03- 01-02</w:t>
              </w:r>
            </w:ins>
            <w:del w:id="10457" w:author="Xuning Wei12232" w:date="2026-10-16T09:33:00Z">
              <w:r>
                <w:rPr>
                  <w:rFonts w:ascii="Times New Roman" w:hAnsi="Times New Roman" w:cs="Times New Roman"/>
                  <w:b/>
                  <w:sz w:val="18"/>
                  <w:szCs w:val="18"/>
                </w:rPr>
                <w:delText>CPo140020-03 PPQ batches</w:delText>
              </w:r>
            </w:del>
          </w:p>
        </w:tc>
        <w:tc>
          <w:tcPr>
            <w:tcW w:w="618" w:type="pct"/>
            <w:vAlign w:val="center"/>
          </w:tcPr>
          <w:p w14:paraId="45EC8C89" w14:textId="77777777" w:rsidR="00652DEA" w:rsidRDefault="00C15CB5">
            <w:pPr>
              <w:spacing w:line="360" w:lineRule="auto"/>
              <w:jc w:val="center"/>
              <w:rPr>
                <w:rFonts w:ascii="Times New Roman" w:hAnsi="Times New Roman" w:cs="Times New Roman"/>
                <w:b/>
                <w:sz w:val="18"/>
                <w:szCs w:val="18"/>
              </w:rPr>
            </w:pPr>
            <w:ins w:id="10458"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5BC9CB6E" w14:textId="77777777" w:rsidR="00652DEA" w:rsidRDefault="00C15CB5">
            <w:pPr>
              <w:spacing w:line="360" w:lineRule="auto"/>
              <w:jc w:val="center"/>
              <w:rPr>
                <w:rFonts w:ascii="Times New Roman" w:hAnsi="Times New Roman" w:cs="Times New Roman"/>
                <w:sz w:val="18"/>
                <w:szCs w:val="18"/>
              </w:rPr>
            </w:pPr>
            <w:ins w:id="10459" w:author="Xuning Wei12232" w:date="2026-10-16T09:33:00Z">
              <w:r>
                <w:rPr>
                  <w:rFonts w:ascii="Times New Roman" w:eastAsia="Times New Roman" w:hAnsi="Times New Roman" w:cs="Times New Roman"/>
                  <w:b/>
                  <w:sz w:val="18"/>
                  <w:szCs w:val="18"/>
                </w:rPr>
                <w:t>CPo140020-03-01-04</w:t>
              </w:r>
            </w:ins>
            <w:del w:id="10460" w:author="Xuning Wei12232" w:date="2026-10-16T09:33:00Z">
              <w:r>
                <w:rPr>
                  <w:rFonts w:ascii="Times New Roman" w:hAnsi="Times New Roman" w:cs="Times New Roman"/>
                  <w:b/>
                  <w:sz w:val="18"/>
                  <w:szCs w:val="18"/>
                </w:rPr>
                <w:delText>Pass / Fail</w:delText>
              </w:r>
            </w:del>
          </w:p>
        </w:tc>
      </w:tr>
      <w:tr w:rsidR="00652DEA" w14:paraId="5079B5A3" w14:textId="77777777">
        <w:tc>
          <w:tcPr>
            <w:tcW w:w="288" w:type="pct"/>
            <w:tcMar>
              <w:top w:w="80" w:type="dxa"/>
              <w:left w:w="120" w:type="dxa"/>
              <w:bottom w:w="80" w:type="dxa"/>
              <w:right w:w="120" w:type="dxa"/>
            </w:tcMar>
            <w:vAlign w:val="center"/>
          </w:tcPr>
          <w:p w14:paraId="6755F7D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32351295"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000CC71A"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692A1903"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07900720" w14:textId="77777777" w:rsidR="00652DEA" w:rsidRDefault="00C15CB5">
            <w:pPr>
              <w:spacing w:line="360" w:lineRule="auto"/>
              <w:jc w:val="center"/>
              <w:rPr>
                <w:rFonts w:ascii="Times New Roman" w:hAnsi="Times New Roman" w:cs="Times New Roman"/>
                <w:kern w:val="18"/>
                <w:sz w:val="18"/>
                <w:szCs w:val="18"/>
              </w:rPr>
            </w:pPr>
            <w:del w:id="104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EB89DE8"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A88ABEA" w14:textId="77777777" w:rsidR="00652DEA" w:rsidRDefault="00C15CB5">
            <w:pPr>
              <w:spacing w:line="360" w:lineRule="auto"/>
              <w:jc w:val="center"/>
              <w:rPr>
                <w:rFonts w:ascii="Times New Roman" w:hAnsi="Times New Roman" w:cs="Times New Roman"/>
                <w:kern w:val="18"/>
                <w:sz w:val="18"/>
                <w:szCs w:val="18"/>
              </w:rPr>
            </w:pPr>
            <w:del w:id="1046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11055922" w14:textId="77777777">
        <w:tc>
          <w:tcPr>
            <w:tcW w:w="288" w:type="pct"/>
            <w:tcMar>
              <w:top w:w="80" w:type="dxa"/>
              <w:left w:w="120" w:type="dxa"/>
              <w:bottom w:w="80" w:type="dxa"/>
              <w:right w:w="120" w:type="dxa"/>
            </w:tcMar>
            <w:vAlign w:val="center"/>
          </w:tcPr>
          <w:p w14:paraId="2CC21B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2BAE2479"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4C98E690"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3F937F6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5E43144" w14:textId="77777777" w:rsidR="00652DEA" w:rsidRDefault="00C15CB5">
            <w:pPr>
              <w:spacing w:line="360" w:lineRule="auto"/>
              <w:jc w:val="center"/>
              <w:rPr>
                <w:rFonts w:ascii="Times New Roman" w:hAnsi="Times New Roman" w:cs="Times New Roman"/>
                <w:kern w:val="18"/>
                <w:sz w:val="18"/>
                <w:szCs w:val="18"/>
              </w:rPr>
            </w:pPr>
            <w:del w:id="104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D62D461"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B439E7" w14:textId="77777777" w:rsidR="00652DEA" w:rsidRDefault="00C15CB5">
            <w:pPr>
              <w:spacing w:line="360" w:lineRule="auto"/>
              <w:jc w:val="center"/>
              <w:rPr>
                <w:rFonts w:ascii="Times New Roman" w:hAnsi="Times New Roman" w:cs="Times New Roman"/>
                <w:kern w:val="18"/>
                <w:sz w:val="18"/>
                <w:szCs w:val="18"/>
              </w:rPr>
            </w:pPr>
            <w:del w:id="1046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33888542" w14:textId="77777777">
        <w:tc>
          <w:tcPr>
            <w:tcW w:w="288" w:type="pct"/>
            <w:tcMar>
              <w:top w:w="80" w:type="dxa"/>
              <w:left w:w="120" w:type="dxa"/>
              <w:bottom w:w="80" w:type="dxa"/>
              <w:right w:w="120" w:type="dxa"/>
            </w:tcMar>
            <w:vAlign w:val="center"/>
          </w:tcPr>
          <w:p w14:paraId="57AB7477"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769E4D5B"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25A33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47565B1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BF1653" w14:textId="77777777" w:rsidR="00652DEA" w:rsidRPr="00652DEA" w:rsidRDefault="00C15CB5">
            <w:pPr>
              <w:spacing w:line="360" w:lineRule="auto"/>
              <w:jc w:val="center"/>
              <w:rPr>
                <w:rFonts w:ascii="Times New Roman" w:hAnsi="Times New Roman" w:cs="Times New Roman"/>
                <w:i/>
                <w:iCs/>
                <w:kern w:val="18"/>
                <w:sz w:val="18"/>
                <w:szCs w:val="18"/>
                <w:rPrChange w:id="10465" w:author="Xuning Wei12232" w:date="2026-10-24T11:11:00Z">
                  <w:rPr>
                    <w:rFonts w:ascii="Times New Roman" w:hAnsi="Times New Roman" w:cs="Times New Roman"/>
                    <w:i/>
                    <w:iCs/>
                    <w:color w:val="375623"/>
                    <w:kern w:val="18"/>
                    <w:sz w:val="18"/>
                    <w:szCs w:val="18"/>
                  </w:rPr>
                </w:rPrChange>
              </w:rPr>
            </w:pPr>
            <w:del w:id="1046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78B034E"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665C9E" w14:textId="77777777" w:rsidR="00652DEA" w:rsidRPr="00652DEA" w:rsidRDefault="00C15CB5">
            <w:pPr>
              <w:spacing w:line="360" w:lineRule="auto"/>
              <w:jc w:val="center"/>
              <w:rPr>
                <w:rFonts w:ascii="Times New Roman" w:hAnsi="Times New Roman" w:cs="Times New Roman"/>
                <w:i/>
                <w:iCs/>
                <w:kern w:val="18"/>
                <w:sz w:val="18"/>
                <w:szCs w:val="18"/>
                <w:rPrChange w:id="10467" w:author="Xuning Wei12232" w:date="2026-10-24T11:11:00Z">
                  <w:rPr>
                    <w:rFonts w:ascii="Times New Roman" w:hAnsi="Times New Roman" w:cs="Times New Roman"/>
                    <w:i/>
                    <w:iCs/>
                    <w:color w:val="375623"/>
                    <w:kern w:val="18"/>
                    <w:sz w:val="18"/>
                    <w:szCs w:val="18"/>
                  </w:rPr>
                </w:rPrChange>
              </w:rPr>
            </w:pPr>
            <w:del w:id="1046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142ADC8" w14:textId="77777777">
        <w:tc>
          <w:tcPr>
            <w:tcW w:w="288" w:type="pct"/>
            <w:tcMar>
              <w:top w:w="80" w:type="dxa"/>
              <w:left w:w="120" w:type="dxa"/>
              <w:bottom w:w="80" w:type="dxa"/>
              <w:right w:w="120" w:type="dxa"/>
            </w:tcMar>
            <w:vAlign w:val="center"/>
          </w:tcPr>
          <w:p w14:paraId="17310F6F"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74EFCE6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5C0DF894"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CEF384F"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90113" w14:textId="77777777" w:rsidR="00652DEA" w:rsidRPr="00652DEA" w:rsidRDefault="00C15CB5">
            <w:pPr>
              <w:spacing w:line="360" w:lineRule="auto"/>
              <w:jc w:val="center"/>
              <w:rPr>
                <w:rFonts w:ascii="Times New Roman" w:hAnsi="Times New Roman" w:cs="Times New Roman"/>
                <w:i/>
                <w:iCs/>
                <w:kern w:val="18"/>
                <w:sz w:val="18"/>
                <w:szCs w:val="18"/>
                <w:rPrChange w:id="10469" w:author="Xuning Wei12232" w:date="2026-10-24T11:11:00Z">
                  <w:rPr>
                    <w:rFonts w:ascii="Times New Roman" w:hAnsi="Times New Roman" w:cs="Times New Roman"/>
                    <w:i/>
                    <w:iCs/>
                    <w:color w:val="375623"/>
                    <w:kern w:val="18"/>
                    <w:sz w:val="18"/>
                    <w:szCs w:val="18"/>
                  </w:rPr>
                </w:rPrChange>
              </w:rPr>
            </w:pPr>
            <w:del w:id="1047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2506DD"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BB490B" w14:textId="77777777" w:rsidR="00652DEA" w:rsidRPr="00652DEA" w:rsidRDefault="00C15CB5">
            <w:pPr>
              <w:spacing w:line="360" w:lineRule="auto"/>
              <w:jc w:val="center"/>
              <w:rPr>
                <w:rFonts w:ascii="Times New Roman" w:hAnsi="Times New Roman" w:cs="Times New Roman"/>
                <w:i/>
                <w:iCs/>
                <w:kern w:val="18"/>
                <w:sz w:val="18"/>
                <w:szCs w:val="18"/>
                <w:rPrChange w:id="10471" w:author="Xuning Wei12232" w:date="2026-10-24T11:11:00Z">
                  <w:rPr>
                    <w:rFonts w:ascii="Times New Roman" w:hAnsi="Times New Roman" w:cs="Times New Roman"/>
                    <w:i/>
                    <w:iCs/>
                    <w:color w:val="375623"/>
                    <w:kern w:val="18"/>
                    <w:sz w:val="18"/>
                    <w:szCs w:val="18"/>
                  </w:rPr>
                </w:rPrChange>
              </w:rPr>
            </w:pPr>
            <w:del w:id="10472"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652DEA" w14:paraId="04520F14" w14:textId="77777777">
        <w:tc>
          <w:tcPr>
            <w:tcW w:w="288" w:type="pct"/>
            <w:tcMar>
              <w:top w:w="80" w:type="dxa"/>
              <w:left w:w="120" w:type="dxa"/>
              <w:bottom w:w="80" w:type="dxa"/>
              <w:right w:w="120" w:type="dxa"/>
            </w:tcMar>
            <w:vAlign w:val="center"/>
          </w:tcPr>
          <w:p w14:paraId="729DE7E4" w14:textId="77777777" w:rsidR="00652DEA" w:rsidRDefault="00C15CB5">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80D9922"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2C16FD5A"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2E075B1" w14:textId="77777777" w:rsidR="00652DEA" w:rsidRDefault="00C15CB5">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99EB1C2" w14:textId="77777777" w:rsidR="00652DEA" w:rsidRPr="00652DEA" w:rsidRDefault="00C15CB5">
            <w:pPr>
              <w:spacing w:line="360" w:lineRule="auto"/>
              <w:jc w:val="center"/>
              <w:rPr>
                <w:rFonts w:ascii="Times New Roman" w:hAnsi="Times New Roman" w:cs="Times New Roman"/>
                <w:i/>
                <w:iCs/>
                <w:kern w:val="18"/>
                <w:sz w:val="18"/>
                <w:szCs w:val="18"/>
                <w:rPrChange w:id="10473" w:author="Xuning Wei12232" w:date="2026-10-24T11:11:00Z">
                  <w:rPr>
                    <w:rFonts w:ascii="Times New Roman" w:hAnsi="Times New Roman" w:cs="Times New Roman"/>
                    <w:i/>
                    <w:iCs/>
                    <w:color w:val="375623"/>
                    <w:kern w:val="18"/>
                    <w:sz w:val="18"/>
                    <w:szCs w:val="18"/>
                  </w:rPr>
                </w:rPrChange>
              </w:rPr>
            </w:pPr>
            <w:del w:id="1047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CD0C16" w14:textId="77777777" w:rsidR="00652DEA" w:rsidRDefault="00652DEA">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157FDAE" w14:textId="77777777" w:rsidR="00652DEA" w:rsidRPr="00652DEA" w:rsidRDefault="00C15CB5">
            <w:pPr>
              <w:spacing w:line="360" w:lineRule="auto"/>
              <w:jc w:val="center"/>
              <w:rPr>
                <w:rFonts w:ascii="Times New Roman" w:hAnsi="Times New Roman" w:cs="Times New Roman"/>
                <w:i/>
                <w:iCs/>
                <w:kern w:val="18"/>
                <w:sz w:val="18"/>
                <w:szCs w:val="18"/>
                <w:rPrChange w:id="10475" w:author="Xuning Wei12232" w:date="2026-10-24T11:11:00Z">
                  <w:rPr>
                    <w:rFonts w:ascii="Times New Roman" w:hAnsi="Times New Roman" w:cs="Times New Roman"/>
                    <w:i/>
                    <w:iCs/>
                    <w:color w:val="375623"/>
                    <w:kern w:val="18"/>
                    <w:sz w:val="18"/>
                    <w:szCs w:val="18"/>
                  </w:rPr>
                </w:rPrChange>
              </w:rPr>
            </w:pPr>
            <w:del w:id="1047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72A9B54C" w14:textId="77777777" w:rsidTr="00C576DB">
        <w:tc>
          <w:tcPr>
            <w:tcW w:w="288" w:type="pct"/>
            <w:tcMar>
              <w:top w:w="80" w:type="dxa"/>
              <w:left w:w="120" w:type="dxa"/>
              <w:bottom w:w="80" w:type="dxa"/>
              <w:right w:w="120" w:type="dxa"/>
            </w:tcMar>
            <w:vAlign w:val="center"/>
          </w:tcPr>
          <w:p w14:paraId="5D21FA9E" w14:textId="52E088EC" w:rsidR="00382E4B" w:rsidRDefault="00382E4B" w:rsidP="00382E4B">
            <w:pPr>
              <w:spacing w:line="360" w:lineRule="auto"/>
              <w:jc w:val="center"/>
              <w:rPr>
                <w:rFonts w:ascii="Times New Roman" w:hAnsi="Times New Roman" w:cs="Times New Roman"/>
                <w:kern w:val="18"/>
                <w:sz w:val="18"/>
                <w:szCs w:val="18"/>
                <w:lang w:eastAsia="zh-CN"/>
              </w:rPr>
            </w:pPr>
            <w:commentRangeStart w:id="10477"/>
            <w:commentRangeStart w:id="10478"/>
            <w:commentRangeStart w:id="10479"/>
            <w:commentRangeStart w:id="10480"/>
            <w:commentRangeStart w:id="10481"/>
            <w:r>
              <w:rPr>
                <w:rFonts w:ascii="Times New Roman" w:hAnsi="Times New Roman" w:cs="Times New Roman"/>
                <w:kern w:val="18"/>
                <w:sz w:val="18"/>
                <w:szCs w:val="18"/>
                <w:lang w:eastAsia="zh-CN"/>
              </w:rPr>
              <w:t>6</w:t>
            </w:r>
            <w:commentRangeEnd w:id="10477"/>
            <w:r>
              <w:rPr>
                <w:rStyle w:val="affe"/>
                <w:rFonts w:ascii="Times New Roman" w:hAnsi="Times New Roman" w:cs="Times New Roman"/>
                <w:kern w:val="18"/>
                <w:sz w:val="18"/>
                <w:szCs w:val="18"/>
                <w:lang w:eastAsia="zh-CN"/>
              </w:rPr>
              <w:commentReference w:id="10477"/>
            </w:r>
            <w:commentRangeEnd w:id="10478"/>
            <w:r>
              <w:rPr>
                <w:rStyle w:val="affe"/>
                <w:rFonts w:ascii="Times New Roman" w:hAnsi="Times New Roman" w:cs="Times New Roman"/>
                <w:kern w:val="18"/>
                <w:sz w:val="18"/>
                <w:szCs w:val="18"/>
                <w:lang w:eastAsia="zh-CN"/>
              </w:rPr>
              <w:commentReference w:id="10478"/>
            </w:r>
            <w:commentRangeEnd w:id="10479"/>
            <w:r>
              <w:rPr>
                <w:rStyle w:val="affe"/>
                <w:rFonts w:ascii="Times New Roman" w:hAnsi="Times New Roman" w:cs="Times New Roman"/>
                <w:kern w:val="18"/>
                <w:sz w:val="18"/>
                <w:szCs w:val="18"/>
                <w:lang w:eastAsia="zh-CN"/>
              </w:rPr>
              <w:commentReference w:id="10479"/>
            </w:r>
            <w:commentRangeEnd w:id="10480"/>
            <w:r>
              <w:rPr>
                <w:rStyle w:val="affe"/>
                <w:rFonts w:ascii="Times New Roman" w:hAnsi="Times New Roman" w:cs="Times New Roman"/>
                <w:kern w:val="18"/>
                <w:sz w:val="18"/>
                <w:szCs w:val="18"/>
                <w:lang w:eastAsia="zh-CN"/>
              </w:rPr>
              <w:commentReference w:id="10480"/>
            </w:r>
            <w:commentRangeEnd w:id="10481"/>
            <w:r w:rsidR="00E51C36">
              <w:rPr>
                <w:rStyle w:val="affe"/>
              </w:rPr>
              <w:commentReference w:id="10481"/>
            </w:r>
          </w:p>
        </w:tc>
        <w:tc>
          <w:tcPr>
            <w:tcW w:w="1362" w:type="pct"/>
            <w:tcMar>
              <w:top w:w="80" w:type="dxa"/>
              <w:left w:w="120" w:type="dxa"/>
              <w:bottom w:w="80" w:type="dxa"/>
              <w:right w:w="120" w:type="dxa"/>
            </w:tcMar>
            <w:vAlign w:val="center"/>
          </w:tcPr>
          <w:p w14:paraId="7B985B08" w14:textId="630531BE" w:rsidR="00382E4B" w:rsidRPr="00E51C36" w:rsidRDefault="00382E4B" w:rsidP="00382E4B">
            <w:pPr>
              <w:spacing w:line="360" w:lineRule="auto"/>
              <w:jc w:val="center"/>
              <w:rPr>
                <w:rFonts w:ascii="Times New Roman" w:hAnsi="Times New Roman" w:cs="Times New Roman"/>
                <w:color w:val="0000FF"/>
                <w:kern w:val="18"/>
                <w:sz w:val="18"/>
                <w:szCs w:val="18"/>
              </w:rPr>
            </w:pPr>
            <w:proofErr w:type="spellStart"/>
            <w:r w:rsidRPr="00E51C36">
              <w:rPr>
                <w:rFonts w:ascii="Times New Roman" w:hAnsi="Times New Roman" w:cs="Times New Roman"/>
                <w:color w:val="0000FF"/>
                <w:kern w:val="18"/>
                <w:sz w:val="18"/>
                <w:szCs w:val="18"/>
                <w:lang w:eastAsia="zh-CN"/>
              </w:rPr>
              <w:t>Chloranil</w:t>
            </w:r>
            <w:proofErr w:type="spellEnd"/>
            <w:r w:rsidRPr="00E51C36">
              <w:rPr>
                <w:rFonts w:ascii="Times New Roman" w:hAnsi="Times New Roman" w:cs="Times New Roman"/>
                <w:color w:val="0000FF"/>
                <w:kern w:val="18"/>
                <w:sz w:val="18"/>
                <w:szCs w:val="18"/>
                <w:lang w:eastAsia="zh-CN"/>
              </w:rPr>
              <w:t xml:space="preserve"> test </w:t>
            </w:r>
            <w:r w:rsidRPr="00E51C36">
              <w:rPr>
                <w:rFonts w:ascii="Times New Roman" w:hAnsi="Times New Roman" w:cs="Times New Roman"/>
                <w:color w:val="0000FF"/>
                <w:kern w:val="18"/>
                <w:sz w:val="18"/>
                <w:szCs w:val="18"/>
              </w:rPr>
              <w:t>in amino acid coupling, Asn</w:t>
            </w:r>
            <w:r w:rsidRPr="00E51C36">
              <w:rPr>
                <w:rFonts w:ascii="Times New Roman" w:hAnsi="Times New Roman" w:cs="Times New Roman"/>
                <w:color w:val="0000FF"/>
                <w:kern w:val="18"/>
                <w:sz w:val="18"/>
                <w:szCs w:val="18"/>
                <w:vertAlign w:val="superscript"/>
              </w:rPr>
              <w:t>21</w:t>
            </w:r>
          </w:p>
        </w:tc>
        <w:tc>
          <w:tcPr>
            <w:tcW w:w="621" w:type="pct"/>
            <w:tcMar>
              <w:top w:w="80" w:type="dxa"/>
              <w:left w:w="120" w:type="dxa"/>
              <w:bottom w:w="80" w:type="dxa"/>
              <w:right w:w="120" w:type="dxa"/>
            </w:tcMar>
            <w:vAlign w:val="center"/>
          </w:tcPr>
          <w:p w14:paraId="1EE947BB" w14:textId="06C181D1" w:rsidR="00382E4B" w:rsidRPr="00E51C36" w:rsidRDefault="00382E4B" w:rsidP="00382E4B">
            <w:pPr>
              <w:spacing w:line="360" w:lineRule="auto"/>
              <w:jc w:val="center"/>
              <w:rPr>
                <w:rFonts w:ascii="Times New Roman" w:hAnsi="Times New Roman" w:cs="Times New Roman"/>
                <w:color w:val="0000FF"/>
                <w:kern w:val="18"/>
                <w:sz w:val="18"/>
                <w:szCs w:val="18"/>
              </w:rPr>
            </w:pPr>
            <w:proofErr w:type="spellStart"/>
            <w:r w:rsidRPr="00E51C36">
              <w:rPr>
                <w:rFonts w:ascii="Times New Roman" w:hAnsi="Times New Roman" w:cs="Times New Roman"/>
                <w:color w:val="0000FF"/>
                <w:kern w:val="18"/>
                <w:sz w:val="18"/>
                <w:szCs w:val="18"/>
                <w:lang w:eastAsia="zh-CN"/>
              </w:rPr>
              <w:t>Chloranil</w:t>
            </w:r>
            <w:proofErr w:type="spellEnd"/>
            <w:r w:rsidRPr="00E51C36">
              <w:rPr>
                <w:rFonts w:ascii="Times New Roman" w:hAnsi="Times New Roman" w:cs="Times New Roman"/>
                <w:color w:val="0000FF"/>
                <w:kern w:val="18"/>
                <w:sz w:val="18"/>
                <w:szCs w:val="18"/>
                <w:lang w:eastAsia="zh-CN"/>
              </w:rPr>
              <w:t xml:space="preserve"> test</w:t>
            </w:r>
          </w:p>
        </w:tc>
        <w:tc>
          <w:tcPr>
            <w:tcW w:w="689" w:type="pct"/>
            <w:tcMar>
              <w:top w:w="80" w:type="dxa"/>
              <w:left w:w="120" w:type="dxa"/>
              <w:bottom w:w="80" w:type="dxa"/>
              <w:right w:w="120" w:type="dxa"/>
            </w:tcMar>
          </w:tcPr>
          <w:p w14:paraId="7671944B" w14:textId="08939AD7" w:rsidR="00382E4B" w:rsidRPr="00E51C36" w:rsidRDefault="00382E4B" w:rsidP="00382E4B">
            <w:pPr>
              <w:spacing w:line="360" w:lineRule="auto"/>
              <w:jc w:val="center"/>
              <w:rPr>
                <w:rFonts w:ascii="Times New Roman" w:hAnsi="Times New Roman" w:cs="Times New Roman"/>
                <w:color w:val="0000FF"/>
                <w:kern w:val="18"/>
                <w:sz w:val="18"/>
                <w:szCs w:val="18"/>
              </w:rPr>
            </w:pPr>
            <w:r w:rsidRPr="00E51C36">
              <w:rPr>
                <w:rFonts w:ascii="Times New Roman" w:hAnsi="Times New Roman" w:cs="Times New Roman"/>
                <w:color w:val="0000FF"/>
                <w:kern w:val="18"/>
                <w:sz w:val="18"/>
                <w:szCs w:val="18"/>
              </w:rPr>
              <w:t>Negative</w:t>
            </w:r>
          </w:p>
        </w:tc>
        <w:tc>
          <w:tcPr>
            <w:tcW w:w="805" w:type="pct"/>
            <w:tcMar>
              <w:top w:w="80" w:type="dxa"/>
              <w:left w:w="120" w:type="dxa"/>
              <w:bottom w:w="80" w:type="dxa"/>
              <w:right w:w="120" w:type="dxa"/>
            </w:tcMar>
            <w:vAlign w:val="center"/>
          </w:tcPr>
          <w:p w14:paraId="7E52E665" w14:textId="77777777" w:rsidR="00382E4B" w:rsidRDefault="00382E4B" w:rsidP="00382E4B">
            <w:pPr>
              <w:spacing w:line="360" w:lineRule="auto"/>
              <w:jc w:val="center"/>
              <w:rPr>
                <w:rFonts w:eastAsia="仿宋_GB2312"/>
                <w:sz w:val="18"/>
                <w:szCs w:val="18"/>
                <w:lang w:eastAsia="zh-CN"/>
              </w:rPr>
            </w:pPr>
          </w:p>
        </w:tc>
        <w:tc>
          <w:tcPr>
            <w:tcW w:w="618" w:type="pct"/>
          </w:tcPr>
          <w:p w14:paraId="4D5DB949"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F9A0475" w14:textId="77777777" w:rsidR="00382E4B" w:rsidRDefault="00382E4B" w:rsidP="00382E4B">
            <w:pPr>
              <w:spacing w:line="360" w:lineRule="auto"/>
              <w:jc w:val="center"/>
              <w:rPr>
                <w:rFonts w:eastAsia="仿宋_GB2312"/>
                <w:sz w:val="18"/>
                <w:szCs w:val="18"/>
                <w:lang w:eastAsia="zh-CN"/>
              </w:rPr>
            </w:pPr>
          </w:p>
        </w:tc>
      </w:tr>
      <w:tr w:rsidR="00382E4B" w14:paraId="1B3D0809" w14:textId="77777777" w:rsidTr="00C576DB">
        <w:tc>
          <w:tcPr>
            <w:tcW w:w="288" w:type="pct"/>
            <w:tcMar>
              <w:top w:w="80" w:type="dxa"/>
              <w:left w:w="120" w:type="dxa"/>
              <w:bottom w:w="80" w:type="dxa"/>
              <w:right w:w="120" w:type="dxa"/>
            </w:tcMar>
            <w:vAlign w:val="center"/>
          </w:tcPr>
          <w:p w14:paraId="624188EE" w14:textId="040DE83E"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072EFA04" w14:textId="737E8BE0" w:rsidR="00382E4B" w:rsidRPr="00E51C36" w:rsidRDefault="00382E4B" w:rsidP="00382E4B">
            <w:pPr>
              <w:spacing w:line="360" w:lineRule="auto"/>
              <w:jc w:val="center"/>
              <w:rPr>
                <w:rFonts w:ascii="Times New Roman" w:hAnsi="Times New Roman" w:cs="Times New Roman"/>
                <w:color w:val="0000FF"/>
                <w:kern w:val="18"/>
                <w:sz w:val="18"/>
                <w:szCs w:val="18"/>
              </w:rPr>
            </w:pPr>
            <w:proofErr w:type="spellStart"/>
            <w:r w:rsidRPr="00E51C36">
              <w:rPr>
                <w:rFonts w:ascii="Times New Roman" w:hAnsi="Times New Roman" w:cs="Times New Roman"/>
                <w:color w:val="0000FF"/>
                <w:kern w:val="18"/>
                <w:sz w:val="18"/>
                <w:szCs w:val="18"/>
                <w:lang w:eastAsia="zh-CN"/>
              </w:rPr>
              <w:t>Chloranil</w:t>
            </w:r>
            <w:proofErr w:type="spellEnd"/>
            <w:r w:rsidRPr="00E51C36">
              <w:rPr>
                <w:rFonts w:ascii="Times New Roman" w:hAnsi="Times New Roman" w:cs="Times New Roman"/>
                <w:color w:val="0000FF"/>
                <w:kern w:val="18"/>
                <w:sz w:val="18"/>
                <w:szCs w:val="18"/>
                <w:lang w:eastAsia="zh-CN"/>
              </w:rPr>
              <w:t xml:space="preserve"> test </w:t>
            </w:r>
            <w:r w:rsidRPr="00E51C36">
              <w:rPr>
                <w:rFonts w:ascii="Times New Roman" w:hAnsi="Times New Roman" w:cs="Times New Roman"/>
                <w:color w:val="0000FF"/>
                <w:kern w:val="18"/>
                <w:sz w:val="18"/>
                <w:szCs w:val="18"/>
              </w:rPr>
              <w:t>in amino acid coupling, Asn</w:t>
            </w:r>
            <w:r w:rsidRPr="00E51C36">
              <w:rPr>
                <w:rFonts w:ascii="Times New Roman" w:hAnsi="Times New Roman" w:cs="Times New Roman"/>
                <w:color w:val="0000FF"/>
                <w:kern w:val="18"/>
                <w:sz w:val="18"/>
                <w:szCs w:val="18"/>
                <w:vertAlign w:val="superscript"/>
              </w:rPr>
              <w:t>21</w:t>
            </w:r>
          </w:p>
        </w:tc>
        <w:tc>
          <w:tcPr>
            <w:tcW w:w="621" w:type="pct"/>
            <w:tcMar>
              <w:top w:w="80" w:type="dxa"/>
              <w:left w:w="120" w:type="dxa"/>
              <w:bottom w:w="80" w:type="dxa"/>
              <w:right w:w="120" w:type="dxa"/>
            </w:tcMar>
            <w:vAlign w:val="center"/>
          </w:tcPr>
          <w:p w14:paraId="303A1FFB" w14:textId="489DE2DA" w:rsidR="00382E4B" w:rsidRPr="00E51C36" w:rsidRDefault="00382E4B" w:rsidP="00382E4B">
            <w:pPr>
              <w:spacing w:line="360" w:lineRule="auto"/>
              <w:jc w:val="center"/>
              <w:rPr>
                <w:rFonts w:ascii="Times New Roman" w:hAnsi="Times New Roman" w:cs="Times New Roman"/>
                <w:color w:val="0000FF"/>
                <w:kern w:val="18"/>
                <w:sz w:val="18"/>
                <w:szCs w:val="18"/>
              </w:rPr>
            </w:pPr>
            <w:proofErr w:type="spellStart"/>
            <w:r w:rsidRPr="00E51C36">
              <w:rPr>
                <w:rFonts w:ascii="Times New Roman" w:hAnsi="Times New Roman" w:cs="Times New Roman"/>
                <w:color w:val="0000FF"/>
                <w:kern w:val="18"/>
                <w:sz w:val="18"/>
                <w:szCs w:val="18"/>
                <w:lang w:eastAsia="zh-CN"/>
              </w:rPr>
              <w:t>Chloranil</w:t>
            </w:r>
            <w:proofErr w:type="spellEnd"/>
            <w:r w:rsidRPr="00E51C36">
              <w:rPr>
                <w:rFonts w:ascii="Times New Roman" w:hAnsi="Times New Roman" w:cs="Times New Roman"/>
                <w:color w:val="0000FF"/>
                <w:kern w:val="18"/>
                <w:sz w:val="18"/>
                <w:szCs w:val="18"/>
                <w:lang w:eastAsia="zh-CN"/>
              </w:rPr>
              <w:t xml:space="preserve"> test</w:t>
            </w:r>
          </w:p>
        </w:tc>
        <w:tc>
          <w:tcPr>
            <w:tcW w:w="689" w:type="pct"/>
            <w:tcMar>
              <w:top w:w="80" w:type="dxa"/>
              <w:left w:w="120" w:type="dxa"/>
              <w:bottom w:w="80" w:type="dxa"/>
              <w:right w:w="120" w:type="dxa"/>
            </w:tcMar>
          </w:tcPr>
          <w:p w14:paraId="40E9A053" w14:textId="21A7D20B" w:rsidR="00382E4B" w:rsidRPr="00E51C36" w:rsidRDefault="00382E4B" w:rsidP="00382E4B">
            <w:pPr>
              <w:spacing w:line="360" w:lineRule="auto"/>
              <w:jc w:val="center"/>
              <w:rPr>
                <w:rFonts w:ascii="Times New Roman" w:hAnsi="Times New Roman" w:cs="Times New Roman"/>
                <w:color w:val="0000FF"/>
                <w:kern w:val="18"/>
                <w:sz w:val="18"/>
                <w:szCs w:val="18"/>
              </w:rPr>
            </w:pPr>
            <w:r w:rsidRPr="00E51C36">
              <w:rPr>
                <w:rFonts w:ascii="Times New Roman" w:hAnsi="Times New Roman" w:cs="Times New Roman"/>
                <w:color w:val="0000FF"/>
                <w:kern w:val="18"/>
                <w:sz w:val="18"/>
                <w:szCs w:val="18"/>
              </w:rPr>
              <w:t>Negative</w:t>
            </w:r>
          </w:p>
        </w:tc>
        <w:tc>
          <w:tcPr>
            <w:tcW w:w="805" w:type="pct"/>
            <w:tcMar>
              <w:top w:w="80" w:type="dxa"/>
              <w:left w:w="120" w:type="dxa"/>
              <w:bottom w:w="80" w:type="dxa"/>
              <w:right w:w="120" w:type="dxa"/>
            </w:tcMar>
            <w:vAlign w:val="center"/>
          </w:tcPr>
          <w:p w14:paraId="5DB85635" w14:textId="77777777" w:rsidR="00382E4B" w:rsidRDefault="00382E4B" w:rsidP="00382E4B">
            <w:pPr>
              <w:spacing w:line="360" w:lineRule="auto"/>
              <w:jc w:val="center"/>
              <w:rPr>
                <w:rFonts w:eastAsia="仿宋_GB2312"/>
                <w:sz w:val="18"/>
                <w:szCs w:val="18"/>
                <w:lang w:eastAsia="zh-CN"/>
              </w:rPr>
            </w:pPr>
          </w:p>
        </w:tc>
        <w:tc>
          <w:tcPr>
            <w:tcW w:w="618" w:type="pct"/>
          </w:tcPr>
          <w:p w14:paraId="03D02917"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3C5182B" w14:textId="77777777" w:rsidR="00382E4B" w:rsidRDefault="00382E4B" w:rsidP="00382E4B">
            <w:pPr>
              <w:spacing w:line="360" w:lineRule="auto"/>
              <w:jc w:val="center"/>
              <w:rPr>
                <w:rFonts w:eastAsia="仿宋_GB2312"/>
                <w:sz w:val="18"/>
                <w:szCs w:val="18"/>
                <w:lang w:eastAsia="zh-CN"/>
              </w:rPr>
            </w:pPr>
          </w:p>
        </w:tc>
      </w:tr>
      <w:tr w:rsidR="00382E4B" w14:paraId="73800082" w14:textId="77777777">
        <w:tc>
          <w:tcPr>
            <w:tcW w:w="288" w:type="pct"/>
            <w:tcMar>
              <w:top w:w="80" w:type="dxa"/>
              <w:left w:w="120" w:type="dxa"/>
              <w:bottom w:w="80" w:type="dxa"/>
              <w:right w:w="120" w:type="dxa"/>
            </w:tcMar>
            <w:vAlign w:val="center"/>
          </w:tcPr>
          <w:p w14:paraId="1946A7AE" w14:textId="7BDE1939"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359AF85D"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45EF88D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E80DCFE"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23F0700" w14:textId="77777777" w:rsidR="00382E4B" w:rsidRPr="00652DEA" w:rsidRDefault="00382E4B" w:rsidP="00382E4B">
            <w:pPr>
              <w:spacing w:line="360" w:lineRule="auto"/>
              <w:jc w:val="center"/>
              <w:rPr>
                <w:rFonts w:ascii="Times New Roman" w:hAnsi="Times New Roman" w:cs="Times New Roman"/>
                <w:i/>
                <w:iCs/>
                <w:kern w:val="18"/>
                <w:sz w:val="18"/>
                <w:szCs w:val="18"/>
                <w:rPrChange w:id="10482" w:author="Xuning Wei12232" w:date="2026-10-24T11:11:00Z">
                  <w:rPr>
                    <w:rFonts w:ascii="Times New Roman" w:hAnsi="Times New Roman" w:cs="Times New Roman"/>
                    <w:i/>
                    <w:iCs/>
                    <w:color w:val="375623"/>
                    <w:kern w:val="18"/>
                    <w:sz w:val="18"/>
                    <w:szCs w:val="18"/>
                  </w:rPr>
                </w:rPrChange>
              </w:rPr>
            </w:pPr>
            <w:del w:id="104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FD8715F"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4EEC2EC" w14:textId="77777777" w:rsidR="00382E4B" w:rsidRPr="00652DEA" w:rsidRDefault="00382E4B" w:rsidP="00382E4B">
            <w:pPr>
              <w:spacing w:line="360" w:lineRule="auto"/>
              <w:jc w:val="center"/>
              <w:rPr>
                <w:rFonts w:ascii="Times New Roman" w:hAnsi="Times New Roman" w:cs="Times New Roman"/>
                <w:i/>
                <w:iCs/>
                <w:kern w:val="18"/>
                <w:sz w:val="18"/>
                <w:szCs w:val="18"/>
                <w:rPrChange w:id="10484" w:author="Xuning Wei12232" w:date="2026-10-24T11:11:00Z">
                  <w:rPr>
                    <w:rFonts w:ascii="Times New Roman" w:hAnsi="Times New Roman" w:cs="Times New Roman"/>
                    <w:i/>
                    <w:iCs/>
                    <w:color w:val="375623"/>
                    <w:kern w:val="18"/>
                    <w:sz w:val="18"/>
                    <w:szCs w:val="18"/>
                  </w:rPr>
                </w:rPrChange>
              </w:rPr>
            </w:pPr>
            <w:del w:id="104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49C7E6F6" w14:textId="77777777">
        <w:tc>
          <w:tcPr>
            <w:tcW w:w="288" w:type="pct"/>
            <w:tcMar>
              <w:top w:w="80" w:type="dxa"/>
              <w:left w:w="120" w:type="dxa"/>
              <w:bottom w:w="80" w:type="dxa"/>
              <w:right w:w="120" w:type="dxa"/>
            </w:tcMar>
            <w:vAlign w:val="center"/>
          </w:tcPr>
          <w:p w14:paraId="109B8484" w14:textId="127A97D2"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167E609D"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1F1DC446"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E099579"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504CF93" w14:textId="77777777" w:rsidR="00382E4B" w:rsidRPr="00652DEA" w:rsidRDefault="00382E4B" w:rsidP="00382E4B">
            <w:pPr>
              <w:spacing w:line="360" w:lineRule="auto"/>
              <w:jc w:val="center"/>
              <w:rPr>
                <w:rFonts w:ascii="Times New Roman" w:hAnsi="Times New Roman" w:cs="Times New Roman"/>
                <w:i/>
                <w:iCs/>
                <w:kern w:val="18"/>
                <w:sz w:val="18"/>
                <w:szCs w:val="18"/>
                <w:rPrChange w:id="10486" w:author="Xuning Wei12232" w:date="2026-10-24T11:11:00Z">
                  <w:rPr>
                    <w:rFonts w:ascii="Times New Roman" w:hAnsi="Times New Roman" w:cs="Times New Roman"/>
                    <w:i/>
                    <w:iCs/>
                    <w:color w:val="375623"/>
                    <w:kern w:val="18"/>
                    <w:sz w:val="18"/>
                    <w:szCs w:val="18"/>
                  </w:rPr>
                </w:rPrChange>
              </w:rPr>
            </w:pPr>
            <w:del w:id="104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BDFDFC2"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ACEB3B" w14:textId="77777777" w:rsidR="00382E4B" w:rsidRPr="00652DEA" w:rsidRDefault="00382E4B" w:rsidP="00382E4B">
            <w:pPr>
              <w:spacing w:line="360" w:lineRule="auto"/>
              <w:jc w:val="center"/>
              <w:rPr>
                <w:rFonts w:ascii="Times New Roman" w:hAnsi="Times New Roman" w:cs="Times New Roman"/>
                <w:i/>
                <w:iCs/>
                <w:kern w:val="18"/>
                <w:sz w:val="18"/>
                <w:szCs w:val="18"/>
                <w:rPrChange w:id="10488" w:author="Xuning Wei12232" w:date="2026-10-24T11:11:00Z">
                  <w:rPr>
                    <w:rFonts w:ascii="Times New Roman" w:hAnsi="Times New Roman" w:cs="Times New Roman"/>
                    <w:i/>
                    <w:iCs/>
                    <w:color w:val="375623"/>
                    <w:kern w:val="18"/>
                    <w:sz w:val="18"/>
                    <w:szCs w:val="18"/>
                  </w:rPr>
                </w:rPrChange>
              </w:rPr>
            </w:pPr>
            <w:del w:id="104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0BD89439" w14:textId="77777777">
        <w:tc>
          <w:tcPr>
            <w:tcW w:w="288" w:type="pct"/>
            <w:tcMar>
              <w:top w:w="80" w:type="dxa"/>
              <w:left w:w="120" w:type="dxa"/>
              <w:bottom w:w="80" w:type="dxa"/>
              <w:right w:w="120" w:type="dxa"/>
            </w:tcMar>
            <w:vAlign w:val="center"/>
          </w:tcPr>
          <w:p w14:paraId="49832D11" w14:textId="041F0D5D"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264ACB10"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9D36E2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AA0235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63BC343" w14:textId="77777777" w:rsidR="00382E4B" w:rsidRPr="00652DEA" w:rsidRDefault="00382E4B" w:rsidP="00382E4B">
            <w:pPr>
              <w:spacing w:line="360" w:lineRule="auto"/>
              <w:jc w:val="center"/>
              <w:rPr>
                <w:rFonts w:ascii="Times New Roman" w:hAnsi="Times New Roman" w:cs="Times New Roman"/>
                <w:i/>
                <w:iCs/>
                <w:kern w:val="18"/>
                <w:sz w:val="18"/>
                <w:szCs w:val="18"/>
                <w:rPrChange w:id="10490" w:author="Xuning Wei12232" w:date="2026-10-24T11:11:00Z">
                  <w:rPr>
                    <w:rFonts w:ascii="Times New Roman" w:hAnsi="Times New Roman" w:cs="Times New Roman"/>
                    <w:i/>
                    <w:iCs/>
                    <w:color w:val="375623"/>
                    <w:kern w:val="18"/>
                    <w:sz w:val="18"/>
                    <w:szCs w:val="18"/>
                  </w:rPr>
                </w:rPrChange>
              </w:rPr>
            </w:pPr>
            <w:del w:id="104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F9AE5E"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56E9AB" w14:textId="77777777" w:rsidR="00382E4B" w:rsidRPr="00652DEA" w:rsidRDefault="00382E4B" w:rsidP="00382E4B">
            <w:pPr>
              <w:spacing w:line="360" w:lineRule="auto"/>
              <w:jc w:val="center"/>
              <w:rPr>
                <w:rFonts w:ascii="Times New Roman" w:hAnsi="Times New Roman" w:cs="Times New Roman"/>
                <w:i/>
                <w:iCs/>
                <w:kern w:val="18"/>
                <w:sz w:val="18"/>
                <w:szCs w:val="18"/>
                <w:rPrChange w:id="10492" w:author="Xuning Wei12232" w:date="2026-10-24T11:11:00Z">
                  <w:rPr>
                    <w:rFonts w:ascii="Times New Roman" w:hAnsi="Times New Roman" w:cs="Times New Roman"/>
                    <w:i/>
                    <w:iCs/>
                    <w:color w:val="375623"/>
                    <w:kern w:val="18"/>
                    <w:sz w:val="18"/>
                    <w:szCs w:val="18"/>
                  </w:rPr>
                </w:rPrChange>
              </w:rPr>
            </w:pPr>
            <w:del w:id="104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46DF7E94" w14:textId="77777777">
        <w:tc>
          <w:tcPr>
            <w:tcW w:w="288" w:type="pct"/>
            <w:tcMar>
              <w:top w:w="80" w:type="dxa"/>
              <w:left w:w="120" w:type="dxa"/>
              <w:bottom w:w="80" w:type="dxa"/>
              <w:right w:w="120" w:type="dxa"/>
            </w:tcMar>
            <w:vAlign w:val="center"/>
          </w:tcPr>
          <w:p w14:paraId="34BD2DED" w14:textId="3650537F"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5B89B210"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7E94CA8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1A75BCE"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DF5E0D" w14:textId="77777777" w:rsidR="00382E4B" w:rsidRPr="00652DEA" w:rsidRDefault="00382E4B" w:rsidP="00382E4B">
            <w:pPr>
              <w:spacing w:line="360" w:lineRule="auto"/>
              <w:jc w:val="center"/>
              <w:rPr>
                <w:rFonts w:ascii="Times New Roman" w:hAnsi="Times New Roman" w:cs="Times New Roman"/>
                <w:i/>
                <w:iCs/>
                <w:kern w:val="18"/>
                <w:sz w:val="18"/>
                <w:szCs w:val="18"/>
                <w:rPrChange w:id="10494" w:author="Xuning Wei12232" w:date="2026-10-24T11:11:00Z">
                  <w:rPr>
                    <w:rFonts w:ascii="Times New Roman" w:hAnsi="Times New Roman" w:cs="Times New Roman"/>
                    <w:i/>
                    <w:iCs/>
                    <w:color w:val="375623"/>
                    <w:kern w:val="18"/>
                    <w:sz w:val="18"/>
                    <w:szCs w:val="18"/>
                  </w:rPr>
                </w:rPrChange>
              </w:rPr>
            </w:pPr>
            <w:del w:id="104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F03A6D"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8428D0C" w14:textId="77777777" w:rsidR="00382E4B" w:rsidRPr="00652DEA" w:rsidRDefault="00382E4B" w:rsidP="00382E4B">
            <w:pPr>
              <w:spacing w:line="360" w:lineRule="auto"/>
              <w:jc w:val="center"/>
              <w:rPr>
                <w:rFonts w:ascii="Times New Roman" w:hAnsi="Times New Roman" w:cs="Times New Roman"/>
                <w:i/>
                <w:iCs/>
                <w:kern w:val="18"/>
                <w:sz w:val="18"/>
                <w:szCs w:val="18"/>
                <w:rPrChange w:id="10496" w:author="Xuning Wei12232" w:date="2026-10-24T11:11:00Z">
                  <w:rPr>
                    <w:rFonts w:ascii="Times New Roman" w:hAnsi="Times New Roman" w:cs="Times New Roman"/>
                    <w:i/>
                    <w:iCs/>
                    <w:color w:val="375623"/>
                    <w:kern w:val="18"/>
                    <w:sz w:val="18"/>
                    <w:szCs w:val="18"/>
                  </w:rPr>
                </w:rPrChange>
              </w:rPr>
            </w:pPr>
            <w:del w:id="104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3B686A3E" w14:textId="77777777">
        <w:tc>
          <w:tcPr>
            <w:tcW w:w="288" w:type="pct"/>
            <w:tcMar>
              <w:top w:w="80" w:type="dxa"/>
              <w:left w:w="120" w:type="dxa"/>
              <w:bottom w:w="80" w:type="dxa"/>
              <w:right w:w="120" w:type="dxa"/>
            </w:tcMar>
            <w:vAlign w:val="center"/>
          </w:tcPr>
          <w:p w14:paraId="3E1FE5D4" w14:textId="429FF725"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011ADF2F"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A907AA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44A83B1F"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51789A9" w14:textId="77777777" w:rsidR="00382E4B" w:rsidRPr="00652DEA" w:rsidRDefault="00382E4B" w:rsidP="00382E4B">
            <w:pPr>
              <w:spacing w:line="360" w:lineRule="auto"/>
              <w:jc w:val="center"/>
              <w:rPr>
                <w:rFonts w:ascii="Times New Roman" w:hAnsi="Times New Roman" w:cs="Times New Roman"/>
                <w:i/>
                <w:iCs/>
                <w:kern w:val="18"/>
                <w:sz w:val="18"/>
                <w:szCs w:val="18"/>
                <w:rPrChange w:id="10498" w:author="Xuning Wei12232" w:date="2026-10-24T11:11:00Z">
                  <w:rPr>
                    <w:rFonts w:ascii="Times New Roman" w:hAnsi="Times New Roman" w:cs="Times New Roman"/>
                    <w:i/>
                    <w:iCs/>
                    <w:color w:val="375623"/>
                    <w:kern w:val="18"/>
                    <w:sz w:val="18"/>
                    <w:szCs w:val="18"/>
                  </w:rPr>
                </w:rPrChange>
              </w:rPr>
            </w:pPr>
            <w:del w:id="104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930E822"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D411B3" w14:textId="77777777" w:rsidR="00382E4B" w:rsidRPr="00652DEA" w:rsidRDefault="00382E4B" w:rsidP="00382E4B">
            <w:pPr>
              <w:spacing w:line="360" w:lineRule="auto"/>
              <w:jc w:val="center"/>
              <w:rPr>
                <w:rFonts w:ascii="Times New Roman" w:hAnsi="Times New Roman" w:cs="Times New Roman"/>
                <w:i/>
                <w:iCs/>
                <w:kern w:val="18"/>
                <w:sz w:val="18"/>
                <w:szCs w:val="18"/>
                <w:rPrChange w:id="10500" w:author="Xuning Wei12232" w:date="2026-10-24T11:11:00Z">
                  <w:rPr>
                    <w:rFonts w:ascii="Times New Roman" w:hAnsi="Times New Roman" w:cs="Times New Roman"/>
                    <w:i/>
                    <w:iCs/>
                    <w:color w:val="375623"/>
                    <w:kern w:val="18"/>
                    <w:sz w:val="18"/>
                    <w:szCs w:val="18"/>
                  </w:rPr>
                </w:rPrChange>
              </w:rPr>
            </w:pPr>
            <w:del w:id="105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1AE20DEB" w14:textId="77777777">
        <w:tc>
          <w:tcPr>
            <w:tcW w:w="288" w:type="pct"/>
            <w:tcMar>
              <w:top w:w="80" w:type="dxa"/>
              <w:left w:w="120" w:type="dxa"/>
              <w:bottom w:w="80" w:type="dxa"/>
              <w:right w:w="120" w:type="dxa"/>
            </w:tcMar>
            <w:vAlign w:val="center"/>
          </w:tcPr>
          <w:p w14:paraId="735DA4F4" w14:textId="0DD90F46"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5269766D"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07ACEF"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4FBEA1F"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2598A5B" w14:textId="77777777" w:rsidR="00382E4B" w:rsidRPr="00652DEA" w:rsidRDefault="00382E4B" w:rsidP="00382E4B">
            <w:pPr>
              <w:spacing w:line="360" w:lineRule="auto"/>
              <w:jc w:val="center"/>
              <w:rPr>
                <w:rFonts w:ascii="Times New Roman" w:hAnsi="Times New Roman" w:cs="Times New Roman"/>
                <w:i/>
                <w:iCs/>
                <w:kern w:val="18"/>
                <w:sz w:val="18"/>
                <w:szCs w:val="18"/>
                <w:rPrChange w:id="10502" w:author="Xuning Wei12232" w:date="2026-10-24T11:11:00Z">
                  <w:rPr>
                    <w:rFonts w:ascii="Times New Roman" w:hAnsi="Times New Roman" w:cs="Times New Roman"/>
                    <w:i/>
                    <w:iCs/>
                    <w:color w:val="375623"/>
                    <w:kern w:val="18"/>
                    <w:sz w:val="18"/>
                    <w:szCs w:val="18"/>
                  </w:rPr>
                </w:rPrChange>
              </w:rPr>
            </w:pPr>
            <w:del w:id="105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0E36DAB"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D0A8FD" w14:textId="77777777" w:rsidR="00382E4B" w:rsidRPr="00652DEA" w:rsidRDefault="00382E4B" w:rsidP="00382E4B">
            <w:pPr>
              <w:spacing w:line="360" w:lineRule="auto"/>
              <w:jc w:val="center"/>
              <w:rPr>
                <w:rFonts w:ascii="Times New Roman" w:hAnsi="Times New Roman" w:cs="Times New Roman"/>
                <w:i/>
                <w:iCs/>
                <w:kern w:val="18"/>
                <w:sz w:val="18"/>
                <w:szCs w:val="18"/>
                <w:rPrChange w:id="10504" w:author="Xuning Wei12232" w:date="2026-10-24T11:11:00Z">
                  <w:rPr>
                    <w:rFonts w:ascii="Times New Roman" w:hAnsi="Times New Roman" w:cs="Times New Roman"/>
                    <w:i/>
                    <w:iCs/>
                    <w:color w:val="375623"/>
                    <w:kern w:val="18"/>
                    <w:sz w:val="18"/>
                    <w:szCs w:val="18"/>
                  </w:rPr>
                </w:rPrChange>
              </w:rPr>
            </w:pPr>
            <w:del w:id="105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08ECA308" w14:textId="77777777">
        <w:tc>
          <w:tcPr>
            <w:tcW w:w="288" w:type="pct"/>
            <w:tcMar>
              <w:top w:w="80" w:type="dxa"/>
              <w:left w:w="120" w:type="dxa"/>
              <w:bottom w:w="80" w:type="dxa"/>
              <w:right w:w="120" w:type="dxa"/>
            </w:tcMar>
            <w:vAlign w:val="center"/>
          </w:tcPr>
          <w:p w14:paraId="48DF98D7" w14:textId="5B2BB92F"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6093338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41771FE"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090627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BADF75D" w14:textId="77777777" w:rsidR="00382E4B" w:rsidRPr="00652DEA" w:rsidRDefault="00382E4B" w:rsidP="00382E4B">
            <w:pPr>
              <w:spacing w:line="360" w:lineRule="auto"/>
              <w:jc w:val="center"/>
              <w:rPr>
                <w:rFonts w:ascii="Times New Roman" w:hAnsi="Times New Roman" w:cs="Times New Roman"/>
                <w:i/>
                <w:iCs/>
                <w:kern w:val="18"/>
                <w:sz w:val="18"/>
                <w:szCs w:val="18"/>
                <w:rPrChange w:id="10506" w:author="Xuning Wei12232" w:date="2026-10-24T11:11:00Z">
                  <w:rPr>
                    <w:rFonts w:ascii="Times New Roman" w:hAnsi="Times New Roman" w:cs="Times New Roman"/>
                    <w:i/>
                    <w:iCs/>
                    <w:color w:val="375623"/>
                    <w:kern w:val="18"/>
                    <w:sz w:val="18"/>
                    <w:szCs w:val="18"/>
                  </w:rPr>
                </w:rPrChange>
              </w:rPr>
            </w:pPr>
            <w:del w:id="105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D85219"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F82DF0" w14:textId="77777777" w:rsidR="00382E4B" w:rsidRPr="00652DEA" w:rsidRDefault="00382E4B" w:rsidP="00382E4B">
            <w:pPr>
              <w:spacing w:line="360" w:lineRule="auto"/>
              <w:jc w:val="center"/>
              <w:rPr>
                <w:rFonts w:ascii="Times New Roman" w:hAnsi="Times New Roman" w:cs="Times New Roman"/>
                <w:i/>
                <w:iCs/>
                <w:kern w:val="18"/>
                <w:sz w:val="18"/>
                <w:szCs w:val="18"/>
                <w:rPrChange w:id="10508" w:author="Xuning Wei12232" w:date="2026-10-24T11:11:00Z">
                  <w:rPr>
                    <w:rFonts w:ascii="Times New Roman" w:hAnsi="Times New Roman" w:cs="Times New Roman"/>
                    <w:i/>
                    <w:iCs/>
                    <w:color w:val="375623"/>
                    <w:kern w:val="18"/>
                    <w:sz w:val="18"/>
                    <w:szCs w:val="18"/>
                  </w:rPr>
                </w:rPrChange>
              </w:rPr>
            </w:pPr>
            <w:del w:id="105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2ED3E586" w14:textId="77777777">
        <w:tc>
          <w:tcPr>
            <w:tcW w:w="288" w:type="pct"/>
            <w:tcMar>
              <w:top w:w="80" w:type="dxa"/>
              <w:left w:w="120" w:type="dxa"/>
              <w:bottom w:w="80" w:type="dxa"/>
              <w:right w:w="120" w:type="dxa"/>
            </w:tcMar>
            <w:vAlign w:val="center"/>
          </w:tcPr>
          <w:p w14:paraId="5D0116D1" w14:textId="376C283A"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2B02F25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16D7C2D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DBDE5B2"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411351D" w14:textId="77777777" w:rsidR="00382E4B" w:rsidRPr="00652DEA" w:rsidRDefault="00382E4B" w:rsidP="00382E4B">
            <w:pPr>
              <w:spacing w:line="360" w:lineRule="auto"/>
              <w:jc w:val="center"/>
              <w:rPr>
                <w:rFonts w:ascii="Times New Roman" w:hAnsi="Times New Roman" w:cs="Times New Roman"/>
                <w:i/>
                <w:iCs/>
                <w:kern w:val="18"/>
                <w:sz w:val="18"/>
                <w:szCs w:val="18"/>
                <w:rPrChange w:id="10510" w:author="Xuning Wei12232" w:date="2026-10-24T11:11:00Z">
                  <w:rPr>
                    <w:rFonts w:ascii="Times New Roman" w:hAnsi="Times New Roman" w:cs="Times New Roman"/>
                    <w:i/>
                    <w:iCs/>
                    <w:color w:val="375623"/>
                    <w:kern w:val="18"/>
                    <w:sz w:val="18"/>
                    <w:szCs w:val="18"/>
                  </w:rPr>
                </w:rPrChange>
              </w:rPr>
            </w:pPr>
            <w:del w:id="105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CE19BC3"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895AAC9" w14:textId="77777777" w:rsidR="00382E4B" w:rsidRPr="00652DEA" w:rsidRDefault="00382E4B" w:rsidP="00382E4B">
            <w:pPr>
              <w:spacing w:line="360" w:lineRule="auto"/>
              <w:jc w:val="center"/>
              <w:rPr>
                <w:rFonts w:ascii="Times New Roman" w:hAnsi="Times New Roman" w:cs="Times New Roman"/>
                <w:i/>
                <w:iCs/>
                <w:kern w:val="18"/>
                <w:sz w:val="18"/>
                <w:szCs w:val="18"/>
                <w:rPrChange w:id="10512" w:author="Xuning Wei12232" w:date="2026-10-24T11:11:00Z">
                  <w:rPr>
                    <w:rFonts w:ascii="Times New Roman" w:hAnsi="Times New Roman" w:cs="Times New Roman"/>
                    <w:i/>
                    <w:iCs/>
                    <w:color w:val="375623"/>
                    <w:kern w:val="18"/>
                    <w:sz w:val="18"/>
                    <w:szCs w:val="18"/>
                  </w:rPr>
                </w:rPrChange>
              </w:rPr>
            </w:pPr>
            <w:del w:id="105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0252C8E4" w14:textId="77777777">
        <w:tc>
          <w:tcPr>
            <w:tcW w:w="288" w:type="pct"/>
            <w:tcMar>
              <w:top w:w="80" w:type="dxa"/>
              <w:left w:w="120" w:type="dxa"/>
              <w:bottom w:w="80" w:type="dxa"/>
              <w:right w:w="120" w:type="dxa"/>
            </w:tcMar>
            <w:vAlign w:val="center"/>
          </w:tcPr>
          <w:p w14:paraId="4E1E336A" w14:textId="4B4FFEFA"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4C20A9C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40803466"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3E46675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1E5B9F0" w14:textId="77777777" w:rsidR="00382E4B" w:rsidRPr="00652DEA" w:rsidRDefault="00382E4B" w:rsidP="00382E4B">
            <w:pPr>
              <w:spacing w:line="360" w:lineRule="auto"/>
              <w:jc w:val="center"/>
              <w:rPr>
                <w:rFonts w:ascii="Times New Roman" w:hAnsi="Times New Roman" w:cs="Times New Roman"/>
                <w:i/>
                <w:iCs/>
                <w:kern w:val="18"/>
                <w:sz w:val="18"/>
                <w:szCs w:val="18"/>
                <w:rPrChange w:id="10514" w:author="Xuning Wei12232" w:date="2026-10-24T11:11:00Z">
                  <w:rPr>
                    <w:rFonts w:ascii="Times New Roman" w:hAnsi="Times New Roman" w:cs="Times New Roman"/>
                    <w:i/>
                    <w:iCs/>
                    <w:color w:val="375623"/>
                    <w:kern w:val="18"/>
                    <w:sz w:val="18"/>
                    <w:szCs w:val="18"/>
                  </w:rPr>
                </w:rPrChange>
              </w:rPr>
            </w:pPr>
            <w:del w:id="105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3966B72"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B9B4BF6" w14:textId="77777777" w:rsidR="00382E4B" w:rsidRPr="00652DEA" w:rsidRDefault="00382E4B" w:rsidP="00382E4B">
            <w:pPr>
              <w:spacing w:line="360" w:lineRule="auto"/>
              <w:jc w:val="center"/>
              <w:rPr>
                <w:rFonts w:ascii="Times New Roman" w:hAnsi="Times New Roman" w:cs="Times New Roman"/>
                <w:i/>
                <w:iCs/>
                <w:kern w:val="18"/>
                <w:sz w:val="18"/>
                <w:szCs w:val="18"/>
                <w:rPrChange w:id="10516" w:author="Xuning Wei12232" w:date="2026-10-24T11:11:00Z">
                  <w:rPr>
                    <w:rFonts w:ascii="Times New Roman" w:hAnsi="Times New Roman" w:cs="Times New Roman"/>
                    <w:i/>
                    <w:iCs/>
                    <w:color w:val="375623"/>
                    <w:kern w:val="18"/>
                    <w:sz w:val="18"/>
                    <w:szCs w:val="18"/>
                  </w:rPr>
                </w:rPrChange>
              </w:rPr>
            </w:pPr>
            <w:del w:id="105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30337B72" w14:textId="77777777">
        <w:tc>
          <w:tcPr>
            <w:tcW w:w="288" w:type="pct"/>
            <w:tcMar>
              <w:top w:w="80" w:type="dxa"/>
              <w:left w:w="120" w:type="dxa"/>
              <w:bottom w:w="80" w:type="dxa"/>
              <w:right w:w="120" w:type="dxa"/>
            </w:tcMar>
            <w:vAlign w:val="center"/>
          </w:tcPr>
          <w:p w14:paraId="423D4B9D" w14:textId="56F5A8B7"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2A5D235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2BB39357"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51B21BBF"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788CA76C" w14:textId="77777777" w:rsidR="00382E4B" w:rsidRPr="00652DEA" w:rsidRDefault="00382E4B" w:rsidP="00382E4B">
            <w:pPr>
              <w:spacing w:line="360" w:lineRule="auto"/>
              <w:jc w:val="center"/>
              <w:rPr>
                <w:rFonts w:ascii="Times New Roman" w:hAnsi="Times New Roman" w:cs="Times New Roman"/>
                <w:i/>
                <w:iCs/>
                <w:kern w:val="18"/>
                <w:sz w:val="18"/>
                <w:szCs w:val="18"/>
                <w:rPrChange w:id="10518" w:author="Xuning Wei12232" w:date="2026-10-24T11:11:00Z">
                  <w:rPr>
                    <w:rFonts w:ascii="Times New Roman" w:hAnsi="Times New Roman" w:cs="Times New Roman"/>
                    <w:i/>
                    <w:iCs/>
                    <w:color w:val="375623"/>
                    <w:kern w:val="18"/>
                    <w:sz w:val="18"/>
                    <w:szCs w:val="18"/>
                  </w:rPr>
                </w:rPrChange>
              </w:rPr>
            </w:pPr>
            <w:del w:id="105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3536548"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DC77CB" w14:textId="77777777" w:rsidR="00382E4B" w:rsidRPr="00652DEA" w:rsidRDefault="00382E4B" w:rsidP="00382E4B">
            <w:pPr>
              <w:spacing w:line="360" w:lineRule="auto"/>
              <w:jc w:val="center"/>
              <w:rPr>
                <w:rFonts w:ascii="Times New Roman" w:hAnsi="Times New Roman" w:cs="Times New Roman"/>
                <w:i/>
                <w:iCs/>
                <w:kern w:val="18"/>
                <w:sz w:val="18"/>
                <w:szCs w:val="18"/>
                <w:rPrChange w:id="10520" w:author="Xuning Wei12232" w:date="2026-10-24T11:11:00Z">
                  <w:rPr>
                    <w:rFonts w:ascii="Times New Roman" w:hAnsi="Times New Roman" w:cs="Times New Roman"/>
                    <w:i/>
                    <w:iCs/>
                    <w:color w:val="375623"/>
                    <w:kern w:val="18"/>
                    <w:sz w:val="18"/>
                    <w:szCs w:val="18"/>
                  </w:rPr>
                </w:rPrChange>
              </w:rPr>
            </w:pPr>
            <w:del w:id="105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6A90092A" w14:textId="77777777">
        <w:tc>
          <w:tcPr>
            <w:tcW w:w="288" w:type="pct"/>
            <w:tcMar>
              <w:top w:w="80" w:type="dxa"/>
              <w:left w:w="120" w:type="dxa"/>
              <w:bottom w:w="80" w:type="dxa"/>
              <w:right w:w="120" w:type="dxa"/>
            </w:tcMar>
            <w:vAlign w:val="center"/>
          </w:tcPr>
          <w:p w14:paraId="0EB5E791" w14:textId="295663E7"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08003666" w14:textId="1B2B7FAA"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α</w:t>
            </w:r>
            <w:proofErr w:type="spellStart"/>
            <w:r>
              <w:rPr>
                <w:rFonts w:ascii="Times New Roman" w:hAnsi="Times New Roman" w:cs="Times New Roman"/>
                <w:kern w:val="18"/>
                <w:sz w:val="18"/>
                <w:szCs w:val="18"/>
              </w:rPr>
              <w:t>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A2242B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BC3D7A6"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1F37DB0" w14:textId="77777777" w:rsidR="00382E4B" w:rsidRPr="00652DEA" w:rsidRDefault="00382E4B" w:rsidP="00382E4B">
            <w:pPr>
              <w:spacing w:line="360" w:lineRule="auto"/>
              <w:jc w:val="center"/>
              <w:rPr>
                <w:rFonts w:ascii="Times New Roman" w:hAnsi="Times New Roman" w:cs="Times New Roman"/>
                <w:i/>
                <w:iCs/>
                <w:kern w:val="18"/>
                <w:sz w:val="18"/>
                <w:szCs w:val="18"/>
                <w:rPrChange w:id="10522" w:author="Xuning Wei12232" w:date="2026-10-24T11:11:00Z">
                  <w:rPr>
                    <w:rFonts w:ascii="Times New Roman" w:hAnsi="Times New Roman" w:cs="Times New Roman"/>
                    <w:i/>
                    <w:iCs/>
                    <w:color w:val="375623"/>
                    <w:kern w:val="18"/>
                    <w:sz w:val="18"/>
                    <w:szCs w:val="18"/>
                  </w:rPr>
                </w:rPrChange>
              </w:rPr>
            </w:pPr>
            <w:del w:id="105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71AE1F2"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09661F2" w14:textId="77777777" w:rsidR="00382E4B" w:rsidRPr="00652DEA" w:rsidRDefault="00382E4B" w:rsidP="00382E4B">
            <w:pPr>
              <w:spacing w:line="360" w:lineRule="auto"/>
              <w:jc w:val="center"/>
              <w:rPr>
                <w:rFonts w:ascii="Times New Roman" w:hAnsi="Times New Roman" w:cs="Times New Roman"/>
                <w:i/>
                <w:iCs/>
                <w:kern w:val="18"/>
                <w:sz w:val="18"/>
                <w:szCs w:val="18"/>
                <w:rPrChange w:id="10524" w:author="Xuning Wei12232" w:date="2026-10-24T11:11:00Z">
                  <w:rPr>
                    <w:rFonts w:ascii="Times New Roman" w:hAnsi="Times New Roman" w:cs="Times New Roman"/>
                    <w:i/>
                    <w:iCs/>
                    <w:color w:val="375623"/>
                    <w:kern w:val="18"/>
                    <w:sz w:val="18"/>
                    <w:szCs w:val="18"/>
                  </w:rPr>
                </w:rPrChange>
              </w:rPr>
            </w:pPr>
            <w:del w:id="105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68FE23DD" w14:textId="77777777">
        <w:tc>
          <w:tcPr>
            <w:tcW w:w="288" w:type="pct"/>
            <w:tcMar>
              <w:top w:w="80" w:type="dxa"/>
              <w:left w:w="120" w:type="dxa"/>
              <w:bottom w:w="80" w:type="dxa"/>
              <w:right w:w="120" w:type="dxa"/>
            </w:tcMar>
            <w:vAlign w:val="center"/>
          </w:tcPr>
          <w:p w14:paraId="111B77A1" w14:textId="72434C36"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11871C5F" w14:textId="597CD213"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α</w:t>
            </w:r>
            <w:proofErr w:type="spellStart"/>
            <w:r>
              <w:rPr>
                <w:rFonts w:ascii="Times New Roman" w:hAnsi="Times New Roman" w:cs="Times New Roman"/>
                <w:kern w:val="18"/>
                <w:sz w:val="18"/>
                <w:szCs w:val="18"/>
              </w:rPr>
              <w:t>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56A9C5D7"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07BBDDB7"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565029D" w14:textId="77777777" w:rsidR="00382E4B" w:rsidRPr="00652DEA" w:rsidRDefault="00382E4B" w:rsidP="00382E4B">
            <w:pPr>
              <w:spacing w:line="360" w:lineRule="auto"/>
              <w:jc w:val="center"/>
              <w:rPr>
                <w:rFonts w:ascii="Times New Roman" w:hAnsi="Times New Roman" w:cs="Times New Roman"/>
                <w:i/>
                <w:iCs/>
                <w:kern w:val="18"/>
                <w:sz w:val="18"/>
                <w:szCs w:val="18"/>
                <w:rPrChange w:id="10526" w:author="Xuning Wei12232" w:date="2026-10-24T11:11:00Z">
                  <w:rPr>
                    <w:rFonts w:ascii="Times New Roman" w:hAnsi="Times New Roman" w:cs="Times New Roman"/>
                    <w:i/>
                    <w:iCs/>
                    <w:color w:val="375623"/>
                    <w:kern w:val="18"/>
                    <w:sz w:val="18"/>
                    <w:szCs w:val="18"/>
                  </w:rPr>
                </w:rPrChange>
              </w:rPr>
            </w:pPr>
            <w:del w:id="105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AE5B7AF"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95D0933" w14:textId="77777777" w:rsidR="00382E4B" w:rsidRPr="00652DEA" w:rsidRDefault="00382E4B" w:rsidP="00382E4B">
            <w:pPr>
              <w:spacing w:line="360" w:lineRule="auto"/>
              <w:jc w:val="center"/>
              <w:rPr>
                <w:rFonts w:ascii="Times New Roman" w:hAnsi="Times New Roman" w:cs="Times New Roman"/>
                <w:i/>
                <w:iCs/>
                <w:kern w:val="18"/>
                <w:sz w:val="18"/>
                <w:szCs w:val="18"/>
                <w:rPrChange w:id="10528" w:author="Xuning Wei12232" w:date="2026-10-24T11:11:00Z">
                  <w:rPr>
                    <w:rFonts w:ascii="Times New Roman" w:hAnsi="Times New Roman" w:cs="Times New Roman"/>
                    <w:i/>
                    <w:iCs/>
                    <w:color w:val="375623"/>
                    <w:kern w:val="18"/>
                    <w:sz w:val="18"/>
                    <w:szCs w:val="18"/>
                  </w:rPr>
                </w:rPrChange>
              </w:rPr>
            </w:pPr>
            <w:del w:id="105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1BC59FA7" w14:textId="77777777">
        <w:tc>
          <w:tcPr>
            <w:tcW w:w="288" w:type="pct"/>
            <w:tcMar>
              <w:top w:w="80" w:type="dxa"/>
              <w:left w:w="120" w:type="dxa"/>
              <w:bottom w:w="80" w:type="dxa"/>
              <w:right w:w="120" w:type="dxa"/>
            </w:tcMar>
            <w:vAlign w:val="center"/>
          </w:tcPr>
          <w:p w14:paraId="526D80A2" w14:textId="1ACFB5C5"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7EF25B9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67568F3"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0BF804E9"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A3CA30" w14:textId="77777777" w:rsidR="00382E4B" w:rsidRPr="00652DEA" w:rsidRDefault="00382E4B" w:rsidP="00382E4B">
            <w:pPr>
              <w:spacing w:line="360" w:lineRule="auto"/>
              <w:jc w:val="center"/>
              <w:rPr>
                <w:rFonts w:ascii="Times New Roman" w:hAnsi="Times New Roman" w:cs="Times New Roman"/>
                <w:i/>
                <w:iCs/>
                <w:kern w:val="18"/>
                <w:sz w:val="18"/>
                <w:szCs w:val="18"/>
                <w:rPrChange w:id="10530" w:author="Xuning Wei12232" w:date="2026-10-24T11:11:00Z">
                  <w:rPr>
                    <w:rFonts w:ascii="Times New Roman" w:hAnsi="Times New Roman" w:cs="Times New Roman"/>
                    <w:i/>
                    <w:iCs/>
                    <w:color w:val="375623"/>
                    <w:kern w:val="18"/>
                    <w:sz w:val="18"/>
                    <w:szCs w:val="18"/>
                  </w:rPr>
                </w:rPrChange>
              </w:rPr>
            </w:pPr>
            <w:del w:id="105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55E093"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3ECB487" w14:textId="77777777" w:rsidR="00382E4B" w:rsidRPr="00652DEA" w:rsidRDefault="00382E4B" w:rsidP="00382E4B">
            <w:pPr>
              <w:spacing w:line="360" w:lineRule="auto"/>
              <w:jc w:val="center"/>
              <w:rPr>
                <w:rFonts w:ascii="Times New Roman" w:hAnsi="Times New Roman" w:cs="Times New Roman"/>
                <w:i/>
                <w:iCs/>
                <w:kern w:val="18"/>
                <w:sz w:val="18"/>
                <w:szCs w:val="18"/>
                <w:rPrChange w:id="10532" w:author="Xuning Wei12232" w:date="2026-10-24T11:11:00Z">
                  <w:rPr>
                    <w:rFonts w:ascii="Times New Roman" w:hAnsi="Times New Roman" w:cs="Times New Roman"/>
                    <w:i/>
                    <w:iCs/>
                    <w:color w:val="375623"/>
                    <w:kern w:val="18"/>
                    <w:sz w:val="18"/>
                    <w:szCs w:val="18"/>
                  </w:rPr>
                </w:rPrChange>
              </w:rPr>
            </w:pPr>
            <w:del w:id="105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4C6F85EE" w14:textId="77777777">
        <w:tc>
          <w:tcPr>
            <w:tcW w:w="288" w:type="pct"/>
            <w:tcMar>
              <w:top w:w="80" w:type="dxa"/>
              <w:left w:w="120" w:type="dxa"/>
              <w:bottom w:w="80" w:type="dxa"/>
              <w:right w:w="120" w:type="dxa"/>
            </w:tcMar>
            <w:vAlign w:val="center"/>
          </w:tcPr>
          <w:p w14:paraId="2847A633" w14:textId="2D7D0DAD"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647547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241EDA3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3F48C20C"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6CE7AC6" w14:textId="77777777" w:rsidR="00382E4B" w:rsidRPr="00652DEA" w:rsidRDefault="00382E4B" w:rsidP="00382E4B">
            <w:pPr>
              <w:spacing w:line="360" w:lineRule="auto"/>
              <w:jc w:val="center"/>
              <w:rPr>
                <w:rFonts w:ascii="Times New Roman" w:hAnsi="Times New Roman" w:cs="Times New Roman"/>
                <w:i/>
                <w:iCs/>
                <w:kern w:val="18"/>
                <w:sz w:val="18"/>
                <w:szCs w:val="18"/>
                <w:rPrChange w:id="10534" w:author="Xuning Wei12232" w:date="2026-10-24T11:11:00Z">
                  <w:rPr>
                    <w:rFonts w:ascii="Times New Roman" w:hAnsi="Times New Roman" w:cs="Times New Roman"/>
                    <w:i/>
                    <w:iCs/>
                    <w:color w:val="375623"/>
                    <w:kern w:val="18"/>
                    <w:sz w:val="18"/>
                    <w:szCs w:val="18"/>
                  </w:rPr>
                </w:rPrChange>
              </w:rPr>
            </w:pPr>
            <w:del w:id="105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2C42424"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F45456A" w14:textId="77777777" w:rsidR="00382E4B" w:rsidRPr="00652DEA" w:rsidRDefault="00382E4B" w:rsidP="00382E4B">
            <w:pPr>
              <w:spacing w:line="360" w:lineRule="auto"/>
              <w:jc w:val="center"/>
              <w:rPr>
                <w:rFonts w:ascii="Times New Roman" w:hAnsi="Times New Roman" w:cs="Times New Roman"/>
                <w:i/>
                <w:iCs/>
                <w:kern w:val="18"/>
                <w:sz w:val="18"/>
                <w:szCs w:val="18"/>
                <w:rPrChange w:id="10536" w:author="Xuning Wei12232" w:date="2026-10-24T11:11:00Z">
                  <w:rPr>
                    <w:rFonts w:ascii="Times New Roman" w:hAnsi="Times New Roman" w:cs="Times New Roman"/>
                    <w:i/>
                    <w:iCs/>
                    <w:color w:val="375623"/>
                    <w:kern w:val="18"/>
                    <w:sz w:val="18"/>
                    <w:szCs w:val="18"/>
                  </w:rPr>
                </w:rPrChange>
              </w:rPr>
            </w:pPr>
            <w:del w:id="105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65F4A77E" w14:textId="77777777">
        <w:tc>
          <w:tcPr>
            <w:tcW w:w="288" w:type="pct"/>
            <w:tcMar>
              <w:top w:w="80" w:type="dxa"/>
              <w:left w:w="120" w:type="dxa"/>
              <w:bottom w:w="80" w:type="dxa"/>
              <w:right w:w="120" w:type="dxa"/>
            </w:tcMar>
            <w:vAlign w:val="center"/>
          </w:tcPr>
          <w:p w14:paraId="5007C906" w14:textId="318267C9"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270D3DD5"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5564AD1E"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506098C"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92E11E3" w14:textId="77777777" w:rsidR="00382E4B" w:rsidRPr="00652DEA" w:rsidRDefault="00382E4B" w:rsidP="00382E4B">
            <w:pPr>
              <w:spacing w:line="360" w:lineRule="auto"/>
              <w:jc w:val="center"/>
              <w:rPr>
                <w:rFonts w:ascii="Times New Roman" w:hAnsi="Times New Roman" w:cs="Times New Roman"/>
                <w:i/>
                <w:iCs/>
                <w:kern w:val="18"/>
                <w:sz w:val="18"/>
                <w:szCs w:val="18"/>
                <w:rPrChange w:id="10538" w:author="Xuning Wei12232" w:date="2026-10-24T11:11:00Z">
                  <w:rPr>
                    <w:rFonts w:ascii="Times New Roman" w:hAnsi="Times New Roman" w:cs="Times New Roman"/>
                    <w:i/>
                    <w:iCs/>
                    <w:color w:val="375623"/>
                    <w:kern w:val="18"/>
                    <w:sz w:val="18"/>
                    <w:szCs w:val="18"/>
                  </w:rPr>
                </w:rPrChange>
              </w:rPr>
            </w:pPr>
            <w:del w:id="105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79CA55B"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9CA70B0" w14:textId="77777777" w:rsidR="00382E4B" w:rsidRPr="00652DEA" w:rsidRDefault="00382E4B" w:rsidP="00382E4B">
            <w:pPr>
              <w:spacing w:line="360" w:lineRule="auto"/>
              <w:jc w:val="center"/>
              <w:rPr>
                <w:rFonts w:ascii="Times New Roman" w:hAnsi="Times New Roman" w:cs="Times New Roman"/>
                <w:i/>
                <w:iCs/>
                <w:kern w:val="18"/>
                <w:sz w:val="18"/>
                <w:szCs w:val="18"/>
                <w:rPrChange w:id="10540" w:author="Xuning Wei12232" w:date="2026-10-24T11:11:00Z">
                  <w:rPr>
                    <w:rFonts w:ascii="Times New Roman" w:hAnsi="Times New Roman" w:cs="Times New Roman"/>
                    <w:i/>
                    <w:iCs/>
                    <w:color w:val="375623"/>
                    <w:kern w:val="18"/>
                    <w:sz w:val="18"/>
                    <w:szCs w:val="18"/>
                  </w:rPr>
                </w:rPrChange>
              </w:rPr>
            </w:pPr>
            <w:del w:id="105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117C58F8" w14:textId="77777777">
        <w:tc>
          <w:tcPr>
            <w:tcW w:w="288" w:type="pct"/>
            <w:tcMar>
              <w:top w:w="80" w:type="dxa"/>
              <w:left w:w="120" w:type="dxa"/>
              <w:bottom w:w="80" w:type="dxa"/>
              <w:right w:w="120" w:type="dxa"/>
            </w:tcMar>
            <w:vAlign w:val="center"/>
          </w:tcPr>
          <w:p w14:paraId="7B568215" w14:textId="72D45DDD"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083663A7"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3405CDB7"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7F3981C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50570F5" w14:textId="77777777" w:rsidR="00382E4B" w:rsidRPr="00652DEA" w:rsidRDefault="00382E4B" w:rsidP="00382E4B">
            <w:pPr>
              <w:spacing w:line="360" w:lineRule="auto"/>
              <w:jc w:val="center"/>
              <w:rPr>
                <w:rFonts w:ascii="Times New Roman" w:hAnsi="Times New Roman" w:cs="Times New Roman"/>
                <w:i/>
                <w:iCs/>
                <w:kern w:val="18"/>
                <w:sz w:val="18"/>
                <w:szCs w:val="18"/>
                <w:rPrChange w:id="10542" w:author="Xuning Wei12232" w:date="2026-10-24T11:11:00Z">
                  <w:rPr>
                    <w:rFonts w:ascii="Times New Roman" w:hAnsi="Times New Roman" w:cs="Times New Roman"/>
                    <w:i/>
                    <w:iCs/>
                    <w:color w:val="375623"/>
                    <w:kern w:val="18"/>
                    <w:sz w:val="18"/>
                    <w:szCs w:val="18"/>
                  </w:rPr>
                </w:rPrChange>
              </w:rPr>
            </w:pPr>
            <w:del w:id="105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BF93C4"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88869F0" w14:textId="77777777" w:rsidR="00382E4B" w:rsidRPr="00652DEA" w:rsidRDefault="00382E4B" w:rsidP="00382E4B">
            <w:pPr>
              <w:spacing w:line="360" w:lineRule="auto"/>
              <w:jc w:val="center"/>
              <w:rPr>
                <w:rFonts w:ascii="Times New Roman" w:hAnsi="Times New Roman" w:cs="Times New Roman"/>
                <w:i/>
                <w:iCs/>
                <w:kern w:val="18"/>
                <w:sz w:val="18"/>
                <w:szCs w:val="18"/>
                <w:rPrChange w:id="10544" w:author="Xuning Wei12232" w:date="2026-10-24T11:11:00Z">
                  <w:rPr>
                    <w:rFonts w:ascii="Times New Roman" w:hAnsi="Times New Roman" w:cs="Times New Roman"/>
                    <w:i/>
                    <w:iCs/>
                    <w:color w:val="375623"/>
                    <w:kern w:val="18"/>
                    <w:sz w:val="18"/>
                    <w:szCs w:val="18"/>
                  </w:rPr>
                </w:rPrChange>
              </w:rPr>
            </w:pPr>
            <w:del w:id="105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38CDE70C" w14:textId="77777777">
        <w:tc>
          <w:tcPr>
            <w:tcW w:w="288" w:type="pct"/>
            <w:tcMar>
              <w:top w:w="80" w:type="dxa"/>
              <w:left w:w="120" w:type="dxa"/>
              <w:bottom w:w="80" w:type="dxa"/>
              <w:right w:w="120" w:type="dxa"/>
            </w:tcMar>
            <w:vAlign w:val="center"/>
          </w:tcPr>
          <w:p w14:paraId="44C26413" w14:textId="5821CAF0"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35CFECF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49BA29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133A8D63"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A4C4ED6" w14:textId="77777777" w:rsidR="00382E4B" w:rsidRPr="00652DEA" w:rsidRDefault="00382E4B" w:rsidP="00382E4B">
            <w:pPr>
              <w:spacing w:line="360" w:lineRule="auto"/>
              <w:jc w:val="center"/>
              <w:rPr>
                <w:rFonts w:ascii="Times New Roman" w:hAnsi="Times New Roman" w:cs="Times New Roman"/>
                <w:i/>
                <w:iCs/>
                <w:kern w:val="18"/>
                <w:sz w:val="18"/>
                <w:szCs w:val="18"/>
                <w:rPrChange w:id="10546" w:author="Xuning Wei12232" w:date="2026-10-24T11:11:00Z">
                  <w:rPr>
                    <w:rFonts w:ascii="Times New Roman" w:hAnsi="Times New Roman" w:cs="Times New Roman"/>
                    <w:i/>
                    <w:iCs/>
                    <w:color w:val="375623"/>
                    <w:kern w:val="18"/>
                    <w:sz w:val="18"/>
                    <w:szCs w:val="18"/>
                  </w:rPr>
                </w:rPrChange>
              </w:rPr>
            </w:pPr>
            <w:del w:id="105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1DCB018"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519CD0D" w14:textId="77777777" w:rsidR="00382E4B" w:rsidRPr="00652DEA" w:rsidRDefault="00382E4B" w:rsidP="00382E4B">
            <w:pPr>
              <w:spacing w:line="360" w:lineRule="auto"/>
              <w:jc w:val="center"/>
              <w:rPr>
                <w:rFonts w:ascii="Times New Roman" w:hAnsi="Times New Roman" w:cs="Times New Roman"/>
                <w:i/>
                <w:iCs/>
                <w:kern w:val="18"/>
                <w:sz w:val="18"/>
                <w:szCs w:val="18"/>
                <w:rPrChange w:id="10548" w:author="Xuning Wei12232" w:date="2026-10-24T11:11:00Z">
                  <w:rPr>
                    <w:rFonts w:ascii="Times New Roman" w:hAnsi="Times New Roman" w:cs="Times New Roman"/>
                    <w:i/>
                    <w:iCs/>
                    <w:color w:val="375623"/>
                    <w:kern w:val="18"/>
                    <w:sz w:val="18"/>
                    <w:szCs w:val="18"/>
                  </w:rPr>
                </w:rPrChange>
              </w:rPr>
            </w:pPr>
            <w:del w:id="105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4E808A90" w14:textId="77777777">
        <w:tc>
          <w:tcPr>
            <w:tcW w:w="288" w:type="pct"/>
            <w:tcMar>
              <w:top w:w="80" w:type="dxa"/>
              <w:left w:w="120" w:type="dxa"/>
              <w:bottom w:w="80" w:type="dxa"/>
              <w:right w:w="120" w:type="dxa"/>
            </w:tcMar>
            <w:vAlign w:val="center"/>
          </w:tcPr>
          <w:p w14:paraId="72E4F76D" w14:textId="23734982"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5BEB42B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57264E9C"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2E96DE2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48AE110" w14:textId="77777777" w:rsidR="00382E4B" w:rsidRPr="00652DEA" w:rsidRDefault="00382E4B" w:rsidP="00382E4B">
            <w:pPr>
              <w:spacing w:line="360" w:lineRule="auto"/>
              <w:jc w:val="center"/>
              <w:rPr>
                <w:rFonts w:ascii="Times New Roman" w:hAnsi="Times New Roman" w:cs="Times New Roman"/>
                <w:i/>
                <w:iCs/>
                <w:kern w:val="18"/>
                <w:sz w:val="18"/>
                <w:szCs w:val="18"/>
                <w:rPrChange w:id="10550" w:author="Xuning Wei12232" w:date="2026-10-24T11:11:00Z">
                  <w:rPr>
                    <w:rFonts w:ascii="Times New Roman" w:hAnsi="Times New Roman" w:cs="Times New Roman"/>
                    <w:i/>
                    <w:iCs/>
                    <w:color w:val="375623"/>
                    <w:kern w:val="18"/>
                    <w:sz w:val="18"/>
                    <w:szCs w:val="18"/>
                  </w:rPr>
                </w:rPrChange>
              </w:rPr>
            </w:pPr>
            <w:del w:id="105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B644A8D"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643351B" w14:textId="77777777" w:rsidR="00382E4B" w:rsidRPr="00652DEA" w:rsidRDefault="00382E4B" w:rsidP="00382E4B">
            <w:pPr>
              <w:spacing w:line="360" w:lineRule="auto"/>
              <w:jc w:val="center"/>
              <w:rPr>
                <w:rFonts w:ascii="Times New Roman" w:hAnsi="Times New Roman" w:cs="Times New Roman"/>
                <w:i/>
                <w:iCs/>
                <w:kern w:val="18"/>
                <w:sz w:val="18"/>
                <w:szCs w:val="18"/>
                <w:rPrChange w:id="10552" w:author="Xuning Wei12232" w:date="2026-10-24T11:11:00Z">
                  <w:rPr>
                    <w:rFonts w:ascii="Times New Roman" w:hAnsi="Times New Roman" w:cs="Times New Roman"/>
                    <w:i/>
                    <w:iCs/>
                    <w:color w:val="375623"/>
                    <w:kern w:val="18"/>
                    <w:sz w:val="18"/>
                    <w:szCs w:val="18"/>
                  </w:rPr>
                </w:rPrChange>
              </w:rPr>
            </w:pPr>
            <w:del w:id="105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2763A3A0" w14:textId="77777777">
        <w:tc>
          <w:tcPr>
            <w:tcW w:w="288" w:type="pct"/>
            <w:tcMar>
              <w:top w:w="80" w:type="dxa"/>
              <w:left w:w="120" w:type="dxa"/>
              <w:bottom w:w="80" w:type="dxa"/>
              <w:right w:w="120" w:type="dxa"/>
            </w:tcMar>
            <w:vAlign w:val="center"/>
          </w:tcPr>
          <w:p w14:paraId="1D8EB8EE" w14:textId="18D7BE6B"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67478432"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Post deprotection wash piperidine residue.)</w:t>
            </w:r>
          </w:p>
        </w:tc>
        <w:tc>
          <w:tcPr>
            <w:tcW w:w="621" w:type="pct"/>
            <w:tcMar>
              <w:top w:w="80" w:type="dxa"/>
              <w:left w:w="120" w:type="dxa"/>
              <w:bottom w:w="80" w:type="dxa"/>
              <w:right w:w="120" w:type="dxa"/>
            </w:tcMar>
            <w:vAlign w:val="center"/>
          </w:tcPr>
          <w:p w14:paraId="39E2E15C"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Chloranil test</w:t>
            </w:r>
          </w:p>
        </w:tc>
        <w:tc>
          <w:tcPr>
            <w:tcW w:w="689" w:type="pct"/>
            <w:tcMar>
              <w:top w:w="80" w:type="dxa"/>
              <w:left w:w="120" w:type="dxa"/>
              <w:bottom w:w="80" w:type="dxa"/>
              <w:right w:w="120" w:type="dxa"/>
            </w:tcMar>
            <w:vAlign w:val="center"/>
          </w:tcPr>
          <w:p w14:paraId="02A0025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089450A6" w14:textId="77777777" w:rsidR="00382E4B" w:rsidRPr="00652DEA" w:rsidRDefault="00382E4B" w:rsidP="00382E4B">
            <w:pPr>
              <w:spacing w:line="360" w:lineRule="auto"/>
              <w:jc w:val="center"/>
              <w:rPr>
                <w:rFonts w:ascii="Times New Roman" w:hAnsi="Times New Roman" w:cs="Times New Roman"/>
                <w:i/>
                <w:iCs/>
                <w:kern w:val="18"/>
                <w:sz w:val="18"/>
                <w:szCs w:val="18"/>
                <w:rPrChange w:id="10554" w:author="Xuning Wei12232" w:date="2026-10-24T11:11:00Z">
                  <w:rPr>
                    <w:rFonts w:ascii="Times New Roman" w:hAnsi="Times New Roman" w:cs="Times New Roman"/>
                    <w:i/>
                    <w:iCs/>
                    <w:color w:val="375623"/>
                    <w:kern w:val="18"/>
                    <w:sz w:val="18"/>
                    <w:szCs w:val="18"/>
                  </w:rPr>
                </w:rPrChange>
              </w:rPr>
            </w:pPr>
            <w:del w:id="105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82C48EB"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2E1AA7E" w14:textId="77777777" w:rsidR="00382E4B" w:rsidRPr="00652DEA" w:rsidRDefault="00382E4B" w:rsidP="00382E4B">
            <w:pPr>
              <w:spacing w:line="360" w:lineRule="auto"/>
              <w:jc w:val="center"/>
              <w:rPr>
                <w:rFonts w:ascii="Times New Roman" w:hAnsi="Times New Roman" w:cs="Times New Roman"/>
                <w:i/>
                <w:iCs/>
                <w:kern w:val="18"/>
                <w:sz w:val="18"/>
                <w:szCs w:val="18"/>
                <w:rPrChange w:id="10556" w:author="Xuning Wei12232" w:date="2026-10-24T11:11:00Z">
                  <w:rPr>
                    <w:rFonts w:ascii="Times New Roman" w:hAnsi="Times New Roman" w:cs="Times New Roman"/>
                    <w:i/>
                    <w:iCs/>
                    <w:color w:val="375623"/>
                    <w:kern w:val="18"/>
                    <w:sz w:val="18"/>
                    <w:szCs w:val="18"/>
                  </w:rPr>
                </w:rPrChange>
              </w:rPr>
            </w:pPr>
            <w:del w:id="105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2033C21A" w14:textId="77777777">
        <w:tc>
          <w:tcPr>
            <w:tcW w:w="288" w:type="pct"/>
            <w:tcMar>
              <w:top w:w="80" w:type="dxa"/>
              <w:left w:w="120" w:type="dxa"/>
              <w:bottom w:w="80" w:type="dxa"/>
              <w:right w:w="120" w:type="dxa"/>
            </w:tcMar>
            <w:vAlign w:val="center"/>
          </w:tcPr>
          <w:p w14:paraId="4BFDD700" w14:textId="27B0DF92"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32E9C08E"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87439A"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0D46F84"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82DFD46" w14:textId="77777777" w:rsidR="00382E4B" w:rsidRPr="00652DEA" w:rsidRDefault="00382E4B" w:rsidP="00382E4B">
            <w:pPr>
              <w:spacing w:line="360" w:lineRule="auto"/>
              <w:jc w:val="center"/>
              <w:rPr>
                <w:rFonts w:ascii="Times New Roman" w:hAnsi="Times New Roman" w:cs="Times New Roman"/>
                <w:i/>
                <w:iCs/>
                <w:kern w:val="18"/>
                <w:sz w:val="18"/>
                <w:szCs w:val="18"/>
                <w:rPrChange w:id="10558" w:author="Xuning Wei12232" w:date="2026-10-24T11:11:00Z">
                  <w:rPr>
                    <w:rFonts w:ascii="Times New Roman" w:hAnsi="Times New Roman" w:cs="Times New Roman"/>
                    <w:i/>
                    <w:iCs/>
                    <w:color w:val="375623"/>
                    <w:kern w:val="18"/>
                    <w:sz w:val="18"/>
                    <w:szCs w:val="18"/>
                  </w:rPr>
                </w:rPrChange>
              </w:rPr>
            </w:pPr>
            <w:del w:id="105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677290C"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CF9CE41" w14:textId="77777777" w:rsidR="00382E4B" w:rsidRPr="00652DEA" w:rsidRDefault="00382E4B" w:rsidP="00382E4B">
            <w:pPr>
              <w:spacing w:line="360" w:lineRule="auto"/>
              <w:jc w:val="center"/>
              <w:rPr>
                <w:rFonts w:ascii="Times New Roman" w:hAnsi="Times New Roman" w:cs="Times New Roman"/>
                <w:i/>
                <w:iCs/>
                <w:kern w:val="18"/>
                <w:sz w:val="18"/>
                <w:szCs w:val="18"/>
                <w:rPrChange w:id="10560" w:author="Xuning Wei12232" w:date="2026-10-24T11:11:00Z">
                  <w:rPr>
                    <w:rFonts w:ascii="Times New Roman" w:hAnsi="Times New Roman" w:cs="Times New Roman"/>
                    <w:i/>
                    <w:iCs/>
                    <w:color w:val="375623"/>
                    <w:kern w:val="18"/>
                    <w:sz w:val="18"/>
                    <w:szCs w:val="18"/>
                  </w:rPr>
                </w:rPrChange>
              </w:rPr>
            </w:pPr>
            <w:del w:id="105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021A63E7" w14:textId="77777777">
        <w:tc>
          <w:tcPr>
            <w:tcW w:w="288" w:type="pct"/>
            <w:tcMar>
              <w:top w:w="80" w:type="dxa"/>
              <w:left w:w="120" w:type="dxa"/>
              <w:bottom w:w="80" w:type="dxa"/>
              <w:right w:w="120" w:type="dxa"/>
            </w:tcMar>
            <w:vAlign w:val="center"/>
          </w:tcPr>
          <w:p w14:paraId="36334656" w14:textId="477DAF91"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6154C86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20C3BB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Ninhydrin test</w:t>
            </w:r>
          </w:p>
        </w:tc>
        <w:tc>
          <w:tcPr>
            <w:tcW w:w="689" w:type="pct"/>
            <w:tcMar>
              <w:top w:w="80" w:type="dxa"/>
              <w:left w:w="120" w:type="dxa"/>
              <w:bottom w:w="80" w:type="dxa"/>
              <w:right w:w="120" w:type="dxa"/>
            </w:tcMar>
            <w:vAlign w:val="center"/>
          </w:tcPr>
          <w:p w14:paraId="61C48995"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699040" w14:textId="77777777" w:rsidR="00382E4B" w:rsidRPr="00652DEA" w:rsidRDefault="00382E4B" w:rsidP="00382E4B">
            <w:pPr>
              <w:spacing w:line="360" w:lineRule="auto"/>
              <w:jc w:val="center"/>
              <w:rPr>
                <w:rFonts w:ascii="Times New Roman" w:hAnsi="Times New Roman" w:cs="Times New Roman"/>
                <w:i/>
                <w:iCs/>
                <w:kern w:val="18"/>
                <w:sz w:val="18"/>
                <w:szCs w:val="18"/>
                <w:rPrChange w:id="10562" w:author="Xuning Wei12232" w:date="2026-10-24T11:11:00Z">
                  <w:rPr>
                    <w:rFonts w:ascii="Times New Roman" w:hAnsi="Times New Roman" w:cs="Times New Roman"/>
                    <w:i/>
                    <w:iCs/>
                    <w:color w:val="375623"/>
                    <w:kern w:val="18"/>
                    <w:sz w:val="18"/>
                    <w:szCs w:val="18"/>
                  </w:rPr>
                </w:rPrChange>
              </w:rPr>
            </w:pPr>
            <w:del w:id="105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9BF8C6"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67EA275" w14:textId="77777777" w:rsidR="00382E4B" w:rsidRPr="00652DEA" w:rsidRDefault="00382E4B" w:rsidP="00382E4B">
            <w:pPr>
              <w:spacing w:line="360" w:lineRule="auto"/>
              <w:jc w:val="center"/>
              <w:rPr>
                <w:rFonts w:ascii="Times New Roman" w:hAnsi="Times New Roman" w:cs="Times New Roman"/>
                <w:i/>
                <w:iCs/>
                <w:kern w:val="18"/>
                <w:sz w:val="18"/>
                <w:szCs w:val="18"/>
                <w:rPrChange w:id="10564" w:author="Xuning Wei12232" w:date="2026-10-24T11:11:00Z">
                  <w:rPr>
                    <w:rFonts w:ascii="Times New Roman" w:hAnsi="Times New Roman" w:cs="Times New Roman"/>
                    <w:i/>
                    <w:iCs/>
                    <w:color w:val="375623"/>
                    <w:kern w:val="18"/>
                    <w:sz w:val="18"/>
                    <w:szCs w:val="18"/>
                  </w:rPr>
                </w:rPrChange>
              </w:rPr>
            </w:pPr>
            <w:del w:id="105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7A3175DF" w14:textId="77777777">
        <w:tc>
          <w:tcPr>
            <w:tcW w:w="288" w:type="pct"/>
            <w:tcMar>
              <w:top w:w="80" w:type="dxa"/>
              <w:left w:w="120" w:type="dxa"/>
              <w:bottom w:w="80" w:type="dxa"/>
              <w:right w:w="120" w:type="dxa"/>
            </w:tcMar>
            <w:vAlign w:val="center"/>
          </w:tcPr>
          <w:p w14:paraId="41C0AA51" w14:textId="1613BE6C"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hint="eastAsia"/>
                <w:kern w:val="18"/>
                <w:sz w:val="18"/>
                <w:szCs w:val="18"/>
                <w:lang w:eastAsia="zh-CN"/>
              </w:rPr>
              <w:t>2</w:t>
            </w: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7991C982"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 xml:space="preserve">Chloranil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piperidine residue.</w:t>
            </w:r>
          </w:p>
        </w:tc>
        <w:tc>
          <w:tcPr>
            <w:tcW w:w="621" w:type="pct"/>
            <w:tcMar>
              <w:top w:w="80" w:type="dxa"/>
              <w:left w:w="120" w:type="dxa"/>
              <w:bottom w:w="80" w:type="dxa"/>
              <w:right w:w="120" w:type="dxa"/>
            </w:tcMar>
            <w:vAlign w:val="center"/>
          </w:tcPr>
          <w:p w14:paraId="05BCD63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Chloranil test</w:t>
            </w:r>
          </w:p>
        </w:tc>
        <w:tc>
          <w:tcPr>
            <w:tcW w:w="689" w:type="pct"/>
            <w:tcMar>
              <w:top w:w="80" w:type="dxa"/>
              <w:left w:w="120" w:type="dxa"/>
              <w:bottom w:w="80" w:type="dxa"/>
              <w:right w:w="120" w:type="dxa"/>
            </w:tcMar>
            <w:vAlign w:val="center"/>
          </w:tcPr>
          <w:p w14:paraId="52D98DB1"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582EA343" w14:textId="77777777" w:rsidR="00382E4B" w:rsidRPr="00652DEA" w:rsidRDefault="00382E4B" w:rsidP="00382E4B">
            <w:pPr>
              <w:spacing w:line="360" w:lineRule="auto"/>
              <w:jc w:val="center"/>
              <w:rPr>
                <w:rFonts w:ascii="Times New Roman" w:hAnsi="Times New Roman" w:cs="Times New Roman"/>
                <w:i/>
                <w:iCs/>
                <w:kern w:val="18"/>
                <w:sz w:val="18"/>
                <w:szCs w:val="18"/>
                <w:rPrChange w:id="10566" w:author="Xuning Wei12232" w:date="2026-10-24T11:11:00Z">
                  <w:rPr>
                    <w:rFonts w:ascii="Times New Roman" w:hAnsi="Times New Roman" w:cs="Times New Roman"/>
                    <w:i/>
                    <w:iCs/>
                    <w:color w:val="375623"/>
                    <w:kern w:val="18"/>
                    <w:sz w:val="18"/>
                    <w:szCs w:val="18"/>
                  </w:rPr>
                </w:rPrChange>
              </w:rPr>
            </w:pPr>
            <w:del w:id="105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EF46479"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0940813B" w14:textId="77777777" w:rsidR="00382E4B" w:rsidRPr="00652DEA" w:rsidRDefault="00382E4B" w:rsidP="00382E4B">
            <w:pPr>
              <w:spacing w:line="360" w:lineRule="auto"/>
              <w:jc w:val="center"/>
              <w:rPr>
                <w:rFonts w:ascii="Times New Roman" w:hAnsi="Times New Roman" w:cs="Times New Roman"/>
                <w:i/>
                <w:iCs/>
                <w:kern w:val="18"/>
                <w:sz w:val="18"/>
                <w:szCs w:val="18"/>
                <w:rPrChange w:id="10568" w:author="Xuning Wei12232" w:date="2026-10-24T11:11:00Z">
                  <w:rPr>
                    <w:rFonts w:ascii="Times New Roman" w:hAnsi="Times New Roman" w:cs="Times New Roman"/>
                    <w:i/>
                    <w:iCs/>
                    <w:color w:val="375623"/>
                    <w:kern w:val="18"/>
                    <w:sz w:val="18"/>
                    <w:szCs w:val="18"/>
                  </w:rPr>
                </w:rPrChange>
              </w:rPr>
            </w:pPr>
            <w:del w:id="105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382E4B" w14:paraId="06CA02DD" w14:textId="77777777">
        <w:tc>
          <w:tcPr>
            <w:tcW w:w="288" w:type="pct"/>
            <w:tcMar>
              <w:top w:w="80" w:type="dxa"/>
              <w:left w:w="120" w:type="dxa"/>
              <w:bottom w:w="80" w:type="dxa"/>
              <w:right w:w="120" w:type="dxa"/>
            </w:tcMar>
            <w:vAlign w:val="center"/>
          </w:tcPr>
          <w:p w14:paraId="57393B24" w14:textId="68012AE9" w:rsidR="00382E4B" w:rsidRDefault="00382E4B" w:rsidP="00382E4B">
            <w:pPr>
              <w:spacing w:line="360" w:lineRule="auto"/>
              <w:jc w:val="center"/>
              <w:rPr>
                <w:rFonts w:ascii="Times New Roman" w:hAnsi="Times New Roman" w:cs="Times New Roman"/>
                <w:kern w:val="18"/>
                <w:sz w:val="18"/>
                <w:szCs w:val="18"/>
                <w:lang w:eastAsia="zh-CN"/>
              </w:rPr>
            </w:pPr>
            <w:r>
              <w:rPr>
                <w:rFonts w:ascii="Times New Roman" w:hAnsi="Times New Roman" w:cs="Times New Roman" w:hint="eastAsia"/>
                <w:kern w:val="18"/>
                <w:sz w:val="18"/>
                <w:szCs w:val="18"/>
                <w:lang w:eastAsia="zh-CN"/>
              </w:rPr>
              <w:lastRenderedPageBreak/>
              <w:t>3</w:t>
            </w:r>
            <w:r>
              <w:rPr>
                <w:rFonts w:ascii="Times New Roman" w:hAnsi="Times New Roman" w:cs="Times New Roman"/>
                <w:kern w:val="18"/>
                <w:sz w:val="18"/>
                <w:szCs w:val="18"/>
                <w:lang w:eastAsia="zh-CN"/>
              </w:rPr>
              <w:t>0</w:t>
            </w:r>
          </w:p>
        </w:tc>
        <w:tc>
          <w:tcPr>
            <w:tcW w:w="1362" w:type="pct"/>
            <w:tcMar>
              <w:top w:w="80" w:type="dxa"/>
              <w:left w:w="120" w:type="dxa"/>
              <w:bottom w:w="80" w:type="dxa"/>
              <w:right w:w="120" w:type="dxa"/>
            </w:tcMar>
            <w:vAlign w:val="center"/>
          </w:tcPr>
          <w:p w14:paraId="1AE3CE98"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0570"/>
            <w:commentRangeStart w:id="10571"/>
            <w:r>
              <w:rPr>
                <w:rFonts w:ascii="Times New Roman" w:hAnsi="Times New Roman" w:cs="Times New Roman"/>
                <w:kern w:val="18"/>
                <w:sz w:val="18"/>
                <w:szCs w:val="18"/>
              </w:rPr>
              <w:t xml:space="preserve">under </w:t>
            </w:r>
            <w:commentRangeEnd w:id="10570"/>
            <w:r>
              <w:rPr>
                <w:rStyle w:val="affe"/>
                <w:rFonts w:ascii="Times New Roman" w:hAnsi="Times New Roman" w:cs="Times New Roman"/>
                <w:kern w:val="18"/>
                <w:sz w:val="18"/>
                <w:szCs w:val="18"/>
              </w:rPr>
              <w:commentReference w:id="10570"/>
            </w:r>
            <w:commentRangeEnd w:id="10571"/>
            <w:r>
              <w:rPr>
                <w:rStyle w:val="affe"/>
                <w:rFonts w:ascii="Times New Roman" w:hAnsi="Times New Roman" w:cs="Times New Roman"/>
                <w:kern w:val="18"/>
                <w:sz w:val="18"/>
                <w:szCs w:val="18"/>
              </w:rPr>
              <w:commentReference w:id="10571"/>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262645C6" w14:textId="77777777" w:rsidR="00382E4B" w:rsidRDefault="00382E4B" w:rsidP="00382E4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2D92D1D2" w14:textId="77777777" w:rsidR="00382E4B" w:rsidRDefault="00382E4B" w:rsidP="00382E4B">
            <w:pPr>
              <w:spacing w:line="360" w:lineRule="auto"/>
              <w:jc w:val="center"/>
              <w:rPr>
                <w:rFonts w:ascii="Times New Roman" w:hAnsi="Times New Roman" w:cs="Times New Roman"/>
                <w:kern w:val="18"/>
                <w:sz w:val="18"/>
                <w:szCs w:val="18"/>
              </w:rPr>
            </w:pPr>
            <w:ins w:id="10572" w:author="Xuning Wei12232" w:date="2026-10-21T09:19:00Z">
              <w:r>
                <w:rPr>
                  <w:rFonts w:ascii="Times New Roman" w:eastAsia="仿宋_GB2312" w:hAnsi="Times New Roman" w:cs="Times New Roman"/>
                  <w:sz w:val="18"/>
                  <w:szCs w:val="18"/>
                </w:rPr>
                <w:t>≤</w:t>
              </w:r>
            </w:ins>
            <w:ins w:id="10573" w:author="Xuning Wei12232" w:date="2026-10-22T06:42:00Z">
              <w:r>
                <w:rPr>
                  <w:rFonts w:ascii="Times New Roman" w:eastAsia="仿宋_GB2312" w:hAnsi="Times New Roman" w:cs="Times New Roman"/>
                  <w:sz w:val="18"/>
                  <w:szCs w:val="18"/>
                </w:rPr>
                <w:t xml:space="preserve"> </w:t>
              </w:r>
            </w:ins>
            <w:del w:id="10574"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0575" w:author="Xuning Wei12232" w:date="2026-10-20T13:11:00Z">
              <w:r>
                <w:rPr>
                  <w:rFonts w:ascii="Times New Roman" w:hAnsi="Times New Roman" w:cs="Times New Roman"/>
                  <w:kern w:val="18"/>
                  <w:sz w:val="18"/>
                  <w:szCs w:val="18"/>
                </w:rPr>
                <w:delText>10.0</w:delText>
              </w:r>
            </w:del>
            <w:ins w:id="10576" w:author="Xuning Wei12232" w:date="2026-10-20T13:11:00Z">
              <w:r>
                <w:rPr>
                  <w:rFonts w:ascii="Times New Roman" w:hAnsi="Times New Roman" w:cs="Times New Roman"/>
                  <w:kern w:val="18"/>
                  <w:sz w:val="18"/>
                  <w:szCs w:val="18"/>
                  <w:lang w:eastAsia="zh-CN"/>
                </w:rPr>
                <w:t>9</w:t>
              </w:r>
            </w:ins>
            <w:ins w:id="10577"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0578"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33C90B9A" w14:textId="77777777" w:rsidR="00382E4B" w:rsidRDefault="00382E4B" w:rsidP="00382E4B">
            <w:pPr>
              <w:spacing w:line="360" w:lineRule="auto"/>
              <w:jc w:val="center"/>
              <w:rPr>
                <w:rFonts w:ascii="Times New Roman" w:hAnsi="Times New Roman" w:cs="Times New Roman"/>
                <w:kern w:val="18"/>
                <w:sz w:val="18"/>
                <w:szCs w:val="18"/>
              </w:rPr>
            </w:pPr>
            <w:del w:id="105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AB58C42" w14:textId="77777777" w:rsidR="00382E4B" w:rsidRDefault="00382E4B" w:rsidP="00382E4B">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3F80F36" w14:textId="77777777" w:rsidR="00382E4B" w:rsidRDefault="00382E4B" w:rsidP="00382E4B">
            <w:pPr>
              <w:spacing w:line="360" w:lineRule="auto"/>
              <w:jc w:val="center"/>
              <w:rPr>
                <w:rFonts w:ascii="Times New Roman" w:hAnsi="Times New Roman" w:cs="Times New Roman"/>
                <w:kern w:val="18"/>
                <w:sz w:val="18"/>
                <w:szCs w:val="18"/>
              </w:rPr>
            </w:pPr>
            <w:del w:id="10580"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B436980" w14:textId="77777777" w:rsidR="00652DEA" w:rsidRDefault="00C15CB5">
      <w:pPr>
        <w:spacing w:beforeLines="50" w:before="120" w:line="300" w:lineRule="auto"/>
      </w:pPr>
      <w:r>
        <w:rPr>
          <w:rFonts w:eastAsia="仿宋_GB2312"/>
          <w:i/>
          <w:sz w:val="18"/>
          <w:szCs w:val="18"/>
          <w:lang w:eastAsia="zh-CN"/>
        </w:rPr>
        <w:t xml:space="preserve">Note: </w:t>
      </w:r>
      <w:del w:id="10581" w:author="Xuning Wei12232" w:date="2026-10-19T15:00:00Z">
        <w:r>
          <w:rPr>
            <w:i/>
            <w:sz w:val="18"/>
            <w:szCs w:val="18"/>
          </w:rPr>
          <w:delText>**</w:delText>
        </w:r>
        <w:r>
          <w:rPr>
            <w:i/>
            <w:sz w:val="18"/>
            <w:szCs w:val="18"/>
            <w:lang w:eastAsia="zh-CN"/>
          </w:rPr>
          <w:delText>*</w:delText>
        </w:r>
      </w:del>
      <w:r>
        <w:rPr>
          <w:i/>
          <w:sz w:val="18"/>
          <w:szCs w:val="18"/>
          <w:lang w:eastAsia="zh-CN"/>
        </w:rPr>
        <w:t>Upon completion of production, Asymchem shall summarize all test results and compile them into the report.</w:t>
      </w:r>
    </w:p>
    <w:p w14:paraId="4EA9BA15" w14:textId="77777777" w:rsidR="00652DEA" w:rsidRDefault="00652DEA">
      <w:pPr>
        <w:rPr>
          <w:rFonts w:ascii="Times New Roman" w:hAnsi="Times New Roman" w:cs="Times New Roman"/>
          <w:lang w:eastAsia="zh-CN"/>
        </w:rPr>
        <w:sectPr w:rsidR="00652DEA">
          <w:pgSz w:w="16839" w:h="11907" w:orient="landscape"/>
          <w:pgMar w:top="1440" w:right="720" w:bottom="1440" w:left="720" w:header="720" w:footer="720" w:gutter="0"/>
          <w:cols w:space="720"/>
          <w:docGrid w:linePitch="360"/>
        </w:sectPr>
      </w:pPr>
    </w:p>
    <w:p w14:paraId="10C0CD5C" w14:textId="77777777" w:rsidR="00652DEA" w:rsidRDefault="00C15CB5">
      <w:pPr>
        <w:pStyle w:val="1"/>
        <w:tabs>
          <w:tab w:val="left" w:pos="425"/>
        </w:tabs>
        <w:spacing w:before="24" w:after="24" w:line="360" w:lineRule="auto"/>
        <w:ind w:left="425" w:hanging="425"/>
        <w:rPr>
          <w:ins w:id="10582" w:author="Xuning Wei12232" w:date="2026-10-16T09:38:00Z"/>
        </w:rPr>
      </w:pPr>
      <w:bookmarkStart w:id="10583" w:name="_Toc243596353"/>
      <w:commentRangeStart w:id="10584"/>
      <w:commentRangeStart w:id="10585"/>
      <w:ins w:id="10586" w:author="Xuning Wei12232" w:date="2026-10-16T09:38:00Z">
        <w:r>
          <w:rPr>
            <w:rFonts w:ascii="Times New Roman" w:eastAsia="Times New Roman" w:hAnsi="Times New Roman" w:cs="Times New Roman"/>
            <w:sz w:val="21"/>
            <w:szCs w:val="21"/>
            <w:lang w:eastAsia="zh-CN"/>
            <w:rPrChange w:id="10587"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0584"/>
        <w:r>
          <w:rPr>
            <w:rStyle w:val="affe"/>
            <w:rFonts w:ascii="Times New Roman" w:eastAsia="Times New Roman" w:hAnsi="Times New Roman" w:cs="Times New Roman"/>
            <w:lang w:eastAsia="zh-CN"/>
            <w:rPrChange w:id="10588" w:author="Xuning Wei12232" w:date="2026-10-24T11:11:00Z">
              <w:rPr>
                <w:rStyle w:val="affe"/>
                <w:rFonts w:ascii="Times New Roman" w:eastAsia="Times New Roman" w:hAnsi="Times New Roman" w:cs="Times New Roman"/>
                <w:color w:val="0000FF"/>
                <w:lang w:eastAsia="zh-CN"/>
              </w:rPr>
            </w:rPrChange>
          </w:rPr>
          <w:commentReference w:id="10584"/>
        </w:r>
        <w:commentRangeEnd w:id="10585"/>
        <w:r>
          <w:rPr>
            <w:rStyle w:val="affe"/>
            <w:rFonts w:ascii="Times New Roman" w:eastAsia="Times New Roman" w:hAnsi="Times New Roman" w:cs="Times New Roman"/>
            <w:lang w:eastAsia="zh-CN"/>
            <w:rPrChange w:id="10589" w:author="Xuning Wei12232" w:date="2026-10-24T11:11:00Z">
              <w:rPr>
                <w:rStyle w:val="affe"/>
                <w:rFonts w:ascii="Times New Roman" w:eastAsia="Times New Roman" w:hAnsi="Times New Roman" w:cs="Times New Roman"/>
                <w:color w:val="0000FF"/>
                <w:lang w:eastAsia="zh-CN"/>
              </w:rPr>
            </w:rPrChange>
          </w:rPr>
          <w:commentReference w:id="10585"/>
        </w:r>
        <w:r>
          <w:rPr>
            <w:rFonts w:ascii="Times New Roman" w:eastAsia="Times New Roman" w:hAnsi="Times New Roman" w:cs="Times New Roman"/>
            <w:sz w:val="21"/>
            <w:szCs w:val="21"/>
            <w:lang w:eastAsia="zh-CN"/>
            <w:rPrChange w:id="10590" w:author="Xuning Wei12232" w:date="2026-10-24T11:11:00Z">
              <w:rPr>
                <w:rFonts w:ascii="Times New Roman" w:eastAsia="Times New Roman" w:hAnsi="Times New Roman" w:cs="Times New Roman"/>
                <w:color w:val="0000FF"/>
                <w:sz w:val="21"/>
                <w:szCs w:val="21"/>
                <w:lang w:eastAsia="zh-CN"/>
              </w:rPr>
            </w:rPrChange>
          </w:rPr>
          <w:t xml:space="preserve">4   </w:t>
        </w:r>
        <w:del w:id="10591" w:author="Yachao Liu11087" w:date="2026-10-13T01:08:00Z">
          <w:r>
            <w:rPr>
              <w:rFonts w:ascii="Times New Roman" w:eastAsia="Times New Roman" w:hAnsi="Times New Roman" w:cs="Times New Roman"/>
              <w:sz w:val="21"/>
              <w:szCs w:val="21"/>
              <w:lang w:eastAsia="zh-CN"/>
              <w:rPrChange w:id="10592"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0593"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0583"/>
      </w:ins>
    </w:p>
    <w:tbl>
      <w:tblPr>
        <w:tblStyle w:val="afa"/>
        <w:tblW w:w="4677" w:type="pct"/>
        <w:tblLook w:val="04A0" w:firstRow="1" w:lastRow="0" w:firstColumn="1" w:lastColumn="0" w:noHBand="0" w:noVBand="1"/>
      </w:tblPr>
      <w:tblGrid>
        <w:gridCol w:w="1088"/>
        <w:gridCol w:w="2518"/>
        <w:gridCol w:w="959"/>
        <w:gridCol w:w="1337"/>
        <w:gridCol w:w="1391"/>
        <w:gridCol w:w="1555"/>
        <w:gridCol w:w="1385"/>
        <w:gridCol w:w="1385"/>
        <w:gridCol w:w="1385"/>
        <w:gridCol w:w="1383"/>
      </w:tblGrid>
      <w:tr w:rsidR="00652DEA" w14:paraId="78CC6EF0" w14:textId="77777777" w:rsidTr="1E39021E">
        <w:trPr>
          <w:trHeight w:val="620"/>
          <w:ins w:id="10594" w:author="Xuning Wei12232" w:date="2026-10-16T09:35:00Z"/>
        </w:trPr>
        <w:tc>
          <w:tcPr>
            <w:tcW w:w="39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C012A51" w14:textId="77777777" w:rsidR="00652DEA" w:rsidRPr="00652DEA" w:rsidRDefault="00C15CB5">
            <w:pPr>
              <w:spacing w:line="276" w:lineRule="auto"/>
              <w:jc w:val="center"/>
              <w:rPr>
                <w:ins w:id="10595" w:author="Xuning Wei12232" w:date="2026-10-16T09:35:00Z"/>
                <w:rFonts w:ascii="Times New Roman" w:eastAsia="Times New Roman" w:hAnsi="Times New Roman" w:cs="Times New Roman"/>
                <w:b/>
                <w:sz w:val="18"/>
                <w:szCs w:val="18"/>
                <w:rPrChange w:id="10596" w:author="Xuning Wei12232" w:date="2026-10-24T11:11:00Z">
                  <w:rPr>
                    <w:ins w:id="10597" w:author="Xuning Wei12232" w:date="2026-10-16T09:35:00Z"/>
                    <w:rFonts w:ascii="Times New Roman" w:eastAsia="Times New Roman" w:hAnsi="Times New Roman" w:cs="Times New Roman"/>
                    <w:b/>
                    <w:color w:val="0000FF"/>
                    <w:sz w:val="20"/>
                    <w:szCs w:val="20"/>
                  </w:rPr>
                </w:rPrChange>
              </w:rPr>
            </w:pPr>
            <w:ins w:id="10598" w:author="Xuning Wei12232" w:date="2026-10-16T09:35:00Z">
              <w:r>
                <w:rPr>
                  <w:rFonts w:ascii="Times New Roman" w:eastAsia="Times New Roman" w:hAnsi="Times New Roman" w:cs="Times New Roman"/>
                  <w:b/>
                  <w:sz w:val="18"/>
                  <w:szCs w:val="18"/>
                  <w:rPrChange w:id="10599"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6B6A4E9" w14:textId="5DF783D0" w:rsidR="00652DEA" w:rsidRPr="00652DEA" w:rsidRDefault="00C15CB5">
            <w:pPr>
              <w:spacing w:line="276" w:lineRule="auto"/>
              <w:jc w:val="center"/>
              <w:rPr>
                <w:ins w:id="10600" w:author="Xuning Wei12232" w:date="2026-10-16T09:35:00Z"/>
                <w:rFonts w:ascii="Times New Roman" w:eastAsia="Times New Roman" w:hAnsi="Times New Roman" w:cs="Times New Roman"/>
                <w:b/>
                <w:sz w:val="18"/>
                <w:szCs w:val="18"/>
                <w:rPrChange w:id="10601" w:author="Xuning Wei12232" w:date="2026-10-24T11:11:00Z">
                  <w:rPr>
                    <w:ins w:id="10602" w:author="Xuning Wei12232" w:date="2026-10-16T09:35:00Z"/>
                    <w:rFonts w:ascii="Times New Roman" w:eastAsia="Times New Roman" w:hAnsi="Times New Roman" w:cs="Times New Roman"/>
                    <w:b/>
                    <w:color w:val="0000FF"/>
                    <w:sz w:val="20"/>
                    <w:szCs w:val="20"/>
                  </w:rPr>
                </w:rPrChange>
              </w:rPr>
            </w:pPr>
            <w:ins w:id="10603" w:author="Xuning Wei12232" w:date="2026-10-16T09:35:00Z">
              <w:r>
                <w:rPr>
                  <w:rFonts w:ascii="Times New Roman" w:eastAsia="Times New Roman" w:hAnsi="Times New Roman" w:cs="Times New Roman"/>
                  <w:b/>
                  <w:sz w:val="18"/>
                  <w:szCs w:val="18"/>
                  <w:rPrChange w:id="10604" w:author="Xuning Wei12232" w:date="2026-10-24T11:11:00Z">
                    <w:rPr>
                      <w:rFonts w:ascii="Times New Roman" w:eastAsia="Times New Roman" w:hAnsi="Times New Roman" w:cs="Times New Roman"/>
                      <w:b/>
                      <w:color w:val="0000FF"/>
                      <w:sz w:val="20"/>
                      <w:szCs w:val="20"/>
                    </w:rPr>
                  </w:rPrChange>
                </w:rPr>
                <w:t>Par</w:t>
              </w:r>
            </w:ins>
            <w:r w:rsidR="0096200E">
              <w:rPr>
                <w:rFonts w:ascii="Times New Roman" w:eastAsia="Times New Roman" w:hAnsi="Times New Roman" w:cs="Times New Roman"/>
                <w:b/>
                <w:sz w:val="18"/>
                <w:szCs w:val="18"/>
              </w:rPr>
              <w:t>αMe</w:t>
            </w:r>
            <w:ins w:id="10605" w:author="Xuning Wei12232" w:date="2026-10-16T09:35:00Z">
              <w:r>
                <w:rPr>
                  <w:rFonts w:ascii="Times New Roman" w:eastAsia="Times New Roman" w:hAnsi="Times New Roman" w:cs="Times New Roman"/>
                  <w:b/>
                  <w:sz w:val="18"/>
                  <w:szCs w:val="18"/>
                  <w:rPrChange w:id="10606" w:author="Xuning Wei12232" w:date="2026-10-24T11:11:00Z">
                    <w:rPr>
                      <w:rFonts w:ascii="Times New Roman" w:eastAsia="Times New Roman" w:hAnsi="Times New Roman" w:cs="Times New Roman"/>
                      <w:b/>
                      <w:color w:val="0000FF"/>
                      <w:sz w:val="20"/>
                      <w:szCs w:val="20"/>
                    </w:rPr>
                  </w:rPrChange>
                </w:rPr>
                <w:t>ter</w:t>
              </w:r>
            </w:ins>
          </w:p>
        </w:tc>
        <w:tc>
          <w:tcPr>
            <w:tcW w:w="34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EDC1A84" w14:textId="77777777" w:rsidR="00652DEA" w:rsidRPr="00652DEA" w:rsidRDefault="00C15CB5">
            <w:pPr>
              <w:spacing w:line="276" w:lineRule="auto"/>
              <w:jc w:val="center"/>
              <w:rPr>
                <w:ins w:id="10607" w:author="Xuning Wei12232" w:date="2026-10-16T09:35:00Z"/>
                <w:rFonts w:ascii="Times New Roman" w:eastAsia="Times New Roman" w:hAnsi="Times New Roman" w:cs="Times New Roman"/>
                <w:b/>
                <w:sz w:val="18"/>
                <w:szCs w:val="18"/>
                <w:rPrChange w:id="10608" w:author="Xuning Wei12232" w:date="2026-10-24T11:11:00Z">
                  <w:rPr>
                    <w:ins w:id="10609" w:author="Xuning Wei12232" w:date="2026-10-16T09:35:00Z"/>
                    <w:rFonts w:ascii="Times New Roman" w:eastAsia="Times New Roman" w:hAnsi="Times New Roman" w:cs="Times New Roman"/>
                    <w:b/>
                    <w:color w:val="0000FF"/>
                    <w:sz w:val="18"/>
                    <w:szCs w:val="18"/>
                  </w:rPr>
                </w:rPrChange>
              </w:rPr>
            </w:pPr>
            <w:ins w:id="10610" w:author="Xuning Wei12232" w:date="2026-10-16T09:35:00Z">
              <w:r>
                <w:rPr>
                  <w:rFonts w:ascii="Times New Roman" w:eastAsia="Times New Roman" w:hAnsi="Times New Roman" w:cs="Times New Roman"/>
                  <w:b/>
                  <w:sz w:val="18"/>
                  <w:szCs w:val="18"/>
                  <w:rPrChange w:id="10611"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59A125A" w14:textId="77777777" w:rsidR="00652DEA" w:rsidRPr="00652DEA" w:rsidRDefault="00C15CB5">
            <w:pPr>
              <w:spacing w:line="276" w:lineRule="auto"/>
              <w:jc w:val="center"/>
              <w:rPr>
                <w:ins w:id="10612" w:author="Xuning Wei12232" w:date="2026-10-16T09:35:00Z"/>
                <w:rFonts w:ascii="Times New Roman" w:eastAsia="Times New Roman" w:hAnsi="Times New Roman" w:cs="Times New Roman"/>
                <w:b/>
                <w:sz w:val="18"/>
                <w:szCs w:val="18"/>
                <w:rPrChange w:id="10613" w:author="Xuning Wei12232" w:date="2026-10-24T11:11:00Z">
                  <w:rPr>
                    <w:ins w:id="10614" w:author="Xuning Wei12232" w:date="2026-10-16T09:35:00Z"/>
                    <w:rFonts w:ascii="Times New Roman" w:eastAsia="Times New Roman" w:hAnsi="Times New Roman" w:cs="Times New Roman"/>
                    <w:b/>
                    <w:color w:val="0000FF"/>
                    <w:sz w:val="20"/>
                    <w:szCs w:val="20"/>
                  </w:rPr>
                </w:rPrChange>
              </w:rPr>
            </w:pPr>
            <w:ins w:id="10615" w:author="Xuning Wei12232" w:date="2026-10-16T09:35:00Z">
              <w:r>
                <w:rPr>
                  <w:rFonts w:ascii="Times New Roman" w:eastAsia="Times New Roman" w:hAnsi="Times New Roman" w:cs="Times New Roman"/>
                  <w:b/>
                  <w:sz w:val="18"/>
                  <w:szCs w:val="18"/>
                  <w:rPrChange w:id="10616"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D00F51" w14:textId="77777777" w:rsidR="00652DEA" w:rsidRPr="00652DEA" w:rsidRDefault="00C15CB5">
            <w:pPr>
              <w:spacing w:line="276" w:lineRule="auto"/>
              <w:jc w:val="center"/>
              <w:rPr>
                <w:ins w:id="10617" w:author="Xuning Wei12232" w:date="2026-10-16T09:35:00Z"/>
                <w:rFonts w:ascii="Times New Roman" w:eastAsia="Times New Roman" w:hAnsi="Times New Roman" w:cs="Times New Roman"/>
                <w:b/>
                <w:sz w:val="18"/>
                <w:szCs w:val="18"/>
                <w:rPrChange w:id="10618" w:author="Xuning Wei12232" w:date="2026-10-24T11:11:00Z">
                  <w:rPr>
                    <w:ins w:id="10619" w:author="Xuning Wei12232" w:date="2026-10-16T09:35:00Z"/>
                    <w:rFonts w:ascii="Times New Roman" w:eastAsia="Times New Roman" w:hAnsi="Times New Roman" w:cs="Times New Roman"/>
                    <w:b/>
                    <w:color w:val="0000FF"/>
                    <w:sz w:val="20"/>
                    <w:szCs w:val="20"/>
                  </w:rPr>
                </w:rPrChange>
              </w:rPr>
            </w:pPr>
            <w:ins w:id="10620" w:author="Xuning Wei12232" w:date="2026-10-16T09:35:00Z">
              <w:r>
                <w:rPr>
                  <w:rFonts w:ascii="Times New Roman" w:eastAsia="Times New Roman" w:hAnsi="Times New Roman" w:cs="Times New Roman"/>
                  <w:b/>
                  <w:sz w:val="18"/>
                  <w:szCs w:val="18"/>
                  <w:rPrChange w:id="10621"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9C4A343" w14:textId="77777777" w:rsidR="00652DEA" w:rsidRPr="00652DEA" w:rsidRDefault="00C15CB5">
            <w:pPr>
              <w:jc w:val="center"/>
              <w:rPr>
                <w:ins w:id="10622" w:author="Xuning Wei12232" w:date="2026-10-16T09:35:00Z"/>
                <w:rFonts w:ascii="Times New Roman" w:eastAsia="Times New Roman" w:hAnsi="Times New Roman" w:cs="Times New Roman"/>
                <w:b/>
                <w:sz w:val="18"/>
                <w:szCs w:val="18"/>
                <w:rPrChange w:id="10623" w:author="Xuning Wei12232" w:date="2026-10-24T11:11:00Z">
                  <w:rPr>
                    <w:ins w:id="10624" w:author="Xuning Wei12232" w:date="2026-10-16T09:35:00Z"/>
                    <w:rFonts w:ascii="Times New Roman" w:eastAsia="Times New Roman" w:hAnsi="Times New Roman" w:cs="Times New Roman"/>
                    <w:b/>
                    <w:color w:val="0000FF"/>
                    <w:sz w:val="20"/>
                    <w:szCs w:val="20"/>
                  </w:rPr>
                </w:rPrChange>
              </w:rPr>
            </w:pPr>
            <w:ins w:id="10625" w:author="Xuning Wei12232" w:date="2026-10-16T09:35:00Z">
              <w:r>
                <w:rPr>
                  <w:rFonts w:ascii="Times New Roman" w:eastAsia="Times New Roman" w:hAnsi="Times New Roman" w:cs="Times New Roman"/>
                  <w:b/>
                  <w:sz w:val="18"/>
                  <w:szCs w:val="18"/>
                  <w:rPrChange w:id="10626"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405BE9F" w14:textId="77777777" w:rsidR="00652DEA" w:rsidRPr="00652DEA" w:rsidRDefault="00C15CB5">
            <w:pPr>
              <w:spacing w:line="276" w:lineRule="auto"/>
              <w:jc w:val="center"/>
              <w:rPr>
                <w:ins w:id="10627" w:author="Xuning Wei12232" w:date="2026-10-16T09:35:00Z"/>
                <w:rFonts w:ascii="Times New Roman" w:eastAsia="Times New Roman" w:hAnsi="Times New Roman" w:cs="Times New Roman"/>
                <w:b/>
                <w:sz w:val="18"/>
                <w:szCs w:val="18"/>
                <w:rPrChange w:id="10628" w:author="Xuning Wei12232" w:date="2026-10-24T11:11:00Z">
                  <w:rPr>
                    <w:ins w:id="10629" w:author="Xuning Wei12232" w:date="2026-10-16T09:35:00Z"/>
                    <w:rFonts w:ascii="Times New Roman" w:eastAsia="Times New Roman" w:hAnsi="Times New Roman" w:cs="Times New Roman"/>
                    <w:b/>
                    <w:color w:val="0000FF"/>
                    <w:sz w:val="20"/>
                    <w:szCs w:val="20"/>
                  </w:rPr>
                </w:rPrChange>
              </w:rPr>
            </w:pPr>
            <w:ins w:id="10630" w:author="Xuning Wei12232" w:date="2026-10-16T09:35:00Z">
              <w:r>
                <w:rPr>
                  <w:rFonts w:ascii="Times New Roman" w:eastAsia="Times New Roman" w:hAnsi="Times New Roman" w:cs="Times New Roman"/>
                  <w:b/>
                  <w:sz w:val="18"/>
                  <w:szCs w:val="18"/>
                  <w:rPrChange w:id="10631"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CC8F3EB" w14:textId="77777777" w:rsidR="00652DEA" w:rsidRPr="00652DEA" w:rsidRDefault="00C15CB5">
            <w:pPr>
              <w:spacing w:line="276" w:lineRule="auto"/>
              <w:jc w:val="center"/>
              <w:rPr>
                <w:ins w:id="10632" w:author="Xuning Wei12232" w:date="2026-10-16T09:36:00Z"/>
                <w:rFonts w:ascii="Times New Roman" w:eastAsia="Times New Roman" w:hAnsi="Times New Roman" w:cs="Times New Roman"/>
                <w:b/>
                <w:sz w:val="18"/>
                <w:szCs w:val="18"/>
                <w:rPrChange w:id="10633" w:author="Xuning Wei12232" w:date="2026-10-24T11:11:00Z">
                  <w:rPr>
                    <w:ins w:id="10634" w:author="Xuning Wei12232" w:date="2026-10-16T09:36:00Z"/>
                    <w:rFonts w:ascii="Times New Roman" w:eastAsia="Times New Roman" w:hAnsi="Times New Roman" w:cs="Times New Roman"/>
                    <w:b/>
                    <w:color w:val="0000FF"/>
                    <w:sz w:val="20"/>
                    <w:szCs w:val="20"/>
                  </w:rPr>
                </w:rPrChange>
              </w:rPr>
            </w:pPr>
            <w:ins w:id="10635"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bottom w:val="single" w:sz="4" w:space="0" w:color="auto"/>
              <w:right w:val="single" w:sz="8" w:space="0" w:color="auto"/>
            </w:tcBorders>
            <w:shd w:val="clear" w:color="auto" w:fill="E7E6E6"/>
            <w:vAlign w:val="center"/>
          </w:tcPr>
          <w:p w14:paraId="017C521C" w14:textId="77777777" w:rsidR="00652DEA" w:rsidRPr="00652DEA" w:rsidRDefault="00C15CB5">
            <w:pPr>
              <w:spacing w:line="276" w:lineRule="auto"/>
              <w:jc w:val="center"/>
              <w:rPr>
                <w:ins w:id="10636" w:author="Xuning Wei12232" w:date="2026-10-16T09:36:00Z"/>
                <w:rFonts w:ascii="Times New Roman" w:eastAsia="Times New Roman" w:hAnsi="Times New Roman" w:cs="Times New Roman"/>
                <w:b/>
                <w:sz w:val="18"/>
                <w:szCs w:val="18"/>
                <w:rPrChange w:id="10637" w:author="Xuning Wei12232" w:date="2026-10-24T11:11:00Z">
                  <w:rPr>
                    <w:ins w:id="10638" w:author="Xuning Wei12232" w:date="2026-10-16T09:36:00Z"/>
                    <w:rFonts w:ascii="Times New Roman" w:eastAsia="Times New Roman" w:hAnsi="Times New Roman" w:cs="Times New Roman"/>
                    <w:b/>
                    <w:color w:val="0000FF"/>
                    <w:sz w:val="20"/>
                    <w:szCs w:val="20"/>
                  </w:rPr>
                </w:rPrChange>
              </w:rPr>
            </w:pPr>
            <w:ins w:id="10639"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bottom w:val="single" w:sz="4" w:space="0" w:color="auto"/>
              <w:right w:val="single" w:sz="8" w:space="0" w:color="auto"/>
            </w:tcBorders>
            <w:shd w:val="clear" w:color="auto" w:fill="E7E6E6"/>
            <w:vAlign w:val="center"/>
          </w:tcPr>
          <w:p w14:paraId="5E588C5D" w14:textId="77777777" w:rsidR="00652DEA" w:rsidRPr="00652DEA" w:rsidRDefault="00C15CB5">
            <w:pPr>
              <w:spacing w:line="276" w:lineRule="auto"/>
              <w:jc w:val="center"/>
              <w:rPr>
                <w:ins w:id="10640" w:author="Xuning Wei12232" w:date="2026-10-16T09:36:00Z"/>
                <w:rFonts w:ascii="Times New Roman" w:eastAsia="Times New Roman" w:hAnsi="Times New Roman" w:cs="Times New Roman"/>
                <w:b/>
                <w:sz w:val="18"/>
                <w:szCs w:val="18"/>
                <w:rPrChange w:id="10641" w:author="Xuning Wei12232" w:date="2026-10-24T11:11:00Z">
                  <w:rPr>
                    <w:ins w:id="10642" w:author="Xuning Wei12232" w:date="2026-10-16T09:36:00Z"/>
                    <w:rFonts w:ascii="Times New Roman" w:eastAsia="Times New Roman" w:hAnsi="Times New Roman" w:cs="Times New Roman"/>
                    <w:b/>
                    <w:color w:val="0000FF"/>
                    <w:sz w:val="20"/>
                    <w:szCs w:val="20"/>
                  </w:rPr>
                </w:rPrChange>
              </w:rPr>
            </w:pPr>
            <w:ins w:id="10643" w:author="Xuning Wei12232" w:date="2026-10-18T13:58:00Z">
              <w:r>
                <w:rPr>
                  <w:rFonts w:ascii="Times New Roman" w:eastAsia="Times New Roman" w:hAnsi="Times New Roman" w:cs="Times New Roman"/>
                  <w:b/>
                  <w:sz w:val="18"/>
                  <w:szCs w:val="18"/>
                </w:rPr>
                <w:t>CPo140020-03-01-04</w:t>
              </w:r>
            </w:ins>
          </w:p>
        </w:tc>
      </w:tr>
      <w:tr w:rsidR="00652DEA" w14:paraId="4ABE3B5D" w14:textId="77777777" w:rsidTr="1E39021E">
        <w:trPr>
          <w:trHeight w:val="330"/>
          <w:ins w:id="10644" w:author="Xuning Wei12232" w:date="2026-10-16T09:35:00Z"/>
        </w:trPr>
        <w:tc>
          <w:tcPr>
            <w:tcW w:w="390" w:type="pct"/>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1054E" w14:textId="77777777" w:rsidR="00652DEA" w:rsidRPr="00652DEA" w:rsidRDefault="00C15CB5">
            <w:pPr>
              <w:jc w:val="center"/>
              <w:rPr>
                <w:ins w:id="10645" w:author="Xuning Wei12232" w:date="2026-10-16T09:35:00Z"/>
                <w:rFonts w:ascii="Times New Roman" w:eastAsia="Times New Roman" w:hAnsi="Times New Roman" w:cs="Times New Roman"/>
                <w:sz w:val="18"/>
                <w:szCs w:val="18"/>
                <w:rPrChange w:id="10646" w:author="Xuning Wei12232" w:date="2026-10-24T11:11:00Z">
                  <w:rPr>
                    <w:ins w:id="10647" w:author="Xuning Wei12232" w:date="2026-10-16T09:35:00Z"/>
                    <w:rFonts w:ascii="Times New Roman" w:eastAsia="Times New Roman" w:hAnsi="Times New Roman" w:cs="Times New Roman"/>
                    <w:b/>
                    <w:color w:val="0000FF"/>
                    <w:sz w:val="18"/>
                    <w:szCs w:val="18"/>
                  </w:rPr>
                </w:rPrChange>
              </w:rPr>
            </w:pPr>
            <w:ins w:id="10648" w:author="Xuning Wei12232" w:date="2026-10-16T09:35:00Z">
              <w:r>
                <w:rPr>
                  <w:rFonts w:ascii="Times New Roman" w:eastAsia="Times New Roman" w:hAnsi="Times New Roman" w:cs="Times New Roman"/>
                  <w:sz w:val="18"/>
                  <w:szCs w:val="18"/>
                  <w:rPrChange w:id="10649" w:author="Xuning Wei12232" w:date="2026-10-24T11:11:00Z">
                    <w:rPr>
                      <w:rFonts w:ascii="Times New Roman" w:eastAsia="Times New Roman" w:hAnsi="Times New Roman" w:cs="Times New Roman"/>
                      <w:b/>
                      <w:color w:val="0000FF"/>
                      <w:sz w:val="18"/>
                      <w:szCs w:val="18"/>
                    </w:rPr>
                  </w:rPrChange>
                </w:rPr>
                <w:t>Step 1</w:t>
              </w:r>
            </w:ins>
          </w:p>
          <w:p w14:paraId="3249CA52" w14:textId="77777777" w:rsidR="00652DEA" w:rsidRPr="00652DEA" w:rsidRDefault="00C15CB5">
            <w:pPr>
              <w:jc w:val="center"/>
              <w:rPr>
                <w:ins w:id="10650" w:author="Xuning Wei12232" w:date="2026-10-16T09:35:00Z"/>
                <w:rFonts w:ascii="Times New Roman" w:hAnsi="Times New Roman" w:cs="Times New Roman"/>
                <w:sz w:val="18"/>
                <w:szCs w:val="18"/>
                <w:rPrChange w:id="10651" w:author="Xuning Wei12232" w:date="2026-10-24T11:11:00Z">
                  <w:rPr>
                    <w:ins w:id="10652" w:author="Xuning Wei12232" w:date="2026-10-16T09:35:00Z"/>
                    <w:b/>
                    <w:color w:val="0000FF"/>
                  </w:rPr>
                </w:rPrChange>
              </w:rPr>
            </w:pPr>
            <w:ins w:id="10653" w:author="Xuning Wei12232" w:date="2026-10-16T09:35:00Z">
              <w:r>
                <w:rPr>
                  <w:rFonts w:ascii="Times New Roman" w:eastAsia="Times New Roman" w:hAnsi="Times New Roman" w:cs="Times New Roman"/>
                  <w:sz w:val="18"/>
                  <w:szCs w:val="18"/>
                  <w:rPrChange w:id="10654"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46ED0E" w14:textId="77777777" w:rsidR="00652DEA" w:rsidRDefault="00C15CB5">
            <w:pPr>
              <w:jc w:val="both"/>
              <w:rPr>
                <w:ins w:id="10655" w:author="Xuning Wei12232" w:date="2026-10-23T19:24:00Z"/>
                <w:rFonts w:ascii="Times New Roman" w:eastAsia="等线" w:hAnsi="Times New Roman" w:cs="Times New Roman"/>
                <w:bCs w:val="0"/>
                <w:sz w:val="18"/>
                <w:szCs w:val="18"/>
              </w:rPr>
            </w:pPr>
            <w:ins w:id="10656" w:author="Xuning Wei12232" w:date="2026-10-23T19:24:00Z">
              <w:r>
                <w:rPr>
                  <w:rFonts w:ascii="Times New Roman" w:eastAsia="等线" w:hAnsi="Times New Roman" w:cs="Times New Roman"/>
                  <w:bCs w:val="0"/>
                  <w:sz w:val="18"/>
                  <w:szCs w:val="18"/>
                </w:rPr>
                <w:t>Resin loading - DIPEA</w:t>
              </w:r>
            </w:ins>
          </w:p>
          <w:p w14:paraId="21F5E2AF" w14:textId="77777777" w:rsidR="00652DEA" w:rsidRPr="00652DEA" w:rsidRDefault="00C15CB5">
            <w:pPr>
              <w:jc w:val="center"/>
              <w:rPr>
                <w:ins w:id="10657" w:author="Xuning Wei12232" w:date="2026-10-16T09:35:00Z"/>
                <w:rFonts w:ascii="Times New Roman" w:eastAsia="Times New Roman" w:hAnsi="Times New Roman" w:cs="Times New Roman"/>
                <w:sz w:val="18"/>
                <w:szCs w:val="18"/>
                <w:rPrChange w:id="10658" w:author="Xuning Wei12232" w:date="2026-10-24T11:11:00Z">
                  <w:rPr>
                    <w:ins w:id="10659" w:author="Xuning Wei12232" w:date="2026-10-16T09:35:00Z"/>
                    <w:rFonts w:ascii="Times New Roman" w:eastAsia="Times New Roman" w:hAnsi="Times New Roman" w:cs="Times New Roman"/>
                    <w:color w:val="0000FF"/>
                    <w:sz w:val="18"/>
                    <w:szCs w:val="18"/>
                  </w:rPr>
                </w:rPrChange>
              </w:rPr>
              <w:pPrChange w:id="10660" w:author="Xuning Wei12232" w:date="2026-10-20T22:47:00Z">
                <w:pPr/>
              </w:pPrChange>
            </w:pPr>
            <w:ins w:id="10661" w:author="Xuning Wei12232" w:date="2026-10-23T19:24:00Z">
              <w:r>
                <w:rPr>
                  <w:rFonts w:ascii="Times New Roman" w:eastAsia="等线" w:hAnsi="Times New Roman" w:cs="Times New Roman"/>
                  <w:bCs w:val="0"/>
                  <w:sz w:val="18"/>
                  <w:szCs w:val="18"/>
                </w:rPr>
                <w:t>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60A7B2" w14:textId="77777777" w:rsidR="00652DEA" w:rsidRPr="00652DEA" w:rsidRDefault="00C15CB5">
            <w:pPr>
              <w:jc w:val="center"/>
              <w:rPr>
                <w:ins w:id="10662" w:author="Xuning Wei12232" w:date="2026-10-16T09:35:00Z"/>
                <w:rFonts w:ascii="Times New Roman" w:eastAsia="Times New Roman" w:hAnsi="Times New Roman" w:cs="Times New Roman"/>
                <w:sz w:val="18"/>
                <w:szCs w:val="18"/>
                <w:rPrChange w:id="10663" w:author="Xuning Wei12232" w:date="2026-10-24T11:11:00Z">
                  <w:rPr>
                    <w:ins w:id="10664" w:author="Xuning Wei12232" w:date="2026-10-16T09:35:00Z"/>
                    <w:rFonts w:ascii="Times New Roman" w:eastAsia="Times New Roman" w:hAnsi="Times New Roman" w:cs="Times New Roman"/>
                    <w:color w:val="0000FF"/>
                    <w:sz w:val="18"/>
                    <w:szCs w:val="18"/>
                  </w:rPr>
                </w:rPrChange>
              </w:rPr>
            </w:pPr>
            <w:ins w:id="10665"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860B7" w14:textId="77777777" w:rsidR="00652DEA" w:rsidRPr="00652DEA" w:rsidRDefault="00C15CB5">
            <w:pPr>
              <w:jc w:val="center"/>
              <w:rPr>
                <w:ins w:id="10666" w:author="Xuning Wei12232" w:date="2026-10-16T09:35:00Z"/>
                <w:rFonts w:ascii="Times New Roman" w:eastAsia="Times New Roman" w:hAnsi="Times New Roman" w:cs="Times New Roman"/>
                <w:sz w:val="18"/>
                <w:szCs w:val="18"/>
                <w:rPrChange w:id="10667" w:author="Xuning Wei12232" w:date="2026-10-24T11:11:00Z">
                  <w:rPr>
                    <w:ins w:id="10668" w:author="Xuning Wei12232" w:date="2026-10-16T09:35:00Z"/>
                    <w:rFonts w:ascii="Times New Roman" w:eastAsia="Times New Roman" w:hAnsi="Times New Roman" w:cs="Times New Roman"/>
                    <w:color w:val="0000FF"/>
                    <w:sz w:val="18"/>
                    <w:szCs w:val="18"/>
                  </w:rPr>
                </w:rPrChange>
              </w:rPr>
            </w:pPr>
            <w:ins w:id="10669"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E6B3F" w14:textId="77777777" w:rsidR="00652DEA" w:rsidRPr="00652DEA" w:rsidRDefault="00C15CB5">
            <w:pPr>
              <w:jc w:val="center"/>
              <w:rPr>
                <w:ins w:id="10670" w:author="Xuning Wei12232" w:date="2026-10-16T09:35:00Z"/>
                <w:rFonts w:ascii="Times New Roman" w:eastAsia="Times New Roman" w:hAnsi="Times New Roman" w:cs="Times New Roman"/>
                <w:sz w:val="18"/>
                <w:szCs w:val="18"/>
                <w:rPrChange w:id="10671" w:author="Xuning Wei12232" w:date="2026-10-24T11:11:00Z">
                  <w:rPr>
                    <w:ins w:id="10672" w:author="Xuning Wei12232" w:date="2026-10-16T09:35:00Z"/>
                    <w:rFonts w:ascii="Times New Roman" w:eastAsia="Times New Roman" w:hAnsi="Times New Roman" w:cs="Times New Roman"/>
                    <w:color w:val="0000FF"/>
                    <w:sz w:val="18"/>
                    <w:szCs w:val="18"/>
                  </w:rPr>
                </w:rPrChange>
              </w:rPr>
            </w:pPr>
            <w:ins w:id="10673"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446F3" w14:textId="3634D1DA" w:rsidR="00652DEA" w:rsidRPr="00742BE3" w:rsidRDefault="00C15CB5">
            <w:pPr>
              <w:jc w:val="center"/>
              <w:rPr>
                <w:ins w:id="10674" w:author="Xuning Wei12232" w:date="2026-10-16T09:35:00Z"/>
                <w:rFonts w:ascii="Times New Roman" w:eastAsiaTheme="minorEastAsia" w:hAnsi="Times New Roman" w:cs="Times New Roman"/>
                <w:bCs w:val="0"/>
                <w:color w:val="000000" w:themeColor="text1"/>
                <w:sz w:val="18"/>
                <w:szCs w:val="18"/>
                <w:lang w:eastAsia="zh-CN"/>
                <w:rPrChange w:id="10675" w:author="Xuning Wei12232" w:date="2026-10-24T11:11:00Z">
                  <w:rPr>
                    <w:ins w:id="10676" w:author="Xuning Wei12232" w:date="2026-10-16T09:35:00Z"/>
                    <w:rFonts w:ascii="Times New Roman" w:eastAsia="Times New Roman" w:hAnsi="Times New Roman" w:cs="Times New Roman"/>
                    <w:bCs w:val="0"/>
                    <w:color w:val="0000FF"/>
                    <w:sz w:val="18"/>
                    <w:szCs w:val="18"/>
                  </w:rPr>
                </w:rPrChange>
              </w:rPr>
            </w:pPr>
            <w:ins w:id="10677" w:author="Xuning Wei12232" w:date="2026-10-23T19:24:00Z">
              <w:r w:rsidRPr="00742BE3">
                <w:rPr>
                  <w:rFonts w:ascii="Times New Roman" w:eastAsiaTheme="minorEastAsia" w:hAnsi="Times New Roman" w:cs="Times New Roman"/>
                  <w:bCs w:val="0"/>
                  <w:color w:val="000000" w:themeColor="text1"/>
                  <w:sz w:val="18"/>
                  <w:szCs w:val="18"/>
                  <w:lang w:eastAsia="zh-CN"/>
                </w:rPr>
                <w:t>5.</w:t>
              </w:r>
            </w:ins>
            <w:r w:rsidR="00BD2ADF" w:rsidRPr="00742BE3">
              <w:rPr>
                <w:rFonts w:ascii="Times New Roman" w:eastAsiaTheme="minorEastAsia" w:hAnsi="Times New Roman" w:cs="Times New Roman"/>
                <w:bCs w:val="0"/>
                <w:color w:val="000000" w:themeColor="text1"/>
                <w:sz w:val="18"/>
                <w:szCs w:val="18"/>
                <w:lang w:eastAsia="zh-CN"/>
              </w:rPr>
              <w:t>70</w:t>
            </w:r>
            <w:ins w:id="10678" w:author="Xuning Wei12232" w:date="2026-10-23T19:24:00Z">
              <w:r w:rsidRPr="00742BE3">
                <w:rPr>
                  <w:rFonts w:ascii="Times New Roman" w:eastAsiaTheme="minorEastAsia" w:hAnsi="Times New Roman" w:cs="Times New Roman"/>
                  <w:bCs w:val="0"/>
                  <w:color w:val="000000" w:themeColor="text1"/>
                  <w:sz w:val="18"/>
                  <w:szCs w:val="18"/>
                  <w:lang w:eastAsia="zh-CN"/>
                </w:rPr>
                <w:t xml:space="preserve"> -</w:t>
              </w:r>
              <w:r w:rsidRPr="00742BE3">
                <w:rPr>
                  <w:rFonts w:ascii="Times New Roman" w:eastAsiaTheme="minorEastAsia" w:hAnsi="Times New Roman" w:cs="Times New Roman"/>
                  <w:b/>
                  <w:bCs w:val="0"/>
                  <w:color w:val="000000" w:themeColor="text1"/>
                  <w:sz w:val="18"/>
                  <w:szCs w:val="18"/>
                  <w:lang w:eastAsia="zh-CN"/>
                </w:rPr>
                <w:t xml:space="preserve"> 6.3</w:t>
              </w:r>
            </w:ins>
            <w:r w:rsidR="00BD2ADF" w:rsidRPr="00742BE3">
              <w:rPr>
                <w:rFonts w:ascii="Times New Roman" w:eastAsiaTheme="minorEastAsia" w:hAnsi="Times New Roman" w:cs="Times New Roman"/>
                <w:b/>
                <w:bCs w:val="0"/>
                <w:color w:val="000000" w:themeColor="text1"/>
                <w:sz w:val="18"/>
                <w:szCs w:val="18"/>
                <w:lang w:eastAsia="zh-CN"/>
              </w:rPr>
              <w:t>0</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EE9B5" w14:textId="77777777" w:rsidR="00652DEA" w:rsidRPr="00652DEA" w:rsidRDefault="00C15CB5">
            <w:pPr>
              <w:jc w:val="center"/>
              <w:rPr>
                <w:ins w:id="10679" w:author="Xuning Wei12232" w:date="2026-10-16T09:35:00Z"/>
                <w:rFonts w:ascii="Times New Roman" w:eastAsia="Times New Roman" w:hAnsi="Times New Roman" w:cs="Times New Roman"/>
                <w:sz w:val="18"/>
                <w:szCs w:val="18"/>
                <w:rPrChange w:id="10680" w:author="Xuning Wei12232" w:date="2026-10-24T11:11:00Z">
                  <w:rPr>
                    <w:ins w:id="10681" w:author="Xuning Wei12232" w:date="2026-10-16T09:35:00Z"/>
                    <w:rFonts w:ascii="Times New Roman" w:eastAsia="Times New Roman" w:hAnsi="Times New Roman" w:cs="Times New Roman"/>
                    <w:color w:val="0000FF"/>
                    <w:sz w:val="18"/>
                    <w:szCs w:val="18"/>
                  </w:rPr>
                </w:rPrChange>
              </w:rPr>
            </w:pPr>
            <w:ins w:id="10682" w:author="Xuning Wei12232" w:date="2026-10-23T19:24:00Z">
              <w:r>
                <w:rPr>
                  <w:rFonts w:ascii="Times New Roman" w:eastAsia="等线" w:hAnsi="Times New Roman" w:cs="Times New Roman"/>
                  <w:bCs w:val="0"/>
                  <w:sz w:val="18"/>
                  <w:szCs w:val="18"/>
                  <w:rPrChange w:id="10683"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7332107B" w14:textId="77777777" w:rsidR="00652DEA" w:rsidRPr="00652DEA" w:rsidRDefault="00652DEA">
            <w:pPr>
              <w:jc w:val="center"/>
              <w:rPr>
                <w:ins w:id="10684" w:author="Xuning Wei12232" w:date="2026-10-16T09:36:00Z"/>
                <w:rFonts w:ascii="Times New Roman" w:eastAsia="等线" w:hAnsi="Times New Roman" w:cs="Times New Roman"/>
                <w:bCs w:val="0"/>
                <w:sz w:val="18"/>
                <w:szCs w:val="18"/>
                <w:rPrChange w:id="10685" w:author="Xuning Wei12232" w:date="2026-10-24T11:11:00Z">
                  <w:rPr>
                    <w:ins w:id="10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98A3F1" w14:textId="77777777" w:rsidR="00652DEA" w:rsidRPr="00652DEA" w:rsidRDefault="00652DEA">
            <w:pPr>
              <w:jc w:val="center"/>
              <w:rPr>
                <w:ins w:id="10687" w:author="Xuning Wei12232" w:date="2026-10-16T09:36:00Z"/>
                <w:rFonts w:ascii="Times New Roman" w:eastAsia="等线" w:hAnsi="Times New Roman" w:cs="Times New Roman"/>
                <w:bCs w:val="0"/>
                <w:sz w:val="18"/>
                <w:szCs w:val="18"/>
                <w:rPrChange w:id="10688" w:author="Xuning Wei12232" w:date="2026-10-24T11:11:00Z">
                  <w:rPr>
                    <w:ins w:id="10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0C86B8C" w14:textId="77777777" w:rsidR="00652DEA" w:rsidRPr="00652DEA" w:rsidRDefault="00652DEA">
            <w:pPr>
              <w:jc w:val="center"/>
              <w:rPr>
                <w:ins w:id="10690" w:author="Xuning Wei12232" w:date="2026-10-16T09:36:00Z"/>
                <w:rFonts w:ascii="Times New Roman" w:eastAsia="等线" w:hAnsi="Times New Roman" w:cs="Times New Roman"/>
                <w:bCs w:val="0"/>
                <w:sz w:val="18"/>
                <w:szCs w:val="18"/>
                <w:rPrChange w:id="10691" w:author="Xuning Wei12232" w:date="2026-10-24T11:11:00Z">
                  <w:rPr>
                    <w:ins w:id="10692" w:author="Xuning Wei12232" w:date="2026-10-16T09:36:00Z"/>
                    <w:rFonts w:ascii="Times New Roman" w:eastAsia="等线" w:hAnsi="Times New Roman" w:cs="Times New Roman"/>
                    <w:b/>
                    <w:bCs w:val="0"/>
                    <w:color w:val="0000FF"/>
                    <w:sz w:val="18"/>
                    <w:szCs w:val="18"/>
                  </w:rPr>
                </w:rPrChange>
              </w:rPr>
            </w:pPr>
          </w:p>
        </w:tc>
      </w:tr>
      <w:tr w:rsidR="00652DEA" w14:paraId="72CD1EC7" w14:textId="77777777" w:rsidTr="1E39021E">
        <w:trPr>
          <w:trHeight w:val="330"/>
          <w:ins w:id="10693" w:author="Xuning Wei12232" w:date="2026-10-16T09:35:00Z"/>
        </w:trPr>
        <w:tc>
          <w:tcPr>
            <w:tcW w:w="390" w:type="pct"/>
            <w:vMerge/>
            <w:tcMar>
              <w:left w:w="108" w:type="dxa"/>
              <w:right w:w="108" w:type="dxa"/>
            </w:tcMar>
            <w:vAlign w:val="center"/>
          </w:tcPr>
          <w:p w14:paraId="60EDCC55" w14:textId="77777777" w:rsidR="00652DEA" w:rsidRPr="00652DEA" w:rsidRDefault="00652DEA">
            <w:pPr>
              <w:jc w:val="center"/>
              <w:rPr>
                <w:ins w:id="10694" w:author="Xuning Wei12232" w:date="2026-10-16T09:35:00Z"/>
                <w:rFonts w:ascii="Times New Roman" w:hAnsi="Times New Roman" w:cs="Times New Roman"/>
                <w:sz w:val="18"/>
                <w:szCs w:val="18"/>
                <w:rPrChange w:id="10695" w:author="Xuning Wei12232" w:date="2026-10-24T11:11:00Z">
                  <w:rPr>
                    <w:ins w:id="10696" w:author="Xuning Wei12232" w:date="2026-10-16T09:35:00Z"/>
                    <w:color w:val="0000FF"/>
                  </w:rPr>
                </w:rPrChange>
              </w:rPr>
              <w:pPrChange w:id="10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7D41A" w14:textId="77777777" w:rsidR="00652DEA" w:rsidRDefault="00C15CB5">
            <w:pPr>
              <w:jc w:val="both"/>
              <w:rPr>
                <w:ins w:id="10698" w:author="Xuning Wei12232" w:date="2026-10-23T19:24:00Z"/>
                <w:rFonts w:ascii="Times New Roman" w:eastAsia="等线" w:hAnsi="Times New Roman" w:cs="Times New Roman"/>
                <w:bCs w:val="0"/>
                <w:sz w:val="18"/>
                <w:szCs w:val="18"/>
              </w:rPr>
            </w:pPr>
            <w:ins w:id="10699" w:author="Xuning Wei12232" w:date="2026-10-23T19:24:00Z">
              <w:r>
                <w:rPr>
                  <w:rFonts w:ascii="Times New Roman" w:eastAsia="等线" w:hAnsi="Times New Roman" w:cs="Times New Roman"/>
                  <w:bCs w:val="0"/>
                  <w:sz w:val="18"/>
                  <w:szCs w:val="18"/>
                </w:rPr>
                <w:t xml:space="preserve">Resin loading - Dissolution  </w:t>
              </w:r>
            </w:ins>
          </w:p>
          <w:p w14:paraId="4B9BECFF" w14:textId="77777777" w:rsidR="00652DEA" w:rsidRPr="00652DEA" w:rsidRDefault="00C15CB5">
            <w:pPr>
              <w:jc w:val="center"/>
              <w:rPr>
                <w:ins w:id="10700" w:author="Xuning Wei12232" w:date="2026-10-16T09:35:00Z"/>
                <w:rFonts w:ascii="Times New Roman" w:eastAsia="Times New Roman" w:hAnsi="Times New Roman" w:cs="Times New Roman"/>
                <w:sz w:val="18"/>
                <w:szCs w:val="18"/>
                <w:rPrChange w:id="10701" w:author="Xuning Wei12232" w:date="2026-10-24T11:11:00Z">
                  <w:rPr>
                    <w:ins w:id="10702" w:author="Xuning Wei12232" w:date="2026-10-16T09:35:00Z"/>
                    <w:rFonts w:ascii="Times New Roman" w:eastAsia="Times New Roman" w:hAnsi="Times New Roman" w:cs="Times New Roman"/>
                    <w:color w:val="0000FF"/>
                    <w:sz w:val="18"/>
                    <w:szCs w:val="18"/>
                  </w:rPr>
                </w:rPrChange>
              </w:rPr>
              <w:pPrChange w:id="10703" w:author="Xuning Wei12232" w:date="2026-10-20T22:47:00Z">
                <w:pPr/>
              </w:pPrChange>
            </w:pPr>
            <w:ins w:id="10704" w:author="Xuning Wei12232" w:date="2026-10-23T19:24:00Z">
              <w:r>
                <w:rPr>
                  <w:rFonts w:ascii="Times New Roman" w:eastAsia="等线" w:hAnsi="Times New Roman" w:cs="Times New Roman"/>
                  <w:bCs w:val="0"/>
                  <w:sz w:val="18"/>
                  <w:szCs w:val="18"/>
                </w:rPr>
                <w:t>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6AB773F" w14:textId="77777777" w:rsidR="00652DEA" w:rsidRPr="00652DEA" w:rsidRDefault="00C15CB5">
            <w:pPr>
              <w:jc w:val="center"/>
              <w:rPr>
                <w:ins w:id="10705" w:author="Xuning Wei12232" w:date="2026-10-16T09:35:00Z"/>
                <w:rFonts w:ascii="Times New Roman" w:eastAsia="Times New Roman" w:hAnsi="Times New Roman" w:cs="Times New Roman"/>
                <w:sz w:val="18"/>
                <w:szCs w:val="18"/>
                <w:rPrChange w:id="10706" w:author="Xuning Wei12232" w:date="2026-10-24T11:11:00Z">
                  <w:rPr>
                    <w:ins w:id="10707" w:author="Xuning Wei12232" w:date="2026-10-16T09:35:00Z"/>
                    <w:rFonts w:ascii="Times New Roman" w:eastAsia="Times New Roman" w:hAnsi="Times New Roman" w:cs="Times New Roman"/>
                    <w:color w:val="0000FF"/>
                    <w:sz w:val="18"/>
                    <w:szCs w:val="18"/>
                  </w:rPr>
                </w:rPrChange>
              </w:rPr>
            </w:pPr>
            <w:ins w:id="10708"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1D71D" w14:textId="77777777" w:rsidR="00652DEA" w:rsidRPr="00652DEA" w:rsidRDefault="00C15CB5">
            <w:pPr>
              <w:jc w:val="center"/>
              <w:rPr>
                <w:ins w:id="10709" w:author="Xuning Wei12232" w:date="2026-10-16T09:35:00Z"/>
                <w:rFonts w:ascii="Times New Roman" w:eastAsia="Times New Roman" w:hAnsi="Times New Roman" w:cs="Times New Roman"/>
                <w:sz w:val="18"/>
                <w:szCs w:val="18"/>
                <w:rPrChange w:id="10710" w:author="Xuning Wei12232" w:date="2026-10-24T11:11:00Z">
                  <w:rPr>
                    <w:ins w:id="10711" w:author="Xuning Wei12232" w:date="2026-10-16T09:35:00Z"/>
                    <w:rFonts w:ascii="Times New Roman" w:eastAsia="Times New Roman" w:hAnsi="Times New Roman" w:cs="Times New Roman"/>
                    <w:color w:val="0000FF"/>
                    <w:sz w:val="18"/>
                    <w:szCs w:val="18"/>
                  </w:rPr>
                </w:rPrChange>
              </w:rPr>
            </w:pPr>
            <w:ins w:id="10712"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EA47E9" w14:textId="77777777" w:rsidR="00652DEA" w:rsidRPr="00652DEA" w:rsidRDefault="00C15CB5">
            <w:pPr>
              <w:jc w:val="center"/>
              <w:rPr>
                <w:ins w:id="10713" w:author="Xuning Wei12232" w:date="2026-10-16T09:35:00Z"/>
                <w:rFonts w:ascii="Times New Roman" w:eastAsiaTheme="minorEastAsia" w:hAnsi="Times New Roman" w:cs="Times New Roman"/>
                <w:b/>
                <w:sz w:val="18"/>
                <w:szCs w:val="18"/>
                <w:lang w:eastAsia="zh-CN"/>
                <w:rPrChange w:id="10714" w:author="Xuning Wei12232" w:date="2026-10-24T11:11:00Z">
                  <w:rPr>
                    <w:ins w:id="10715" w:author="Xuning Wei12232" w:date="2026-10-16T09:35:00Z"/>
                    <w:rFonts w:ascii="Times New Roman" w:eastAsiaTheme="minorEastAsia" w:hAnsi="Times New Roman" w:cs="Times New Roman"/>
                    <w:b/>
                    <w:color w:val="0000FF"/>
                    <w:sz w:val="18"/>
                    <w:szCs w:val="18"/>
                    <w:lang w:eastAsia="zh-CN"/>
                  </w:rPr>
                </w:rPrChange>
              </w:rPr>
            </w:pPr>
            <w:ins w:id="10716"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C18110" w14:textId="6F2D143D" w:rsidR="00652DEA" w:rsidRPr="00742BE3" w:rsidRDefault="00C15CB5" w:rsidP="00DA14CC">
            <w:pPr>
              <w:jc w:val="center"/>
              <w:rPr>
                <w:ins w:id="10717" w:author="Xuning Wei12232" w:date="2026-10-16T09:35:00Z"/>
                <w:rFonts w:ascii="Times New Roman" w:eastAsiaTheme="minorEastAsia" w:hAnsi="Times New Roman" w:cs="Times New Roman"/>
                <w:b/>
                <w:bCs w:val="0"/>
                <w:color w:val="000000" w:themeColor="text1"/>
                <w:sz w:val="18"/>
                <w:szCs w:val="18"/>
                <w:lang w:eastAsia="zh-CN"/>
                <w:rPrChange w:id="10718" w:author="Xuning Wei12232" w:date="2026-10-24T11:11:00Z">
                  <w:rPr>
                    <w:ins w:id="10719" w:author="Xuning Wei12232" w:date="2026-10-16T09:35:00Z"/>
                    <w:rFonts w:ascii="Times New Roman" w:eastAsia="Times New Roman" w:hAnsi="Times New Roman" w:cs="Times New Roman"/>
                    <w:bCs w:val="0"/>
                    <w:color w:val="0000FF"/>
                    <w:sz w:val="18"/>
                    <w:szCs w:val="18"/>
                  </w:rPr>
                </w:rPrChange>
              </w:rPr>
            </w:pPr>
            <w:ins w:id="10720" w:author="Xuning Wei12232" w:date="2026-10-23T19:24:00Z">
              <w:r w:rsidRPr="00742BE3">
                <w:rPr>
                  <w:rFonts w:ascii="Times New Roman" w:eastAsiaTheme="minorEastAsia" w:hAnsi="Times New Roman" w:cs="Times New Roman"/>
                  <w:b/>
                  <w:bCs w:val="0"/>
                  <w:color w:val="000000" w:themeColor="text1"/>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FF61D7" w14:textId="77777777" w:rsidR="00652DEA" w:rsidRPr="00652DEA" w:rsidRDefault="00C15CB5">
            <w:pPr>
              <w:jc w:val="center"/>
              <w:rPr>
                <w:ins w:id="10721" w:author="Xuning Wei12232" w:date="2026-10-16T09:35:00Z"/>
                <w:rFonts w:ascii="Times New Roman" w:eastAsia="Times New Roman" w:hAnsi="Times New Roman" w:cs="Times New Roman"/>
                <w:sz w:val="18"/>
                <w:szCs w:val="18"/>
                <w:rPrChange w:id="10722" w:author="Xuning Wei12232" w:date="2026-10-24T11:11:00Z">
                  <w:rPr>
                    <w:ins w:id="10723" w:author="Xuning Wei12232" w:date="2026-10-16T09:35:00Z"/>
                    <w:rFonts w:ascii="Times New Roman" w:eastAsia="Times New Roman" w:hAnsi="Times New Roman" w:cs="Times New Roman"/>
                    <w:color w:val="0000FF"/>
                    <w:sz w:val="18"/>
                    <w:szCs w:val="18"/>
                  </w:rPr>
                </w:rPrChange>
              </w:rPr>
            </w:pPr>
            <w:ins w:id="10724" w:author="Xuning Wei12232" w:date="2026-10-23T19:24:00Z">
              <w:r>
                <w:rPr>
                  <w:rFonts w:ascii="Times New Roman" w:eastAsia="等线" w:hAnsi="Times New Roman" w:cs="Times New Roman"/>
                  <w:bCs w:val="0"/>
                  <w:sz w:val="18"/>
                  <w:szCs w:val="18"/>
                  <w:rPrChange w:id="10725"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BBB8815" w14:textId="77777777" w:rsidR="00652DEA" w:rsidRPr="00652DEA" w:rsidRDefault="00652DEA">
            <w:pPr>
              <w:jc w:val="center"/>
              <w:rPr>
                <w:ins w:id="10726" w:author="Xuning Wei12232" w:date="2026-10-16T09:36:00Z"/>
                <w:rFonts w:ascii="Times New Roman" w:eastAsia="等线" w:hAnsi="Times New Roman" w:cs="Times New Roman"/>
                <w:bCs w:val="0"/>
                <w:sz w:val="18"/>
                <w:szCs w:val="18"/>
                <w:rPrChange w:id="10727" w:author="Xuning Wei12232" w:date="2026-10-24T11:11:00Z">
                  <w:rPr>
                    <w:ins w:id="1072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B91B0D" w14:textId="77777777" w:rsidR="00652DEA" w:rsidRPr="00652DEA" w:rsidRDefault="00652DEA">
            <w:pPr>
              <w:jc w:val="center"/>
              <w:rPr>
                <w:ins w:id="10729" w:author="Xuning Wei12232" w:date="2026-10-16T09:36:00Z"/>
                <w:rFonts w:ascii="Times New Roman" w:eastAsia="等线" w:hAnsi="Times New Roman" w:cs="Times New Roman"/>
                <w:bCs w:val="0"/>
                <w:sz w:val="18"/>
                <w:szCs w:val="18"/>
                <w:rPrChange w:id="10730" w:author="Xuning Wei12232" w:date="2026-10-24T11:11:00Z">
                  <w:rPr>
                    <w:ins w:id="1073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810F0D1" w14:textId="77777777" w:rsidR="00652DEA" w:rsidRPr="00652DEA" w:rsidRDefault="00652DEA">
            <w:pPr>
              <w:jc w:val="center"/>
              <w:rPr>
                <w:ins w:id="10732" w:author="Xuning Wei12232" w:date="2026-10-16T09:36:00Z"/>
                <w:rFonts w:ascii="Times New Roman" w:eastAsia="等线" w:hAnsi="Times New Roman" w:cs="Times New Roman"/>
                <w:bCs w:val="0"/>
                <w:sz w:val="18"/>
                <w:szCs w:val="18"/>
                <w:rPrChange w:id="10733" w:author="Xuning Wei12232" w:date="2026-10-24T11:11:00Z">
                  <w:rPr>
                    <w:ins w:id="10734" w:author="Xuning Wei12232" w:date="2026-10-16T09:36:00Z"/>
                    <w:rFonts w:ascii="Times New Roman" w:eastAsia="等线" w:hAnsi="Times New Roman" w:cs="Times New Roman"/>
                    <w:b/>
                    <w:bCs w:val="0"/>
                    <w:color w:val="0000FF"/>
                    <w:sz w:val="18"/>
                    <w:szCs w:val="18"/>
                  </w:rPr>
                </w:rPrChange>
              </w:rPr>
            </w:pPr>
          </w:p>
        </w:tc>
      </w:tr>
      <w:tr w:rsidR="00652DEA" w14:paraId="0784AE3D" w14:textId="77777777" w:rsidTr="1E39021E">
        <w:trPr>
          <w:trHeight w:val="330"/>
          <w:ins w:id="10735" w:author="Xuning Wei12232" w:date="2026-10-16T09:35:00Z"/>
        </w:trPr>
        <w:tc>
          <w:tcPr>
            <w:tcW w:w="390" w:type="pct"/>
            <w:vMerge/>
            <w:tcMar>
              <w:left w:w="108" w:type="dxa"/>
              <w:right w:w="108" w:type="dxa"/>
            </w:tcMar>
            <w:vAlign w:val="center"/>
          </w:tcPr>
          <w:p w14:paraId="74E797DC" w14:textId="77777777" w:rsidR="00652DEA" w:rsidRPr="00652DEA" w:rsidRDefault="00652DEA">
            <w:pPr>
              <w:jc w:val="center"/>
              <w:rPr>
                <w:ins w:id="10736" w:author="Xuning Wei12232" w:date="2026-10-16T09:35:00Z"/>
                <w:rFonts w:ascii="Times New Roman" w:hAnsi="Times New Roman" w:cs="Times New Roman"/>
                <w:sz w:val="18"/>
                <w:szCs w:val="18"/>
                <w:rPrChange w:id="10737" w:author="Xuning Wei12232" w:date="2026-10-24T11:11:00Z">
                  <w:rPr>
                    <w:ins w:id="10738" w:author="Xuning Wei12232" w:date="2026-10-16T09:35:00Z"/>
                    <w:color w:val="0000FF"/>
                  </w:rPr>
                </w:rPrChange>
              </w:rPr>
              <w:pPrChange w:id="10739"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088B8A" w14:textId="77777777" w:rsidR="00652DEA" w:rsidRDefault="00C15CB5">
            <w:pPr>
              <w:jc w:val="both"/>
              <w:rPr>
                <w:ins w:id="10740" w:author="Xuning Wei12232" w:date="2026-10-23T19:24:00Z"/>
                <w:rFonts w:ascii="Times New Roman" w:eastAsia="等线" w:hAnsi="Times New Roman" w:cs="Times New Roman"/>
                <w:bCs w:val="0"/>
                <w:sz w:val="18"/>
                <w:szCs w:val="18"/>
              </w:rPr>
            </w:pPr>
            <w:ins w:id="10741"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506B3DF" w14:textId="77777777" w:rsidR="00652DEA" w:rsidRPr="00652DEA" w:rsidRDefault="00C15CB5">
            <w:pPr>
              <w:jc w:val="center"/>
              <w:rPr>
                <w:ins w:id="10742" w:author="Xuning Wei12232" w:date="2026-10-16T09:35:00Z"/>
                <w:rFonts w:ascii="Times New Roman" w:eastAsia="Times New Roman" w:hAnsi="Times New Roman" w:cs="Times New Roman"/>
                <w:sz w:val="18"/>
                <w:szCs w:val="18"/>
                <w:rPrChange w:id="10743" w:author="Xuning Wei12232" w:date="2026-10-24T11:11:00Z">
                  <w:rPr>
                    <w:ins w:id="10744" w:author="Xuning Wei12232" w:date="2026-10-16T09:35:00Z"/>
                    <w:rFonts w:ascii="Times New Roman" w:eastAsia="Times New Roman" w:hAnsi="Times New Roman" w:cs="Times New Roman"/>
                    <w:color w:val="0000FF"/>
                    <w:sz w:val="18"/>
                    <w:szCs w:val="18"/>
                  </w:rPr>
                </w:rPrChange>
              </w:rPr>
              <w:pPrChange w:id="10745" w:author="Xuning Wei12232" w:date="2026-10-20T22:47:00Z">
                <w:pPr/>
              </w:pPrChange>
            </w:pPr>
            <w:ins w:id="10746" w:author="Xuning Wei12232" w:date="2026-10-23T19:24:00Z">
              <w:r>
                <w:rPr>
                  <w:rFonts w:ascii="Times New Roman" w:eastAsia="等线" w:hAnsi="Times New Roman" w:cs="Times New Roman"/>
                  <w:bCs w:val="0"/>
                  <w:sz w:val="18"/>
                  <w:szCs w:val="18"/>
                </w:rPr>
                <w:t>Coupling Reaction temperature</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27C9E9" w14:textId="77777777" w:rsidR="00652DEA" w:rsidRPr="00652DEA" w:rsidRDefault="00C15CB5">
            <w:pPr>
              <w:jc w:val="center"/>
              <w:rPr>
                <w:ins w:id="10747" w:author="Xuning Wei12232" w:date="2026-10-16T09:35:00Z"/>
                <w:rFonts w:ascii="Times New Roman" w:eastAsia="Times New Roman" w:hAnsi="Times New Roman" w:cs="Times New Roman"/>
                <w:sz w:val="18"/>
                <w:szCs w:val="18"/>
                <w:rPrChange w:id="10748" w:author="Xuning Wei12232" w:date="2026-10-24T11:11:00Z">
                  <w:rPr>
                    <w:ins w:id="10749" w:author="Xuning Wei12232" w:date="2026-10-16T09:35:00Z"/>
                    <w:rFonts w:ascii="Times New Roman" w:eastAsia="Times New Roman" w:hAnsi="Times New Roman" w:cs="Times New Roman"/>
                    <w:color w:val="0000FF"/>
                    <w:sz w:val="18"/>
                    <w:szCs w:val="18"/>
                  </w:rPr>
                </w:rPrChange>
              </w:rPr>
            </w:pPr>
            <w:ins w:id="1075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F2E3" w14:textId="77777777" w:rsidR="00652DEA" w:rsidRPr="00652DEA" w:rsidRDefault="00C15CB5">
            <w:pPr>
              <w:jc w:val="center"/>
              <w:rPr>
                <w:ins w:id="10751" w:author="Xuning Wei12232" w:date="2026-10-16T09:35:00Z"/>
                <w:rFonts w:ascii="Times New Roman" w:eastAsia="Times New Roman" w:hAnsi="Times New Roman" w:cs="Times New Roman"/>
                <w:sz w:val="18"/>
                <w:szCs w:val="18"/>
                <w:rPrChange w:id="10752" w:author="Xuning Wei12232" w:date="2026-10-24T11:11:00Z">
                  <w:rPr>
                    <w:ins w:id="10753" w:author="Xuning Wei12232" w:date="2026-10-16T09:35:00Z"/>
                    <w:rFonts w:ascii="Times New Roman" w:eastAsia="Times New Roman" w:hAnsi="Times New Roman" w:cs="Times New Roman"/>
                    <w:color w:val="0000FF"/>
                    <w:sz w:val="18"/>
                    <w:szCs w:val="18"/>
                  </w:rPr>
                </w:rPrChange>
              </w:rPr>
            </w:pPr>
            <w:ins w:id="10754"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54AB" w14:textId="77777777" w:rsidR="00652DEA" w:rsidRPr="00652DEA" w:rsidRDefault="00C15CB5">
            <w:pPr>
              <w:jc w:val="center"/>
              <w:rPr>
                <w:ins w:id="10755" w:author="Xuning Wei12232" w:date="2026-10-16T09:35:00Z"/>
                <w:rFonts w:ascii="Times New Roman" w:eastAsiaTheme="minorEastAsia" w:hAnsi="Times New Roman" w:cs="Times New Roman"/>
                <w:b/>
                <w:sz w:val="18"/>
                <w:szCs w:val="18"/>
                <w:lang w:eastAsia="zh-CN"/>
                <w:rPrChange w:id="10756" w:author="Xuning Wei12232" w:date="2026-10-24T11:11:00Z">
                  <w:rPr>
                    <w:ins w:id="10757" w:author="Xuning Wei12232" w:date="2026-10-16T09:35:00Z"/>
                    <w:rFonts w:ascii="Times New Roman" w:eastAsiaTheme="minorEastAsia" w:hAnsi="Times New Roman" w:cs="Times New Roman"/>
                    <w:b/>
                    <w:color w:val="0000FF"/>
                    <w:sz w:val="18"/>
                    <w:szCs w:val="18"/>
                    <w:lang w:eastAsia="zh-CN"/>
                  </w:rPr>
                </w:rPrChange>
              </w:rPr>
            </w:pPr>
            <w:ins w:id="10758"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6847E" w14:textId="3DAF54F6" w:rsidR="00652DEA" w:rsidRPr="00742BE3" w:rsidRDefault="00C15CB5" w:rsidP="00DA14CC">
            <w:pPr>
              <w:jc w:val="center"/>
              <w:rPr>
                <w:ins w:id="10759" w:author="Xuning Wei12232" w:date="2026-10-16T09:35:00Z"/>
                <w:rFonts w:ascii="Times New Roman" w:eastAsiaTheme="minorEastAsia" w:hAnsi="Times New Roman" w:cs="Times New Roman"/>
                <w:b/>
                <w:bCs w:val="0"/>
                <w:color w:val="000000" w:themeColor="text1"/>
                <w:sz w:val="18"/>
                <w:szCs w:val="18"/>
                <w:lang w:eastAsia="zh-CN"/>
                <w:rPrChange w:id="10760" w:author="Xuning Wei12232" w:date="2026-10-24T11:11:00Z">
                  <w:rPr>
                    <w:ins w:id="10761" w:author="Xuning Wei12232" w:date="2026-10-16T09:35:00Z"/>
                    <w:rFonts w:ascii="Times New Roman" w:eastAsia="Times New Roman" w:hAnsi="Times New Roman" w:cs="Times New Roman"/>
                    <w:bCs w:val="0"/>
                    <w:color w:val="0000FF"/>
                    <w:sz w:val="18"/>
                    <w:szCs w:val="18"/>
                  </w:rPr>
                </w:rPrChange>
              </w:rPr>
            </w:pPr>
            <w:ins w:id="10762" w:author="Xuning Wei12232" w:date="2026-10-23T19:24:00Z">
              <w:r w:rsidRPr="00742BE3">
                <w:rPr>
                  <w:rFonts w:ascii="Times New Roman" w:eastAsiaTheme="minorEastAsia" w:hAnsi="Times New Roman" w:cs="Times New Roman"/>
                  <w:b/>
                  <w:bCs w:val="0"/>
                  <w:color w:val="000000" w:themeColor="text1"/>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C489E3" w14:textId="77777777" w:rsidR="00652DEA" w:rsidRPr="00652DEA" w:rsidRDefault="00C15CB5">
            <w:pPr>
              <w:jc w:val="center"/>
              <w:rPr>
                <w:ins w:id="10763" w:author="Xuning Wei12232" w:date="2026-10-16T09:35:00Z"/>
                <w:rFonts w:ascii="Times New Roman" w:eastAsia="Times New Roman" w:hAnsi="Times New Roman" w:cs="Times New Roman"/>
                <w:sz w:val="18"/>
                <w:szCs w:val="18"/>
                <w:rPrChange w:id="10764" w:author="Xuning Wei12232" w:date="2026-10-24T11:11:00Z">
                  <w:rPr>
                    <w:ins w:id="10765" w:author="Xuning Wei12232" w:date="2026-10-16T09:35:00Z"/>
                    <w:rFonts w:ascii="Times New Roman" w:eastAsia="Times New Roman" w:hAnsi="Times New Roman" w:cs="Times New Roman"/>
                    <w:color w:val="0000FF"/>
                    <w:sz w:val="18"/>
                    <w:szCs w:val="18"/>
                  </w:rPr>
                </w:rPrChange>
              </w:rPr>
            </w:pPr>
            <w:ins w:id="10766" w:author="Xuning Wei12232" w:date="2026-10-23T19:24:00Z">
              <w:r>
                <w:rPr>
                  <w:rFonts w:ascii="Times New Roman" w:eastAsia="等线" w:hAnsi="Times New Roman" w:cs="Times New Roman"/>
                  <w:bCs w:val="0"/>
                  <w:sz w:val="18"/>
                  <w:szCs w:val="18"/>
                  <w:rPrChange w:id="10767"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5AF7EAE" w14:textId="77777777" w:rsidR="00652DEA" w:rsidRPr="00652DEA" w:rsidRDefault="00652DEA">
            <w:pPr>
              <w:jc w:val="center"/>
              <w:rPr>
                <w:ins w:id="10768" w:author="Xuning Wei12232" w:date="2026-10-16T09:36:00Z"/>
                <w:rFonts w:ascii="Times New Roman" w:eastAsia="等线" w:hAnsi="Times New Roman" w:cs="Times New Roman"/>
                <w:bCs w:val="0"/>
                <w:sz w:val="18"/>
                <w:szCs w:val="18"/>
                <w:rPrChange w:id="10769" w:author="Xuning Wei12232" w:date="2026-10-24T11:11:00Z">
                  <w:rPr>
                    <w:ins w:id="10770"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33CEB9" w14:textId="77777777" w:rsidR="00652DEA" w:rsidRPr="00652DEA" w:rsidRDefault="00652DEA">
            <w:pPr>
              <w:jc w:val="center"/>
              <w:rPr>
                <w:ins w:id="10771" w:author="Xuning Wei12232" w:date="2026-10-16T09:36:00Z"/>
                <w:rFonts w:ascii="Times New Roman" w:eastAsia="等线" w:hAnsi="Times New Roman" w:cs="Times New Roman"/>
                <w:bCs w:val="0"/>
                <w:sz w:val="18"/>
                <w:szCs w:val="18"/>
                <w:rPrChange w:id="10772" w:author="Xuning Wei12232" w:date="2026-10-24T11:11:00Z">
                  <w:rPr>
                    <w:ins w:id="10773"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B1D477B" w14:textId="77777777" w:rsidR="00652DEA" w:rsidRPr="00652DEA" w:rsidRDefault="00652DEA">
            <w:pPr>
              <w:jc w:val="center"/>
              <w:rPr>
                <w:ins w:id="10774" w:author="Xuning Wei12232" w:date="2026-10-16T09:36:00Z"/>
                <w:rFonts w:ascii="Times New Roman" w:eastAsia="等线" w:hAnsi="Times New Roman" w:cs="Times New Roman"/>
                <w:bCs w:val="0"/>
                <w:sz w:val="18"/>
                <w:szCs w:val="18"/>
                <w:rPrChange w:id="10775" w:author="Xuning Wei12232" w:date="2026-10-24T11:11:00Z">
                  <w:rPr>
                    <w:ins w:id="10776" w:author="Xuning Wei12232" w:date="2026-10-16T09:36:00Z"/>
                    <w:rFonts w:ascii="Times New Roman" w:eastAsia="等线" w:hAnsi="Times New Roman" w:cs="Times New Roman"/>
                    <w:b/>
                    <w:bCs w:val="0"/>
                    <w:color w:val="0000FF"/>
                    <w:sz w:val="18"/>
                    <w:szCs w:val="18"/>
                  </w:rPr>
                </w:rPrChange>
              </w:rPr>
            </w:pPr>
          </w:p>
        </w:tc>
      </w:tr>
      <w:tr w:rsidR="00652DEA" w14:paraId="71215550" w14:textId="77777777" w:rsidTr="1E39021E">
        <w:trPr>
          <w:trHeight w:val="330"/>
          <w:ins w:id="10777" w:author="Xuning Wei12232" w:date="2026-10-16T09:35:00Z"/>
        </w:trPr>
        <w:tc>
          <w:tcPr>
            <w:tcW w:w="390" w:type="pct"/>
            <w:vMerge/>
            <w:tcMar>
              <w:left w:w="108" w:type="dxa"/>
              <w:right w:w="108" w:type="dxa"/>
            </w:tcMar>
            <w:vAlign w:val="center"/>
          </w:tcPr>
          <w:p w14:paraId="65BE1F1D" w14:textId="77777777" w:rsidR="00652DEA" w:rsidRPr="00652DEA" w:rsidRDefault="00652DEA">
            <w:pPr>
              <w:jc w:val="center"/>
              <w:rPr>
                <w:ins w:id="10778" w:author="Xuning Wei12232" w:date="2026-10-16T09:35:00Z"/>
                <w:rFonts w:ascii="Times New Roman" w:hAnsi="Times New Roman" w:cs="Times New Roman"/>
                <w:sz w:val="18"/>
                <w:szCs w:val="18"/>
                <w:rPrChange w:id="10779" w:author="Xuning Wei12232" w:date="2026-10-24T11:11:00Z">
                  <w:rPr>
                    <w:ins w:id="10780" w:author="Xuning Wei12232" w:date="2026-10-16T09:35:00Z"/>
                    <w:color w:val="0000FF"/>
                  </w:rPr>
                </w:rPrChange>
              </w:rPr>
              <w:pPrChange w:id="10781"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264C6D" w14:textId="77777777" w:rsidR="00652DEA" w:rsidRPr="00652DEA" w:rsidRDefault="00C15CB5">
            <w:pPr>
              <w:jc w:val="center"/>
              <w:rPr>
                <w:ins w:id="10782" w:author="Xuning Wei12232" w:date="2026-10-16T09:35:00Z"/>
                <w:rFonts w:ascii="Times New Roman" w:eastAsia="Times New Roman" w:hAnsi="Times New Roman" w:cs="Times New Roman"/>
                <w:sz w:val="18"/>
                <w:szCs w:val="18"/>
                <w:rPrChange w:id="10783" w:author="Xuning Wei12232" w:date="2026-10-24T11:11:00Z">
                  <w:rPr>
                    <w:ins w:id="10784" w:author="Xuning Wei12232" w:date="2026-10-16T09:35:00Z"/>
                    <w:rFonts w:ascii="Times New Roman" w:eastAsia="Times New Roman" w:hAnsi="Times New Roman" w:cs="Times New Roman"/>
                    <w:color w:val="0000FF"/>
                    <w:sz w:val="18"/>
                    <w:szCs w:val="18"/>
                  </w:rPr>
                </w:rPrChange>
              </w:rPr>
              <w:pPrChange w:id="10785" w:author="Xuning Wei12232" w:date="2026-10-20T22:47:00Z">
                <w:pPr/>
              </w:pPrChange>
            </w:pPr>
            <w:ins w:id="10786"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96F7C3F" w14:textId="77777777" w:rsidR="00652DEA" w:rsidRPr="00652DEA" w:rsidRDefault="00C15CB5">
            <w:pPr>
              <w:jc w:val="center"/>
              <w:rPr>
                <w:ins w:id="10787" w:author="Xuning Wei12232" w:date="2026-10-16T09:35:00Z"/>
                <w:rFonts w:ascii="Times New Roman" w:eastAsia="Times New Roman" w:hAnsi="Times New Roman" w:cs="Times New Roman"/>
                <w:sz w:val="18"/>
                <w:szCs w:val="18"/>
                <w:rPrChange w:id="10788" w:author="Xuning Wei12232" w:date="2026-10-24T11:11:00Z">
                  <w:rPr>
                    <w:ins w:id="10789" w:author="Xuning Wei12232" w:date="2026-10-16T09:35:00Z"/>
                    <w:rFonts w:ascii="Times New Roman" w:eastAsia="Times New Roman" w:hAnsi="Times New Roman" w:cs="Times New Roman"/>
                    <w:color w:val="0000FF"/>
                    <w:sz w:val="18"/>
                    <w:szCs w:val="18"/>
                  </w:rPr>
                </w:rPrChange>
              </w:rPr>
            </w:pPr>
            <w:ins w:id="1079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855E6" w14:textId="77777777" w:rsidR="00652DEA" w:rsidRPr="00652DEA" w:rsidRDefault="00C15CB5">
            <w:pPr>
              <w:jc w:val="center"/>
              <w:rPr>
                <w:ins w:id="10791" w:author="Xuning Wei12232" w:date="2026-10-16T09:35:00Z"/>
                <w:rFonts w:ascii="Times New Roman" w:eastAsia="等线" w:hAnsi="Times New Roman" w:cs="Times New Roman"/>
                <w:bCs w:val="0"/>
                <w:sz w:val="18"/>
                <w:szCs w:val="18"/>
                <w:rPrChange w:id="10792" w:author="Xuning Wei12232" w:date="2026-10-24T11:11:00Z">
                  <w:rPr>
                    <w:ins w:id="10793" w:author="Xuning Wei12232" w:date="2026-10-16T09:35:00Z"/>
                    <w:rFonts w:ascii="Times New Roman" w:eastAsia="Times New Roman" w:hAnsi="Times New Roman" w:cs="Times New Roman"/>
                    <w:color w:val="0000FF"/>
                    <w:sz w:val="18"/>
                    <w:szCs w:val="18"/>
                  </w:rPr>
                </w:rPrChange>
              </w:rPr>
            </w:pPr>
            <w:ins w:id="10794"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852759" w14:textId="77777777" w:rsidR="00652DEA" w:rsidRPr="00652DEA" w:rsidRDefault="00C15CB5">
            <w:pPr>
              <w:jc w:val="center"/>
              <w:rPr>
                <w:ins w:id="10795" w:author="Xuning Wei12232" w:date="2026-10-16T09:35:00Z"/>
                <w:rFonts w:ascii="Times New Roman" w:eastAsiaTheme="minorEastAsia" w:hAnsi="Times New Roman" w:cs="Times New Roman"/>
                <w:sz w:val="18"/>
                <w:szCs w:val="18"/>
                <w:lang w:eastAsia="zh-CN"/>
                <w:rPrChange w:id="10796" w:author="Xuning Wei12232" w:date="2026-10-24T11:11:00Z">
                  <w:rPr>
                    <w:ins w:id="10797" w:author="Xuning Wei12232" w:date="2026-10-16T09:35:00Z"/>
                    <w:rFonts w:ascii="Times New Roman" w:eastAsiaTheme="minorEastAsia" w:hAnsi="Times New Roman" w:cs="Times New Roman"/>
                    <w:b/>
                    <w:color w:val="0000FF"/>
                    <w:sz w:val="18"/>
                    <w:szCs w:val="18"/>
                    <w:lang w:eastAsia="zh-CN"/>
                  </w:rPr>
                </w:rPrChange>
              </w:rPr>
            </w:pPr>
            <w:ins w:id="10798"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F1926" w14:textId="332CB8F2" w:rsidR="00652DEA" w:rsidRPr="00742BE3" w:rsidRDefault="00DB5E31">
            <w:pPr>
              <w:jc w:val="center"/>
              <w:rPr>
                <w:ins w:id="10799" w:author="Xuning Wei12232" w:date="2026-10-16T09:35:00Z"/>
                <w:rFonts w:ascii="Times New Roman" w:eastAsiaTheme="minorEastAsia" w:hAnsi="Times New Roman" w:cs="Times New Roman"/>
                <w:bCs w:val="0"/>
                <w:color w:val="000000" w:themeColor="text1"/>
                <w:sz w:val="18"/>
                <w:szCs w:val="18"/>
                <w:lang w:eastAsia="zh-CN"/>
                <w:rPrChange w:id="10800" w:author="Xuning Wei12232" w:date="2026-10-24T11:11:00Z">
                  <w:rPr>
                    <w:ins w:id="10801" w:author="Xuning Wei12232" w:date="2026-10-16T09:35:00Z"/>
                    <w:rFonts w:ascii="Times New Roman" w:eastAsia="Times New Roman" w:hAnsi="Times New Roman" w:cs="Times New Roman"/>
                    <w:bCs w:val="0"/>
                    <w:color w:val="0000FF"/>
                    <w:sz w:val="18"/>
                    <w:szCs w:val="18"/>
                  </w:rPr>
                </w:rPrChange>
              </w:rPr>
            </w:pPr>
            <w:ins w:id="10802" w:author="Xuning Wei12232" w:date="2026-10-23T19:12:00Z">
              <w:r w:rsidRPr="00742BE3">
                <w:rPr>
                  <w:rFonts w:ascii="Times New Roman" w:eastAsiaTheme="minorEastAsia" w:hAnsi="Times New Roman" w:cs="Times New Roman"/>
                  <w:b/>
                  <w:bCs w:val="0"/>
                  <w:color w:val="000000" w:themeColor="text1"/>
                  <w:sz w:val="18"/>
                  <w:szCs w:val="18"/>
                  <w:lang w:eastAsia="zh-CN"/>
                </w:rPr>
                <w:t>8.</w:t>
              </w:r>
            </w:ins>
            <w:r w:rsidRPr="00742BE3">
              <w:rPr>
                <w:rFonts w:ascii="Times New Roman" w:eastAsiaTheme="minorEastAsia" w:hAnsi="Times New Roman" w:cs="Times New Roman"/>
                <w:b/>
                <w:bCs w:val="0"/>
                <w:color w:val="000000" w:themeColor="text1"/>
                <w:sz w:val="18"/>
                <w:szCs w:val="18"/>
                <w:lang w:eastAsia="zh-CN"/>
              </w:rPr>
              <w:t>10</w:t>
            </w:r>
            <w:ins w:id="10803" w:author="Xuning Wei12232" w:date="2026-10-23T19:12:00Z">
              <w:r w:rsidRPr="00742BE3">
                <w:rPr>
                  <w:rFonts w:ascii="Times New Roman" w:eastAsiaTheme="minorEastAsia" w:hAnsi="Times New Roman" w:cs="Times New Roman"/>
                  <w:b/>
                  <w:bCs w:val="0"/>
                  <w:color w:val="000000" w:themeColor="text1"/>
                  <w:sz w:val="18"/>
                  <w:szCs w:val="18"/>
                  <w:lang w:eastAsia="zh-CN"/>
                </w:rPr>
                <w:t xml:space="preserve"> </w:t>
              </w:r>
              <w:r w:rsidRPr="00742BE3">
                <w:rPr>
                  <w:rFonts w:ascii="Times New Roman" w:eastAsiaTheme="minorEastAsia" w:hAnsi="Times New Roman" w:cs="Times New Roman"/>
                  <w:bCs w:val="0"/>
                  <w:color w:val="000000" w:themeColor="text1"/>
                  <w:sz w:val="18"/>
                  <w:szCs w:val="18"/>
                  <w:lang w:eastAsia="zh-CN"/>
                </w:rPr>
                <w:t xml:space="preserve">– </w:t>
              </w:r>
            </w:ins>
            <w:r w:rsidRPr="00742BE3">
              <w:rPr>
                <w:rFonts w:ascii="Times New Roman" w:eastAsiaTheme="minorEastAsia" w:hAnsi="Times New Roman" w:cs="Times New Roman"/>
                <w:bCs w:val="0"/>
                <w:color w:val="000000" w:themeColor="text1"/>
                <w:sz w:val="18"/>
                <w:szCs w:val="18"/>
                <w:lang w:eastAsia="zh-CN"/>
              </w:rPr>
              <w:t>8.96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BF619A" w14:textId="77777777" w:rsidR="00652DEA" w:rsidRPr="00652DEA" w:rsidRDefault="00C15CB5">
            <w:pPr>
              <w:jc w:val="center"/>
              <w:rPr>
                <w:ins w:id="10804" w:author="Xuning Wei12232" w:date="2026-10-16T09:35:00Z"/>
                <w:rFonts w:ascii="Times New Roman" w:eastAsia="Times New Roman" w:hAnsi="Times New Roman" w:cs="Times New Roman"/>
                <w:sz w:val="18"/>
                <w:szCs w:val="18"/>
                <w:rPrChange w:id="10805" w:author="Xuning Wei12232" w:date="2026-10-24T11:11:00Z">
                  <w:rPr>
                    <w:ins w:id="10806" w:author="Xuning Wei12232" w:date="2026-10-16T09:35:00Z"/>
                    <w:rFonts w:ascii="Times New Roman" w:eastAsia="Times New Roman" w:hAnsi="Times New Roman" w:cs="Times New Roman"/>
                    <w:color w:val="0000FF"/>
                    <w:sz w:val="18"/>
                    <w:szCs w:val="18"/>
                  </w:rPr>
                </w:rPrChange>
              </w:rPr>
            </w:pPr>
            <w:ins w:id="10807" w:author="Xuning Wei12232" w:date="2026-10-23T19:24:00Z">
              <w:r>
                <w:rPr>
                  <w:rFonts w:ascii="Times New Roman" w:eastAsia="等线" w:hAnsi="Times New Roman" w:cs="Times New Roman"/>
                  <w:bCs w:val="0"/>
                  <w:sz w:val="18"/>
                  <w:szCs w:val="18"/>
                  <w:rPrChange w:id="10808"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FAB436" w14:textId="77777777" w:rsidR="00652DEA" w:rsidRPr="00652DEA" w:rsidRDefault="00652DEA">
            <w:pPr>
              <w:jc w:val="center"/>
              <w:rPr>
                <w:ins w:id="10809" w:author="Xuning Wei12232" w:date="2026-10-16T09:36:00Z"/>
                <w:rFonts w:ascii="Times New Roman" w:eastAsia="等线" w:hAnsi="Times New Roman" w:cs="Times New Roman"/>
                <w:bCs w:val="0"/>
                <w:sz w:val="18"/>
                <w:szCs w:val="18"/>
                <w:rPrChange w:id="10810" w:author="Xuning Wei12232" w:date="2026-10-24T11:11:00Z">
                  <w:rPr>
                    <w:ins w:id="1081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2C5D41" w14:textId="77777777" w:rsidR="00652DEA" w:rsidRPr="00652DEA" w:rsidRDefault="00652DEA">
            <w:pPr>
              <w:jc w:val="center"/>
              <w:rPr>
                <w:ins w:id="10812" w:author="Xuning Wei12232" w:date="2026-10-16T09:36:00Z"/>
                <w:rFonts w:ascii="Times New Roman" w:eastAsia="等线" w:hAnsi="Times New Roman" w:cs="Times New Roman"/>
                <w:bCs w:val="0"/>
                <w:sz w:val="18"/>
                <w:szCs w:val="18"/>
                <w:rPrChange w:id="10813" w:author="Xuning Wei12232" w:date="2026-10-24T11:11:00Z">
                  <w:rPr>
                    <w:ins w:id="1081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2E12B8" w14:textId="77777777" w:rsidR="00652DEA" w:rsidRPr="00652DEA" w:rsidRDefault="00652DEA">
            <w:pPr>
              <w:jc w:val="center"/>
              <w:rPr>
                <w:ins w:id="10815" w:author="Xuning Wei12232" w:date="2026-10-16T09:36:00Z"/>
                <w:rFonts w:ascii="Times New Roman" w:eastAsia="等线" w:hAnsi="Times New Roman" w:cs="Times New Roman"/>
                <w:bCs w:val="0"/>
                <w:sz w:val="18"/>
                <w:szCs w:val="18"/>
                <w:rPrChange w:id="10816" w:author="Xuning Wei12232" w:date="2026-10-24T11:11:00Z">
                  <w:rPr>
                    <w:ins w:id="10817" w:author="Xuning Wei12232" w:date="2026-10-16T09:36:00Z"/>
                    <w:rFonts w:ascii="Times New Roman" w:eastAsia="等线" w:hAnsi="Times New Roman" w:cs="Times New Roman"/>
                    <w:b/>
                    <w:bCs w:val="0"/>
                    <w:color w:val="0000FF"/>
                    <w:sz w:val="18"/>
                    <w:szCs w:val="18"/>
                  </w:rPr>
                </w:rPrChange>
              </w:rPr>
            </w:pPr>
          </w:p>
        </w:tc>
      </w:tr>
      <w:tr w:rsidR="00652DEA" w14:paraId="1BD96FC9" w14:textId="77777777" w:rsidTr="1E39021E">
        <w:trPr>
          <w:trHeight w:val="330"/>
          <w:ins w:id="10818" w:author="Xuning Wei12232" w:date="2026-10-16T09:35:00Z"/>
        </w:trPr>
        <w:tc>
          <w:tcPr>
            <w:tcW w:w="390" w:type="pct"/>
            <w:vMerge/>
            <w:tcMar>
              <w:left w:w="108" w:type="dxa"/>
              <w:right w:w="108" w:type="dxa"/>
            </w:tcMar>
            <w:vAlign w:val="center"/>
          </w:tcPr>
          <w:p w14:paraId="308F224F" w14:textId="77777777" w:rsidR="00652DEA" w:rsidRPr="00652DEA" w:rsidRDefault="00652DEA">
            <w:pPr>
              <w:jc w:val="center"/>
              <w:rPr>
                <w:ins w:id="10819" w:author="Xuning Wei12232" w:date="2026-10-16T09:35:00Z"/>
                <w:rFonts w:ascii="Times New Roman" w:hAnsi="Times New Roman" w:cs="Times New Roman"/>
                <w:sz w:val="18"/>
                <w:szCs w:val="18"/>
                <w:rPrChange w:id="10820" w:author="Xuning Wei12232" w:date="2026-10-24T11:11:00Z">
                  <w:rPr>
                    <w:ins w:id="10821" w:author="Xuning Wei12232" w:date="2026-10-16T09:35:00Z"/>
                    <w:color w:val="0000FF"/>
                  </w:rPr>
                </w:rPrChange>
              </w:rPr>
              <w:pPrChange w:id="1082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B40A03" w14:textId="77777777" w:rsidR="00652DEA" w:rsidRPr="00652DEA" w:rsidRDefault="00C15CB5">
            <w:pPr>
              <w:jc w:val="center"/>
              <w:rPr>
                <w:ins w:id="10823" w:author="Xuning Wei12232" w:date="2026-10-16T09:35:00Z"/>
                <w:rFonts w:ascii="Times New Roman" w:eastAsia="Times New Roman" w:hAnsi="Times New Roman" w:cs="Times New Roman"/>
                <w:sz w:val="18"/>
                <w:szCs w:val="18"/>
                <w:rPrChange w:id="10824" w:author="Xuning Wei12232" w:date="2026-10-24T11:11:00Z">
                  <w:rPr>
                    <w:ins w:id="10825" w:author="Xuning Wei12232" w:date="2026-10-16T09:35:00Z"/>
                    <w:rFonts w:ascii="Times New Roman" w:eastAsia="Times New Roman" w:hAnsi="Times New Roman" w:cs="Times New Roman"/>
                    <w:color w:val="0000FF"/>
                    <w:sz w:val="18"/>
                    <w:szCs w:val="18"/>
                  </w:rPr>
                </w:rPrChange>
              </w:rPr>
              <w:pPrChange w:id="10826" w:author="Xuning Wei12232" w:date="2026-10-20T22:47:00Z">
                <w:pPr/>
              </w:pPrChange>
            </w:pPr>
            <w:ins w:id="10827" w:author="Xuning Wei12232" w:date="2026-10-23T19:24:00Z">
              <w:r>
                <w:rPr>
                  <w:rFonts w:ascii="Times New Roman" w:hAnsi="Times New Roman" w:cs="Times New Roman"/>
                  <w:sz w:val="18"/>
                  <w:szCs w:val="18"/>
                </w:rPr>
                <w:t>Deprotection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5D313A01" w14:textId="77777777" w:rsidR="00652DEA" w:rsidRPr="00652DEA" w:rsidRDefault="00C15CB5">
            <w:pPr>
              <w:jc w:val="center"/>
              <w:rPr>
                <w:ins w:id="10828" w:author="Xuning Wei12232" w:date="2026-10-16T09:35:00Z"/>
                <w:rFonts w:ascii="Times New Roman" w:eastAsia="Times New Roman" w:hAnsi="Times New Roman" w:cs="Times New Roman"/>
                <w:sz w:val="18"/>
                <w:szCs w:val="18"/>
                <w:rPrChange w:id="10829" w:author="Xuning Wei12232" w:date="2026-10-24T11:11:00Z">
                  <w:rPr>
                    <w:ins w:id="10830" w:author="Xuning Wei12232" w:date="2026-10-16T09:35:00Z"/>
                    <w:rFonts w:ascii="Times New Roman" w:eastAsia="Times New Roman" w:hAnsi="Times New Roman" w:cs="Times New Roman"/>
                    <w:color w:val="0000FF"/>
                    <w:sz w:val="18"/>
                    <w:szCs w:val="18"/>
                  </w:rPr>
                </w:rPrChange>
              </w:rPr>
            </w:pPr>
            <w:ins w:id="1083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5C713" w14:textId="77777777" w:rsidR="00652DEA" w:rsidRPr="00652DEA" w:rsidRDefault="00C15CB5">
            <w:pPr>
              <w:jc w:val="center"/>
              <w:rPr>
                <w:ins w:id="10832" w:author="Xuning Wei12232" w:date="2026-10-16T09:35:00Z"/>
                <w:rFonts w:ascii="Times New Roman" w:eastAsia="Times New Roman" w:hAnsi="Times New Roman" w:cs="Times New Roman"/>
                <w:sz w:val="18"/>
                <w:szCs w:val="18"/>
                <w:rPrChange w:id="10833" w:author="Xuning Wei12232" w:date="2026-10-24T11:11:00Z">
                  <w:rPr>
                    <w:ins w:id="10834" w:author="Xuning Wei12232" w:date="2026-10-16T09:35:00Z"/>
                    <w:rFonts w:ascii="Times New Roman" w:eastAsia="Times New Roman" w:hAnsi="Times New Roman" w:cs="Times New Roman"/>
                    <w:color w:val="0000FF"/>
                    <w:sz w:val="18"/>
                    <w:szCs w:val="18"/>
                  </w:rPr>
                </w:rPrChange>
              </w:rPr>
            </w:pPr>
            <w:ins w:id="10835"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A63584" w14:textId="77777777" w:rsidR="00652DEA" w:rsidRPr="00652DEA" w:rsidRDefault="00C15CB5">
            <w:pPr>
              <w:jc w:val="center"/>
              <w:rPr>
                <w:ins w:id="10836" w:author="Xuning Wei12232" w:date="2026-10-16T09:35:00Z"/>
                <w:rFonts w:ascii="Times New Roman" w:eastAsiaTheme="minorEastAsia" w:hAnsi="Times New Roman" w:cs="Times New Roman"/>
                <w:b/>
                <w:sz w:val="18"/>
                <w:szCs w:val="18"/>
                <w:lang w:eastAsia="zh-CN"/>
                <w:rPrChange w:id="10837" w:author="Xuning Wei12232" w:date="2026-10-24T11:11:00Z">
                  <w:rPr>
                    <w:ins w:id="10838" w:author="Xuning Wei12232" w:date="2026-10-16T09:35:00Z"/>
                    <w:rFonts w:ascii="Times New Roman" w:eastAsiaTheme="minorEastAsia" w:hAnsi="Times New Roman" w:cs="Times New Roman"/>
                    <w:b/>
                    <w:color w:val="0000FF"/>
                    <w:sz w:val="18"/>
                    <w:szCs w:val="18"/>
                    <w:lang w:eastAsia="zh-CN"/>
                  </w:rPr>
                </w:rPrChange>
              </w:rPr>
            </w:pPr>
            <w:ins w:id="10839"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91BE9" w14:textId="52708FEA" w:rsidR="00652DEA" w:rsidRPr="00742BE3" w:rsidRDefault="00C15CB5" w:rsidP="00DA14CC">
            <w:pPr>
              <w:jc w:val="center"/>
              <w:rPr>
                <w:ins w:id="10840" w:author="Xuning Wei12232" w:date="2026-10-16T09:35:00Z"/>
                <w:rFonts w:ascii="Times New Roman" w:eastAsiaTheme="minorEastAsia" w:hAnsi="Times New Roman" w:cs="Times New Roman"/>
                <w:b/>
                <w:bCs w:val="0"/>
                <w:color w:val="000000" w:themeColor="text1"/>
                <w:sz w:val="18"/>
                <w:szCs w:val="18"/>
                <w:lang w:eastAsia="zh-CN"/>
                <w:rPrChange w:id="10841" w:author="Xuning Wei12232" w:date="2026-10-24T11:11:00Z">
                  <w:rPr>
                    <w:ins w:id="10842" w:author="Xuning Wei12232" w:date="2026-10-16T09:35:00Z"/>
                    <w:rFonts w:ascii="Times New Roman" w:eastAsia="Times New Roman" w:hAnsi="Times New Roman" w:cs="Times New Roman"/>
                    <w:bCs w:val="0"/>
                    <w:color w:val="0000FF"/>
                    <w:sz w:val="18"/>
                    <w:szCs w:val="18"/>
                  </w:rPr>
                </w:rPrChange>
              </w:rPr>
            </w:pPr>
            <w:ins w:id="10843" w:author="Xuning Wei12232" w:date="2026-10-23T19:24:00Z">
              <w:r w:rsidRPr="00742BE3">
                <w:rPr>
                  <w:rFonts w:ascii="Times New Roman" w:eastAsiaTheme="minorEastAsia" w:hAnsi="Times New Roman" w:cs="Times New Roman"/>
                  <w:b/>
                  <w:bCs w:val="0"/>
                  <w:color w:val="000000" w:themeColor="text1"/>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A4B88" w14:textId="77777777" w:rsidR="00652DEA" w:rsidRPr="00652DEA" w:rsidRDefault="00C15CB5">
            <w:pPr>
              <w:jc w:val="center"/>
              <w:rPr>
                <w:ins w:id="10844" w:author="Xuning Wei12232" w:date="2026-10-16T09:35:00Z"/>
                <w:rFonts w:ascii="Times New Roman" w:eastAsia="Times New Roman" w:hAnsi="Times New Roman" w:cs="Times New Roman"/>
                <w:sz w:val="18"/>
                <w:szCs w:val="18"/>
                <w:rPrChange w:id="10845" w:author="Xuning Wei12232" w:date="2026-10-24T11:11:00Z">
                  <w:rPr>
                    <w:ins w:id="10846" w:author="Xuning Wei12232" w:date="2026-10-16T09:35:00Z"/>
                    <w:rFonts w:ascii="Times New Roman" w:eastAsia="Times New Roman" w:hAnsi="Times New Roman" w:cs="Times New Roman"/>
                    <w:color w:val="0000FF"/>
                    <w:sz w:val="18"/>
                    <w:szCs w:val="18"/>
                  </w:rPr>
                </w:rPrChange>
              </w:rPr>
            </w:pPr>
            <w:ins w:id="10847" w:author="Xuning Wei12232" w:date="2026-10-23T19:24:00Z">
              <w:r>
                <w:rPr>
                  <w:rFonts w:ascii="Times New Roman" w:eastAsia="等线" w:hAnsi="Times New Roman" w:cs="Times New Roman"/>
                  <w:bCs w:val="0"/>
                  <w:sz w:val="18"/>
                  <w:szCs w:val="18"/>
                  <w:rPrChange w:id="1084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E6D6F63" w14:textId="77777777" w:rsidR="00652DEA" w:rsidRPr="00652DEA" w:rsidRDefault="00652DEA">
            <w:pPr>
              <w:jc w:val="center"/>
              <w:rPr>
                <w:ins w:id="10849" w:author="Xuning Wei12232" w:date="2026-10-16T09:36:00Z"/>
                <w:rFonts w:ascii="Times New Roman" w:eastAsia="等线" w:hAnsi="Times New Roman" w:cs="Times New Roman"/>
                <w:bCs w:val="0"/>
                <w:sz w:val="18"/>
                <w:szCs w:val="18"/>
                <w:rPrChange w:id="10850" w:author="Xuning Wei12232" w:date="2026-10-24T11:11:00Z">
                  <w:rPr>
                    <w:ins w:id="1085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B969857" w14:textId="77777777" w:rsidR="00652DEA" w:rsidRPr="00652DEA" w:rsidRDefault="00652DEA">
            <w:pPr>
              <w:jc w:val="center"/>
              <w:rPr>
                <w:ins w:id="10852" w:author="Xuning Wei12232" w:date="2026-10-16T09:36:00Z"/>
                <w:rFonts w:ascii="Times New Roman" w:eastAsia="等线" w:hAnsi="Times New Roman" w:cs="Times New Roman"/>
                <w:bCs w:val="0"/>
                <w:sz w:val="18"/>
                <w:szCs w:val="18"/>
                <w:rPrChange w:id="10853" w:author="Xuning Wei12232" w:date="2026-10-24T11:11:00Z">
                  <w:rPr>
                    <w:ins w:id="1085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FE634FD" w14:textId="77777777" w:rsidR="00652DEA" w:rsidRPr="00652DEA" w:rsidRDefault="00652DEA">
            <w:pPr>
              <w:jc w:val="center"/>
              <w:rPr>
                <w:ins w:id="10855" w:author="Xuning Wei12232" w:date="2026-10-16T09:36:00Z"/>
                <w:rFonts w:ascii="Times New Roman" w:eastAsia="等线" w:hAnsi="Times New Roman" w:cs="Times New Roman"/>
                <w:bCs w:val="0"/>
                <w:sz w:val="18"/>
                <w:szCs w:val="18"/>
                <w:rPrChange w:id="10856" w:author="Xuning Wei12232" w:date="2026-10-24T11:11:00Z">
                  <w:rPr>
                    <w:ins w:id="10857" w:author="Xuning Wei12232" w:date="2026-10-16T09:36:00Z"/>
                    <w:rFonts w:ascii="Times New Roman" w:eastAsia="等线" w:hAnsi="Times New Roman" w:cs="Times New Roman"/>
                    <w:b/>
                    <w:bCs w:val="0"/>
                    <w:color w:val="0000FF"/>
                    <w:sz w:val="18"/>
                    <w:szCs w:val="18"/>
                  </w:rPr>
                </w:rPrChange>
              </w:rPr>
            </w:pPr>
          </w:p>
        </w:tc>
      </w:tr>
      <w:tr w:rsidR="00652DEA" w14:paraId="4C140D01" w14:textId="77777777" w:rsidTr="1E39021E">
        <w:trPr>
          <w:trHeight w:val="330"/>
          <w:ins w:id="10858" w:author="Xuning Wei12232" w:date="2026-10-16T09:35:00Z"/>
        </w:trPr>
        <w:tc>
          <w:tcPr>
            <w:tcW w:w="390" w:type="pct"/>
            <w:vMerge/>
            <w:tcMar>
              <w:left w:w="108" w:type="dxa"/>
              <w:right w:w="108" w:type="dxa"/>
            </w:tcMar>
            <w:vAlign w:val="center"/>
          </w:tcPr>
          <w:p w14:paraId="62A1F980" w14:textId="77777777" w:rsidR="00652DEA" w:rsidRPr="00652DEA" w:rsidRDefault="00652DEA">
            <w:pPr>
              <w:jc w:val="center"/>
              <w:rPr>
                <w:ins w:id="10859" w:author="Xuning Wei12232" w:date="2026-10-16T09:35:00Z"/>
                <w:rFonts w:ascii="Times New Roman" w:hAnsi="Times New Roman" w:cs="Times New Roman"/>
                <w:sz w:val="18"/>
                <w:szCs w:val="18"/>
                <w:rPrChange w:id="10860" w:author="Xuning Wei12232" w:date="2026-10-24T11:11:00Z">
                  <w:rPr>
                    <w:ins w:id="10861" w:author="Xuning Wei12232" w:date="2026-10-16T09:35:00Z"/>
                    <w:color w:val="0000FF"/>
                  </w:rPr>
                </w:rPrChange>
              </w:rPr>
              <w:pPrChange w:id="1086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095C08" w14:textId="77777777" w:rsidR="00652DEA" w:rsidRPr="00652DEA" w:rsidRDefault="00C15CB5">
            <w:pPr>
              <w:jc w:val="center"/>
              <w:rPr>
                <w:ins w:id="10863" w:author="Xuning Wei12232" w:date="2026-10-16T09:35:00Z"/>
                <w:rFonts w:ascii="Times New Roman" w:eastAsia="Times New Roman" w:hAnsi="Times New Roman" w:cs="Times New Roman"/>
                <w:sz w:val="18"/>
                <w:szCs w:val="18"/>
                <w:rPrChange w:id="10864" w:author="Xuning Wei12232" w:date="2026-10-24T11:11:00Z">
                  <w:rPr>
                    <w:ins w:id="10865" w:author="Xuning Wei12232" w:date="2026-10-16T09:35:00Z"/>
                    <w:rFonts w:ascii="Times New Roman" w:eastAsia="Times New Roman" w:hAnsi="Times New Roman" w:cs="Times New Roman"/>
                    <w:color w:val="0000FF"/>
                    <w:sz w:val="18"/>
                    <w:szCs w:val="18"/>
                  </w:rPr>
                </w:rPrChange>
              </w:rPr>
              <w:pPrChange w:id="10866" w:author="Xuning Wei12232" w:date="2026-10-20T22:47:00Z">
                <w:pPr/>
              </w:pPrChange>
            </w:pPr>
            <w:ins w:id="10867" w:author="Xuning Wei12232" w:date="2026-10-23T19:24:00Z">
              <w:r>
                <w:rPr>
                  <w:rFonts w:ascii="Times New Roman" w:hAnsi="Times New Roman" w:cs="Times New Roman"/>
                  <w:sz w:val="18"/>
                  <w:szCs w:val="18"/>
                </w:rPr>
                <w:t>Deprotection temperature (Pre-Ser20)</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2EC87F7" w14:textId="77777777" w:rsidR="00652DEA" w:rsidRPr="00652DEA" w:rsidRDefault="00C15CB5">
            <w:pPr>
              <w:jc w:val="center"/>
              <w:rPr>
                <w:ins w:id="10868" w:author="Xuning Wei12232" w:date="2026-10-16T09:35:00Z"/>
                <w:rFonts w:ascii="Times New Roman" w:eastAsia="Times New Roman" w:hAnsi="Times New Roman" w:cs="Times New Roman"/>
                <w:sz w:val="18"/>
                <w:szCs w:val="18"/>
                <w:rPrChange w:id="10869" w:author="Xuning Wei12232" w:date="2026-10-24T11:11:00Z">
                  <w:rPr>
                    <w:ins w:id="10870" w:author="Xuning Wei12232" w:date="2026-10-16T09:35:00Z"/>
                    <w:rFonts w:ascii="Times New Roman" w:eastAsia="Times New Roman" w:hAnsi="Times New Roman" w:cs="Times New Roman"/>
                    <w:color w:val="0000FF"/>
                    <w:sz w:val="18"/>
                    <w:szCs w:val="18"/>
                  </w:rPr>
                </w:rPrChange>
              </w:rPr>
            </w:pPr>
            <w:ins w:id="1087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EE582" w14:textId="77777777" w:rsidR="00652DEA" w:rsidRPr="00652DEA" w:rsidRDefault="00C15CB5">
            <w:pPr>
              <w:jc w:val="center"/>
              <w:rPr>
                <w:ins w:id="10872" w:author="Xuning Wei12232" w:date="2026-10-16T09:35:00Z"/>
                <w:rFonts w:ascii="Times New Roman" w:eastAsia="等线" w:hAnsi="Times New Roman" w:cs="Times New Roman"/>
                <w:bCs w:val="0"/>
                <w:sz w:val="18"/>
                <w:szCs w:val="18"/>
                <w:rPrChange w:id="10873" w:author="Xuning Wei12232" w:date="2026-10-24T11:11:00Z">
                  <w:rPr>
                    <w:ins w:id="10874" w:author="Xuning Wei12232" w:date="2026-10-16T09:35:00Z"/>
                    <w:rFonts w:ascii="Times New Roman" w:eastAsia="Times New Roman" w:hAnsi="Times New Roman" w:cs="Times New Roman"/>
                    <w:color w:val="0000FF"/>
                    <w:sz w:val="18"/>
                    <w:szCs w:val="18"/>
                  </w:rPr>
                </w:rPrChange>
              </w:rPr>
            </w:pPr>
            <w:ins w:id="10875"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0289C4" w14:textId="77777777" w:rsidR="00652DEA" w:rsidRPr="00652DEA" w:rsidRDefault="00C15CB5">
            <w:pPr>
              <w:jc w:val="center"/>
              <w:rPr>
                <w:ins w:id="10876" w:author="Xuning Wei12232" w:date="2026-10-16T09:35:00Z"/>
                <w:rFonts w:ascii="Times New Roman" w:eastAsiaTheme="minorEastAsia" w:hAnsi="Times New Roman" w:cs="Times New Roman"/>
                <w:sz w:val="18"/>
                <w:szCs w:val="18"/>
                <w:lang w:eastAsia="zh-CN"/>
                <w:rPrChange w:id="10877" w:author="Xuning Wei12232" w:date="2026-10-24T11:11:00Z">
                  <w:rPr>
                    <w:ins w:id="10878" w:author="Xuning Wei12232" w:date="2026-10-16T09:35:00Z"/>
                    <w:rFonts w:ascii="Times New Roman" w:eastAsiaTheme="minorEastAsia" w:hAnsi="Times New Roman" w:cs="Times New Roman"/>
                    <w:b/>
                    <w:color w:val="0000FF"/>
                    <w:sz w:val="18"/>
                    <w:szCs w:val="18"/>
                    <w:lang w:eastAsia="zh-CN"/>
                  </w:rPr>
                </w:rPrChange>
              </w:rPr>
            </w:pPr>
            <w:ins w:id="10879"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77E37C" w14:textId="59C2A1EE" w:rsidR="00652DEA" w:rsidRPr="00742BE3" w:rsidRDefault="00C15CB5" w:rsidP="00DA14CC">
            <w:pPr>
              <w:jc w:val="center"/>
              <w:rPr>
                <w:ins w:id="10880" w:author="Xuning Wei12232" w:date="2026-10-16T09:35:00Z"/>
                <w:rFonts w:ascii="Times New Roman" w:eastAsiaTheme="minorEastAsia" w:hAnsi="Times New Roman" w:cs="Times New Roman"/>
                <w:bCs w:val="0"/>
                <w:color w:val="000000" w:themeColor="text1"/>
                <w:sz w:val="18"/>
                <w:szCs w:val="18"/>
                <w:lang w:eastAsia="zh-CN"/>
                <w:rPrChange w:id="10881" w:author="Xuning Wei12232" w:date="2026-10-24T11:11:00Z">
                  <w:rPr>
                    <w:ins w:id="10882" w:author="Xuning Wei12232" w:date="2026-10-16T09:35:00Z"/>
                    <w:rFonts w:ascii="Times New Roman" w:eastAsia="Times New Roman" w:hAnsi="Times New Roman" w:cs="Times New Roman"/>
                    <w:bCs w:val="0"/>
                    <w:color w:val="0000FF"/>
                    <w:sz w:val="18"/>
                    <w:szCs w:val="18"/>
                  </w:rPr>
                </w:rPrChange>
              </w:rPr>
            </w:pPr>
            <w:ins w:id="10883" w:author="Xuning Wei12232" w:date="2026-10-23T19:24:00Z">
              <w:r w:rsidRPr="00742BE3">
                <w:rPr>
                  <w:rFonts w:ascii="Times New Roman" w:eastAsiaTheme="minorEastAsia" w:hAnsi="Times New Roman" w:cs="Times New Roman"/>
                  <w:b/>
                  <w:bCs w:val="0"/>
                  <w:color w:val="000000" w:themeColor="text1"/>
                  <w:sz w:val="18"/>
                  <w:szCs w:val="18"/>
                  <w:lang w:eastAsia="zh-CN"/>
                </w:rPr>
                <w:t>20 - 30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C06AB4" w14:textId="77777777" w:rsidR="00652DEA" w:rsidRPr="00652DEA" w:rsidRDefault="00C15CB5">
            <w:pPr>
              <w:jc w:val="center"/>
              <w:rPr>
                <w:ins w:id="10884" w:author="Xuning Wei12232" w:date="2026-10-16T09:35:00Z"/>
                <w:rFonts w:ascii="Times New Roman" w:eastAsia="Times New Roman" w:hAnsi="Times New Roman" w:cs="Times New Roman"/>
                <w:sz w:val="18"/>
                <w:szCs w:val="18"/>
                <w:rPrChange w:id="10885" w:author="Xuning Wei12232" w:date="2026-10-24T11:11:00Z">
                  <w:rPr>
                    <w:ins w:id="10886" w:author="Xuning Wei12232" w:date="2026-10-16T09:35:00Z"/>
                    <w:rFonts w:ascii="Times New Roman" w:eastAsia="Times New Roman" w:hAnsi="Times New Roman" w:cs="Times New Roman"/>
                    <w:color w:val="0000FF"/>
                    <w:sz w:val="18"/>
                    <w:szCs w:val="18"/>
                  </w:rPr>
                </w:rPrChange>
              </w:rPr>
            </w:pPr>
            <w:ins w:id="10887" w:author="Xuning Wei12232" w:date="2026-10-23T19:24:00Z">
              <w:r>
                <w:rPr>
                  <w:rFonts w:ascii="Times New Roman" w:eastAsia="等线" w:hAnsi="Times New Roman" w:cs="Times New Roman"/>
                  <w:bCs w:val="0"/>
                  <w:sz w:val="18"/>
                  <w:szCs w:val="18"/>
                  <w:rPrChange w:id="1088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00079F4" w14:textId="77777777" w:rsidR="00652DEA" w:rsidRPr="00652DEA" w:rsidRDefault="00652DEA">
            <w:pPr>
              <w:jc w:val="center"/>
              <w:rPr>
                <w:ins w:id="10889" w:author="Xuning Wei12232" w:date="2026-10-16T09:36:00Z"/>
                <w:rFonts w:ascii="Times New Roman" w:eastAsia="等线" w:hAnsi="Times New Roman" w:cs="Times New Roman"/>
                <w:bCs w:val="0"/>
                <w:sz w:val="18"/>
                <w:szCs w:val="18"/>
                <w:rPrChange w:id="10890" w:author="Xuning Wei12232" w:date="2026-10-24T11:11:00Z">
                  <w:rPr>
                    <w:ins w:id="1089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99D8616" w14:textId="77777777" w:rsidR="00652DEA" w:rsidRPr="00652DEA" w:rsidRDefault="00652DEA">
            <w:pPr>
              <w:jc w:val="center"/>
              <w:rPr>
                <w:ins w:id="10892" w:author="Xuning Wei12232" w:date="2026-10-16T09:36:00Z"/>
                <w:rFonts w:ascii="Times New Roman" w:eastAsia="等线" w:hAnsi="Times New Roman" w:cs="Times New Roman"/>
                <w:bCs w:val="0"/>
                <w:sz w:val="18"/>
                <w:szCs w:val="18"/>
                <w:rPrChange w:id="10893" w:author="Xuning Wei12232" w:date="2026-10-24T11:11:00Z">
                  <w:rPr>
                    <w:ins w:id="1089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91D2769" w14:textId="77777777" w:rsidR="00652DEA" w:rsidRPr="00652DEA" w:rsidRDefault="00652DEA">
            <w:pPr>
              <w:jc w:val="center"/>
              <w:rPr>
                <w:ins w:id="10895" w:author="Xuning Wei12232" w:date="2026-10-16T09:36:00Z"/>
                <w:rFonts w:ascii="Times New Roman" w:eastAsia="等线" w:hAnsi="Times New Roman" w:cs="Times New Roman"/>
                <w:bCs w:val="0"/>
                <w:sz w:val="18"/>
                <w:szCs w:val="18"/>
                <w:rPrChange w:id="10896" w:author="Xuning Wei12232" w:date="2026-10-24T11:11:00Z">
                  <w:rPr>
                    <w:ins w:id="10897" w:author="Xuning Wei12232" w:date="2026-10-16T09:36:00Z"/>
                    <w:rFonts w:ascii="Times New Roman" w:eastAsia="等线" w:hAnsi="Times New Roman" w:cs="Times New Roman"/>
                    <w:b/>
                    <w:bCs w:val="0"/>
                    <w:color w:val="0000FF"/>
                    <w:sz w:val="18"/>
                    <w:szCs w:val="18"/>
                  </w:rPr>
                </w:rPrChange>
              </w:rPr>
            </w:pPr>
          </w:p>
        </w:tc>
      </w:tr>
      <w:tr w:rsidR="00652DEA" w14:paraId="0E58910D" w14:textId="77777777" w:rsidTr="1E39021E">
        <w:trPr>
          <w:trHeight w:val="330"/>
          <w:ins w:id="10898" w:author="Xuning Wei12232" w:date="2026-10-16T09:35:00Z"/>
        </w:trPr>
        <w:tc>
          <w:tcPr>
            <w:tcW w:w="390" w:type="pct"/>
            <w:vMerge/>
            <w:tcMar>
              <w:left w:w="108" w:type="dxa"/>
              <w:right w:w="108" w:type="dxa"/>
            </w:tcMar>
            <w:vAlign w:val="center"/>
          </w:tcPr>
          <w:p w14:paraId="6F5CD9ED" w14:textId="77777777" w:rsidR="00652DEA" w:rsidRPr="00652DEA" w:rsidRDefault="00652DEA">
            <w:pPr>
              <w:jc w:val="center"/>
              <w:rPr>
                <w:ins w:id="10899" w:author="Xuning Wei12232" w:date="2026-10-16T09:35:00Z"/>
                <w:rFonts w:ascii="Times New Roman" w:hAnsi="Times New Roman" w:cs="Times New Roman"/>
                <w:sz w:val="18"/>
                <w:szCs w:val="18"/>
                <w:rPrChange w:id="10900" w:author="Xuning Wei12232" w:date="2026-10-24T11:11:00Z">
                  <w:rPr>
                    <w:ins w:id="10901" w:author="Xuning Wei12232" w:date="2026-10-16T09:35:00Z"/>
                    <w:color w:val="0000FF"/>
                  </w:rPr>
                </w:rPrChange>
              </w:rPr>
              <w:pPrChange w:id="1090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23C01" w14:textId="77777777" w:rsidR="00652DEA" w:rsidRPr="00652DEA" w:rsidRDefault="00C15CB5">
            <w:pPr>
              <w:jc w:val="center"/>
              <w:rPr>
                <w:ins w:id="10903" w:author="Xuning Wei12232" w:date="2026-10-16T09:35:00Z"/>
                <w:rFonts w:ascii="Times New Roman" w:eastAsia="Times New Roman" w:hAnsi="Times New Roman" w:cs="Times New Roman"/>
                <w:sz w:val="18"/>
                <w:szCs w:val="18"/>
                <w:rPrChange w:id="10904" w:author="Xuning Wei12232" w:date="2026-10-24T11:11:00Z">
                  <w:rPr>
                    <w:ins w:id="10905" w:author="Xuning Wei12232" w:date="2026-10-16T09:35:00Z"/>
                    <w:rFonts w:ascii="Times New Roman" w:eastAsia="Times New Roman" w:hAnsi="Times New Roman" w:cs="Times New Roman"/>
                    <w:color w:val="0000FF"/>
                    <w:sz w:val="18"/>
                    <w:szCs w:val="18"/>
                  </w:rPr>
                </w:rPrChange>
              </w:rPr>
              <w:pPrChange w:id="10906" w:author="Xuning Wei12232" w:date="2026-10-20T22:47:00Z">
                <w:pPr/>
              </w:pPrChange>
            </w:pPr>
            <w:ins w:id="10907" w:author="Xuning Wei12232" w:date="2026-10-23T19:24:00Z">
              <w:r>
                <w:rPr>
                  <w:rFonts w:ascii="Times New Roman" w:hAnsi="Times New Roman" w:cs="Times New Roman"/>
                  <w:sz w:val="18"/>
                  <w:szCs w:val="18"/>
                </w:rPr>
                <w:t>Piperidine/DMF exposure time (Pre-Ser20 Treatment 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198C6E4" w14:textId="77777777" w:rsidR="00652DEA" w:rsidRPr="00652DEA" w:rsidRDefault="00C15CB5">
            <w:pPr>
              <w:jc w:val="center"/>
              <w:rPr>
                <w:ins w:id="10908" w:author="Xuning Wei12232" w:date="2026-10-16T09:35:00Z"/>
                <w:rFonts w:ascii="Times New Roman" w:eastAsia="Times New Roman" w:hAnsi="Times New Roman" w:cs="Times New Roman"/>
                <w:sz w:val="18"/>
                <w:szCs w:val="18"/>
                <w:rPrChange w:id="10909" w:author="Xuning Wei12232" w:date="2026-10-24T11:11:00Z">
                  <w:rPr>
                    <w:ins w:id="10910" w:author="Xuning Wei12232" w:date="2026-10-16T09:35:00Z"/>
                    <w:rFonts w:ascii="Times New Roman" w:eastAsia="Times New Roman" w:hAnsi="Times New Roman" w:cs="Times New Roman"/>
                    <w:color w:val="0000FF"/>
                    <w:sz w:val="18"/>
                    <w:szCs w:val="18"/>
                  </w:rPr>
                </w:rPrChange>
              </w:rPr>
            </w:pPr>
            <w:ins w:id="1091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2A823A" w14:textId="77777777" w:rsidR="00652DEA" w:rsidRPr="00652DEA" w:rsidRDefault="00C15CB5">
            <w:pPr>
              <w:jc w:val="center"/>
              <w:rPr>
                <w:ins w:id="10912" w:author="Xuning Wei12232" w:date="2026-10-16T09:35:00Z"/>
                <w:rFonts w:ascii="Times New Roman" w:eastAsia="Times New Roman" w:hAnsi="Times New Roman" w:cs="Times New Roman"/>
                <w:sz w:val="18"/>
                <w:szCs w:val="18"/>
                <w:rPrChange w:id="10913" w:author="Xuning Wei12232" w:date="2026-10-24T11:11:00Z">
                  <w:rPr>
                    <w:ins w:id="10914" w:author="Xuning Wei12232" w:date="2026-10-16T09:35:00Z"/>
                    <w:rFonts w:ascii="Times New Roman" w:eastAsia="Times New Roman" w:hAnsi="Times New Roman" w:cs="Times New Roman"/>
                    <w:color w:val="0000FF"/>
                    <w:sz w:val="18"/>
                    <w:szCs w:val="18"/>
                  </w:rPr>
                </w:rPrChange>
              </w:rPr>
            </w:pPr>
            <w:ins w:id="10915"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F98A5" w14:textId="77777777" w:rsidR="00652DEA" w:rsidRPr="00652DEA" w:rsidRDefault="00C15CB5">
            <w:pPr>
              <w:jc w:val="center"/>
              <w:rPr>
                <w:ins w:id="10916" w:author="Xuning Wei12232" w:date="2026-10-16T09:35:00Z"/>
                <w:rFonts w:ascii="Times New Roman" w:eastAsiaTheme="minorEastAsia" w:hAnsi="Times New Roman" w:cs="Times New Roman"/>
                <w:b/>
                <w:sz w:val="18"/>
                <w:szCs w:val="18"/>
                <w:lang w:eastAsia="zh-CN"/>
                <w:rPrChange w:id="10917" w:author="Xuning Wei12232" w:date="2026-10-24T11:11:00Z">
                  <w:rPr>
                    <w:ins w:id="10918" w:author="Xuning Wei12232" w:date="2026-10-16T09:35:00Z"/>
                    <w:rFonts w:ascii="Times New Roman" w:eastAsiaTheme="minorEastAsia" w:hAnsi="Times New Roman" w:cs="Times New Roman"/>
                    <w:b/>
                    <w:color w:val="0000FF"/>
                    <w:sz w:val="18"/>
                    <w:szCs w:val="18"/>
                    <w:lang w:eastAsia="zh-CN"/>
                  </w:rPr>
                </w:rPrChange>
              </w:rPr>
            </w:pPr>
            <w:ins w:id="10919"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753C6" w14:textId="628465C1" w:rsidR="00652DEA" w:rsidRPr="00742BE3" w:rsidRDefault="00F858CD" w:rsidP="00270885">
            <w:pPr>
              <w:jc w:val="center"/>
              <w:rPr>
                <w:ins w:id="10920" w:author="Xuning Wei12232" w:date="2026-10-16T09:35:00Z"/>
                <w:rFonts w:ascii="Times New Roman" w:eastAsiaTheme="minorEastAsia" w:hAnsi="Times New Roman" w:cs="Times New Roman"/>
                <w:b/>
                <w:color w:val="000000" w:themeColor="text1"/>
                <w:sz w:val="18"/>
                <w:szCs w:val="18"/>
                <w:lang w:eastAsia="zh-CN"/>
                <w:rPrChange w:id="10921" w:author="Xuning Wei12232" w:date="2026-10-24T11:11:00Z">
                  <w:rPr>
                    <w:ins w:id="10922" w:author="Xuning Wei12232" w:date="2026-10-16T09:35:00Z"/>
                    <w:rFonts w:ascii="Times New Roman" w:eastAsia="Times New Roman" w:hAnsi="Times New Roman" w:cs="Times New Roman"/>
                    <w:color w:val="0000FF"/>
                    <w:sz w:val="18"/>
                    <w:szCs w:val="18"/>
                  </w:rPr>
                </w:rPrChange>
              </w:rPr>
            </w:pPr>
            <w:r w:rsidRPr="004D39F4">
              <w:rPr>
                <w:rFonts w:ascii="Times New Roman" w:eastAsiaTheme="minorEastAsia" w:hAnsi="Times New Roman" w:cs="Times New Roman"/>
                <w:b/>
                <w:color w:val="0000FF"/>
                <w:sz w:val="18"/>
                <w:szCs w:val="18"/>
                <w:lang w:eastAsia="zh-CN"/>
              </w:rPr>
              <w:t>11 - 58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32899" w14:textId="77777777" w:rsidR="00652DEA" w:rsidRPr="00652DEA" w:rsidRDefault="00C15CB5">
            <w:pPr>
              <w:jc w:val="center"/>
              <w:rPr>
                <w:ins w:id="10923" w:author="Xuning Wei12232" w:date="2026-10-16T09:35:00Z"/>
                <w:rFonts w:ascii="Times New Roman" w:eastAsia="Times New Roman" w:hAnsi="Times New Roman" w:cs="Times New Roman"/>
                <w:sz w:val="18"/>
                <w:szCs w:val="18"/>
                <w:rPrChange w:id="10924" w:author="Xuning Wei12232" w:date="2026-10-24T11:11:00Z">
                  <w:rPr>
                    <w:ins w:id="10925" w:author="Xuning Wei12232" w:date="2026-10-16T09:35:00Z"/>
                    <w:rFonts w:ascii="Times New Roman" w:eastAsia="Times New Roman" w:hAnsi="Times New Roman" w:cs="Times New Roman"/>
                    <w:color w:val="0000FF"/>
                    <w:sz w:val="18"/>
                    <w:szCs w:val="18"/>
                  </w:rPr>
                </w:rPrChange>
              </w:rPr>
            </w:pPr>
            <w:ins w:id="10926" w:author="Xuning Wei12232" w:date="2026-10-23T19:24:00Z">
              <w:r>
                <w:rPr>
                  <w:rFonts w:ascii="Times New Roman" w:eastAsia="等线" w:hAnsi="Times New Roman" w:cs="Times New Roman"/>
                  <w:bCs w:val="0"/>
                  <w:sz w:val="18"/>
                  <w:szCs w:val="18"/>
                  <w:rPrChange w:id="10927"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EF7FBD7" w14:textId="77777777" w:rsidR="00652DEA" w:rsidRPr="00652DEA" w:rsidRDefault="00652DEA">
            <w:pPr>
              <w:jc w:val="center"/>
              <w:rPr>
                <w:ins w:id="10928" w:author="Xuning Wei12232" w:date="2026-10-16T09:36:00Z"/>
                <w:rFonts w:ascii="Times New Roman" w:eastAsia="等线" w:hAnsi="Times New Roman" w:cs="Times New Roman"/>
                <w:bCs w:val="0"/>
                <w:sz w:val="18"/>
                <w:szCs w:val="18"/>
                <w:rPrChange w:id="10929" w:author="Xuning Wei12232" w:date="2026-10-24T11:11:00Z">
                  <w:rPr>
                    <w:ins w:id="10930"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40C982E" w14:textId="77777777" w:rsidR="00652DEA" w:rsidRPr="00652DEA" w:rsidRDefault="00652DEA">
            <w:pPr>
              <w:jc w:val="center"/>
              <w:rPr>
                <w:ins w:id="10931" w:author="Xuning Wei12232" w:date="2026-10-16T09:36:00Z"/>
                <w:rFonts w:ascii="Times New Roman" w:eastAsia="等线" w:hAnsi="Times New Roman" w:cs="Times New Roman"/>
                <w:bCs w:val="0"/>
                <w:sz w:val="18"/>
                <w:szCs w:val="18"/>
                <w:rPrChange w:id="10932" w:author="Xuning Wei12232" w:date="2026-10-24T11:11:00Z">
                  <w:rPr>
                    <w:ins w:id="10933"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5C78039" w14:textId="77777777" w:rsidR="00652DEA" w:rsidRPr="00652DEA" w:rsidRDefault="00652DEA">
            <w:pPr>
              <w:jc w:val="center"/>
              <w:rPr>
                <w:ins w:id="10934" w:author="Xuning Wei12232" w:date="2026-10-16T09:36:00Z"/>
                <w:rFonts w:ascii="Times New Roman" w:eastAsia="等线" w:hAnsi="Times New Roman" w:cs="Times New Roman"/>
                <w:bCs w:val="0"/>
                <w:sz w:val="18"/>
                <w:szCs w:val="18"/>
                <w:rPrChange w:id="10935" w:author="Xuning Wei12232" w:date="2026-10-24T11:11:00Z">
                  <w:rPr>
                    <w:ins w:id="10936" w:author="Xuning Wei12232" w:date="2026-10-16T09:36:00Z"/>
                    <w:rFonts w:ascii="Times New Roman" w:eastAsia="等线" w:hAnsi="Times New Roman" w:cs="Times New Roman"/>
                    <w:b/>
                    <w:bCs w:val="0"/>
                    <w:color w:val="0000FF"/>
                    <w:sz w:val="18"/>
                    <w:szCs w:val="18"/>
                  </w:rPr>
                </w:rPrChange>
              </w:rPr>
            </w:pPr>
          </w:p>
        </w:tc>
      </w:tr>
      <w:tr w:rsidR="00652DEA" w14:paraId="453EB194" w14:textId="77777777" w:rsidTr="1E39021E">
        <w:trPr>
          <w:trHeight w:val="330"/>
          <w:ins w:id="10937" w:author="Xuning Wei12232" w:date="2026-10-16T09:35:00Z"/>
        </w:trPr>
        <w:tc>
          <w:tcPr>
            <w:tcW w:w="390" w:type="pct"/>
            <w:vMerge/>
            <w:tcMar>
              <w:left w:w="108" w:type="dxa"/>
              <w:right w:w="108" w:type="dxa"/>
            </w:tcMar>
            <w:vAlign w:val="center"/>
          </w:tcPr>
          <w:p w14:paraId="527D639D" w14:textId="77777777" w:rsidR="00652DEA" w:rsidRPr="00652DEA" w:rsidRDefault="00652DEA">
            <w:pPr>
              <w:jc w:val="center"/>
              <w:rPr>
                <w:ins w:id="10938" w:author="Xuning Wei12232" w:date="2026-10-16T09:35:00Z"/>
                <w:rFonts w:ascii="Times New Roman" w:hAnsi="Times New Roman" w:cs="Times New Roman"/>
                <w:sz w:val="18"/>
                <w:szCs w:val="18"/>
                <w:rPrChange w:id="10939" w:author="Xuning Wei12232" w:date="2026-10-24T11:11:00Z">
                  <w:rPr>
                    <w:ins w:id="10940" w:author="Xuning Wei12232" w:date="2026-10-16T09:35:00Z"/>
                    <w:color w:val="0000FF"/>
                  </w:rPr>
                </w:rPrChange>
              </w:rPr>
              <w:pPrChange w:id="10941"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E8768" w14:textId="77777777" w:rsidR="00652DEA" w:rsidRPr="00652DEA" w:rsidRDefault="00C15CB5">
            <w:pPr>
              <w:jc w:val="center"/>
              <w:rPr>
                <w:ins w:id="10942" w:author="Xuning Wei12232" w:date="2026-10-16T09:35:00Z"/>
                <w:rFonts w:ascii="Times New Roman" w:eastAsia="Times New Roman" w:hAnsi="Times New Roman" w:cs="Times New Roman"/>
                <w:sz w:val="18"/>
                <w:szCs w:val="18"/>
                <w:rPrChange w:id="10943" w:author="Xuning Wei12232" w:date="2026-10-24T11:11:00Z">
                  <w:rPr>
                    <w:ins w:id="10944" w:author="Xuning Wei12232" w:date="2026-10-16T09:35:00Z"/>
                    <w:rFonts w:ascii="Times New Roman" w:eastAsia="Times New Roman" w:hAnsi="Times New Roman" w:cs="Times New Roman"/>
                    <w:color w:val="0000FF"/>
                    <w:sz w:val="18"/>
                    <w:szCs w:val="18"/>
                  </w:rPr>
                </w:rPrChange>
              </w:rPr>
              <w:pPrChange w:id="10945" w:author="Xuning Wei12232" w:date="2026-10-20T22:47:00Z">
                <w:pPr/>
              </w:pPrChange>
            </w:pPr>
            <w:ins w:id="10946" w:author="Xuning Wei12232" w:date="2026-10-23T19:24:00Z">
              <w:r>
                <w:rPr>
                  <w:rFonts w:ascii="Times New Roman" w:hAnsi="Times New Roman" w:cs="Times New Roman"/>
                  <w:sz w:val="18"/>
                  <w:szCs w:val="18"/>
                </w:rPr>
                <w:t>Piperidine/DMF exposure time (Pre-Ser20 Treatment 2)</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4DDF3D9" w14:textId="77777777" w:rsidR="00652DEA" w:rsidRPr="00652DEA" w:rsidRDefault="00C15CB5">
            <w:pPr>
              <w:jc w:val="center"/>
              <w:rPr>
                <w:ins w:id="10947" w:author="Xuning Wei12232" w:date="2026-10-16T09:35:00Z"/>
                <w:rFonts w:ascii="Times New Roman" w:eastAsia="Times New Roman" w:hAnsi="Times New Roman" w:cs="Times New Roman"/>
                <w:sz w:val="18"/>
                <w:szCs w:val="18"/>
                <w:rPrChange w:id="10948" w:author="Xuning Wei12232" w:date="2026-10-24T11:11:00Z">
                  <w:rPr>
                    <w:ins w:id="10949" w:author="Xuning Wei12232" w:date="2026-10-16T09:35:00Z"/>
                    <w:rFonts w:ascii="Times New Roman" w:eastAsia="Times New Roman" w:hAnsi="Times New Roman" w:cs="Times New Roman"/>
                    <w:color w:val="0000FF"/>
                    <w:sz w:val="18"/>
                    <w:szCs w:val="18"/>
                  </w:rPr>
                </w:rPrChange>
              </w:rPr>
            </w:pPr>
            <w:ins w:id="1095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A3216" w14:textId="77777777" w:rsidR="00652DEA" w:rsidRPr="00652DEA" w:rsidRDefault="00C15CB5">
            <w:pPr>
              <w:jc w:val="center"/>
              <w:rPr>
                <w:ins w:id="10951" w:author="Xuning Wei12232" w:date="2026-10-16T09:35:00Z"/>
                <w:rFonts w:ascii="Times New Roman" w:eastAsia="Times New Roman" w:hAnsi="Times New Roman" w:cs="Times New Roman"/>
                <w:sz w:val="18"/>
                <w:szCs w:val="18"/>
                <w:rPrChange w:id="10952" w:author="Xuning Wei12232" w:date="2026-10-24T11:11:00Z">
                  <w:rPr>
                    <w:ins w:id="10953" w:author="Xuning Wei12232" w:date="2026-10-16T09:35:00Z"/>
                    <w:rFonts w:ascii="Times New Roman" w:eastAsia="Times New Roman" w:hAnsi="Times New Roman" w:cs="Times New Roman"/>
                    <w:color w:val="0000FF"/>
                    <w:sz w:val="18"/>
                    <w:szCs w:val="18"/>
                  </w:rPr>
                </w:rPrChange>
              </w:rPr>
            </w:pPr>
            <w:ins w:id="10954"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CB1FA8" w14:textId="77777777" w:rsidR="00652DEA" w:rsidRPr="00652DEA" w:rsidRDefault="00C15CB5">
            <w:pPr>
              <w:jc w:val="center"/>
              <w:rPr>
                <w:ins w:id="10955" w:author="Xuning Wei12232" w:date="2026-10-16T09:35:00Z"/>
                <w:rFonts w:ascii="Times New Roman" w:eastAsiaTheme="minorEastAsia" w:hAnsi="Times New Roman" w:cs="Times New Roman"/>
                <w:b/>
                <w:sz w:val="18"/>
                <w:szCs w:val="18"/>
                <w:lang w:eastAsia="zh-CN"/>
                <w:rPrChange w:id="10956" w:author="Xuning Wei12232" w:date="2026-10-24T11:11:00Z">
                  <w:rPr>
                    <w:ins w:id="10957" w:author="Xuning Wei12232" w:date="2026-10-16T09:35:00Z"/>
                    <w:rFonts w:ascii="Times New Roman" w:eastAsiaTheme="minorEastAsia" w:hAnsi="Times New Roman" w:cs="Times New Roman"/>
                    <w:b/>
                    <w:color w:val="0000FF"/>
                    <w:sz w:val="18"/>
                    <w:szCs w:val="18"/>
                    <w:lang w:eastAsia="zh-CN"/>
                  </w:rPr>
                </w:rPrChange>
              </w:rPr>
            </w:pPr>
            <w:ins w:id="10958"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262FF" w14:textId="6E283CC3" w:rsidR="00652DEA" w:rsidRPr="00742BE3" w:rsidRDefault="00F858CD" w:rsidP="1E39021E">
            <w:pPr>
              <w:jc w:val="center"/>
              <w:rPr>
                <w:ins w:id="10959" w:author="Xuning Wei12232" w:date="2026-10-16T09:35:00Z"/>
                <w:rFonts w:ascii="Times New Roman" w:eastAsiaTheme="minorEastAsia" w:hAnsi="Times New Roman" w:cs="Times New Roman"/>
                <w:b/>
                <w:color w:val="000000" w:themeColor="text1"/>
                <w:sz w:val="18"/>
                <w:szCs w:val="18"/>
                <w:lang w:eastAsia="zh-CN"/>
                <w:rPrChange w:id="10960" w:author="Xuning Wei12232" w:date="2026-10-24T11:11:00Z">
                  <w:rPr>
                    <w:ins w:id="10961" w:author="Xuning Wei12232" w:date="2026-10-16T09:35:00Z"/>
                    <w:rFonts w:ascii="Times New Roman" w:eastAsia="Times New Roman" w:hAnsi="Times New Roman" w:cs="Times New Roman"/>
                    <w:color w:val="0000FF"/>
                    <w:sz w:val="18"/>
                    <w:szCs w:val="18"/>
                  </w:rPr>
                </w:rPrChange>
              </w:rPr>
            </w:pPr>
            <w:r w:rsidRPr="004D39F4">
              <w:rPr>
                <w:rFonts w:ascii="Times New Roman" w:eastAsiaTheme="minorEastAsia" w:hAnsi="Times New Roman" w:cs="Times New Roman"/>
                <w:b/>
                <w:color w:val="0000FF"/>
                <w:sz w:val="18"/>
                <w:szCs w:val="18"/>
                <w:lang w:eastAsia="zh-CN"/>
              </w:rPr>
              <w:t xml:space="preserve">20 -73 </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84BD0B" w14:textId="77777777" w:rsidR="00652DEA" w:rsidRPr="00652DEA" w:rsidRDefault="00C15CB5">
            <w:pPr>
              <w:jc w:val="center"/>
              <w:rPr>
                <w:ins w:id="10962" w:author="Xuning Wei12232" w:date="2026-10-16T09:35:00Z"/>
                <w:rFonts w:ascii="Times New Roman" w:eastAsia="Times New Roman" w:hAnsi="Times New Roman" w:cs="Times New Roman"/>
                <w:sz w:val="18"/>
                <w:szCs w:val="18"/>
                <w:rPrChange w:id="10963" w:author="Xuning Wei12232" w:date="2026-10-24T11:11:00Z">
                  <w:rPr>
                    <w:ins w:id="10964" w:author="Xuning Wei12232" w:date="2026-10-16T09:35:00Z"/>
                    <w:rFonts w:ascii="Times New Roman" w:eastAsia="Times New Roman" w:hAnsi="Times New Roman" w:cs="Times New Roman"/>
                    <w:color w:val="0000FF"/>
                    <w:sz w:val="18"/>
                    <w:szCs w:val="18"/>
                  </w:rPr>
                </w:rPrChange>
              </w:rPr>
            </w:pPr>
            <w:ins w:id="10965" w:author="Xuning Wei12232" w:date="2026-10-23T19:24:00Z">
              <w:r>
                <w:rPr>
                  <w:rFonts w:ascii="Times New Roman" w:eastAsia="等线" w:hAnsi="Times New Roman" w:cs="Times New Roman"/>
                  <w:bCs w:val="0"/>
                  <w:sz w:val="18"/>
                  <w:szCs w:val="18"/>
                  <w:rPrChange w:id="10966"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5101B52C" w14:textId="77777777" w:rsidR="00652DEA" w:rsidRPr="00652DEA" w:rsidRDefault="00652DEA">
            <w:pPr>
              <w:jc w:val="center"/>
              <w:rPr>
                <w:ins w:id="10967" w:author="Xuning Wei12232" w:date="2026-10-16T09:36:00Z"/>
                <w:rFonts w:ascii="Times New Roman" w:eastAsia="等线" w:hAnsi="Times New Roman" w:cs="Times New Roman"/>
                <w:bCs w:val="0"/>
                <w:sz w:val="18"/>
                <w:szCs w:val="18"/>
                <w:rPrChange w:id="10968" w:author="Xuning Wei12232" w:date="2026-10-24T11:11:00Z">
                  <w:rPr>
                    <w:ins w:id="1096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C8EC45C" w14:textId="77777777" w:rsidR="00652DEA" w:rsidRPr="00652DEA" w:rsidRDefault="00652DEA">
            <w:pPr>
              <w:jc w:val="center"/>
              <w:rPr>
                <w:ins w:id="10970" w:author="Xuning Wei12232" w:date="2026-10-16T09:36:00Z"/>
                <w:rFonts w:ascii="Times New Roman" w:eastAsia="等线" w:hAnsi="Times New Roman" w:cs="Times New Roman"/>
                <w:bCs w:val="0"/>
                <w:sz w:val="18"/>
                <w:szCs w:val="18"/>
                <w:rPrChange w:id="10971" w:author="Xuning Wei12232" w:date="2026-10-24T11:11:00Z">
                  <w:rPr>
                    <w:ins w:id="1097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26DC100" w14:textId="77777777" w:rsidR="00652DEA" w:rsidRPr="00652DEA" w:rsidRDefault="00652DEA">
            <w:pPr>
              <w:jc w:val="center"/>
              <w:rPr>
                <w:ins w:id="10973" w:author="Xuning Wei12232" w:date="2026-10-16T09:36:00Z"/>
                <w:rFonts w:ascii="Times New Roman" w:eastAsia="等线" w:hAnsi="Times New Roman" w:cs="Times New Roman"/>
                <w:bCs w:val="0"/>
                <w:sz w:val="18"/>
                <w:szCs w:val="18"/>
                <w:rPrChange w:id="10974" w:author="Xuning Wei12232" w:date="2026-10-24T11:11:00Z">
                  <w:rPr>
                    <w:ins w:id="10975" w:author="Xuning Wei12232" w:date="2026-10-16T09:36:00Z"/>
                    <w:rFonts w:ascii="Times New Roman" w:eastAsia="等线" w:hAnsi="Times New Roman" w:cs="Times New Roman"/>
                    <w:b/>
                    <w:bCs w:val="0"/>
                    <w:color w:val="0000FF"/>
                    <w:sz w:val="18"/>
                    <w:szCs w:val="18"/>
                  </w:rPr>
                </w:rPrChange>
              </w:rPr>
            </w:pPr>
          </w:p>
        </w:tc>
      </w:tr>
      <w:tr w:rsidR="00445F38" w14:paraId="4C687DCC" w14:textId="77777777" w:rsidTr="1E39021E">
        <w:trPr>
          <w:trHeight w:val="330"/>
          <w:ins w:id="10976" w:author="Xuning Wei12232" w:date="2026-10-16T09:35:00Z"/>
        </w:trPr>
        <w:tc>
          <w:tcPr>
            <w:tcW w:w="390" w:type="pct"/>
            <w:vMerge/>
            <w:tcMar>
              <w:left w:w="108" w:type="dxa"/>
              <w:right w:w="108" w:type="dxa"/>
            </w:tcMar>
            <w:vAlign w:val="center"/>
          </w:tcPr>
          <w:p w14:paraId="0A821549" w14:textId="77777777" w:rsidR="00445F38" w:rsidRPr="00652DEA" w:rsidRDefault="00445F38">
            <w:pPr>
              <w:jc w:val="center"/>
              <w:rPr>
                <w:ins w:id="10977" w:author="Xuning Wei12232" w:date="2026-10-16T09:35:00Z"/>
                <w:rFonts w:ascii="Times New Roman" w:hAnsi="Times New Roman" w:cs="Times New Roman"/>
                <w:sz w:val="18"/>
                <w:szCs w:val="18"/>
                <w:rPrChange w:id="10978" w:author="Xuning Wei12232" w:date="2026-10-24T11:11:00Z">
                  <w:rPr>
                    <w:ins w:id="10979" w:author="Xuning Wei12232" w:date="2026-10-16T09:35:00Z"/>
                    <w:color w:val="0000FF"/>
                  </w:rPr>
                </w:rPrChange>
              </w:rPr>
              <w:pPrChange w:id="1098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0EF0E" w14:textId="77777777" w:rsidR="00445F38" w:rsidRPr="00652DEA" w:rsidRDefault="00445F38">
            <w:pPr>
              <w:jc w:val="center"/>
              <w:rPr>
                <w:ins w:id="10981" w:author="Xuning Wei12232" w:date="2026-10-16T09:35:00Z"/>
                <w:rFonts w:ascii="Times New Roman" w:eastAsia="Times New Roman" w:hAnsi="Times New Roman" w:cs="Times New Roman"/>
                <w:sz w:val="18"/>
                <w:szCs w:val="18"/>
                <w:rPrChange w:id="10982" w:author="Xuning Wei12232" w:date="2026-10-24T11:11:00Z">
                  <w:rPr>
                    <w:ins w:id="10983" w:author="Xuning Wei12232" w:date="2026-10-16T09:35:00Z"/>
                    <w:rFonts w:ascii="Times New Roman" w:eastAsia="Times New Roman" w:hAnsi="Times New Roman" w:cs="Times New Roman"/>
                    <w:color w:val="0000FF"/>
                    <w:sz w:val="18"/>
                    <w:szCs w:val="18"/>
                  </w:rPr>
                </w:rPrChange>
              </w:rPr>
              <w:pPrChange w:id="10984" w:author="Xuning Wei12232" w:date="2026-10-20T22:47:00Z">
                <w:pPr/>
              </w:pPrChange>
            </w:pPr>
            <w:ins w:id="10985" w:author="Xuning Wei12232" w:date="2026-10-23T19:24:00Z">
              <w:r>
                <w:rPr>
                  <w:rFonts w:ascii="Times New Roman" w:hAnsi="Times New Roman" w:cs="Times New Roman"/>
                  <w:sz w:val="18"/>
                  <w:szCs w:val="18"/>
                </w:rPr>
                <w:t>Post Deprotection IPAc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128EC9" w14:textId="77777777" w:rsidR="00445F38" w:rsidRPr="00652DEA" w:rsidRDefault="00445F38" w:rsidP="00445F38">
            <w:pPr>
              <w:jc w:val="center"/>
              <w:rPr>
                <w:ins w:id="10986" w:author="Xuning Wei12232" w:date="2026-10-16T09:35:00Z"/>
                <w:rFonts w:ascii="Times New Roman" w:eastAsia="Times New Roman" w:hAnsi="Times New Roman" w:cs="Times New Roman"/>
                <w:sz w:val="18"/>
                <w:szCs w:val="18"/>
                <w:rPrChange w:id="10987" w:author="Xuning Wei12232" w:date="2026-10-24T11:11:00Z">
                  <w:rPr>
                    <w:ins w:id="10988" w:author="Xuning Wei12232" w:date="2026-10-16T09:35:00Z"/>
                    <w:rFonts w:ascii="Times New Roman" w:eastAsia="Times New Roman" w:hAnsi="Times New Roman" w:cs="Times New Roman"/>
                    <w:color w:val="0000FF"/>
                    <w:sz w:val="18"/>
                    <w:szCs w:val="18"/>
                  </w:rPr>
                </w:rPrChange>
              </w:rPr>
            </w:pPr>
            <w:ins w:id="1098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BCB0B3" w14:textId="77777777" w:rsidR="00445F38" w:rsidRPr="00652DEA" w:rsidRDefault="00445F38" w:rsidP="00445F38">
            <w:pPr>
              <w:jc w:val="center"/>
              <w:rPr>
                <w:ins w:id="10990" w:author="Xuning Wei12232" w:date="2026-10-16T09:35:00Z"/>
                <w:rFonts w:ascii="Times New Roman" w:eastAsia="Times New Roman" w:hAnsi="Times New Roman" w:cs="Times New Roman"/>
                <w:sz w:val="18"/>
                <w:szCs w:val="18"/>
                <w:rPrChange w:id="10991" w:author="Xuning Wei12232" w:date="2026-10-24T11:11:00Z">
                  <w:rPr>
                    <w:ins w:id="10992" w:author="Xuning Wei12232" w:date="2026-10-16T09:35:00Z"/>
                    <w:rFonts w:ascii="Times New Roman" w:eastAsia="Times New Roman" w:hAnsi="Times New Roman" w:cs="Times New Roman"/>
                    <w:color w:val="0000FF"/>
                    <w:sz w:val="18"/>
                    <w:szCs w:val="18"/>
                  </w:rPr>
                </w:rPrChange>
              </w:rPr>
            </w:pPr>
            <w:ins w:id="10993"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0F26" w14:textId="77777777" w:rsidR="00445F38" w:rsidRPr="00652DEA" w:rsidRDefault="00445F38" w:rsidP="00445F38">
            <w:pPr>
              <w:jc w:val="center"/>
              <w:rPr>
                <w:ins w:id="10994" w:author="Xuning Wei12232" w:date="2026-10-16T09:35:00Z"/>
                <w:rFonts w:ascii="Times New Roman" w:eastAsiaTheme="minorEastAsia" w:hAnsi="Times New Roman" w:cs="Times New Roman"/>
                <w:b/>
                <w:sz w:val="18"/>
                <w:szCs w:val="18"/>
                <w:lang w:eastAsia="zh-CN"/>
                <w:rPrChange w:id="10995" w:author="Xuning Wei12232" w:date="2026-10-24T11:11:00Z">
                  <w:rPr>
                    <w:ins w:id="10996" w:author="Xuning Wei12232" w:date="2026-10-16T09:35:00Z"/>
                    <w:rFonts w:ascii="Times New Roman" w:eastAsiaTheme="minorEastAsia" w:hAnsi="Times New Roman" w:cs="Times New Roman"/>
                    <w:b/>
                    <w:color w:val="0000FF"/>
                    <w:sz w:val="18"/>
                    <w:szCs w:val="18"/>
                    <w:lang w:eastAsia="zh-CN"/>
                  </w:rPr>
                </w:rPrChange>
              </w:rPr>
            </w:pPr>
            <w:ins w:id="10997"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443C0" w14:textId="65A29CA8" w:rsidR="00445F38" w:rsidRPr="00742BE3" w:rsidRDefault="00445F38" w:rsidP="00445F38">
            <w:pPr>
              <w:jc w:val="center"/>
              <w:rPr>
                <w:ins w:id="10998" w:author="Xuning Wei12232" w:date="2026-10-16T09:35:00Z"/>
                <w:rFonts w:ascii="Times New Roman" w:eastAsiaTheme="minorEastAsia" w:hAnsi="Times New Roman" w:cs="Times New Roman"/>
                <w:b/>
                <w:bCs w:val="0"/>
                <w:color w:val="000000" w:themeColor="text1"/>
                <w:sz w:val="18"/>
                <w:szCs w:val="18"/>
                <w:lang w:eastAsia="zh-CN"/>
                <w:rPrChange w:id="10999" w:author="Xuning Wei12232" w:date="2026-10-24T11:11:00Z">
                  <w:rPr>
                    <w:ins w:id="11000" w:author="Xuning Wei12232" w:date="2026-10-16T09:35:00Z"/>
                    <w:rFonts w:ascii="Times New Roman" w:eastAsia="Times New Roman" w:hAnsi="Times New Roman" w:cs="Times New Roman"/>
                    <w:bCs w:val="0"/>
                    <w:color w:val="0000FF"/>
                    <w:sz w:val="18"/>
                    <w:szCs w:val="18"/>
                  </w:rPr>
                </w:rPrChange>
              </w:rPr>
            </w:pPr>
            <w:ins w:id="11001" w:author="Xuning Wei12232" w:date="2026-10-23T19:13:00Z">
              <w:r w:rsidRPr="00742BE3">
                <w:rPr>
                  <w:rFonts w:ascii="Times New Roman" w:eastAsiaTheme="minorEastAsia" w:hAnsi="Times New Roman" w:cs="Times New Roman"/>
                  <w:b/>
                  <w:color w:val="000000" w:themeColor="text1"/>
                  <w:sz w:val="18"/>
                  <w:szCs w:val="18"/>
                  <w:lang w:eastAsia="zh-CN"/>
                  <w:rPrChange w:id="11002" w:author="Xuning Wei12232" w:date="2026-10-24T11:11:00Z">
                    <w:rPr>
                      <w:rFonts w:ascii="Times New Roman" w:eastAsiaTheme="minorEastAsia" w:hAnsi="Times New Roman" w:cs="Times New Roman"/>
                      <w:b/>
                      <w:color w:val="FF0000"/>
                      <w:sz w:val="18"/>
                      <w:szCs w:val="18"/>
                      <w:lang w:eastAsia="zh-CN"/>
                    </w:rPr>
                  </w:rPrChange>
                </w:rPr>
                <w:t>8.</w:t>
              </w:r>
            </w:ins>
            <w:r w:rsidRPr="00742BE3">
              <w:rPr>
                <w:rFonts w:ascii="Times New Roman" w:eastAsiaTheme="minorEastAsia" w:hAnsi="Times New Roman" w:cs="Times New Roman"/>
                <w:b/>
                <w:color w:val="000000" w:themeColor="text1"/>
                <w:sz w:val="18"/>
                <w:szCs w:val="18"/>
                <w:lang w:eastAsia="zh-CN"/>
              </w:rPr>
              <w:t>38</w:t>
            </w:r>
            <w:ins w:id="11003" w:author="Xuning Wei12232" w:date="2026-10-23T19:13:00Z">
              <w:r w:rsidRPr="00742BE3">
                <w:rPr>
                  <w:rFonts w:ascii="Times New Roman" w:eastAsiaTheme="minorEastAsia" w:hAnsi="Times New Roman" w:cs="Times New Roman"/>
                  <w:b/>
                  <w:color w:val="000000" w:themeColor="text1"/>
                  <w:sz w:val="18"/>
                  <w:szCs w:val="18"/>
                  <w:lang w:eastAsia="zh-CN"/>
                  <w:rPrChange w:id="11004" w:author="Xuning Wei12232" w:date="2026-10-24T11:11:00Z">
                    <w:rPr>
                      <w:rFonts w:ascii="Times New Roman" w:eastAsiaTheme="minorEastAsia" w:hAnsi="Times New Roman" w:cs="Times New Roman"/>
                      <w:b/>
                      <w:color w:val="FF0000"/>
                      <w:sz w:val="18"/>
                      <w:szCs w:val="18"/>
                      <w:lang w:eastAsia="zh-CN"/>
                    </w:rPr>
                  </w:rPrChange>
                </w:rPr>
                <w:t xml:space="preserve"> </w:t>
              </w:r>
              <w:r w:rsidRPr="00742BE3">
                <w:rPr>
                  <w:rFonts w:ascii="Times New Roman" w:eastAsiaTheme="minorEastAsia" w:hAnsi="Times New Roman" w:cs="Times New Roman"/>
                  <w:color w:val="000000" w:themeColor="text1"/>
                  <w:sz w:val="18"/>
                  <w:szCs w:val="18"/>
                  <w:lang w:eastAsia="zh-CN"/>
                  <w:rPrChange w:id="11005" w:author="Xuning Wei12232" w:date="2026-10-24T11:11:00Z">
                    <w:rPr>
                      <w:rFonts w:ascii="Times New Roman" w:eastAsiaTheme="minorEastAsia" w:hAnsi="Times New Roman" w:cs="Times New Roman"/>
                      <w:color w:val="FF0000"/>
                      <w:sz w:val="18"/>
                      <w:szCs w:val="18"/>
                      <w:lang w:eastAsia="zh-CN"/>
                    </w:rPr>
                  </w:rPrChange>
                </w:rPr>
                <w:t>- 9.</w:t>
              </w:r>
            </w:ins>
            <w:r w:rsidRPr="00742BE3">
              <w:rPr>
                <w:rFonts w:ascii="Times New Roman" w:eastAsiaTheme="minorEastAsia" w:hAnsi="Times New Roman" w:cs="Times New Roman"/>
                <w:color w:val="000000" w:themeColor="text1"/>
                <w:sz w:val="18"/>
                <w:szCs w:val="18"/>
                <w:lang w:eastAsia="zh-CN"/>
              </w:rPr>
              <w:t>08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09ED8" w14:textId="77777777" w:rsidR="00445F38" w:rsidRPr="00652DEA" w:rsidRDefault="00445F38" w:rsidP="00445F38">
            <w:pPr>
              <w:jc w:val="center"/>
              <w:rPr>
                <w:ins w:id="11006" w:author="Xuning Wei12232" w:date="2026-10-16T09:35:00Z"/>
                <w:rFonts w:ascii="Times New Roman" w:eastAsia="Times New Roman" w:hAnsi="Times New Roman" w:cs="Times New Roman"/>
                <w:sz w:val="18"/>
                <w:szCs w:val="18"/>
                <w:rPrChange w:id="11007" w:author="Xuning Wei12232" w:date="2026-10-24T11:11:00Z">
                  <w:rPr>
                    <w:ins w:id="11008" w:author="Xuning Wei12232" w:date="2026-10-16T09:35:00Z"/>
                    <w:rFonts w:ascii="Times New Roman" w:eastAsia="Times New Roman" w:hAnsi="Times New Roman" w:cs="Times New Roman"/>
                    <w:color w:val="0000FF"/>
                    <w:sz w:val="18"/>
                    <w:szCs w:val="18"/>
                  </w:rPr>
                </w:rPrChange>
              </w:rPr>
            </w:pPr>
            <w:ins w:id="11009" w:author="Xuning Wei12232" w:date="2026-10-23T19:24:00Z">
              <w:r>
                <w:rPr>
                  <w:rFonts w:ascii="Times New Roman" w:eastAsia="等线" w:hAnsi="Times New Roman" w:cs="Times New Roman"/>
                  <w:bCs w:val="0"/>
                  <w:sz w:val="18"/>
                  <w:szCs w:val="18"/>
                  <w:rPrChange w:id="11010"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6FDCF4E" w14:textId="77777777" w:rsidR="00445F38" w:rsidRPr="00652DEA" w:rsidRDefault="00445F38" w:rsidP="00445F38">
            <w:pPr>
              <w:jc w:val="center"/>
              <w:rPr>
                <w:ins w:id="11011" w:author="Xuning Wei12232" w:date="2026-10-16T09:36:00Z"/>
                <w:rFonts w:ascii="Times New Roman" w:eastAsia="等线" w:hAnsi="Times New Roman" w:cs="Times New Roman"/>
                <w:bCs w:val="0"/>
                <w:sz w:val="18"/>
                <w:szCs w:val="18"/>
                <w:rPrChange w:id="11012" w:author="Xuning Wei12232" w:date="2026-10-24T11:11:00Z">
                  <w:rPr>
                    <w:ins w:id="1101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BEE236D" w14:textId="77777777" w:rsidR="00445F38" w:rsidRPr="00652DEA" w:rsidRDefault="00445F38" w:rsidP="00445F38">
            <w:pPr>
              <w:jc w:val="center"/>
              <w:rPr>
                <w:ins w:id="11014" w:author="Xuning Wei12232" w:date="2026-10-16T09:36:00Z"/>
                <w:rFonts w:ascii="Times New Roman" w:eastAsia="等线" w:hAnsi="Times New Roman" w:cs="Times New Roman"/>
                <w:bCs w:val="0"/>
                <w:sz w:val="18"/>
                <w:szCs w:val="18"/>
                <w:rPrChange w:id="11015" w:author="Xuning Wei12232" w:date="2026-10-24T11:11:00Z">
                  <w:rPr>
                    <w:ins w:id="1101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CC0888" w14:textId="77777777" w:rsidR="00445F38" w:rsidRPr="00652DEA" w:rsidRDefault="00445F38" w:rsidP="00445F38">
            <w:pPr>
              <w:jc w:val="center"/>
              <w:rPr>
                <w:ins w:id="11017" w:author="Xuning Wei12232" w:date="2026-10-16T09:36:00Z"/>
                <w:rFonts w:ascii="Times New Roman" w:eastAsia="等线" w:hAnsi="Times New Roman" w:cs="Times New Roman"/>
                <w:bCs w:val="0"/>
                <w:sz w:val="18"/>
                <w:szCs w:val="18"/>
                <w:rPrChange w:id="11018" w:author="Xuning Wei12232" w:date="2026-10-24T11:11:00Z">
                  <w:rPr>
                    <w:ins w:id="11019" w:author="Xuning Wei12232" w:date="2026-10-16T09:36:00Z"/>
                    <w:rFonts w:ascii="Times New Roman" w:eastAsia="等线" w:hAnsi="Times New Roman" w:cs="Times New Roman"/>
                    <w:b/>
                    <w:bCs w:val="0"/>
                    <w:color w:val="0000FF"/>
                    <w:sz w:val="18"/>
                    <w:szCs w:val="18"/>
                  </w:rPr>
                </w:rPrChange>
              </w:rPr>
            </w:pPr>
          </w:p>
        </w:tc>
      </w:tr>
      <w:tr w:rsidR="00445F38" w14:paraId="0080F05A" w14:textId="77777777" w:rsidTr="1E39021E">
        <w:trPr>
          <w:trHeight w:val="330"/>
          <w:ins w:id="11020" w:author="Xuning Wei12232" w:date="2026-10-16T09:35:00Z"/>
        </w:trPr>
        <w:tc>
          <w:tcPr>
            <w:tcW w:w="390" w:type="pct"/>
            <w:vMerge/>
            <w:tcMar>
              <w:left w:w="108" w:type="dxa"/>
              <w:right w:w="108" w:type="dxa"/>
            </w:tcMar>
            <w:vAlign w:val="center"/>
          </w:tcPr>
          <w:p w14:paraId="4A990D24" w14:textId="77777777" w:rsidR="00445F38" w:rsidRPr="00652DEA" w:rsidRDefault="00445F38">
            <w:pPr>
              <w:jc w:val="center"/>
              <w:rPr>
                <w:ins w:id="11021" w:author="Xuning Wei12232" w:date="2026-10-16T09:35:00Z"/>
                <w:rFonts w:ascii="Times New Roman" w:hAnsi="Times New Roman" w:cs="Times New Roman"/>
                <w:sz w:val="18"/>
                <w:szCs w:val="18"/>
                <w:rPrChange w:id="11022" w:author="Xuning Wei12232" w:date="2026-10-24T11:11:00Z">
                  <w:rPr>
                    <w:ins w:id="11023" w:author="Xuning Wei12232" w:date="2026-10-16T09:35:00Z"/>
                    <w:color w:val="0000FF"/>
                  </w:rPr>
                </w:rPrChange>
              </w:rPr>
              <w:pPrChange w:id="1102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C7FF62" w14:textId="77777777" w:rsidR="00445F38" w:rsidRPr="00652DEA" w:rsidRDefault="00445F38">
            <w:pPr>
              <w:jc w:val="center"/>
              <w:rPr>
                <w:ins w:id="11025" w:author="Xuning Wei12232" w:date="2026-10-16T09:35:00Z"/>
                <w:rFonts w:ascii="Times New Roman" w:eastAsia="Times New Roman" w:hAnsi="Times New Roman" w:cs="Times New Roman"/>
                <w:sz w:val="18"/>
                <w:szCs w:val="18"/>
                <w:rPrChange w:id="11026" w:author="Xuning Wei12232" w:date="2026-10-24T11:11:00Z">
                  <w:rPr>
                    <w:ins w:id="11027" w:author="Xuning Wei12232" w:date="2026-10-16T09:35:00Z"/>
                    <w:rFonts w:ascii="Times New Roman" w:eastAsia="Times New Roman" w:hAnsi="Times New Roman" w:cs="Times New Roman"/>
                    <w:color w:val="0000FF"/>
                    <w:sz w:val="18"/>
                    <w:szCs w:val="18"/>
                  </w:rPr>
                </w:rPrChange>
              </w:rPr>
              <w:pPrChange w:id="11028" w:author="Xuning Wei12232" w:date="2026-10-20T22:47:00Z">
                <w:pPr/>
              </w:pPrChange>
            </w:pPr>
            <w:ins w:id="11029" w:author="Xuning Wei12232" w:date="2026-10-23T19:24:00Z">
              <w:r>
                <w:rPr>
                  <w:rFonts w:ascii="Times New Roman" w:hAnsi="Times New Roman" w:cs="Times New Roman"/>
                  <w:sz w:val="18"/>
                  <w:szCs w:val="18"/>
                </w:rPr>
                <w:t>Oxyma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DA59C8A" w14:textId="77777777" w:rsidR="00445F38" w:rsidRPr="00652DEA" w:rsidRDefault="00445F38" w:rsidP="00445F38">
            <w:pPr>
              <w:jc w:val="center"/>
              <w:rPr>
                <w:ins w:id="11030" w:author="Xuning Wei12232" w:date="2026-10-16T09:35:00Z"/>
                <w:rFonts w:ascii="Times New Roman" w:eastAsia="Times New Roman" w:hAnsi="Times New Roman" w:cs="Times New Roman"/>
                <w:sz w:val="18"/>
                <w:szCs w:val="18"/>
                <w:rPrChange w:id="11031" w:author="Xuning Wei12232" w:date="2026-10-24T11:11:00Z">
                  <w:rPr>
                    <w:ins w:id="11032" w:author="Xuning Wei12232" w:date="2026-10-16T09:35:00Z"/>
                    <w:rFonts w:ascii="Times New Roman" w:eastAsia="Times New Roman" w:hAnsi="Times New Roman" w:cs="Times New Roman"/>
                    <w:color w:val="0000FF"/>
                    <w:sz w:val="18"/>
                    <w:szCs w:val="18"/>
                  </w:rPr>
                </w:rPrChange>
              </w:rPr>
            </w:pPr>
            <w:ins w:id="1103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4F078" w14:textId="77777777" w:rsidR="00445F38" w:rsidRPr="00652DEA" w:rsidRDefault="00445F38" w:rsidP="00445F38">
            <w:pPr>
              <w:jc w:val="center"/>
              <w:rPr>
                <w:ins w:id="11034" w:author="Xuning Wei12232" w:date="2026-10-16T09:35:00Z"/>
                <w:rFonts w:ascii="Times New Roman" w:eastAsia="Times New Roman" w:hAnsi="Times New Roman" w:cs="Times New Roman"/>
                <w:sz w:val="18"/>
                <w:szCs w:val="18"/>
                <w:rPrChange w:id="11035" w:author="Xuning Wei12232" w:date="2026-10-24T11:11:00Z">
                  <w:rPr>
                    <w:ins w:id="11036" w:author="Xuning Wei12232" w:date="2026-10-16T09:35:00Z"/>
                    <w:rFonts w:ascii="Times New Roman" w:eastAsia="Times New Roman" w:hAnsi="Times New Roman" w:cs="Times New Roman"/>
                    <w:color w:val="0000FF"/>
                    <w:sz w:val="18"/>
                    <w:szCs w:val="18"/>
                  </w:rPr>
                </w:rPrChange>
              </w:rPr>
            </w:pPr>
            <w:ins w:id="11037"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2CA95B" w14:textId="77777777" w:rsidR="00445F38" w:rsidRPr="00652DEA" w:rsidRDefault="00445F38" w:rsidP="00445F38">
            <w:pPr>
              <w:jc w:val="center"/>
              <w:rPr>
                <w:ins w:id="11038" w:author="Xuning Wei12232" w:date="2026-10-16T09:35:00Z"/>
                <w:rFonts w:ascii="Times New Roman" w:eastAsiaTheme="minorEastAsia" w:hAnsi="Times New Roman" w:cs="Times New Roman"/>
                <w:b/>
                <w:sz w:val="18"/>
                <w:szCs w:val="18"/>
                <w:lang w:eastAsia="zh-CN"/>
                <w:rPrChange w:id="11039" w:author="Xuning Wei12232" w:date="2026-10-24T11:11:00Z">
                  <w:rPr>
                    <w:ins w:id="11040" w:author="Xuning Wei12232" w:date="2026-10-16T09:35:00Z"/>
                    <w:rFonts w:ascii="Times New Roman" w:eastAsiaTheme="minorEastAsia" w:hAnsi="Times New Roman" w:cs="Times New Roman"/>
                    <w:b/>
                    <w:color w:val="0000FF"/>
                    <w:sz w:val="18"/>
                    <w:szCs w:val="18"/>
                    <w:lang w:eastAsia="zh-CN"/>
                  </w:rPr>
                </w:rPrChange>
              </w:rPr>
            </w:pPr>
            <w:ins w:id="11041"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250E3" w14:textId="77777777" w:rsidR="00445F38" w:rsidRPr="00652DEA" w:rsidRDefault="00445F38" w:rsidP="00445F38">
            <w:pPr>
              <w:jc w:val="center"/>
              <w:rPr>
                <w:ins w:id="11042" w:author="Xuning Wei12232" w:date="2026-10-16T09:35:00Z"/>
                <w:rFonts w:ascii="Times New Roman" w:eastAsiaTheme="minorEastAsia" w:hAnsi="Times New Roman" w:cs="Times New Roman"/>
                <w:b/>
                <w:bCs w:val="0"/>
                <w:sz w:val="18"/>
                <w:szCs w:val="18"/>
                <w:lang w:eastAsia="zh-CN"/>
                <w:rPrChange w:id="11043" w:author="Xuning Wei12232" w:date="2026-10-24T11:11:00Z">
                  <w:rPr>
                    <w:ins w:id="11044" w:author="Xuning Wei12232" w:date="2026-10-16T09:35:00Z"/>
                    <w:rFonts w:ascii="Times New Roman" w:eastAsia="Times New Roman" w:hAnsi="Times New Roman" w:cs="Times New Roman"/>
                    <w:bCs w:val="0"/>
                    <w:color w:val="0000FF"/>
                    <w:sz w:val="18"/>
                    <w:szCs w:val="18"/>
                  </w:rPr>
                </w:rPrChange>
              </w:rPr>
            </w:pPr>
            <w:ins w:id="11045"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A69C21" w14:textId="77777777" w:rsidR="00445F38" w:rsidRPr="00652DEA" w:rsidRDefault="00445F38" w:rsidP="00445F38">
            <w:pPr>
              <w:jc w:val="center"/>
              <w:rPr>
                <w:ins w:id="11046" w:author="Xuning Wei12232" w:date="2026-10-16T09:35:00Z"/>
                <w:rFonts w:ascii="Times New Roman" w:eastAsia="Times New Roman" w:hAnsi="Times New Roman" w:cs="Times New Roman"/>
                <w:sz w:val="18"/>
                <w:szCs w:val="18"/>
                <w:rPrChange w:id="11047" w:author="Xuning Wei12232" w:date="2026-10-24T11:11:00Z">
                  <w:rPr>
                    <w:ins w:id="11048" w:author="Xuning Wei12232" w:date="2026-10-16T09:35:00Z"/>
                    <w:rFonts w:ascii="Times New Roman" w:eastAsia="Times New Roman" w:hAnsi="Times New Roman" w:cs="Times New Roman"/>
                    <w:color w:val="0000FF"/>
                    <w:sz w:val="18"/>
                    <w:szCs w:val="18"/>
                  </w:rPr>
                </w:rPrChange>
              </w:rPr>
            </w:pPr>
            <w:ins w:id="11049" w:author="Xuning Wei12232" w:date="2026-10-23T19:24:00Z">
              <w:r>
                <w:rPr>
                  <w:rFonts w:ascii="Times New Roman" w:eastAsia="等线" w:hAnsi="Times New Roman" w:cs="Times New Roman"/>
                  <w:bCs w:val="0"/>
                  <w:sz w:val="18"/>
                  <w:szCs w:val="18"/>
                  <w:rPrChange w:id="11050"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603CC4DB" w14:textId="77777777" w:rsidR="00445F38" w:rsidRPr="00652DEA" w:rsidRDefault="00445F38" w:rsidP="00445F38">
            <w:pPr>
              <w:jc w:val="center"/>
              <w:rPr>
                <w:ins w:id="11051" w:author="Xuning Wei12232" w:date="2026-10-16T09:36:00Z"/>
                <w:rFonts w:ascii="Times New Roman" w:eastAsia="等线" w:hAnsi="Times New Roman" w:cs="Times New Roman"/>
                <w:bCs w:val="0"/>
                <w:sz w:val="18"/>
                <w:szCs w:val="18"/>
                <w:rPrChange w:id="11052" w:author="Xuning Wei12232" w:date="2026-10-24T11:11:00Z">
                  <w:rPr>
                    <w:ins w:id="1105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BAD3425" w14:textId="77777777" w:rsidR="00445F38" w:rsidRPr="00652DEA" w:rsidRDefault="00445F38" w:rsidP="00445F38">
            <w:pPr>
              <w:jc w:val="center"/>
              <w:rPr>
                <w:ins w:id="11054" w:author="Xuning Wei12232" w:date="2026-10-16T09:36:00Z"/>
                <w:rFonts w:ascii="Times New Roman" w:eastAsia="等线" w:hAnsi="Times New Roman" w:cs="Times New Roman"/>
                <w:bCs w:val="0"/>
                <w:sz w:val="18"/>
                <w:szCs w:val="18"/>
                <w:rPrChange w:id="11055" w:author="Xuning Wei12232" w:date="2026-10-24T11:11:00Z">
                  <w:rPr>
                    <w:ins w:id="1105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C7D08AC" w14:textId="77777777" w:rsidR="00445F38" w:rsidRPr="00652DEA" w:rsidRDefault="00445F38" w:rsidP="00445F38">
            <w:pPr>
              <w:jc w:val="center"/>
              <w:rPr>
                <w:ins w:id="11057" w:author="Xuning Wei12232" w:date="2026-10-16T09:36:00Z"/>
                <w:rFonts w:ascii="Times New Roman" w:eastAsia="等线" w:hAnsi="Times New Roman" w:cs="Times New Roman"/>
                <w:bCs w:val="0"/>
                <w:sz w:val="18"/>
                <w:szCs w:val="18"/>
                <w:rPrChange w:id="11058" w:author="Xuning Wei12232" w:date="2026-10-24T11:11:00Z">
                  <w:rPr>
                    <w:ins w:id="11059" w:author="Xuning Wei12232" w:date="2026-10-16T09:36:00Z"/>
                    <w:rFonts w:ascii="Times New Roman" w:eastAsia="等线" w:hAnsi="Times New Roman" w:cs="Times New Roman"/>
                    <w:b/>
                    <w:bCs w:val="0"/>
                    <w:color w:val="0000FF"/>
                    <w:sz w:val="18"/>
                    <w:szCs w:val="18"/>
                  </w:rPr>
                </w:rPrChange>
              </w:rPr>
            </w:pPr>
          </w:p>
        </w:tc>
      </w:tr>
      <w:tr w:rsidR="00445F38" w14:paraId="43A7BB33" w14:textId="77777777" w:rsidTr="1E39021E">
        <w:trPr>
          <w:trHeight w:val="330"/>
          <w:ins w:id="11060" w:author="Xuning Wei12232" w:date="2026-10-16T09:35:00Z"/>
        </w:trPr>
        <w:tc>
          <w:tcPr>
            <w:tcW w:w="390" w:type="pct"/>
            <w:vMerge/>
            <w:tcMar>
              <w:left w:w="108" w:type="dxa"/>
              <w:right w:w="108" w:type="dxa"/>
            </w:tcMar>
            <w:vAlign w:val="center"/>
          </w:tcPr>
          <w:p w14:paraId="37A31054" w14:textId="77777777" w:rsidR="00445F38" w:rsidRPr="00652DEA" w:rsidRDefault="00445F38">
            <w:pPr>
              <w:jc w:val="center"/>
              <w:rPr>
                <w:ins w:id="11061" w:author="Xuning Wei12232" w:date="2026-10-16T09:35:00Z"/>
                <w:rFonts w:ascii="Times New Roman" w:hAnsi="Times New Roman" w:cs="Times New Roman"/>
                <w:sz w:val="18"/>
                <w:szCs w:val="18"/>
                <w:rPrChange w:id="11062" w:author="Xuning Wei12232" w:date="2026-10-24T11:11:00Z">
                  <w:rPr>
                    <w:ins w:id="11063" w:author="Xuning Wei12232" w:date="2026-10-16T09:35:00Z"/>
                    <w:color w:val="0000FF"/>
                  </w:rPr>
                </w:rPrChange>
              </w:rPr>
              <w:pPrChange w:id="1106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6BE1A8" w14:textId="77777777" w:rsidR="00445F38" w:rsidRPr="00652DEA" w:rsidRDefault="00445F38">
            <w:pPr>
              <w:jc w:val="center"/>
              <w:rPr>
                <w:ins w:id="11065" w:author="Xuning Wei12232" w:date="2026-10-16T09:35:00Z"/>
                <w:rFonts w:ascii="Times New Roman" w:eastAsia="Times New Roman" w:hAnsi="Times New Roman" w:cs="Times New Roman"/>
                <w:sz w:val="18"/>
                <w:szCs w:val="18"/>
                <w:rPrChange w:id="11066" w:author="Xuning Wei12232" w:date="2026-10-24T11:11:00Z">
                  <w:rPr>
                    <w:ins w:id="11067" w:author="Xuning Wei12232" w:date="2026-10-16T09:35:00Z"/>
                    <w:rFonts w:ascii="Times New Roman" w:eastAsia="Times New Roman" w:hAnsi="Times New Roman" w:cs="Times New Roman"/>
                    <w:color w:val="0000FF"/>
                    <w:sz w:val="18"/>
                    <w:szCs w:val="18"/>
                  </w:rPr>
                </w:rPrChange>
              </w:rPr>
              <w:pPrChange w:id="11068" w:author="Xuning Wei12232" w:date="2026-10-20T22:47:00Z">
                <w:pPr/>
              </w:pPrChange>
            </w:pPr>
            <w:ins w:id="11069" w:author="Xuning Wei12232" w:date="2026-10-23T19:24:00Z">
              <w:r>
                <w:rPr>
                  <w:rFonts w:ascii="Times New Roman" w:hAnsi="Times New Roman" w:cs="Times New Roman"/>
                  <w:sz w:val="18"/>
                  <w:szCs w:val="18"/>
                </w:rPr>
                <w:t>Oxyma quantity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78976BC" w14:textId="77777777" w:rsidR="00445F38" w:rsidRPr="00652DEA" w:rsidRDefault="00445F38" w:rsidP="00445F38">
            <w:pPr>
              <w:jc w:val="center"/>
              <w:rPr>
                <w:ins w:id="11070" w:author="Xuning Wei12232" w:date="2026-10-16T09:35:00Z"/>
                <w:rFonts w:ascii="Times New Roman" w:eastAsia="Times New Roman" w:hAnsi="Times New Roman" w:cs="Times New Roman"/>
                <w:sz w:val="18"/>
                <w:szCs w:val="18"/>
                <w:rPrChange w:id="11071" w:author="Xuning Wei12232" w:date="2026-10-24T11:11:00Z">
                  <w:rPr>
                    <w:ins w:id="11072" w:author="Xuning Wei12232" w:date="2026-10-16T09:35:00Z"/>
                    <w:rFonts w:ascii="Times New Roman" w:eastAsia="Times New Roman" w:hAnsi="Times New Roman" w:cs="Times New Roman"/>
                    <w:color w:val="0000FF"/>
                    <w:sz w:val="18"/>
                    <w:szCs w:val="18"/>
                  </w:rPr>
                </w:rPrChange>
              </w:rPr>
            </w:pPr>
            <w:ins w:id="1107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A6A4A" w14:textId="77777777" w:rsidR="00445F38" w:rsidRPr="00652DEA" w:rsidRDefault="00445F38" w:rsidP="00445F38">
            <w:pPr>
              <w:jc w:val="center"/>
              <w:rPr>
                <w:ins w:id="11074" w:author="Xuning Wei12232" w:date="2026-10-16T09:35:00Z"/>
                <w:rFonts w:ascii="Times New Roman" w:eastAsia="Times New Roman" w:hAnsi="Times New Roman" w:cs="Times New Roman"/>
                <w:sz w:val="18"/>
                <w:szCs w:val="18"/>
                <w:rPrChange w:id="11075" w:author="Xuning Wei12232" w:date="2026-10-24T11:11:00Z">
                  <w:rPr>
                    <w:ins w:id="11076" w:author="Xuning Wei12232" w:date="2026-10-16T09:35:00Z"/>
                    <w:rFonts w:ascii="Times New Roman" w:eastAsia="Times New Roman" w:hAnsi="Times New Roman" w:cs="Times New Roman"/>
                    <w:color w:val="0000FF"/>
                    <w:sz w:val="18"/>
                    <w:szCs w:val="18"/>
                  </w:rPr>
                </w:rPrChange>
              </w:rPr>
            </w:pPr>
            <w:ins w:id="11077"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09B36" w14:textId="77777777" w:rsidR="00445F38" w:rsidRPr="00652DEA" w:rsidRDefault="00445F38" w:rsidP="00445F38">
            <w:pPr>
              <w:jc w:val="center"/>
              <w:rPr>
                <w:ins w:id="11078" w:author="Xuning Wei12232" w:date="2026-10-16T09:35:00Z"/>
                <w:rFonts w:ascii="Times New Roman" w:eastAsiaTheme="minorEastAsia" w:hAnsi="Times New Roman" w:cs="Times New Roman"/>
                <w:sz w:val="18"/>
                <w:szCs w:val="18"/>
                <w:lang w:eastAsia="zh-CN"/>
                <w:rPrChange w:id="11079" w:author="Xuning Wei12232" w:date="2026-10-24T11:11:00Z">
                  <w:rPr>
                    <w:ins w:id="11080" w:author="Xuning Wei12232" w:date="2026-10-16T09:35:00Z"/>
                    <w:rFonts w:ascii="Times New Roman" w:eastAsiaTheme="minorEastAsia" w:hAnsi="Times New Roman" w:cs="Times New Roman"/>
                    <w:b/>
                    <w:color w:val="0000FF"/>
                    <w:sz w:val="18"/>
                    <w:szCs w:val="18"/>
                    <w:lang w:eastAsia="zh-CN"/>
                  </w:rPr>
                </w:rPrChange>
              </w:rPr>
            </w:pPr>
            <w:ins w:id="11081"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5775E9" w14:textId="77777777" w:rsidR="00445F38" w:rsidRPr="00652DEA" w:rsidRDefault="00445F38" w:rsidP="00445F38">
            <w:pPr>
              <w:jc w:val="center"/>
              <w:rPr>
                <w:ins w:id="11082" w:author="Xuning Wei12232" w:date="2026-10-16T09:35:00Z"/>
                <w:rFonts w:ascii="Times New Roman" w:eastAsiaTheme="minorEastAsia" w:hAnsi="Times New Roman" w:cs="Times New Roman"/>
                <w:bCs w:val="0"/>
                <w:sz w:val="18"/>
                <w:szCs w:val="18"/>
                <w:lang w:eastAsia="zh-CN"/>
                <w:rPrChange w:id="11083" w:author="Xuning Wei12232" w:date="2026-10-24T11:11:00Z">
                  <w:rPr>
                    <w:ins w:id="11084" w:author="Xuning Wei12232" w:date="2026-10-16T09:35:00Z"/>
                    <w:rFonts w:ascii="Times New Roman" w:eastAsia="Times New Roman" w:hAnsi="Times New Roman" w:cs="Times New Roman"/>
                    <w:bCs w:val="0"/>
                    <w:color w:val="0000FF"/>
                    <w:sz w:val="18"/>
                    <w:szCs w:val="18"/>
                  </w:rPr>
                </w:rPrChange>
              </w:rPr>
            </w:pPr>
            <w:ins w:id="11085"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EA0257" w14:textId="77777777" w:rsidR="00445F38" w:rsidRPr="00652DEA" w:rsidRDefault="00445F38" w:rsidP="00445F38">
            <w:pPr>
              <w:jc w:val="center"/>
              <w:rPr>
                <w:ins w:id="11086" w:author="Xuning Wei12232" w:date="2026-10-16T09:35:00Z"/>
                <w:rFonts w:ascii="Times New Roman" w:eastAsia="Times New Roman" w:hAnsi="Times New Roman" w:cs="Times New Roman"/>
                <w:sz w:val="18"/>
                <w:szCs w:val="18"/>
                <w:rPrChange w:id="11087" w:author="Xuning Wei12232" w:date="2026-10-24T11:11:00Z">
                  <w:rPr>
                    <w:ins w:id="11088" w:author="Xuning Wei12232" w:date="2026-10-16T09:35:00Z"/>
                    <w:rFonts w:ascii="Times New Roman" w:eastAsia="Times New Roman" w:hAnsi="Times New Roman" w:cs="Times New Roman"/>
                    <w:color w:val="0000FF"/>
                    <w:sz w:val="18"/>
                    <w:szCs w:val="18"/>
                  </w:rPr>
                </w:rPrChange>
              </w:rPr>
            </w:pPr>
            <w:ins w:id="11089" w:author="Xuning Wei12232" w:date="2026-10-23T19:24:00Z">
              <w:r>
                <w:rPr>
                  <w:rFonts w:ascii="Times New Roman" w:eastAsia="等线" w:hAnsi="Times New Roman" w:cs="Times New Roman"/>
                  <w:bCs w:val="0"/>
                  <w:sz w:val="18"/>
                  <w:szCs w:val="18"/>
                  <w:rPrChange w:id="11090"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7DC8C081" w14:textId="77777777" w:rsidR="00445F38" w:rsidRPr="00652DEA" w:rsidRDefault="00445F38" w:rsidP="00445F38">
            <w:pPr>
              <w:jc w:val="center"/>
              <w:rPr>
                <w:ins w:id="11091" w:author="Xuning Wei12232" w:date="2026-10-16T09:36:00Z"/>
                <w:rFonts w:ascii="Times New Roman" w:eastAsia="等线" w:hAnsi="Times New Roman" w:cs="Times New Roman"/>
                <w:bCs w:val="0"/>
                <w:sz w:val="18"/>
                <w:szCs w:val="18"/>
                <w:rPrChange w:id="11092" w:author="Xuning Wei12232" w:date="2026-10-24T11:11:00Z">
                  <w:rPr>
                    <w:ins w:id="1109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477E574" w14:textId="77777777" w:rsidR="00445F38" w:rsidRPr="00652DEA" w:rsidRDefault="00445F38" w:rsidP="00445F38">
            <w:pPr>
              <w:jc w:val="center"/>
              <w:rPr>
                <w:ins w:id="11094" w:author="Xuning Wei12232" w:date="2026-10-16T09:36:00Z"/>
                <w:rFonts w:ascii="Times New Roman" w:eastAsia="等线" w:hAnsi="Times New Roman" w:cs="Times New Roman"/>
                <w:bCs w:val="0"/>
                <w:sz w:val="18"/>
                <w:szCs w:val="18"/>
                <w:rPrChange w:id="11095" w:author="Xuning Wei12232" w:date="2026-10-24T11:11:00Z">
                  <w:rPr>
                    <w:ins w:id="1109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FD9042A" w14:textId="77777777" w:rsidR="00445F38" w:rsidRPr="00652DEA" w:rsidRDefault="00445F38" w:rsidP="00445F38">
            <w:pPr>
              <w:jc w:val="center"/>
              <w:rPr>
                <w:ins w:id="11097" w:author="Xuning Wei12232" w:date="2026-10-16T09:36:00Z"/>
                <w:rFonts w:ascii="Times New Roman" w:eastAsia="等线" w:hAnsi="Times New Roman" w:cs="Times New Roman"/>
                <w:bCs w:val="0"/>
                <w:sz w:val="18"/>
                <w:szCs w:val="18"/>
                <w:rPrChange w:id="11098" w:author="Xuning Wei12232" w:date="2026-10-24T11:11:00Z">
                  <w:rPr>
                    <w:ins w:id="11099" w:author="Xuning Wei12232" w:date="2026-10-16T09:36:00Z"/>
                    <w:rFonts w:ascii="Times New Roman" w:eastAsia="等线" w:hAnsi="Times New Roman" w:cs="Times New Roman"/>
                    <w:b/>
                    <w:bCs w:val="0"/>
                    <w:color w:val="0000FF"/>
                    <w:sz w:val="18"/>
                    <w:szCs w:val="18"/>
                  </w:rPr>
                </w:rPrChange>
              </w:rPr>
            </w:pPr>
          </w:p>
        </w:tc>
      </w:tr>
      <w:tr w:rsidR="00445F38" w14:paraId="6DF0D01A" w14:textId="77777777" w:rsidTr="1E39021E">
        <w:trPr>
          <w:trHeight w:val="330"/>
          <w:ins w:id="11100" w:author="Xuning Wei12232" w:date="2026-10-16T09:35:00Z"/>
        </w:trPr>
        <w:tc>
          <w:tcPr>
            <w:tcW w:w="390" w:type="pct"/>
            <w:vMerge/>
            <w:tcMar>
              <w:left w:w="108" w:type="dxa"/>
              <w:right w:w="108" w:type="dxa"/>
            </w:tcMar>
            <w:vAlign w:val="center"/>
          </w:tcPr>
          <w:p w14:paraId="052D4810" w14:textId="77777777" w:rsidR="00445F38" w:rsidRPr="00652DEA" w:rsidRDefault="00445F38">
            <w:pPr>
              <w:jc w:val="center"/>
              <w:rPr>
                <w:ins w:id="11101" w:author="Xuning Wei12232" w:date="2026-10-16T09:35:00Z"/>
                <w:rFonts w:ascii="Times New Roman" w:hAnsi="Times New Roman" w:cs="Times New Roman"/>
                <w:sz w:val="18"/>
                <w:szCs w:val="18"/>
                <w:rPrChange w:id="11102" w:author="Xuning Wei12232" w:date="2026-10-24T11:11:00Z">
                  <w:rPr>
                    <w:ins w:id="11103" w:author="Xuning Wei12232" w:date="2026-10-16T09:35:00Z"/>
                    <w:color w:val="0000FF"/>
                  </w:rPr>
                </w:rPrChange>
              </w:rPr>
              <w:pPrChange w:id="1110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DDC7D" w14:textId="77777777" w:rsidR="00445F38" w:rsidRPr="00652DEA" w:rsidRDefault="00445F38">
            <w:pPr>
              <w:jc w:val="center"/>
              <w:rPr>
                <w:ins w:id="11105" w:author="Xuning Wei12232" w:date="2026-10-16T09:35:00Z"/>
                <w:rFonts w:ascii="Times New Roman" w:eastAsia="Times New Roman" w:hAnsi="Times New Roman" w:cs="Times New Roman"/>
                <w:sz w:val="18"/>
                <w:szCs w:val="18"/>
                <w:rPrChange w:id="11106" w:author="Xuning Wei12232" w:date="2026-10-24T11:11:00Z">
                  <w:rPr>
                    <w:ins w:id="11107" w:author="Xuning Wei12232" w:date="2026-10-16T09:35:00Z"/>
                    <w:rFonts w:ascii="Times New Roman" w:eastAsia="Times New Roman" w:hAnsi="Times New Roman" w:cs="Times New Roman"/>
                    <w:color w:val="0000FF"/>
                    <w:sz w:val="18"/>
                    <w:szCs w:val="18"/>
                  </w:rPr>
                </w:rPrChange>
              </w:rPr>
              <w:pPrChange w:id="11108" w:author="Xuning Wei12232" w:date="2026-10-20T22:47:00Z">
                <w:pPr/>
              </w:pPrChange>
            </w:pPr>
            <w:ins w:id="11109" w:author="Xuning Wei12232" w:date="2026-10-23T19:24:00Z">
              <w:r>
                <w:rPr>
                  <w:rFonts w:ascii="Times New Roman" w:hAnsi="Times New Roman" w:cs="Times New Roman"/>
                  <w:sz w:val="18"/>
                  <w:szCs w:val="18"/>
                </w:rPr>
                <w:t>Oxyma quantity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A69AAED" w14:textId="77777777" w:rsidR="00445F38" w:rsidRPr="00652DEA" w:rsidRDefault="00445F38" w:rsidP="00445F38">
            <w:pPr>
              <w:jc w:val="center"/>
              <w:rPr>
                <w:ins w:id="11110" w:author="Xuning Wei12232" w:date="2026-10-16T09:35:00Z"/>
                <w:rFonts w:ascii="Times New Roman" w:eastAsia="Times New Roman" w:hAnsi="Times New Roman" w:cs="Times New Roman"/>
                <w:sz w:val="18"/>
                <w:szCs w:val="18"/>
                <w:rPrChange w:id="11111" w:author="Xuning Wei12232" w:date="2026-10-24T11:11:00Z">
                  <w:rPr>
                    <w:ins w:id="11112" w:author="Xuning Wei12232" w:date="2026-10-16T09:35:00Z"/>
                    <w:rFonts w:ascii="Times New Roman" w:eastAsia="Times New Roman" w:hAnsi="Times New Roman" w:cs="Times New Roman"/>
                    <w:color w:val="0000FF"/>
                    <w:sz w:val="18"/>
                    <w:szCs w:val="18"/>
                  </w:rPr>
                </w:rPrChange>
              </w:rPr>
            </w:pPr>
            <w:ins w:id="1111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08B57" w14:textId="77777777" w:rsidR="00445F38" w:rsidRPr="00652DEA" w:rsidRDefault="00445F38" w:rsidP="00445F38">
            <w:pPr>
              <w:jc w:val="center"/>
              <w:rPr>
                <w:ins w:id="11114" w:author="Xuning Wei12232" w:date="2026-10-16T09:35:00Z"/>
                <w:rFonts w:ascii="Times New Roman" w:eastAsia="Times New Roman" w:hAnsi="Times New Roman" w:cs="Times New Roman"/>
                <w:sz w:val="18"/>
                <w:szCs w:val="18"/>
                <w:rPrChange w:id="11115" w:author="Xuning Wei12232" w:date="2026-10-24T11:11:00Z">
                  <w:rPr>
                    <w:ins w:id="11116" w:author="Xuning Wei12232" w:date="2026-10-16T09:35:00Z"/>
                    <w:rFonts w:ascii="Times New Roman" w:eastAsia="Times New Roman" w:hAnsi="Times New Roman" w:cs="Times New Roman"/>
                    <w:color w:val="0000FF"/>
                    <w:sz w:val="18"/>
                    <w:szCs w:val="18"/>
                  </w:rPr>
                </w:rPrChange>
              </w:rPr>
            </w:pPr>
            <w:ins w:id="11117"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3BDD2F" w14:textId="77777777" w:rsidR="00445F38" w:rsidRPr="00652DEA" w:rsidRDefault="00445F38" w:rsidP="00445F38">
            <w:pPr>
              <w:jc w:val="center"/>
              <w:rPr>
                <w:ins w:id="11118" w:author="Xuning Wei12232" w:date="2026-10-16T09:35:00Z"/>
                <w:rFonts w:ascii="Times New Roman" w:eastAsiaTheme="minorEastAsia" w:hAnsi="Times New Roman" w:cs="Times New Roman"/>
                <w:sz w:val="18"/>
                <w:szCs w:val="18"/>
                <w:lang w:eastAsia="zh-CN"/>
                <w:rPrChange w:id="11119" w:author="Xuning Wei12232" w:date="2026-10-24T11:11:00Z">
                  <w:rPr>
                    <w:ins w:id="11120" w:author="Xuning Wei12232" w:date="2026-10-16T09:35:00Z"/>
                    <w:rFonts w:ascii="Times New Roman" w:eastAsiaTheme="minorEastAsia" w:hAnsi="Times New Roman" w:cs="Times New Roman"/>
                    <w:b/>
                    <w:color w:val="0000FF"/>
                    <w:sz w:val="18"/>
                    <w:szCs w:val="18"/>
                    <w:lang w:eastAsia="zh-CN"/>
                  </w:rPr>
                </w:rPrChange>
              </w:rPr>
            </w:pPr>
            <w:ins w:id="11121"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038BEC" w14:textId="77777777" w:rsidR="00445F38" w:rsidRPr="00652DEA" w:rsidRDefault="00445F38" w:rsidP="00445F38">
            <w:pPr>
              <w:jc w:val="center"/>
              <w:rPr>
                <w:ins w:id="11122" w:author="Xuning Wei12232" w:date="2026-10-16T09:35:00Z"/>
                <w:rFonts w:ascii="Times New Roman" w:eastAsia="Times New Roman" w:hAnsi="Times New Roman" w:cs="Times New Roman"/>
                <w:b/>
                <w:bCs w:val="0"/>
                <w:sz w:val="18"/>
                <w:szCs w:val="18"/>
                <w:rPrChange w:id="11123" w:author="Xuning Wei12232" w:date="2026-10-24T11:11:00Z">
                  <w:rPr>
                    <w:ins w:id="11124" w:author="Xuning Wei12232" w:date="2026-10-16T09:35:00Z"/>
                    <w:rFonts w:ascii="Times New Roman" w:eastAsia="Times New Roman" w:hAnsi="Times New Roman" w:cs="Times New Roman"/>
                    <w:bCs w:val="0"/>
                    <w:color w:val="0000FF"/>
                    <w:sz w:val="18"/>
                    <w:szCs w:val="18"/>
                  </w:rPr>
                </w:rPrChange>
              </w:rPr>
            </w:pPr>
            <w:ins w:id="11125"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23AE8" w14:textId="77777777" w:rsidR="00445F38" w:rsidRPr="00652DEA" w:rsidRDefault="00445F38" w:rsidP="00445F38">
            <w:pPr>
              <w:jc w:val="center"/>
              <w:rPr>
                <w:ins w:id="11126" w:author="Xuning Wei12232" w:date="2026-10-16T09:35:00Z"/>
                <w:rFonts w:ascii="Times New Roman" w:eastAsia="Times New Roman" w:hAnsi="Times New Roman" w:cs="Times New Roman"/>
                <w:sz w:val="18"/>
                <w:szCs w:val="18"/>
                <w:rPrChange w:id="11127" w:author="Xuning Wei12232" w:date="2026-10-24T11:11:00Z">
                  <w:rPr>
                    <w:ins w:id="11128" w:author="Xuning Wei12232" w:date="2026-10-16T09:35:00Z"/>
                    <w:rFonts w:ascii="Times New Roman" w:eastAsia="Times New Roman" w:hAnsi="Times New Roman" w:cs="Times New Roman"/>
                    <w:color w:val="0000FF"/>
                    <w:sz w:val="18"/>
                    <w:szCs w:val="18"/>
                  </w:rPr>
                </w:rPrChange>
              </w:rPr>
            </w:pPr>
            <w:ins w:id="11129" w:author="Xuning Wei12232" w:date="2026-10-23T19:24:00Z">
              <w:r>
                <w:rPr>
                  <w:rFonts w:ascii="Times New Roman" w:eastAsia="等线" w:hAnsi="Times New Roman" w:cs="Times New Roman"/>
                  <w:bCs w:val="0"/>
                  <w:sz w:val="18"/>
                  <w:szCs w:val="18"/>
                  <w:rPrChange w:id="11130"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62D3F89E" w14:textId="77777777" w:rsidR="00445F38" w:rsidRPr="00652DEA" w:rsidRDefault="00445F38" w:rsidP="00445F38">
            <w:pPr>
              <w:jc w:val="center"/>
              <w:rPr>
                <w:ins w:id="11131" w:author="Xuning Wei12232" w:date="2026-10-16T09:36:00Z"/>
                <w:rFonts w:ascii="Times New Roman" w:eastAsia="等线" w:hAnsi="Times New Roman" w:cs="Times New Roman"/>
                <w:bCs w:val="0"/>
                <w:sz w:val="18"/>
                <w:szCs w:val="18"/>
                <w:rPrChange w:id="11132" w:author="Xuning Wei12232" w:date="2026-10-24T11:11:00Z">
                  <w:rPr>
                    <w:ins w:id="11133"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780AF0D" w14:textId="77777777" w:rsidR="00445F38" w:rsidRPr="00652DEA" w:rsidRDefault="00445F38" w:rsidP="00445F38">
            <w:pPr>
              <w:jc w:val="center"/>
              <w:rPr>
                <w:ins w:id="11134" w:author="Xuning Wei12232" w:date="2026-10-16T09:36:00Z"/>
                <w:rFonts w:ascii="Times New Roman" w:eastAsia="等线" w:hAnsi="Times New Roman" w:cs="Times New Roman"/>
                <w:bCs w:val="0"/>
                <w:sz w:val="18"/>
                <w:szCs w:val="18"/>
                <w:rPrChange w:id="11135" w:author="Xuning Wei12232" w:date="2026-10-24T11:11:00Z">
                  <w:rPr>
                    <w:ins w:id="11136"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6FC4A0D" w14:textId="77777777" w:rsidR="00445F38" w:rsidRPr="00652DEA" w:rsidRDefault="00445F38" w:rsidP="00445F38">
            <w:pPr>
              <w:jc w:val="center"/>
              <w:rPr>
                <w:ins w:id="11137" w:author="Xuning Wei12232" w:date="2026-10-16T09:36:00Z"/>
                <w:rFonts w:ascii="Times New Roman" w:eastAsia="等线" w:hAnsi="Times New Roman" w:cs="Times New Roman"/>
                <w:bCs w:val="0"/>
                <w:sz w:val="18"/>
                <w:szCs w:val="18"/>
                <w:rPrChange w:id="11138" w:author="Xuning Wei12232" w:date="2026-10-24T11:11:00Z">
                  <w:rPr>
                    <w:ins w:id="11139" w:author="Xuning Wei12232" w:date="2026-10-16T09:36:00Z"/>
                    <w:rFonts w:ascii="Times New Roman" w:eastAsia="等线" w:hAnsi="Times New Roman" w:cs="Times New Roman"/>
                    <w:b/>
                    <w:bCs w:val="0"/>
                    <w:color w:val="0000FF"/>
                    <w:sz w:val="18"/>
                    <w:szCs w:val="18"/>
                  </w:rPr>
                </w:rPrChange>
              </w:rPr>
            </w:pPr>
          </w:p>
        </w:tc>
      </w:tr>
      <w:tr w:rsidR="00445F38" w14:paraId="4DAF58F1" w14:textId="77777777" w:rsidTr="1E39021E">
        <w:trPr>
          <w:trHeight w:val="330"/>
          <w:ins w:id="11140" w:author="Xuning Wei12232" w:date="2026-10-16T09:35:00Z"/>
        </w:trPr>
        <w:tc>
          <w:tcPr>
            <w:tcW w:w="390" w:type="pct"/>
            <w:vMerge/>
            <w:tcMar>
              <w:left w:w="108" w:type="dxa"/>
              <w:right w:w="108" w:type="dxa"/>
            </w:tcMar>
            <w:vAlign w:val="center"/>
          </w:tcPr>
          <w:p w14:paraId="4DC2ECC6" w14:textId="77777777" w:rsidR="00445F38" w:rsidRPr="00652DEA" w:rsidRDefault="00445F38">
            <w:pPr>
              <w:jc w:val="center"/>
              <w:rPr>
                <w:ins w:id="11141" w:author="Xuning Wei12232" w:date="2026-10-16T09:35:00Z"/>
                <w:rFonts w:ascii="Times New Roman" w:hAnsi="Times New Roman" w:cs="Times New Roman"/>
                <w:sz w:val="18"/>
                <w:szCs w:val="18"/>
                <w:rPrChange w:id="11142" w:author="Xuning Wei12232" w:date="2026-10-24T11:11:00Z">
                  <w:rPr>
                    <w:ins w:id="11143" w:author="Xuning Wei12232" w:date="2026-10-16T09:35:00Z"/>
                    <w:color w:val="0000FF"/>
                  </w:rPr>
                </w:rPrChange>
              </w:rPr>
              <w:pPrChange w:id="11144"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F85EA" w14:textId="77777777" w:rsidR="00445F38" w:rsidRPr="00652DEA" w:rsidRDefault="00445F38">
            <w:pPr>
              <w:jc w:val="center"/>
              <w:rPr>
                <w:ins w:id="11145" w:author="Xuning Wei12232" w:date="2026-10-16T09:35:00Z"/>
                <w:rFonts w:ascii="Times New Roman" w:eastAsia="Times New Roman" w:hAnsi="Times New Roman" w:cs="Times New Roman"/>
                <w:sz w:val="18"/>
                <w:szCs w:val="18"/>
                <w:rPrChange w:id="11146" w:author="Xuning Wei12232" w:date="2026-10-24T11:11:00Z">
                  <w:rPr>
                    <w:ins w:id="11147" w:author="Xuning Wei12232" w:date="2026-10-16T09:35:00Z"/>
                    <w:rFonts w:ascii="Times New Roman" w:eastAsia="Times New Roman" w:hAnsi="Times New Roman" w:cs="Times New Roman"/>
                    <w:color w:val="0000FF"/>
                    <w:sz w:val="18"/>
                    <w:szCs w:val="18"/>
                  </w:rPr>
                </w:rPrChange>
              </w:rPr>
              <w:pPrChange w:id="11148" w:author="Xuning Wei12232" w:date="2026-10-20T22:47:00Z">
                <w:pPr/>
              </w:pPrChange>
            </w:pPr>
            <w:ins w:id="11149" w:author="Xuning Wei12232" w:date="2026-10-23T19:24:00Z">
              <w:r>
                <w:rPr>
                  <w:rFonts w:ascii="Times New Roman" w:hAnsi="Times New Roman" w:cs="Times New Roman"/>
                  <w:sz w:val="18"/>
                  <w:szCs w:val="18"/>
                </w:rPr>
                <w:t>Dissolution jacket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8E8A03D" w14:textId="77777777" w:rsidR="00445F38" w:rsidRPr="00652DEA" w:rsidRDefault="00445F38" w:rsidP="00445F38">
            <w:pPr>
              <w:jc w:val="center"/>
              <w:rPr>
                <w:ins w:id="11150" w:author="Xuning Wei12232" w:date="2026-10-16T09:35:00Z"/>
                <w:rFonts w:ascii="Times New Roman" w:eastAsia="Times New Roman" w:hAnsi="Times New Roman" w:cs="Times New Roman"/>
                <w:sz w:val="18"/>
                <w:szCs w:val="18"/>
                <w:rPrChange w:id="11151" w:author="Xuning Wei12232" w:date="2026-10-24T11:11:00Z">
                  <w:rPr>
                    <w:ins w:id="11152" w:author="Xuning Wei12232" w:date="2026-10-16T09:35:00Z"/>
                    <w:rFonts w:ascii="Times New Roman" w:eastAsia="Times New Roman" w:hAnsi="Times New Roman" w:cs="Times New Roman"/>
                    <w:color w:val="0000FF"/>
                    <w:sz w:val="18"/>
                    <w:szCs w:val="18"/>
                  </w:rPr>
                </w:rPrChange>
              </w:rPr>
            </w:pPr>
            <w:ins w:id="11153"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44AE7" w14:textId="77777777" w:rsidR="00445F38" w:rsidRPr="00652DEA" w:rsidRDefault="00445F38" w:rsidP="00445F38">
            <w:pPr>
              <w:jc w:val="center"/>
              <w:rPr>
                <w:ins w:id="11154" w:author="Xuning Wei12232" w:date="2026-10-16T09:35:00Z"/>
                <w:rFonts w:ascii="Times New Roman" w:eastAsia="Times New Roman" w:hAnsi="Times New Roman" w:cs="Times New Roman"/>
                <w:sz w:val="18"/>
                <w:szCs w:val="18"/>
                <w:rPrChange w:id="11155" w:author="Xuning Wei12232" w:date="2026-10-24T11:11:00Z">
                  <w:rPr>
                    <w:ins w:id="11156" w:author="Xuning Wei12232" w:date="2026-10-16T09:35:00Z"/>
                    <w:rFonts w:ascii="Times New Roman" w:eastAsia="Times New Roman" w:hAnsi="Times New Roman" w:cs="Times New Roman"/>
                    <w:color w:val="0000FF"/>
                    <w:sz w:val="18"/>
                    <w:szCs w:val="18"/>
                  </w:rPr>
                </w:rPrChange>
              </w:rPr>
            </w:pPr>
            <w:ins w:id="11157"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2F93B" w14:textId="77777777" w:rsidR="00445F38" w:rsidRPr="00652DEA" w:rsidRDefault="00445F38" w:rsidP="00445F38">
            <w:pPr>
              <w:jc w:val="center"/>
              <w:rPr>
                <w:ins w:id="11158" w:author="Xuning Wei12232" w:date="2026-10-16T09:35:00Z"/>
                <w:rFonts w:ascii="Times New Roman" w:eastAsiaTheme="minorEastAsia" w:hAnsi="Times New Roman" w:cs="Times New Roman"/>
                <w:b/>
                <w:sz w:val="18"/>
                <w:szCs w:val="18"/>
                <w:lang w:eastAsia="zh-CN"/>
                <w:rPrChange w:id="11159" w:author="Xuning Wei12232" w:date="2026-10-24T11:11:00Z">
                  <w:rPr>
                    <w:ins w:id="11160" w:author="Xuning Wei12232" w:date="2026-10-16T09:35:00Z"/>
                    <w:rFonts w:ascii="Times New Roman" w:eastAsiaTheme="minorEastAsia" w:hAnsi="Times New Roman" w:cs="Times New Roman"/>
                    <w:b/>
                    <w:color w:val="0000FF"/>
                    <w:sz w:val="18"/>
                    <w:szCs w:val="18"/>
                    <w:lang w:eastAsia="zh-CN"/>
                  </w:rPr>
                </w:rPrChange>
              </w:rPr>
            </w:pPr>
            <w:ins w:id="11161"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61D9D" w14:textId="343058C0" w:rsidR="00445F38" w:rsidRPr="004D39F4" w:rsidRDefault="004D39F4" w:rsidP="00DA14CC">
            <w:pPr>
              <w:jc w:val="center"/>
              <w:rPr>
                <w:ins w:id="11162" w:author="Xuning Wei12232" w:date="2026-10-16T09:35:00Z"/>
                <w:rFonts w:ascii="Times New Roman" w:eastAsia="Times New Roman" w:hAnsi="Times New Roman" w:cs="Times New Roman"/>
                <w:b/>
                <w:bCs w:val="0"/>
                <w:color w:val="0000FF"/>
                <w:sz w:val="18"/>
                <w:szCs w:val="18"/>
                <w:rPrChange w:id="11163" w:author="Xuning Wei12232" w:date="2026-10-24T11:11:00Z">
                  <w:rPr>
                    <w:ins w:id="11164"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Theme="minorEastAsia" w:hAnsi="Times New Roman" w:cs="Times New Roman"/>
                <w:b/>
                <w:bCs w:val="0"/>
                <w:color w:val="0000FF"/>
                <w:sz w:val="18"/>
                <w:szCs w:val="18"/>
                <w:lang w:eastAsia="zh-CN"/>
              </w:rPr>
              <w:t>16 - 23</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601BD" w14:textId="77777777" w:rsidR="00445F38" w:rsidRPr="00652DEA" w:rsidRDefault="00445F38" w:rsidP="00445F38">
            <w:pPr>
              <w:jc w:val="center"/>
              <w:rPr>
                <w:ins w:id="11165" w:author="Xuning Wei12232" w:date="2026-10-16T09:35:00Z"/>
                <w:rFonts w:ascii="Times New Roman" w:eastAsia="Times New Roman" w:hAnsi="Times New Roman" w:cs="Times New Roman"/>
                <w:sz w:val="18"/>
                <w:szCs w:val="18"/>
                <w:rPrChange w:id="11166" w:author="Xuning Wei12232" w:date="2026-10-24T11:11:00Z">
                  <w:rPr>
                    <w:ins w:id="11167" w:author="Xuning Wei12232" w:date="2026-10-16T09:35:00Z"/>
                    <w:rFonts w:ascii="Times New Roman" w:eastAsia="Times New Roman" w:hAnsi="Times New Roman" w:cs="Times New Roman"/>
                    <w:color w:val="0000FF"/>
                    <w:sz w:val="18"/>
                    <w:szCs w:val="18"/>
                  </w:rPr>
                </w:rPrChange>
              </w:rPr>
            </w:pPr>
            <w:ins w:id="11168" w:author="Xuning Wei12232" w:date="2026-10-23T19:24:00Z">
              <w:r>
                <w:rPr>
                  <w:rFonts w:ascii="Times New Roman" w:eastAsia="等线" w:hAnsi="Times New Roman" w:cs="Times New Roman"/>
                  <w:bCs w:val="0"/>
                  <w:sz w:val="18"/>
                  <w:szCs w:val="18"/>
                  <w:rPrChange w:id="11169"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9796693" w14:textId="77777777" w:rsidR="00445F38" w:rsidRPr="00652DEA" w:rsidRDefault="00445F38" w:rsidP="00445F38">
            <w:pPr>
              <w:jc w:val="center"/>
              <w:rPr>
                <w:ins w:id="11170" w:author="Xuning Wei12232" w:date="2026-10-16T09:36:00Z"/>
                <w:rFonts w:ascii="Times New Roman" w:eastAsia="等线" w:hAnsi="Times New Roman" w:cs="Times New Roman"/>
                <w:bCs w:val="0"/>
                <w:sz w:val="18"/>
                <w:szCs w:val="18"/>
                <w:rPrChange w:id="11171" w:author="Xuning Wei12232" w:date="2026-10-24T11:11:00Z">
                  <w:rPr>
                    <w:ins w:id="1117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297C67" w14:textId="77777777" w:rsidR="00445F38" w:rsidRPr="00652DEA" w:rsidRDefault="00445F38" w:rsidP="00445F38">
            <w:pPr>
              <w:jc w:val="center"/>
              <w:rPr>
                <w:ins w:id="11173" w:author="Xuning Wei12232" w:date="2026-10-16T09:36:00Z"/>
                <w:rFonts w:ascii="Times New Roman" w:eastAsia="等线" w:hAnsi="Times New Roman" w:cs="Times New Roman"/>
                <w:bCs w:val="0"/>
                <w:sz w:val="18"/>
                <w:szCs w:val="18"/>
                <w:rPrChange w:id="11174" w:author="Xuning Wei12232" w:date="2026-10-24T11:11:00Z">
                  <w:rPr>
                    <w:ins w:id="1117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48740F3" w14:textId="77777777" w:rsidR="00445F38" w:rsidRPr="00652DEA" w:rsidRDefault="00445F38" w:rsidP="00445F38">
            <w:pPr>
              <w:jc w:val="center"/>
              <w:rPr>
                <w:ins w:id="11176" w:author="Xuning Wei12232" w:date="2026-10-16T09:36:00Z"/>
                <w:rFonts w:ascii="Times New Roman" w:eastAsia="等线" w:hAnsi="Times New Roman" w:cs="Times New Roman"/>
                <w:bCs w:val="0"/>
                <w:sz w:val="18"/>
                <w:szCs w:val="18"/>
                <w:rPrChange w:id="11177" w:author="Xuning Wei12232" w:date="2026-10-24T11:11:00Z">
                  <w:rPr>
                    <w:ins w:id="11178" w:author="Xuning Wei12232" w:date="2026-10-16T09:36:00Z"/>
                    <w:rFonts w:ascii="Times New Roman" w:eastAsia="等线" w:hAnsi="Times New Roman" w:cs="Times New Roman"/>
                    <w:b/>
                    <w:bCs w:val="0"/>
                    <w:color w:val="0000FF"/>
                    <w:sz w:val="18"/>
                    <w:szCs w:val="18"/>
                  </w:rPr>
                </w:rPrChange>
              </w:rPr>
            </w:pPr>
          </w:p>
        </w:tc>
      </w:tr>
      <w:tr w:rsidR="00445F38" w14:paraId="73CDD311" w14:textId="77777777" w:rsidTr="1E39021E">
        <w:trPr>
          <w:trHeight w:val="330"/>
          <w:ins w:id="11179" w:author="Xuning Wei12232" w:date="2026-10-16T09:35:00Z"/>
        </w:trPr>
        <w:tc>
          <w:tcPr>
            <w:tcW w:w="390" w:type="pct"/>
            <w:vMerge/>
            <w:tcMar>
              <w:left w:w="108" w:type="dxa"/>
              <w:right w:w="108" w:type="dxa"/>
            </w:tcMar>
            <w:vAlign w:val="center"/>
          </w:tcPr>
          <w:p w14:paraId="51371A77" w14:textId="77777777" w:rsidR="00445F38" w:rsidRPr="00652DEA" w:rsidRDefault="00445F38">
            <w:pPr>
              <w:jc w:val="center"/>
              <w:rPr>
                <w:ins w:id="11180" w:author="Xuning Wei12232" w:date="2026-10-16T09:35:00Z"/>
                <w:rFonts w:ascii="Times New Roman" w:hAnsi="Times New Roman" w:cs="Times New Roman"/>
                <w:sz w:val="18"/>
                <w:szCs w:val="18"/>
                <w:rPrChange w:id="11181" w:author="Xuning Wei12232" w:date="2026-10-24T11:11:00Z">
                  <w:rPr>
                    <w:ins w:id="11182" w:author="Xuning Wei12232" w:date="2026-10-16T09:35:00Z"/>
                    <w:color w:val="0000FF"/>
                  </w:rPr>
                </w:rPrChange>
              </w:rPr>
              <w:pPrChange w:id="1118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CD9C0" w14:textId="77777777" w:rsidR="00445F38" w:rsidRPr="00652DEA" w:rsidRDefault="00445F38">
            <w:pPr>
              <w:jc w:val="center"/>
              <w:rPr>
                <w:ins w:id="11184" w:author="Xuning Wei12232" w:date="2026-10-16T09:35:00Z"/>
                <w:rFonts w:ascii="Times New Roman" w:eastAsia="Times New Roman" w:hAnsi="Times New Roman" w:cs="Times New Roman"/>
                <w:sz w:val="18"/>
                <w:szCs w:val="18"/>
                <w:rPrChange w:id="11185" w:author="Xuning Wei12232" w:date="2026-10-24T11:11:00Z">
                  <w:rPr>
                    <w:ins w:id="11186" w:author="Xuning Wei12232" w:date="2026-10-16T09:35:00Z"/>
                    <w:rFonts w:ascii="Times New Roman" w:eastAsia="Times New Roman" w:hAnsi="Times New Roman" w:cs="Times New Roman"/>
                    <w:color w:val="0000FF"/>
                    <w:sz w:val="18"/>
                    <w:szCs w:val="18"/>
                  </w:rPr>
                </w:rPrChange>
              </w:rPr>
              <w:pPrChange w:id="11187" w:author="Xuning Wei12232" w:date="2026-10-20T22:47:00Z">
                <w:pPr/>
              </w:pPrChange>
            </w:pPr>
            <w:ins w:id="11188" w:author="Xuning Wei12232" w:date="2026-10-23T19:24:00Z">
              <w:r>
                <w:rPr>
                  <w:rFonts w:ascii="Times New Roman" w:hAnsi="Times New Roman" w:cs="Times New Roman"/>
                  <w:sz w:val="18"/>
                  <w:szCs w:val="18"/>
                </w:rPr>
                <w:t>Dissolution jacket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54ECC1C" w14:textId="77777777" w:rsidR="00445F38" w:rsidRPr="00652DEA" w:rsidRDefault="00445F38" w:rsidP="00445F38">
            <w:pPr>
              <w:jc w:val="center"/>
              <w:rPr>
                <w:ins w:id="11189" w:author="Xuning Wei12232" w:date="2026-10-16T09:35:00Z"/>
                <w:rFonts w:ascii="Times New Roman" w:eastAsia="Times New Roman" w:hAnsi="Times New Roman" w:cs="Times New Roman"/>
                <w:sz w:val="18"/>
                <w:szCs w:val="18"/>
                <w:rPrChange w:id="11190" w:author="Xuning Wei12232" w:date="2026-10-24T11:11:00Z">
                  <w:rPr>
                    <w:ins w:id="11191" w:author="Xuning Wei12232" w:date="2026-10-16T09:35:00Z"/>
                    <w:rFonts w:ascii="Times New Roman" w:eastAsia="Times New Roman" w:hAnsi="Times New Roman" w:cs="Times New Roman"/>
                    <w:color w:val="0000FF"/>
                    <w:sz w:val="18"/>
                    <w:szCs w:val="18"/>
                  </w:rPr>
                </w:rPrChange>
              </w:rPr>
            </w:pPr>
            <w:ins w:id="1119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13B70" w14:textId="77777777" w:rsidR="00445F38" w:rsidRPr="00652DEA" w:rsidRDefault="00445F38" w:rsidP="00445F38">
            <w:pPr>
              <w:jc w:val="center"/>
              <w:rPr>
                <w:ins w:id="11193" w:author="Xuning Wei12232" w:date="2026-10-16T09:35:00Z"/>
                <w:rFonts w:ascii="Times New Roman" w:eastAsia="Times New Roman" w:hAnsi="Times New Roman" w:cs="Times New Roman"/>
                <w:sz w:val="18"/>
                <w:szCs w:val="18"/>
                <w:rPrChange w:id="11194" w:author="Xuning Wei12232" w:date="2026-10-24T11:11:00Z">
                  <w:rPr>
                    <w:ins w:id="11195" w:author="Xuning Wei12232" w:date="2026-10-16T09:35:00Z"/>
                    <w:rFonts w:ascii="Times New Roman" w:eastAsia="Times New Roman" w:hAnsi="Times New Roman" w:cs="Times New Roman"/>
                    <w:color w:val="0000FF"/>
                    <w:sz w:val="18"/>
                    <w:szCs w:val="18"/>
                  </w:rPr>
                </w:rPrChange>
              </w:rPr>
            </w:pPr>
            <w:ins w:id="11196"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3A63B" w14:textId="77777777" w:rsidR="00445F38" w:rsidRPr="00652DEA" w:rsidRDefault="00445F38" w:rsidP="00445F38">
            <w:pPr>
              <w:jc w:val="center"/>
              <w:rPr>
                <w:ins w:id="11197" w:author="Xuning Wei12232" w:date="2026-10-16T09:35:00Z"/>
                <w:rFonts w:ascii="Times New Roman" w:eastAsiaTheme="minorEastAsia" w:hAnsi="Times New Roman" w:cs="Times New Roman"/>
                <w:sz w:val="18"/>
                <w:szCs w:val="18"/>
                <w:lang w:eastAsia="zh-CN"/>
                <w:rPrChange w:id="11198" w:author="Xuning Wei12232" w:date="2026-10-24T11:11:00Z">
                  <w:rPr>
                    <w:ins w:id="11199" w:author="Xuning Wei12232" w:date="2026-10-16T09:35:00Z"/>
                    <w:rFonts w:ascii="Times New Roman" w:eastAsiaTheme="minorEastAsia" w:hAnsi="Times New Roman" w:cs="Times New Roman"/>
                    <w:b/>
                    <w:color w:val="0000FF"/>
                    <w:sz w:val="18"/>
                    <w:szCs w:val="18"/>
                    <w:lang w:eastAsia="zh-CN"/>
                  </w:rPr>
                </w:rPrChange>
              </w:rPr>
            </w:pPr>
            <w:ins w:id="11200"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476357" w14:textId="20F6F24B" w:rsidR="00445F38" w:rsidRPr="004D39F4" w:rsidRDefault="004D39F4" w:rsidP="00DA14CC">
            <w:pPr>
              <w:jc w:val="center"/>
              <w:rPr>
                <w:ins w:id="11201" w:author="Xuning Wei12232" w:date="2026-10-16T09:35:00Z"/>
                <w:rFonts w:ascii="Times New Roman" w:eastAsiaTheme="minorEastAsia" w:hAnsi="Times New Roman" w:cs="Times New Roman"/>
                <w:bCs w:val="0"/>
                <w:color w:val="0000FF"/>
                <w:sz w:val="18"/>
                <w:szCs w:val="18"/>
                <w:lang w:eastAsia="zh-CN"/>
                <w:rPrChange w:id="11202" w:author="Xuning Wei12232" w:date="2026-10-24T11:11:00Z">
                  <w:rPr>
                    <w:ins w:id="11203"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Theme="minorEastAsia" w:hAnsi="Times New Roman" w:cs="Times New Roman"/>
                <w:b/>
                <w:bCs w:val="0"/>
                <w:color w:val="0000FF"/>
                <w:sz w:val="18"/>
                <w:szCs w:val="18"/>
                <w:lang w:eastAsia="zh-CN"/>
              </w:rPr>
              <w:t>16 -26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DED5" w14:textId="77777777" w:rsidR="00445F38" w:rsidRPr="00652DEA" w:rsidRDefault="00445F38" w:rsidP="00445F38">
            <w:pPr>
              <w:jc w:val="center"/>
              <w:rPr>
                <w:ins w:id="11204" w:author="Xuning Wei12232" w:date="2026-10-16T09:35:00Z"/>
                <w:rFonts w:ascii="Times New Roman" w:eastAsia="Times New Roman" w:hAnsi="Times New Roman" w:cs="Times New Roman"/>
                <w:sz w:val="18"/>
                <w:szCs w:val="18"/>
                <w:rPrChange w:id="11205" w:author="Xuning Wei12232" w:date="2026-10-24T11:11:00Z">
                  <w:rPr>
                    <w:ins w:id="11206" w:author="Xuning Wei12232" w:date="2026-10-16T09:35:00Z"/>
                    <w:rFonts w:ascii="Times New Roman" w:eastAsia="Times New Roman" w:hAnsi="Times New Roman" w:cs="Times New Roman"/>
                    <w:color w:val="0000FF"/>
                    <w:sz w:val="18"/>
                    <w:szCs w:val="18"/>
                  </w:rPr>
                </w:rPrChange>
              </w:rPr>
            </w:pPr>
            <w:ins w:id="11207" w:author="Xuning Wei12232" w:date="2026-10-23T19:24:00Z">
              <w:r>
                <w:rPr>
                  <w:rFonts w:ascii="Times New Roman" w:eastAsia="等线" w:hAnsi="Times New Roman" w:cs="Times New Roman"/>
                  <w:bCs w:val="0"/>
                  <w:sz w:val="18"/>
                  <w:szCs w:val="18"/>
                  <w:rPrChange w:id="1120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32434A0" w14:textId="77777777" w:rsidR="00445F38" w:rsidRPr="00652DEA" w:rsidRDefault="00445F38" w:rsidP="00445F38">
            <w:pPr>
              <w:jc w:val="center"/>
              <w:rPr>
                <w:ins w:id="11209" w:author="Xuning Wei12232" w:date="2026-10-16T09:36:00Z"/>
                <w:rFonts w:ascii="Times New Roman" w:eastAsia="等线" w:hAnsi="Times New Roman" w:cs="Times New Roman"/>
                <w:bCs w:val="0"/>
                <w:sz w:val="18"/>
                <w:szCs w:val="18"/>
                <w:rPrChange w:id="11210" w:author="Xuning Wei12232" w:date="2026-10-24T11:11:00Z">
                  <w:rPr>
                    <w:ins w:id="1121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328BB07" w14:textId="77777777" w:rsidR="00445F38" w:rsidRPr="00652DEA" w:rsidRDefault="00445F38" w:rsidP="00445F38">
            <w:pPr>
              <w:jc w:val="center"/>
              <w:rPr>
                <w:ins w:id="11212" w:author="Xuning Wei12232" w:date="2026-10-16T09:36:00Z"/>
                <w:rFonts w:ascii="Times New Roman" w:eastAsia="等线" w:hAnsi="Times New Roman" w:cs="Times New Roman"/>
                <w:bCs w:val="0"/>
                <w:sz w:val="18"/>
                <w:szCs w:val="18"/>
                <w:rPrChange w:id="11213" w:author="Xuning Wei12232" w:date="2026-10-24T11:11:00Z">
                  <w:rPr>
                    <w:ins w:id="1121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6AC6DA" w14:textId="77777777" w:rsidR="00445F38" w:rsidRPr="00652DEA" w:rsidRDefault="00445F38" w:rsidP="00445F38">
            <w:pPr>
              <w:jc w:val="center"/>
              <w:rPr>
                <w:ins w:id="11215" w:author="Xuning Wei12232" w:date="2026-10-16T09:36:00Z"/>
                <w:rFonts w:ascii="Times New Roman" w:eastAsia="等线" w:hAnsi="Times New Roman" w:cs="Times New Roman"/>
                <w:bCs w:val="0"/>
                <w:sz w:val="18"/>
                <w:szCs w:val="18"/>
                <w:rPrChange w:id="11216" w:author="Xuning Wei12232" w:date="2026-10-24T11:11:00Z">
                  <w:rPr>
                    <w:ins w:id="11217" w:author="Xuning Wei12232" w:date="2026-10-16T09:36:00Z"/>
                    <w:rFonts w:ascii="Times New Roman" w:eastAsia="等线" w:hAnsi="Times New Roman" w:cs="Times New Roman"/>
                    <w:b/>
                    <w:bCs w:val="0"/>
                    <w:color w:val="0000FF"/>
                    <w:sz w:val="18"/>
                    <w:szCs w:val="18"/>
                  </w:rPr>
                </w:rPrChange>
              </w:rPr>
            </w:pPr>
          </w:p>
        </w:tc>
      </w:tr>
      <w:tr w:rsidR="00445F38" w14:paraId="0253FFD8" w14:textId="77777777" w:rsidTr="1E39021E">
        <w:trPr>
          <w:trHeight w:val="330"/>
          <w:ins w:id="11218" w:author="Xuning Wei12232" w:date="2026-10-16T09:35:00Z"/>
        </w:trPr>
        <w:tc>
          <w:tcPr>
            <w:tcW w:w="390" w:type="pct"/>
            <w:vMerge/>
            <w:tcMar>
              <w:left w:w="108" w:type="dxa"/>
              <w:right w:w="108" w:type="dxa"/>
            </w:tcMar>
            <w:vAlign w:val="center"/>
          </w:tcPr>
          <w:p w14:paraId="38AA98D6" w14:textId="77777777" w:rsidR="00445F38" w:rsidRPr="00652DEA" w:rsidRDefault="00445F38">
            <w:pPr>
              <w:jc w:val="center"/>
              <w:rPr>
                <w:ins w:id="11219" w:author="Xuning Wei12232" w:date="2026-10-16T09:35:00Z"/>
                <w:rFonts w:ascii="Times New Roman" w:hAnsi="Times New Roman" w:cs="Times New Roman"/>
                <w:sz w:val="18"/>
                <w:szCs w:val="18"/>
                <w:rPrChange w:id="11220" w:author="Xuning Wei12232" w:date="2026-10-24T11:11:00Z">
                  <w:rPr>
                    <w:ins w:id="11221" w:author="Xuning Wei12232" w:date="2026-10-16T09:35:00Z"/>
                    <w:color w:val="0000FF"/>
                  </w:rPr>
                </w:rPrChange>
              </w:rPr>
              <w:pPrChange w:id="1122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51E135" w14:textId="77777777" w:rsidR="00445F38" w:rsidRPr="00652DEA" w:rsidRDefault="00445F38">
            <w:pPr>
              <w:jc w:val="center"/>
              <w:rPr>
                <w:ins w:id="11223" w:author="Xuning Wei12232" w:date="2026-10-16T09:35:00Z"/>
                <w:rFonts w:ascii="Times New Roman" w:eastAsia="Times New Roman" w:hAnsi="Times New Roman" w:cs="Times New Roman"/>
                <w:sz w:val="18"/>
                <w:szCs w:val="18"/>
                <w:rPrChange w:id="11224" w:author="Xuning Wei12232" w:date="2026-10-24T11:11:00Z">
                  <w:rPr>
                    <w:ins w:id="11225" w:author="Xuning Wei12232" w:date="2026-10-16T09:35:00Z"/>
                    <w:rFonts w:ascii="Times New Roman" w:eastAsia="Times New Roman" w:hAnsi="Times New Roman" w:cs="Times New Roman"/>
                    <w:color w:val="0000FF"/>
                    <w:sz w:val="18"/>
                    <w:szCs w:val="18"/>
                  </w:rPr>
                </w:rPrChange>
              </w:rPr>
              <w:pPrChange w:id="11226" w:author="Xuning Wei12232" w:date="2026-10-20T22:47:00Z">
                <w:pPr/>
              </w:pPrChange>
            </w:pPr>
            <w:ins w:id="11227" w:author="Xuning Wei12232" w:date="2026-10-23T19:24:00Z">
              <w:r>
                <w:rPr>
                  <w:rFonts w:ascii="Times New Roman" w:hAnsi="Times New Roman" w:cs="Times New Roman"/>
                  <w:sz w:val="18"/>
                  <w:szCs w:val="18"/>
                </w:rPr>
                <w:t>Dissolution jacket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28A8E4B6" w14:textId="77777777" w:rsidR="00445F38" w:rsidRPr="00652DEA" w:rsidRDefault="00445F38" w:rsidP="00445F38">
            <w:pPr>
              <w:jc w:val="center"/>
              <w:rPr>
                <w:ins w:id="11228" w:author="Xuning Wei12232" w:date="2026-10-16T09:35:00Z"/>
                <w:rFonts w:ascii="Times New Roman" w:eastAsia="Times New Roman" w:hAnsi="Times New Roman" w:cs="Times New Roman"/>
                <w:sz w:val="18"/>
                <w:szCs w:val="18"/>
                <w:rPrChange w:id="11229" w:author="Xuning Wei12232" w:date="2026-10-24T11:11:00Z">
                  <w:rPr>
                    <w:ins w:id="11230" w:author="Xuning Wei12232" w:date="2026-10-16T09:35:00Z"/>
                    <w:rFonts w:ascii="Times New Roman" w:eastAsia="Times New Roman" w:hAnsi="Times New Roman" w:cs="Times New Roman"/>
                    <w:color w:val="0000FF"/>
                    <w:sz w:val="18"/>
                    <w:szCs w:val="18"/>
                  </w:rPr>
                </w:rPrChange>
              </w:rPr>
            </w:pPr>
            <w:ins w:id="1123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57D3E" w14:textId="77777777" w:rsidR="00445F38" w:rsidRPr="00652DEA" w:rsidRDefault="00445F38" w:rsidP="00445F38">
            <w:pPr>
              <w:jc w:val="center"/>
              <w:rPr>
                <w:ins w:id="11232" w:author="Xuning Wei12232" w:date="2026-10-16T09:35:00Z"/>
                <w:rFonts w:ascii="Times New Roman" w:eastAsia="Times New Roman" w:hAnsi="Times New Roman" w:cs="Times New Roman"/>
                <w:sz w:val="18"/>
                <w:szCs w:val="18"/>
                <w:rPrChange w:id="11233" w:author="Xuning Wei12232" w:date="2026-10-24T11:11:00Z">
                  <w:rPr>
                    <w:ins w:id="11234" w:author="Xuning Wei12232" w:date="2026-10-16T09:35:00Z"/>
                    <w:rFonts w:ascii="Times New Roman" w:eastAsia="Times New Roman" w:hAnsi="Times New Roman" w:cs="Times New Roman"/>
                    <w:color w:val="0000FF"/>
                    <w:sz w:val="18"/>
                    <w:szCs w:val="18"/>
                  </w:rPr>
                </w:rPrChange>
              </w:rPr>
            </w:pPr>
            <w:ins w:id="11235"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03196" w14:textId="77777777" w:rsidR="00445F38" w:rsidRPr="00652DEA" w:rsidRDefault="00445F38" w:rsidP="00445F38">
            <w:pPr>
              <w:jc w:val="center"/>
              <w:rPr>
                <w:ins w:id="11236" w:author="Xuning Wei12232" w:date="2026-10-16T09:35:00Z"/>
                <w:rFonts w:ascii="Times New Roman" w:eastAsiaTheme="minorEastAsia" w:hAnsi="Times New Roman" w:cs="Times New Roman"/>
                <w:b/>
                <w:sz w:val="18"/>
                <w:szCs w:val="18"/>
                <w:lang w:eastAsia="zh-CN"/>
                <w:rPrChange w:id="11237" w:author="Xuning Wei12232" w:date="2026-10-24T11:11:00Z">
                  <w:rPr>
                    <w:ins w:id="11238" w:author="Xuning Wei12232" w:date="2026-10-16T09:35:00Z"/>
                    <w:rFonts w:ascii="Times New Roman" w:eastAsiaTheme="minorEastAsia" w:hAnsi="Times New Roman" w:cs="Times New Roman"/>
                    <w:b/>
                    <w:color w:val="0000FF"/>
                    <w:sz w:val="18"/>
                    <w:szCs w:val="18"/>
                    <w:lang w:eastAsia="zh-CN"/>
                  </w:rPr>
                </w:rPrChange>
              </w:rPr>
            </w:pPr>
            <w:ins w:id="11239"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83A710" w14:textId="5BBDCF07" w:rsidR="00445F38" w:rsidRPr="004D39F4" w:rsidRDefault="00445F38" w:rsidP="004D39F4">
            <w:pPr>
              <w:jc w:val="center"/>
              <w:rPr>
                <w:ins w:id="11240" w:author="Xuning Wei12232" w:date="2026-10-16T09:35:00Z"/>
                <w:rFonts w:ascii="Times New Roman" w:eastAsia="Times New Roman" w:hAnsi="Times New Roman" w:cs="Times New Roman"/>
                <w:b/>
                <w:bCs w:val="0"/>
                <w:color w:val="0000FF"/>
                <w:sz w:val="18"/>
                <w:szCs w:val="18"/>
                <w:rPrChange w:id="11241" w:author="Xuning Wei12232" w:date="2026-10-24T11:11:00Z">
                  <w:rPr>
                    <w:ins w:id="11242" w:author="Xuning Wei12232" w:date="2026-10-16T09:35:00Z"/>
                    <w:rFonts w:ascii="Times New Roman" w:eastAsia="Times New Roman" w:hAnsi="Times New Roman" w:cs="Times New Roman"/>
                    <w:bCs w:val="0"/>
                    <w:color w:val="0000FF"/>
                    <w:sz w:val="18"/>
                    <w:szCs w:val="18"/>
                  </w:rPr>
                </w:rPrChange>
              </w:rPr>
            </w:pPr>
            <w:ins w:id="11243" w:author="Xuning Wei12232" w:date="2026-10-23T19:24:00Z">
              <w:r w:rsidRPr="004D39F4">
                <w:rPr>
                  <w:rFonts w:ascii="Times New Roman" w:eastAsiaTheme="minorEastAsia" w:hAnsi="Times New Roman" w:cs="Times New Roman"/>
                  <w:b/>
                  <w:bCs w:val="0"/>
                  <w:color w:val="0000FF"/>
                  <w:sz w:val="18"/>
                  <w:szCs w:val="18"/>
                  <w:lang w:eastAsia="zh-CN"/>
                </w:rPr>
                <w:t>1</w:t>
              </w:r>
            </w:ins>
            <w:r w:rsidR="004D39F4" w:rsidRPr="004D39F4">
              <w:rPr>
                <w:rFonts w:ascii="Times New Roman" w:eastAsiaTheme="minorEastAsia" w:hAnsi="Times New Roman" w:cs="Times New Roman"/>
                <w:b/>
                <w:bCs w:val="0"/>
                <w:color w:val="0000FF"/>
                <w:sz w:val="18"/>
                <w:szCs w:val="18"/>
                <w:lang w:eastAsia="zh-CN"/>
              </w:rPr>
              <w:t>6 - 23</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43E80F" w14:textId="77777777" w:rsidR="00445F38" w:rsidRPr="00652DEA" w:rsidRDefault="00445F38" w:rsidP="00445F38">
            <w:pPr>
              <w:jc w:val="center"/>
              <w:rPr>
                <w:ins w:id="11244" w:author="Xuning Wei12232" w:date="2026-10-16T09:35:00Z"/>
                <w:rFonts w:ascii="Times New Roman" w:eastAsia="Times New Roman" w:hAnsi="Times New Roman" w:cs="Times New Roman"/>
                <w:sz w:val="18"/>
                <w:szCs w:val="18"/>
                <w:rPrChange w:id="11245" w:author="Xuning Wei12232" w:date="2026-10-24T11:11:00Z">
                  <w:rPr>
                    <w:ins w:id="11246" w:author="Xuning Wei12232" w:date="2026-10-16T09:35:00Z"/>
                    <w:rFonts w:ascii="Times New Roman" w:eastAsia="Times New Roman" w:hAnsi="Times New Roman" w:cs="Times New Roman"/>
                    <w:color w:val="0000FF"/>
                    <w:sz w:val="18"/>
                    <w:szCs w:val="18"/>
                  </w:rPr>
                </w:rPrChange>
              </w:rPr>
            </w:pPr>
            <w:ins w:id="11247" w:author="Xuning Wei12232" w:date="2026-10-23T19:24:00Z">
              <w:r>
                <w:rPr>
                  <w:rFonts w:ascii="Times New Roman" w:eastAsia="等线" w:hAnsi="Times New Roman" w:cs="Times New Roman"/>
                  <w:bCs w:val="0"/>
                  <w:sz w:val="18"/>
                  <w:szCs w:val="18"/>
                  <w:rPrChange w:id="11248"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65A1408" w14:textId="77777777" w:rsidR="00445F38" w:rsidRPr="00652DEA" w:rsidRDefault="00445F38" w:rsidP="00445F38">
            <w:pPr>
              <w:jc w:val="center"/>
              <w:rPr>
                <w:ins w:id="11249" w:author="Xuning Wei12232" w:date="2026-10-16T09:36:00Z"/>
                <w:rFonts w:ascii="Times New Roman" w:eastAsia="等线" w:hAnsi="Times New Roman" w:cs="Times New Roman"/>
                <w:bCs w:val="0"/>
                <w:sz w:val="18"/>
                <w:szCs w:val="18"/>
                <w:rPrChange w:id="11250" w:author="Xuning Wei12232" w:date="2026-10-24T11:11:00Z">
                  <w:rPr>
                    <w:ins w:id="11251"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1049383" w14:textId="77777777" w:rsidR="00445F38" w:rsidRPr="00652DEA" w:rsidRDefault="00445F38" w:rsidP="00445F38">
            <w:pPr>
              <w:jc w:val="center"/>
              <w:rPr>
                <w:ins w:id="11252" w:author="Xuning Wei12232" w:date="2026-10-16T09:36:00Z"/>
                <w:rFonts w:ascii="Times New Roman" w:eastAsia="等线" w:hAnsi="Times New Roman" w:cs="Times New Roman"/>
                <w:bCs w:val="0"/>
                <w:sz w:val="18"/>
                <w:szCs w:val="18"/>
                <w:rPrChange w:id="11253" w:author="Xuning Wei12232" w:date="2026-10-24T11:11:00Z">
                  <w:rPr>
                    <w:ins w:id="11254"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D16AC41" w14:textId="77777777" w:rsidR="00445F38" w:rsidRPr="00652DEA" w:rsidRDefault="00445F38" w:rsidP="00445F38">
            <w:pPr>
              <w:jc w:val="center"/>
              <w:rPr>
                <w:ins w:id="11255" w:author="Xuning Wei12232" w:date="2026-10-16T09:36:00Z"/>
                <w:rFonts w:ascii="Times New Roman" w:eastAsia="等线" w:hAnsi="Times New Roman" w:cs="Times New Roman"/>
                <w:bCs w:val="0"/>
                <w:sz w:val="18"/>
                <w:szCs w:val="18"/>
                <w:rPrChange w:id="11256" w:author="Xuning Wei12232" w:date="2026-10-24T11:11:00Z">
                  <w:rPr>
                    <w:ins w:id="11257" w:author="Xuning Wei12232" w:date="2026-10-16T09:36:00Z"/>
                    <w:rFonts w:ascii="Times New Roman" w:eastAsia="等线" w:hAnsi="Times New Roman" w:cs="Times New Roman"/>
                    <w:b/>
                    <w:bCs w:val="0"/>
                    <w:color w:val="0000FF"/>
                    <w:sz w:val="18"/>
                    <w:szCs w:val="18"/>
                  </w:rPr>
                </w:rPrChange>
              </w:rPr>
            </w:pPr>
          </w:p>
        </w:tc>
      </w:tr>
      <w:tr w:rsidR="00445F38" w14:paraId="50C73458" w14:textId="77777777" w:rsidTr="1E39021E">
        <w:trPr>
          <w:trHeight w:val="330"/>
          <w:ins w:id="11258" w:author="Xuning Wei12232" w:date="2026-10-16T09:35:00Z"/>
        </w:trPr>
        <w:tc>
          <w:tcPr>
            <w:tcW w:w="390" w:type="pct"/>
            <w:vMerge/>
            <w:tcMar>
              <w:left w:w="108" w:type="dxa"/>
              <w:right w:w="108" w:type="dxa"/>
            </w:tcMar>
            <w:vAlign w:val="center"/>
          </w:tcPr>
          <w:p w14:paraId="12A4EA11" w14:textId="77777777" w:rsidR="00445F38" w:rsidRPr="00652DEA" w:rsidRDefault="00445F38">
            <w:pPr>
              <w:jc w:val="center"/>
              <w:rPr>
                <w:ins w:id="11259" w:author="Xuning Wei12232" w:date="2026-10-16T09:35:00Z"/>
                <w:rFonts w:ascii="Times New Roman" w:hAnsi="Times New Roman" w:cs="Times New Roman"/>
                <w:sz w:val="18"/>
                <w:szCs w:val="18"/>
                <w:rPrChange w:id="11260" w:author="Xuning Wei12232" w:date="2026-10-24T11:11:00Z">
                  <w:rPr>
                    <w:ins w:id="11261" w:author="Xuning Wei12232" w:date="2026-10-16T09:35:00Z"/>
                    <w:color w:val="0000FF"/>
                  </w:rPr>
                </w:rPrChange>
              </w:rPr>
              <w:pPrChange w:id="11262"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9FC9D" w14:textId="77777777" w:rsidR="00445F38" w:rsidRPr="00652DEA" w:rsidRDefault="00445F38">
            <w:pPr>
              <w:jc w:val="center"/>
              <w:rPr>
                <w:ins w:id="11263" w:author="Xuning Wei12232" w:date="2026-10-16T09:35:00Z"/>
                <w:rFonts w:ascii="Times New Roman" w:eastAsia="Times New Roman" w:hAnsi="Times New Roman" w:cs="Times New Roman"/>
                <w:sz w:val="18"/>
                <w:szCs w:val="18"/>
                <w:rPrChange w:id="11264" w:author="Xuning Wei12232" w:date="2026-10-24T11:11:00Z">
                  <w:rPr>
                    <w:ins w:id="11265" w:author="Xuning Wei12232" w:date="2026-10-16T09:35:00Z"/>
                    <w:rFonts w:ascii="Times New Roman" w:eastAsia="Times New Roman" w:hAnsi="Times New Roman" w:cs="Times New Roman"/>
                    <w:color w:val="0000FF"/>
                    <w:sz w:val="18"/>
                    <w:szCs w:val="18"/>
                  </w:rPr>
                </w:rPrChange>
              </w:rPr>
              <w:pPrChange w:id="11266" w:author="Xuning Wei12232" w:date="2026-10-20T22:47:00Z">
                <w:pPr/>
              </w:pPrChange>
            </w:pPr>
            <w:ins w:id="11267" w:author="Xuning Wei12232" w:date="2026-10-23T19:24:00Z">
              <w:r>
                <w:rPr>
                  <w:rFonts w:ascii="Times New Roman" w:hAnsi="Times New Roman" w:cs="Times New Roman"/>
                  <w:sz w:val="18"/>
                  <w:szCs w:val="18"/>
                </w:rPr>
                <w:t>Dissolution jacket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96099FA" w14:textId="77777777" w:rsidR="00445F38" w:rsidRPr="00652DEA" w:rsidRDefault="00445F38" w:rsidP="00445F38">
            <w:pPr>
              <w:jc w:val="center"/>
              <w:rPr>
                <w:ins w:id="11268" w:author="Xuning Wei12232" w:date="2026-10-16T09:35:00Z"/>
                <w:rFonts w:ascii="Times New Roman" w:eastAsia="Times New Roman" w:hAnsi="Times New Roman" w:cs="Times New Roman"/>
                <w:sz w:val="18"/>
                <w:szCs w:val="18"/>
                <w:rPrChange w:id="11269" w:author="Xuning Wei12232" w:date="2026-10-24T11:11:00Z">
                  <w:rPr>
                    <w:ins w:id="11270" w:author="Xuning Wei12232" w:date="2026-10-16T09:35:00Z"/>
                    <w:rFonts w:ascii="Times New Roman" w:eastAsia="Times New Roman" w:hAnsi="Times New Roman" w:cs="Times New Roman"/>
                    <w:color w:val="0000FF"/>
                    <w:sz w:val="18"/>
                    <w:szCs w:val="18"/>
                  </w:rPr>
                </w:rPrChange>
              </w:rPr>
            </w:pPr>
            <w:ins w:id="1127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779F8" w14:textId="77777777" w:rsidR="00445F38" w:rsidRPr="00652DEA" w:rsidRDefault="00445F38" w:rsidP="00445F38">
            <w:pPr>
              <w:jc w:val="center"/>
              <w:rPr>
                <w:ins w:id="11272" w:author="Xuning Wei12232" w:date="2026-10-16T09:35:00Z"/>
                <w:rFonts w:ascii="Times New Roman" w:eastAsia="等线" w:hAnsi="Times New Roman" w:cs="Times New Roman"/>
                <w:bCs w:val="0"/>
                <w:sz w:val="18"/>
                <w:szCs w:val="18"/>
                <w:rPrChange w:id="11273" w:author="Xuning Wei12232" w:date="2026-10-24T11:11:00Z">
                  <w:rPr>
                    <w:ins w:id="11274" w:author="Xuning Wei12232" w:date="2026-10-16T09:35:00Z"/>
                    <w:rFonts w:ascii="Times New Roman" w:eastAsia="Times New Roman" w:hAnsi="Times New Roman" w:cs="Times New Roman"/>
                    <w:color w:val="0000FF"/>
                    <w:sz w:val="18"/>
                    <w:szCs w:val="18"/>
                  </w:rPr>
                </w:rPrChange>
              </w:rPr>
            </w:pPr>
            <w:ins w:id="11275"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F64A1C" w14:textId="77777777" w:rsidR="00445F38" w:rsidRPr="00652DEA" w:rsidRDefault="00445F38" w:rsidP="00445F38">
            <w:pPr>
              <w:jc w:val="center"/>
              <w:rPr>
                <w:ins w:id="11276" w:author="Xuning Wei12232" w:date="2026-10-16T09:35:00Z"/>
                <w:rFonts w:ascii="Times New Roman" w:eastAsia="Times New Roman" w:hAnsi="Times New Roman" w:cs="Times New Roman"/>
                <w:sz w:val="18"/>
                <w:szCs w:val="18"/>
                <w:rPrChange w:id="11277" w:author="Xuning Wei12232" w:date="2026-10-24T11:11:00Z">
                  <w:rPr>
                    <w:ins w:id="11278" w:author="Xuning Wei12232" w:date="2026-10-16T09:35:00Z"/>
                    <w:rFonts w:ascii="Times New Roman" w:eastAsia="Times New Roman" w:hAnsi="Times New Roman" w:cs="Times New Roman"/>
                    <w:b/>
                    <w:color w:val="0000FF"/>
                    <w:sz w:val="18"/>
                    <w:szCs w:val="18"/>
                  </w:rPr>
                </w:rPrChange>
              </w:rPr>
            </w:pPr>
            <w:ins w:id="11279"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D0B76" w14:textId="2C98E2CC" w:rsidR="00445F38" w:rsidRPr="00652DEA" w:rsidRDefault="004D39F4" w:rsidP="00DA14CC">
            <w:pPr>
              <w:jc w:val="center"/>
              <w:rPr>
                <w:ins w:id="11280" w:author="Xuning Wei12232" w:date="2026-10-16T09:35:00Z"/>
                <w:rFonts w:ascii="Times New Roman" w:eastAsiaTheme="minorEastAsia" w:hAnsi="Times New Roman" w:cs="Times New Roman"/>
                <w:bCs w:val="0"/>
                <w:sz w:val="18"/>
                <w:szCs w:val="18"/>
                <w:lang w:eastAsia="zh-CN"/>
                <w:rPrChange w:id="11281" w:author="Xuning Wei12232" w:date="2026-10-24T11:11:00Z">
                  <w:rPr>
                    <w:ins w:id="11282"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Theme="minorEastAsia" w:hAnsi="Times New Roman" w:cs="Times New Roman"/>
                <w:b/>
                <w:bCs w:val="0"/>
                <w:color w:val="0000FF"/>
                <w:sz w:val="18"/>
                <w:szCs w:val="18"/>
                <w:lang w:eastAsia="zh-CN"/>
              </w:rPr>
              <w:t>16 -24</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83651" w14:textId="77777777" w:rsidR="00445F38" w:rsidRPr="00652DEA" w:rsidRDefault="00445F38" w:rsidP="00445F38">
            <w:pPr>
              <w:jc w:val="center"/>
              <w:rPr>
                <w:ins w:id="11283" w:author="Xuning Wei12232" w:date="2026-10-16T09:35:00Z"/>
                <w:rFonts w:ascii="Times New Roman" w:eastAsia="Times New Roman" w:hAnsi="Times New Roman" w:cs="Times New Roman"/>
                <w:sz w:val="18"/>
                <w:szCs w:val="18"/>
                <w:rPrChange w:id="11284" w:author="Xuning Wei12232" w:date="2026-10-24T11:11:00Z">
                  <w:rPr>
                    <w:ins w:id="11285" w:author="Xuning Wei12232" w:date="2026-10-16T09:35:00Z"/>
                    <w:rFonts w:ascii="Times New Roman" w:eastAsia="Times New Roman" w:hAnsi="Times New Roman" w:cs="Times New Roman"/>
                    <w:color w:val="0000FF"/>
                    <w:sz w:val="18"/>
                    <w:szCs w:val="18"/>
                  </w:rPr>
                </w:rPrChange>
              </w:rPr>
            </w:pPr>
            <w:ins w:id="11286" w:author="Xuning Wei12232" w:date="2026-10-23T19:24:00Z">
              <w:r>
                <w:rPr>
                  <w:rFonts w:ascii="Times New Roman" w:eastAsia="等线" w:hAnsi="Times New Roman" w:cs="Times New Roman"/>
                  <w:bCs w:val="0"/>
                  <w:sz w:val="18"/>
                  <w:szCs w:val="18"/>
                  <w:rPrChange w:id="11287"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1EA135" w14:textId="77777777" w:rsidR="00445F38" w:rsidRPr="00652DEA" w:rsidRDefault="00445F38" w:rsidP="00445F38">
            <w:pPr>
              <w:jc w:val="center"/>
              <w:rPr>
                <w:ins w:id="11288" w:author="Xuning Wei12232" w:date="2026-10-16T09:36:00Z"/>
                <w:rFonts w:ascii="Times New Roman" w:eastAsia="等线" w:hAnsi="Times New Roman" w:cs="Times New Roman"/>
                <w:bCs w:val="0"/>
                <w:sz w:val="18"/>
                <w:szCs w:val="18"/>
                <w:rPrChange w:id="11289" w:author="Xuning Wei12232" w:date="2026-10-24T11:11:00Z">
                  <w:rPr>
                    <w:ins w:id="11290"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717D39" w14:textId="77777777" w:rsidR="00445F38" w:rsidRPr="00652DEA" w:rsidRDefault="00445F38" w:rsidP="00445F38">
            <w:pPr>
              <w:jc w:val="center"/>
              <w:rPr>
                <w:ins w:id="11291" w:author="Xuning Wei12232" w:date="2026-10-16T09:36:00Z"/>
                <w:rFonts w:ascii="Times New Roman" w:eastAsia="等线" w:hAnsi="Times New Roman" w:cs="Times New Roman"/>
                <w:bCs w:val="0"/>
                <w:sz w:val="18"/>
                <w:szCs w:val="18"/>
                <w:rPrChange w:id="11292" w:author="Xuning Wei12232" w:date="2026-10-24T11:11:00Z">
                  <w:rPr>
                    <w:ins w:id="11293"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38A720" w14:textId="77777777" w:rsidR="00445F38" w:rsidRPr="00652DEA" w:rsidRDefault="00445F38" w:rsidP="00445F38">
            <w:pPr>
              <w:jc w:val="center"/>
              <w:rPr>
                <w:ins w:id="11294" w:author="Xuning Wei12232" w:date="2026-10-16T09:36:00Z"/>
                <w:rFonts w:ascii="Times New Roman" w:eastAsia="等线" w:hAnsi="Times New Roman" w:cs="Times New Roman"/>
                <w:bCs w:val="0"/>
                <w:sz w:val="18"/>
                <w:szCs w:val="18"/>
                <w:rPrChange w:id="11295" w:author="Xuning Wei12232" w:date="2026-10-24T11:11:00Z">
                  <w:rPr>
                    <w:ins w:id="11296" w:author="Xuning Wei12232" w:date="2026-10-16T09:36:00Z"/>
                    <w:rFonts w:ascii="Times New Roman" w:eastAsia="等线" w:hAnsi="Times New Roman" w:cs="Times New Roman"/>
                    <w:b/>
                    <w:bCs w:val="0"/>
                    <w:color w:val="0000FF"/>
                    <w:sz w:val="18"/>
                    <w:szCs w:val="18"/>
                  </w:rPr>
                </w:rPrChange>
              </w:rPr>
            </w:pPr>
          </w:p>
        </w:tc>
      </w:tr>
      <w:tr w:rsidR="00445F38" w14:paraId="419FF1F8" w14:textId="77777777" w:rsidTr="1E39021E">
        <w:trPr>
          <w:trHeight w:val="330"/>
          <w:ins w:id="11297" w:author="Xuning Wei12232" w:date="2026-10-16T09:35:00Z"/>
        </w:trPr>
        <w:tc>
          <w:tcPr>
            <w:tcW w:w="390" w:type="pct"/>
            <w:vMerge/>
            <w:tcMar>
              <w:left w:w="108" w:type="dxa"/>
              <w:right w:w="108" w:type="dxa"/>
            </w:tcMar>
            <w:vAlign w:val="center"/>
          </w:tcPr>
          <w:p w14:paraId="61DAA4D5" w14:textId="77777777" w:rsidR="00445F38" w:rsidRPr="00652DEA" w:rsidRDefault="00445F38">
            <w:pPr>
              <w:jc w:val="center"/>
              <w:rPr>
                <w:ins w:id="11298" w:author="Xuning Wei12232" w:date="2026-10-16T09:35:00Z"/>
                <w:rFonts w:ascii="Times New Roman" w:hAnsi="Times New Roman" w:cs="Times New Roman"/>
                <w:sz w:val="18"/>
                <w:szCs w:val="18"/>
                <w:rPrChange w:id="11299" w:author="Xuning Wei12232" w:date="2026-10-24T11:11:00Z">
                  <w:rPr>
                    <w:ins w:id="11300" w:author="Xuning Wei12232" w:date="2026-10-16T09:35:00Z"/>
                    <w:color w:val="0000FF"/>
                  </w:rPr>
                </w:rPrChange>
              </w:rPr>
              <w:pPrChange w:id="11301"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9DEAF" w14:textId="77777777" w:rsidR="00445F38" w:rsidRPr="00652DEA" w:rsidRDefault="00445F38">
            <w:pPr>
              <w:jc w:val="center"/>
              <w:rPr>
                <w:ins w:id="11302" w:author="Xuning Wei12232" w:date="2026-10-16T09:35:00Z"/>
                <w:rFonts w:ascii="Times New Roman" w:eastAsia="Times New Roman" w:hAnsi="Times New Roman" w:cs="Times New Roman"/>
                <w:sz w:val="18"/>
                <w:szCs w:val="18"/>
                <w:rPrChange w:id="11303" w:author="Xuning Wei12232" w:date="2026-10-24T11:11:00Z">
                  <w:rPr>
                    <w:ins w:id="11304" w:author="Xuning Wei12232" w:date="2026-10-16T09:35:00Z"/>
                    <w:rFonts w:ascii="Times New Roman" w:eastAsia="Times New Roman" w:hAnsi="Times New Roman" w:cs="Times New Roman"/>
                    <w:color w:val="0000FF"/>
                    <w:sz w:val="18"/>
                    <w:szCs w:val="18"/>
                  </w:rPr>
                </w:rPrChange>
              </w:rPr>
              <w:pPrChange w:id="11305" w:author="Xuning Wei12232" w:date="2026-10-20T22:47:00Z">
                <w:pPr/>
              </w:pPrChange>
            </w:pPr>
            <w:ins w:id="11306" w:author="Xuning Wei12232" w:date="2026-10-23T19:24:00Z">
              <w:r>
                <w:rPr>
                  <w:rFonts w:ascii="Times New Roman" w:hAnsi="Times New Roman" w:cs="Times New Roman"/>
                  <w:sz w:val="18"/>
                  <w:szCs w:val="18"/>
                </w:rPr>
                <w:t>DIC quantity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002F383" w14:textId="77777777" w:rsidR="00445F38" w:rsidRPr="00652DEA" w:rsidRDefault="00445F38" w:rsidP="00445F38">
            <w:pPr>
              <w:jc w:val="center"/>
              <w:rPr>
                <w:ins w:id="11307" w:author="Xuning Wei12232" w:date="2026-10-16T09:35:00Z"/>
                <w:rFonts w:ascii="Times New Roman" w:eastAsia="Times New Roman" w:hAnsi="Times New Roman" w:cs="Times New Roman"/>
                <w:sz w:val="18"/>
                <w:szCs w:val="18"/>
                <w:rPrChange w:id="11308" w:author="Xuning Wei12232" w:date="2026-10-24T11:11:00Z">
                  <w:rPr>
                    <w:ins w:id="11309" w:author="Xuning Wei12232" w:date="2026-10-16T09:35:00Z"/>
                    <w:rFonts w:ascii="Times New Roman" w:eastAsia="Times New Roman" w:hAnsi="Times New Roman" w:cs="Times New Roman"/>
                    <w:color w:val="0000FF"/>
                    <w:sz w:val="18"/>
                    <w:szCs w:val="18"/>
                  </w:rPr>
                </w:rPrChange>
              </w:rPr>
            </w:pPr>
            <w:ins w:id="1131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6C95" w14:textId="77777777" w:rsidR="00445F38" w:rsidRPr="00652DEA" w:rsidRDefault="00445F38" w:rsidP="00445F38">
            <w:pPr>
              <w:jc w:val="center"/>
              <w:rPr>
                <w:ins w:id="11311" w:author="Xuning Wei12232" w:date="2026-10-16T09:35:00Z"/>
                <w:rFonts w:ascii="Times New Roman" w:eastAsia="Times New Roman" w:hAnsi="Times New Roman" w:cs="Times New Roman"/>
                <w:sz w:val="18"/>
                <w:szCs w:val="18"/>
                <w:rPrChange w:id="11312" w:author="Xuning Wei12232" w:date="2026-10-24T11:11:00Z">
                  <w:rPr>
                    <w:ins w:id="11313" w:author="Xuning Wei12232" w:date="2026-10-16T09:35:00Z"/>
                    <w:rFonts w:ascii="Times New Roman" w:eastAsia="Times New Roman" w:hAnsi="Times New Roman" w:cs="Times New Roman"/>
                    <w:color w:val="0000FF"/>
                    <w:sz w:val="18"/>
                    <w:szCs w:val="18"/>
                  </w:rPr>
                </w:rPrChange>
              </w:rPr>
            </w:pPr>
            <w:ins w:id="11314"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AD2E0" w14:textId="77777777" w:rsidR="00445F38" w:rsidRPr="00652DEA" w:rsidRDefault="00445F38" w:rsidP="00445F38">
            <w:pPr>
              <w:jc w:val="center"/>
              <w:rPr>
                <w:ins w:id="11315" w:author="Xuning Wei12232" w:date="2026-10-16T09:35:00Z"/>
                <w:rFonts w:ascii="Times New Roman" w:eastAsiaTheme="minorEastAsia" w:hAnsi="Times New Roman" w:cs="Times New Roman"/>
                <w:b/>
                <w:sz w:val="18"/>
                <w:szCs w:val="18"/>
                <w:lang w:eastAsia="zh-CN"/>
                <w:rPrChange w:id="11316" w:author="Xuning Wei12232" w:date="2026-10-24T11:11:00Z">
                  <w:rPr>
                    <w:ins w:id="11317" w:author="Xuning Wei12232" w:date="2026-10-16T09:35:00Z"/>
                    <w:rFonts w:ascii="Times New Roman" w:eastAsiaTheme="minorEastAsia" w:hAnsi="Times New Roman" w:cs="Times New Roman"/>
                    <w:b/>
                    <w:color w:val="0000FF"/>
                    <w:sz w:val="18"/>
                    <w:szCs w:val="18"/>
                    <w:lang w:eastAsia="zh-CN"/>
                  </w:rPr>
                </w:rPrChange>
              </w:rPr>
            </w:pPr>
            <w:ins w:id="11318"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A56E8" w14:textId="5D052737" w:rsidR="00445F38" w:rsidRPr="00652DEA" w:rsidRDefault="00445F38" w:rsidP="00445F38">
            <w:pPr>
              <w:jc w:val="center"/>
              <w:rPr>
                <w:ins w:id="11319" w:author="Xuning Wei12232" w:date="2026-10-16T09:35:00Z"/>
                <w:rPrChange w:id="11320" w:author="Xuning Wei12232" w:date="2026-10-24T11:11:00Z">
                  <w:rPr>
                    <w:ins w:id="11321" w:author="Xuning Wei12232" w:date="2026-10-16T09:35:00Z"/>
                    <w:rFonts w:ascii="Times New Roman" w:eastAsia="Times New Roman" w:hAnsi="Times New Roman" w:cs="Times New Roman"/>
                    <w:color w:val="0000FF"/>
                    <w:sz w:val="18"/>
                    <w:szCs w:val="18"/>
                  </w:rPr>
                </w:rPrChange>
              </w:rPr>
            </w:pPr>
            <w:r w:rsidRPr="46C4D098">
              <w:rPr>
                <w:rFonts w:ascii="Times New Roman" w:eastAsiaTheme="minorEastAsia" w:hAnsi="Times New Roman" w:cs="Times New Roman"/>
                <w:b/>
                <w:sz w:val="18"/>
                <w:szCs w:val="18"/>
                <w:lang w:eastAsia="zh-CN"/>
              </w:rPr>
              <w:t>2.</w:t>
            </w:r>
            <w:r w:rsidR="008D39F5">
              <w:rPr>
                <w:rFonts w:ascii="Times New Roman" w:eastAsiaTheme="minorEastAsia" w:hAnsi="Times New Roman" w:cs="Times New Roman"/>
                <w:b/>
                <w:sz w:val="18"/>
                <w:szCs w:val="18"/>
                <w:lang w:eastAsia="zh-CN"/>
              </w:rPr>
              <w:t>09</w:t>
            </w:r>
            <w:r w:rsidRPr="46C4D098">
              <w:rPr>
                <w:rFonts w:ascii="Times New Roman" w:eastAsiaTheme="minorEastAsia" w:hAnsi="Times New Roman" w:cs="Times New Roman"/>
                <w:bCs w:val="0"/>
                <w:sz w:val="18"/>
                <w:szCs w:val="18"/>
                <w:lang w:eastAsia="zh-CN"/>
              </w:rPr>
              <w:t xml:space="preserve"> - 2.3</w:t>
            </w:r>
            <w:r w:rsidR="008D39F5">
              <w:rPr>
                <w:rFonts w:ascii="Times New Roman" w:eastAsiaTheme="minorEastAsia" w:hAnsi="Times New Roman" w:cs="Times New Roman"/>
                <w:bCs w:val="0"/>
                <w:sz w:val="18"/>
                <w:szCs w:val="18"/>
                <w:lang w:eastAsia="zh-CN"/>
              </w:rPr>
              <w:t>1</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21FCB" w14:textId="77777777" w:rsidR="00445F38" w:rsidRPr="00652DEA" w:rsidRDefault="00445F38" w:rsidP="00445F38">
            <w:pPr>
              <w:jc w:val="center"/>
              <w:rPr>
                <w:ins w:id="11322" w:author="Xuning Wei12232" w:date="2026-10-16T09:35:00Z"/>
                <w:rFonts w:ascii="Times New Roman" w:eastAsia="Times New Roman" w:hAnsi="Times New Roman" w:cs="Times New Roman"/>
                <w:sz w:val="18"/>
                <w:szCs w:val="18"/>
                <w:rPrChange w:id="11323" w:author="Xuning Wei12232" w:date="2026-10-24T11:11:00Z">
                  <w:rPr>
                    <w:ins w:id="11324" w:author="Xuning Wei12232" w:date="2026-10-16T09:35:00Z"/>
                    <w:rFonts w:ascii="Times New Roman" w:eastAsia="Times New Roman" w:hAnsi="Times New Roman" w:cs="Times New Roman"/>
                    <w:color w:val="0000FF"/>
                    <w:sz w:val="18"/>
                    <w:szCs w:val="18"/>
                  </w:rPr>
                </w:rPrChange>
              </w:rPr>
            </w:pPr>
            <w:ins w:id="11325" w:author="Xuning Wei12232" w:date="2026-10-23T19:24:00Z">
              <w:r>
                <w:rPr>
                  <w:rFonts w:ascii="Times New Roman" w:eastAsia="等线" w:hAnsi="Times New Roman" w:cs="Times New Roman"/>
                  <w:bCs w:val="0"/>
                  <w:sz w:val="18"/>
                  <w:szCs w:val="18"/>
                  <w:rPrChange w:id="11326" w:author="Xuning Wei12232" w:date="2026-10-24T11:11:00Z">
                    <w:rPr>
                      <w:rFonts w:ascii="Times New Roman" w:eastAsia="等线" w:hAnsi="Times New Roman" w:cs="Times New Roman"/>
                      <w:bCs w:val="0"/>
                      <w:color w:val="0000FF"/>
                      <w:sz w:val="18"/>
                      <w:szCs w:val="18"/>
                    </w:rPr>
                  </w:rPrChange>
                </w:rPr>
                <w:t>eq</w:t>
              </w:r>
            </w:ins>
          </w:p>
        </w:tc>
        <w:tc>
          <w:tcPr>
            <w:tcW w:w="493" w:type="pct"/>
            <w:tcBorders>
              <w:top w:val="single" w:sz="8" w:space="0" w:color="auto"/>
              <w:left w:val="single" w:sz="8" w:space="0" w:color="auto"/>
              <w:bottom w:val="single" w:sz="8" w:space="0" w:color="auto"/>
              <w:right w:val="single" w:sz="8" w:space="0" w:color="auto"/>
            </w:tcBorders>
            <w:vAlign w:val="center"/>
          </w:tcPr>
          <w:p w14:paraId="2AEAF47F" w14:textId="77777777" w:rsidR="00445F38" w:rsidRPr="00652DEA" w:rsidRDefault="00445F38" w:rsidP="00445F38">
            <w:pPr>
              <w:jc w:val="center"/>
              <w:rPr>
                <w:ins w:id="11327" w:author="Xuning Wei12232" w:date="2026-10-16T09:36:00Z"/>
                <w:rFonts w:ascii="Times New Roman" w:eastAsia="等线" w:hAnsi="Times New Roman" w:cs="Times New Roman"/>
                <w:bCs w:val="0"/>
                <w:sz w:val="18"/>
                <w:szCs w:val="18"/>
                <w:rPrChange w:id="11328" w:author="Xuning Wei12232" w:date="2026-10-24T11:11:00Z">
                  <w:rPr>
                    <w:ins w:id="1132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81B37BA" w14:textId="77777777" w:rsidR="00445F38" w:rsidRPr="00652DEA" w:rsidRDefault="00445F38" w:rsidP="00445F38">
            <w:pPr>
              <w:jc w:val="center"/>
              <w:rPr>
                <w:ins w:id="11330" w:author="Xuning Wei12232" w:date="2026-10-16T09:36:00Z"/>
                <w:rFonts w:ascii="Times New Roman" w:eastAsia="等线" w:hAnsi="Times New Roman" w:cs="Times New Roman"/>
                <w:bCs w:val="0"/>
                <w:sz w:val="18"/>
                <w:szCs w:val="18"/>
                <w:rPrChange w:id="11331" w:author="Xuning Wei12232" w:date="2026-10-24T11:11:00Z">
                  <w:rPr>
                    <w:ins w:id="1133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E500C74" w14:textId="77777777" w:rsidR="00445F38" w:rsidRPr="00652DEA" w:rsidRDefault="00445F38" w:rsidP="00445F38">
            <w:pPr>
              <w:jc w:val="center"/>
              <w:rPr>
                <w:ins w:id="11333" w:author="Xuning Wei12232" w:date="2026-10-16T09:36:00Z"/>
                <w:rFonts w:ascii="Times New Roman" w:eastAsia="等线" w:hAnsi="Times New Roman" w:cs="Times New Roman"/>
                <w:bCs w:val="0"/>
                <w:sz w:val="18"/>
                <w:szCs w:val="18"/>
                <w:rPrChange w:id="11334" w:author="Xuning Wei12232" w:date="2026-10-24T11:11:00Z">
                  <w:rPr>
                    <w:ins w:id="11335" w:author="Xuning Wei12232" w:date="2026-10-16T09:36:00Z"/>
                    <w:rFonts w:ascii="Times New Roman" w:eastAsia="等线" w:hAnsi="Times New Roman" w:cs="Times New Roman"/>
                    <w:b/>
                    <w:bCs w:val="0"/>
                    <w:color w:val="0000FF"/>
                    <w:sz w:val="18"/>
                    <w:szCs w:val="18"/>
                  </w:rPr>
                </w:rPrChange>
              </w:rPr>
            </w:pPr>
          </w:p>
        </w:tc>
      </w:tr>
      <w:tr w:rsidR="00445F38" w14:paraId="38BFD4B6" w14:textId="77777777" w:rsidTr="1E39021E">
        <w:trPr>
          <w:trHeight w:val="330"/>
          <w:ins w:id="11336" w:author="Xuning Wei12232" w:date="2026-10-16T09:35:00Z"/>
        </w:trPr>
        <w:tc>
          <w:tcPr>
            <w:tcW w:w="390" w:type="pct"/>
            <w:vMerge/>
            <w:tcMar>
              <w:left w:w="108" w:type="dxa"/>
              <w:right w:w="108" w:type="dxa"/>
            </w:tcMar>
            <w:vAlign w:val="center"/>
          </w:tcPr>
          <w:p w14:paraId="74CD1D1F" w14:textId="77777777" w:rsidR="00445F38" w:rsidRPr="00652DEA" w:rsidRDefault="00445F38">
            <w:pPr>
              <w:jc w:val="center"/>
              <w:rPr>
                <w:ins w:id="11337" w:author="Xuning Wei12232" w:date="2026-10-16T09:35:00Z"/>
                <w:rFonts w:ascii="Times New Roman" w:hAnsi="Times New Roman" w:cs="Times New Roman"/>
                <w:sz w:val="18"/>
                <w:szCs w:val="18"/>
                <w:rPrChange w:id="11338" w:author="Xuning Wei12232" w:date="2026-10-24T11:11:00Z">
                  <w:rPr>
                    <w:ins w:id="11339" w:author="Xuning Wei12232" w:date="2026-10-16T09:35:00Z"/>
                    <w:color w:val="0000FF"/>
                  </w:rPr>
                </w:rPrChange>
              </w:rPr>
              <w:pPrChange w:id="1134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03A3F" w14:textId="77777777" w:rsidR="00445F38" w:rsidRPr="00652DEA" w:rsidRDefault="00445F38">
            <w:pPr>
              <w:jc w:val="center"/>
              <w:rPr>
                <w:ins w:id="11341" w:author="Xuning Wei12232" w:date="2026-10-16T09:35:00Z"/>
                <w:rFonts w:ascii="Times New Roman" w:eastAsia="Times New Roman" w:hAnsi="Times New Roman" w:cs="Times New Roman"/>
                <w:sz w:val="18"/>
                <w:szCs w:val="18"/>
                <w:rPrChange w:id="11342" w:author="Xuning Wei12232" w:date="2026-10-24T11:11:00Z">
                  <w:rPr>
                    <w:ins w:id="11343" w:author="Xuning Wei12232" w:date="2026-10-16T09:35:00Z"/>
                    <w:rFonts w:ascii="Times New Roman" w:eastAsia="Times New Roman" w:hAnsi="Times New Roman" w:cs="Times New Roman"/>
                    <w:color w:val="0000FF"/>
                    <w:sz w:val="18"/>
                    <w:szCs w:val="18"/>
                  </w:rPr>
                </w:rPrChange>
              </w:rPr>
              <w:pPrChange w:id="11344" w:author="Xuning Wei12232" w:date="2026-10-20T22:47:00Z">
                <w:pPr/>
              </w:pPrChange>
            </w:pPr>
            <w:ins w:id="11345" w:author="Xuning Wei12232" w:date="2026-10-23T19:24:00Z">
              <w:r>
                <w:rPr>
                  <w:rFonts w:ascii="Times New Roman" w:hAnsi="Times New Roman" w:cs="Times New Roman"/>
                  <w:sz w:val="18"/>
                  <w:szCs w:val="18"/>
                </w:rPr>
                <w:t>Activation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7C5792C3" w14:textId="77777777" w:rsidR="00445F38" w:rsidRPr="00652DEA" w:rsidRDefault="00445F38" w:rsidP="00445F38">
            <w:pPr>
              <w:jc w:val="center"/>
              <w:rPr>
                <w:ins w:id="11346" w:author="Xuning Wei12232" w:date="2026-10-16T09:35:00Z"/>
                <w:rFonts w:ascii="Times New Roman" w:eastAsia="Times New Roman" w:hAnsi="Times New Roman" w:cs="Times New Roman"/>
                <w:sz w:val="18"/>
                <w:szCs w:val="18"/>
                <w:rPrChange w:id="11347" w:author="Xuning Wei12232" w:date="2026-10-24T11:11:00Z">
                  <w:rPr>
                    <w:ins w:id="11348" w:author="Xuning Wei12232" w:date="2026-10-16T09:35:00Z"/>
                    <w:rFonts w:ascii="Times New Roman" w:eastAsia="Times New Roman" w:hAnsi="Times New Roman" w:cs="Times New Roman"/>
                    <w:color w:val="0000FF"/>
                    <w:sz w:val="18"/>
                    <w:szCs w:val="18"/>
                  </w:rPr>
                </w:rPrChange>
              </w:rPr>
            </w:pPr>
            <w:ins w:id="1134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F5CB3" w14:textId="77777777" w:rsidR="00445F38" w:rsidRPr="00652DEA" w:rsidRDefault="00445F38" w:rsidP="00445F38">
            <w:pPr>
              <w:jc w:val="center"/>
              <w:rPr>
                <w:ins w:id="11350" w:author="Xuning Wei12232" w:date="2026-10-16T09:35:00Z"/>
                <w:rFonts w:ascii="Times New Roman" w:eastAsia="Times New Roman" w:hAnsi="Times New Roman" w:cs="Times New Roman"/>
                <w:sz w:val="18"/>
                <w:szCs w:val="18"/>
                <w:rPrChange w:id="11351" w:author="Xuning Wei12232" w:date="2026-10-24T11:11:00Z">
                  <w:rPr>
                    <w:ins w:id="11352" w:author="Xuning Wei12232" w:date="2026-10-16T09:35:00Z"/>
                    <w:rFonts w:ascii="Times New Roman" w:eastAsia="Times New Roman" w:hAnsi="Times New Roman" w:cs="Times New Roman"/>
                    <w:color w:val="0000FF"/>
                    <w:sz w:val="18"/>
                    <w:szCs w:val="18"/>
                  </w:rPr>
                </w:rPrChange>
              </w:rPr>
            </w:pPr>
            <w:ins w:id="11353"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CDDA6E" w14:textId="77777777" w:rsidR="00445F38" w:rsidRPr="00652DEA" w:rsidRDefault="00445F38" w:rsidP="00445F38">
            <w:pPr>
              <w:jc w:val="center"/>
              <w:rPr>
                <w:ins w:id="11354" w:author="Xuning Wei12232" w:date="2026-10-16T09:35:00Z"/>
                <w:rFonts w:ascii="Times New Roman" w:eastAsiaTheme="minorEastAsia" w:hAnsi="Times New Roman" w:cs="Times New Roman"/>
                <w:b/>
                <w:sz w:val="18"/>
                <w:szCs w:val="18"/>
                <w:lang w:eastAsia="zh-CN"/>
                <w:rPrChange w:id="11355" w:author="Xuning Wei12232" w:date="2026-10-24T11:11:00Z">
                  <w:rPr>
                    <w:ins w:id="11356" w:author="Xuning Wei12232" w:date="2026-10-16T09:35:00Z"/>
                    <w:rFonts w:ascii="Times New Roman" w:eastAsiaTheme="minorEastAsia" w:hAnsi="Times New Roman" w:cs="Times New Roman"/>
                    <w:b/>
                    <w:color w:val="0000FF"/>
                    <w:sz w:val="18"/>
                    <w:szCs w:val="18"/>
                    <w:lang w:eastAsia="zh-CN"/>
                  </w:rPr>
                </w:rPrChange>
              </w:rPr>
            </w:pPr>
            <w:ins w:id="11357"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BB6AE" w14:textId="2AEC646C" w:rsidR="00445F38" w:rsidRPr="00652DEA" w:rsidRDefault="00445F38" w:rsidP="00DA14CC">
            <w:pPr>
              <w:jc w:val="center"/>
              <w:rPr>
                <w:ins w:id="11358" w:author="Xuning Wei12232" w:date="2026-10-16T09:35:00Z"/>
                <w:rFonts w:ascii="Times New Roman" w:eastAsiaTheme="minorEastAsia" w:hAnsi="Times New Roman" w:cs="Times New Roman"/>
                <w:b/>
                <w:bCs w:val="0"/>
                <w:sz w:val="18"/>
                <w:szCs w:val="18"/>
                <w:lang w:eastAsia="zh-CN"/>
                <w:rPrChange w:id="11359" w:author="Xuning Wei12232" w:date="2026-10-24T11:11:00Z">
                  <w:rPr>
                    <w:ins w:id="11360" w:author="Xuning Wei12232" w:date="2026-10-16T09:35:00Z"/>
                    <w:rFonts w:ascii="Times New Roman" w:eastAsia="Times New Roman" w:hAnsi="Times New Roman" w:cs="Times New Roman"/>
                    <w:bCs w:val="0"/>
                    <w:color w:val="0000FF"/>
                    <w:sz w:val="18"/>
                    <w:szCs w:val="18"/>
                  </w:rPr>
                </w:rPrChange>
              </w:rPr>
            </w:pPr>
            <w:ins w:id="11361" w:author="Xuning Wei12232" w:date="2026-10-23T19:24:00Z">
              <w:r w:rsidRPr="004D39F4">
                <w:rPr>
                  <w:rFonts w:ascii="Times New Roman" w:eastAsiaTheme="minorEastAsia" w:hAnsi="Times New Roman" w:cs="Times New Roman"/>
                  <w:b/>
                  <w:bCs w:val="0"/>
                  <w:color w:val="0000FF"/>
                  <w:sz w:val="18"/>
                  <w:szCs w:val="18"/>
                  <w:lang w:eastAsia="zh-CN"/>
                </w:rPr>
                <w:t>15 – 2</w:t>
              </w:r>
            </w:ins>
            <w:r w:rsidR="004D39F4" w:rsidRPr="004D39F4">
              <w:rPr>
                <w:rFonts w:ascii="Times New Roman" w:eastAsiaTheme="minorEastAsia" w:hAnsi="Times New Roman" w:cs="Times New Roman"/>
                <w:b/>
                <w:bCs w:val="0"/>
                <w:color w:val="0000FF"/>
                <w:sz w:val="18"/>
                <w:szCs w:val="18"/>
                <w:lang w:eastAsia="zh-CN"/>
              </w:rPr>
              <w:t>4</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E58886" w14:textId="77777777" w:rsidR="00445F38" w:rsidRPr="00652DEA" w:rsidRDefault="00445F38" w:rsidP="00445F38">
            <w:pPr>
              <w:jc w:val="center"/>
              <w:rPr>
                <w:ins w:id="11362" w:author="Xuning Wei12232" w:date="2026-10-16T09:35:00Z"/>
                <w:rFonts w:ascii="Times New Roman" w:eastAsia="Times New Roman" w:hAnsi="Times New Roman" w:cs="Times New Roman"/>
                <w:sz w:val="18"/>
                <w:szCs w:val="18"/>
                <w:rPrChange w:id="11363" w:author="Xuning Wei12232" w:date="2026-10-24T11:11:00Z">
                  <w:rPr>
                    <w:ins w:id="11364" w:author="Xuning Wei12232" w:date="2026-10-16T09:35:00Z"/>
                    <w:rFonts w:ascii="Times New Roman" w:eastAsia="Times New Roman" w:hAnsi="Times New Roman" w:cs="Times New Roman"/>
                    <w:color w:val="0000FF"/>
                    <w:sz w:val="18"/>
                    <w:szCs w:val="18"/>
                  </w:rPr>
                </w:rPrChange>
              </w:rPr>
            </w:pPr>
            <w:ins w:id="11365" w:author="Xuning Wei12232" w:date="2026-10-23T19:24:00Z">
              <w:r>
                <w:rPr>
                  <w:rFonts w:ascii="Times New Roman" w:eastAsia="等线" w:hAnsi="Times New Roman" w:cs="Times New Roman"/>
                  <w:bCs w:val="0"/>
                  <w:sz w:val="18"/>
                  <w:szCs w:val="18"/>
                  <w:rPrChange w:id="1136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C5BEDD8" w14:textId="77777777" w:rsidR="00445F38" w:rsidRPr="00652DEA" w:rsidRDefault="00445F38" w:rsidP="00445F38">
            <w:pPr>
              <w:jc w:val="center"/>
              <w:rPr>
                <w:ins w:id="11367" w:author="Xuning Wei12232" w:date="2026-10-16T09:36:00Z"/>
                <w:rFonts w:ascii="Times New Roman" w:eastAsia="等线" w:hAnsi="Times New Roman" w:cs="Times New Roman"/>
                <w:bCs w:val="0"/>
                <w:sz w:val="18"/>
                <w:szCs w:val="18"/>
                <w:rPrChange w:id="11368" w:author="Xuning Wei12232" w:date="2026-10-24T11:11:00Z">
                  <w:rPr>
                    <w:ins w:id="1136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2915484" w14:textId="77777777" w:rsidR="00445F38" w:rsidRPr="00652DEA" w:rsidRDefault="00445F38" w:rsidP="00445F38">
            <w:pPr>
              <w:jc w:val="center"/>
              <w:rPr>
                <w:ins w:id="11370" w:author="Xuning Wei12232" w:date="2026-10-16T09:36:00Z"/>
                <w:rFonts w:ascii="Times New Roman" w:eastAsia="等线" w:hAnsi="Times New Roman" w:cs="Times New Roman"/>
                <w:bCs w:val="0"/>
                <w:sz w:val="18"/>
                <w:szCs w:val="18"/>
                <w:rPrChange w:id="11371" w:author="Xuning Wei12232" w:date="2026-10-24T11:11:00Z">
                  <w:rPr>
                    <w:ins w:id="1137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B94F49" w14:textId="77777777" w:rsidR="00445F38" w:rsidRPr="00652DEA" w:rsidRDefault="00445F38" w:rsidP="00445F38">
            <w:pPr>
              <w:jc w:val="center"/>
              <w:rPr>
                <w:ins w:id="11373" w:author="Xuning Wei12232" w:date="2026-10-16T09:36:00Z"/>
                <w:rFonts w:ascii="Times New Roman" w:eastAsia="等线" w:hAnsi="Times New Roman" w:cs="Times New Roman"/>
                <w:bCs w:val="0"/>
                <w:sz w:val="18"/>
                <w:szCs w:val="18"/>
                <w:rPrChange w:id="11374" w:author="Xuning Wei12232" w:date="2026-10-24T11:11:00Z">
                  <w:rPr>
                    <w:ins w:id="11375" w:author="Xuning Wei12232" w:date="2026-10-16T09:36:00Z"/>
                    <w:rFonts w:ascii="Times New Roman" w:eastAsia="等线" w:hAnsi="Times New Roman" w:cs="Times New Roman"/>
                    <w:b/>
                    <w:bCs w:val="0"/>
                    <w:color w:val="0000FF"/>
                    <w:sz w:val="18"/>
                    <w:szCs w:val="18"/>
                  </w:rPr>
                </w:rPrChange>
              </w:rPr>
            </w:pPr>
          </w:p>
        </w:tc>
      </w:tr>
      <w:tr w:rsidR="00445F38" w:rsidRPr="00085A40" w14:paraId="7F1FF5F1" w14:textId="77777777" w:rsidTr="1E39021E">
        <w:trPr>
          <w:trHeight w:val="330"/>
          <w:ins w:id="11376" w:author="Xuning Wei12232" w:date="2026-10-16T09:35:00Z"/>
        </w:trPr>
        <w:tc>
          <w:tcPr>
            <w:tcW w:w="390" w:type="pct"/>
            <w:vMerge/>
            <w:tcMar>
              <w:left w:w="108" w:type="dxa"/>
              <w:right w:w="108" w:type="dxa"/>
            </w:tcMar>
            <w:vAlign w:val="center"/>
          </w:tcPr>
          <w:p w14:paraId="6D846F5D" w14:textId="77777777" w:rsidR="00445F38" w:rsidRPr="00652DEA" w:rsidRDefault="00445F38">
            <w:pPr>
              <w:jc w:val="center"/>
              <w:rPr>
                <w:ins w:id="11377" w:author="Xuning Wei12232" w:date="2026-10-16T09:35:00Z"/>
                <w:rFonts w:ascii="Times New Roman" w:hAnsi="Times New Roman" w:cs="Times New Roman"/>
                <w:sz w:val="18"/>
                <w:szCs w:val="18"/>
                <w:rPrChange w:id="11378" w:author="Xuning Wei12232" w:date="2026-10-24T11:11:00Z">
                  <w:rPr>
                    <w:ins w:id="11379" w:author="Xuning Wei12232" w:date="2026-10-16T09:35:00Z"/>
                    <w:color w:val="0000FF"/>
                  </w:rPr>
                </w:rPrChange>
              </w:rPr>
              <w:pPrChange w:id="1138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6B357" w14:textId="77777777" w:rsidR="00445F38" w:rsidRPr="00652DEA" w:rsidRDefault="00445F38">
            <w:pPr>
              <w:jc w:val="center"/>
              <w:rPr>
                <w:ins w:id="11381" w:author="Xuning Wei12232" w:date="2026-10-16T09:35:00Z"/>
                <w:rFonts w:ascii="Times New Roman" w:eastAsia="Times New Roman" w:hAnsi="Times New Roman" w:cs="Times New Roman"/>
                <w:sz w:val="18"/>
                <w:szCs w:val="18"/>
                <w:rPrChange w:id="11382" w:author="Xuning Wei12232" w:date="2026-10-24T11:11:00Z">
                  <w:rPr>
                    <w:ins w:id="11383" w:author="Xuning Wei12232" w:date="2026-10-16T09:35:00Z"/>
                    <w:rFonts w:ascii="Times New Roman" w:eastAsia="Times New Roman" w:hAnsi="Times New Roman" w:cs="Times New Roman"/>
                    <w:color w:val="0000FF"/>
                    <w:sz w:val="18"/>
                    <w:szCs w:val="18"/>
                  </w:rPr>
                </w:rPrChange>
              </w:rPr>
              <w:pPrChange w:id="11384" w:author="Xuning Wei12232" w:date="2026-10-20T22:47:00Z">
                <w:pPr/>
              </w:pPrChange>
            </w:pPr>
            <w:ins w:id="11385" w:author="Xuning Wei12232" w:date="2026-10-23T19:24:00Z">
              <w:r>
                <w:rPr>
                  <w:rFonts w:ascii="Times New Roman" w:hAnsi="Times New Roman" w:cs="Times New Roman"/>
                  <w:sz w:val="18"/>
                  <w:szCs w:val="18"/>
                </w:rPr>
                <w:t>Activation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BE7BF05" w14:textId="77777777" w:rsidR="00445F38" w:rsidRPr="00652DEA" w:rsidRDefault="00445F38" w:rsidP="00445F38">
            <w:pPr>
              <w:jc w:val="center"/>
              <w:rPr>
                <w:ins w:id="11386" w:author="Xuning Wei12232" w:date="2026-10-16T09:35:00Z"/>
                <w:rFonts w:ascii="Times New Roman" w:eastAsia="Times New Roman" w:hAnsi="Times New Roman" w:cs="Times New Roman"/>
                <w:sz w:val="18"/>
                <w:szCs w:val="18"/>
                <w:rPrChange w:id="11387" w:author="Xuning Wei12232" w:date="2026-10-24T11:11:00Z">
                  <w:rPr>
                    <w:ins w:id="11388" w:author="Xuning Wei12232" w:date="2026-10-16T09:35:00Z"/>
                    <w:rFonts w:ascii="Times New Roman" w:eastAsia="Times New Roman" w:hAnsi="Times New Roman" w:cs="Times New Roman"/>
                    <w:color w:val="0000FF"/>
                    <w:sz w:val="18"/>
                    <w:szCs w:val="18"/>
                  </w:rPr>
                </w:rPrChange>
              </w:rPr>
            </w:pPr>
            <w:ins w:id="1138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7983A0" w14:textId="77777777" w:rsidR="00445F38" w:rsidRPr="00652DEA" w:rsidRDefault="00445F38" w:rsidP="00445F38">
            <w:pPr>
              <w:jc w:val="center"/>
              <w:rPr>
                <w:ins w:id="11390" w:author="Xuning Wei12232" w:date="2026-10-16T09:35:00Z"/>
                <w:rFonts w:ascii="Times New Roman" w:eastAsia="Times New Roman" w:hAnsi="Times New Roman" w:cs="Times New Roman"/>
                <w:sz w:val="18"/>
                <w:szCs w:val="18"/>
                <w:rPrChange w:id="11391" w:author="Xuning Wei12232" w:date="2026-10-24T11:11:00Z">
                  <w:rPr>
                    <w:ins w:id="11392" w:author="Xuning Wei12232" w:date="2026-10-16T09:35:00Z"/>
                    <w:rFonts w:ascii="Times New Roman" w:eastAsia="Times New Roman" w:hAnsi="Times New Roman" w:cs="Times New Roman"/>
                    <w:color w:val="0000FF"/>
                    <w:sz w:val="18"/>
                    <w:szCs w:val="18"/>
                  </w:rPr>
                </w:rPrChange>
              </w:rPr>
            </w:pPr>
            <w:ins w:id="11393"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619F96" w14:textId="77777777" w:rsidR="00445F38" w:rsidRPr="00652DEA" w:rsidRDefault="00445F38" w:rsidP="00445F38">
            <w:pPr>
              <w:jc w:val="center"/>
              <w:rPr>
                <w:ins w:id="11394" w:author="Xuning Wei12232" w:date="2026-10-16T09:35:00Z"/>
                <w:rFonts w:ascii="Times New Roman" w:eastAsiaTheme="minorEastAsia" w:hAnsi="Times New Roman" w:cs="Times New Roman"/>
                <w:b/>
                <w:sz w:val="18"/>
                <w:szCs w:val="18"/>
                <w:lang w:eastAsia="zh-CN"/>
                <w:rPrChange w:id="11395" w:author="Xuning Wei12232" w:date="2026-10-24T11:11:00Z">
                  <w:rPr>
                    <w:ins w:id="11396" w:author="Xuning Wei12232" w:date="2026-10-16T09:35:00Z"/>
                    <w:rFonts w:ascii="Times New Roman" w:eastAsiaTheme="minorEastAsia" w:hAnsi="Times New Roman" w:cs="Times New Roman"/>
                    <w:b/>
                    <w:color w:val="0000FF"/>
                    <w:sz w:val="18"/>
                    <w:szCs w:val="18"/>
                    <w:lang w:eastAsia="zh-CN"/>
                  </w:rPr>
                </w:rPrChange>
              </w:rPr>
            </w:pPr>
            <w:ins w:id="11397"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ABA8E" w14:textId="35490C6C" w:rsidR="00445F38" w:rsidRPr="00652DEA" w:rsidRDefault="00445F38" w:rsidP="00DA14CC">
            <w:pPr>
              <w:jc w:val="center"/>
              <w:rPr>
                <w:ins w:id="11398" w:author="Xuning Wei12232" w:date="2026-10-16T09:35:00Z"/>
                <w:rFonts w:ascii="Times New Roman" w:eastAsiaTheme="minorEastAsia" w:hAnsi="Times New Roman" w:cs="Times New Roman"/>
                <w:b/>
                <w:bCs w:val="0"/>
                <w:sz w:val="18"/>
                <w:szCs w:val="18"/>
                <w:lang w:eastAsia="zh-CN"/>
                <w:rPrChange w:id="11399" w:author="Xuning Wei12232" w:date="2026-10-24T11:11:00Z">
                  <w:rPr>
                    <w:ins w:id="11400" w:author="Xuning Wei12232" w:date="2026-10-16T09:35:00Z"/>
                    <w:rFonts w:ascii="Times New Roman" w:eastAsia="Times New Roman" w:hAnsi="Times New Roman" w:cs="Times New Roman"/>
                    <w:bCs w:val="0"/>
                    <w:color w:val="0000FF"/>
                    <w:sz w:val="18"/>
                    <w:szCs w:val="18"/>
                  </w:rPr>
                </w:rPrChange>
              </w:rPr>
            </w:pPr>
            <w:ins w:id="11401" w:author="Xuning Wei12232" w:date="2026-10-23T19:24:00Z">
              <w:r>
                <w:rPr>
                  <w:rFonts w:ascii="Times New Roman" w:eastAsiaTheme="minorEastAsia" w:hAnsi="Times New Roman" w:cs="Times New Roman"/>
                  <w:b/>
                  <w:bCs w:val="0"/>
                  <w:sz w:val="18"/>
                  <w:szCs w:val="18"/>
                  <w:lang w:eastAsia="zh-CN"/>
                </w:rPr>
                <w:t>0 – 10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AE8F6" w14:textId="77777777" w:rsidR="00445F38" w:rsidRPr="00652DEA" w:rsidRDefault="00445F38" w:rsidP="00445F38">
            <w:pPr>
              <w:jc w:val="center"/>
              <w:rPr>
                <w:ins w:id="11402" w:author="Xuning Wei12232" w:date="2026-10-16T09:35:00Z"/>
                <w:rFonts w:ascii="Times New Roman" w:eastAsia="Times New Roman" w:hAnsi="Times New Roman" w:cs="Times New Roman"/>
                <w:sz w:val="18"/>
                <w:szCs w:val="18"/>
                <w:rPrChange w:id="11403" w:author="Xuning Wei12232" w:date="2026-10-24T11:11:00Z">
                  <w:rPr>
                    <w:ins w:id="11404" w:author="Xuning Wei12232" w:date="2026-10-16T09:35:00Z"/>
                    <w:rFonts w:ascii="Times New Roman" w:eastAsia="Times New Roman" w:hAnsi="Times New Roman" w:cs="Times New Roman"/>
                    <w:color w:val="0000FF"/>
                    <w:sz w:val="18"/>
                    <w:szCs w:val="18"/>
                  </w:rPr>
                </w:rPrChange>
              </w:rPr>
            </w:pPr>
            <w:ins w:id="11405" w:author="Xuning Wei12232" w:date="2026-10-23T19:24:00Z">
              <w:r>
                <w:rPr>
                  <w:rFonts w:ascii="Times New Roman" w:eastAsia="等线" w:hAnsi="Times New Roman" w:cs="Times New Roman"/>
                  <w:bCs w:val="0"/>
                  <w:sz w:val="18"/>
                  <w:szCs w:val="18"/>
                  <w:rPrChange w:id="1140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2F015AF" w14:textId="77777777" w:rsidR="00445F38" w:rsidRPr="00652DEA" w:rsidRDefault="00445F38" w:rsidP="00445F38">
            <w:pPr>
              <w:jc w:val="center"/>
              <w:rPr>
                <w:ins w:id="11407" w:author="Xuning Wei12232" w:date="2026-10-16T09:36:00Z"/>
                <w:rFonts w:ascii="Times New Roman" w:eastAsia="等线" w:hAnsi="Times New Roman" w:cs="Times New Roman"/>
                <w:bCs w:val="0"/>
                <w:sz w:val="18"/>
                <w:szCs w:val="18"/>
                <w:rPrChange w:id="11408" w:author="Xuning Wei12232" w:date="2026-10-24T11:11:00Z">
                  <w:rPr>
                    <w:ins w:id="1140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B15DD1D" w14:textId="77777777" w:rsidR="00445F38" w:rsidRPr="00652DEA" w:rsidRDefault="00445F38" w:rsidP="00445F38">
            <w:pPr>
              <w:jc w:val="center"/>
              <w:rPr>
                <w:ins w:id="11410" w:author="Xuning Wei12232" w:date="2026-10-16T09:36:00Z"/>
                <w:rFonts w:ascii="Times New Roman" w:eastAsia="等线" w:hAnsi="Times New Roman" w:cs="Times New Roman"/>
                <w:bCs w:val="0"/>
                <w:sz w:val="18"/>
                <w:szCs w:val="18"/>
                <w:rPrChange w:id="11411" w:author="Xuning Wei12232" w:date="2026-10-24T11:11:00Z">
                  <w:rPr>
                    <w:ins w:id="1141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E681184" w14:textId="77777777" w:rsidR="00445F38" w:rsidRPr="00652DEA" w:rsidRDefault="00445F38" w:rsidP="00445F38">
            <w:pPr>
              <w:jc w:val="center"/>
              <w:rPr>
                <w:ins w:id="11413" w:author="Xuning Wei12232" w:date="2026-10-16T09:36:00Z"/>
                <w:rFonts w:ascii="Times New Roman" w:eastAsia="等线" w:hAnsi="Times New Roman" w:cs="Times New Roman"/>
                <w:bCs w:val="0"/>
                <w:sz w:val="18"/>
                <w:szCs w:val="18"/>
                <w:rPrChange w:id="11414" w:author="Xuning Wei12232" w:date="2026-10-24T11:11:00Z">
                  <w:rPr>
                    <w:ins w:id="11415" w:author="Xuning Wei12232" w:date="2026-10-16T09:36:00Z"/>
                    <w:rFonts w:ascii="Times New Roman" w:eastAsia="等线" w:hAnsi="Times New Roman" w:cs="Times New Roman"/>
                    <w:b/>
                    <w:bCs w:val="0"/>
                    <w:color w:val="0000FF"/>
                    <w:sz w:val="18"/>
                    <w:szCs w:val="18"/>
                  </w:rPr>
                </w:rPrChange>
              </w:rPr>
            </w:pPr>
          </w:p>
        </w:tc>
      </w:tr>
      <w:tr w:rsidR="00445F38" w14:paraId="11AC0824" w14:textId="77777777" w:rsidTr="1E39021E">
        <w:trPr>
          <w:trHeight w:val="330"/>
          <w:ins w:id="11416" w:author="Xuning Wei12232" w:date="2026-10-16T09:35:00Z"/>
        </w:trPr>
        <w:tc>
          <w:tcPr>
            <w:tcW w:w="390" w:type="pct"/>
            <w:vMerge/>
            <w:tcMar>
              <w:left w:w="108" w:type="dxa"/>
              <w:right w:w="108" w:type="dxa"/>
            </w:tcMar>
            <w:vAlign w:val="center"/>
          </w:tcPr>
          <w:p w14:paraId="230165FA" w14:textId="77777777" w:rsidR="00445F38" w:rsidRPr="00652DEA" w:rsidRDefault="00445F38">
            <w:pPr>
              <w:jc w:val="center"/>
              <w:rPr>
                <w:ins w:id="11417" w:author="Xuning Wei12232" w:date="2026-10-16T09:35:00Z"/>
                <w:rFonts w:ascii="Times New Roman" w:hAnsi="Times New Roman" w:cs="Times New Roman"/>
                <w:sz w:val="18"/>
                <w:szCs w:val="18"/>
                <w:rPrChange w:id="11418" w:author="Xuning Wei12232" w:date="2026-10-24T11:11:00Z">
                  <w:rPr>
                    <w:ins w:id="11419" w:author="Xuning Wei12232" w:date="2026-10-16T09:35:00Z"/>
                    <w:color w:val="0000FF"/>
                  </w:rPr>
                </w:rPrChange>
              </w:rPr>
              <w:pPrChange w:id="1142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B2A1C" w14:textId="77777777" w:rsidR="00445F38" w:rsidRPr="00652DEA" w:rsidRDefault="00445F38">
            <w:pPr>
              <w:jc w:val="center"/>
              <w:rPr>
                <w:ins w:id="11421" w:author="Xuning Wei12232" w:date="2026-10-16T09:35:00Z"/>
                <w:rFonts w:ascii="Times New Roman" w:eastAsia="Times New Roman" w:hAnsi="Times New Roman" w:cs="Times New Roman"/>
                <w:sz w:val="18"/>
                <w:szCs w:val="18"/>
                <w:rPrChange w:id="11422" w:author="Xuning Wei12232" w:date="2026-10-24T11:11:00Z">
                  <w:rPr>
                    <w:ins w:id="11423" w:author="Xuning Wei12232" w:date="2026-10-16T09:35:00Z"/>
                    <w:rFonts w:ascii="Times New Roman" w:eastAsia="Times New Roman" w:hAnsi="Times New Roman" w:cs="Times New Roman"/>
                    <w:color w:val="0000FF"/>
                    <w:sz w:val="18"/>
                    <w:szCs w:val="18"/>
                  </w:rPr>
                </w:rPrChange>
              </w:rPr>
              <w:pPrChange w:id="11424" w:author="Xuning Wei12232" w:date="2026-10-20T22:47:00Z">
                <w:pPr/>
              </w:pPrChange>
            </w:pPr>
            <w:ins w:id="11425" w:author="Xuning Wei12232" w:date="2026-10-23T19:24:00Z">
              <w:r>
                <w:rPr>
                  <w:rFonts w:ascii="Times New Roman" w:hAnsi="Times New Roman" w:cs="Times New Roman"/>
                  <w:sz w:val="18"/>
                  <w:szCs w:val="18"/>
                </w:rPr>
                <w:t>Activation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2B0AF17" w14:textId="77777777" w:rsidR="00445F38" w:rsidRPr="00652DEA" w:rsidRDefault="00445F38" w:rsidP="00445F38">
            <w:pPr>
              <w:jc w:val="center"/>
              <w:rPr>
                <w:ins w:id="11426" w:author="Xuning Wei12232" w:date="2026-10-16T09:35:00Z"/>
                <w:rFonts w:ascii="Times New Roman" w:eastAsia="Times New Roman" w:hAnsi="Times New Roman" w:cs="Times New Roman"/>
                <w:sz w:val="18"/>
                <w:szCs w:val="18"/>
                <w:rPrChange w:id="11427" w:author="Xuning Wei12232" w:date="2026-10-24T11:11:00Z">
                  <w:rPr>
                    <w:ins w:id="11428" w:author="Xuning Wei12232" w:date="2026-10-16T09:35:00Z"/>
                    <w:rFonts w:ascii="Times New Roman" w:eastAsia="Times New Roman" w:hAnsi="Times New Roman" w:cs="Times New Roman"/>
                    <w:color w:val="0000FF"/>
                    <w:sz w:val="18"/>
                    <w:szCs w:val="18"/>
                  </w:rPr>
                </w:rPrChange>
              </w:rPr>
            </w:pPr>
            <w:ins w:id="1142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1F322" w14:textId="77777777" w:rsidR="00445F38" w:rsidRPr="00652DEA" w:rsidRDefault="00445F38" w:rsidP="00445F38">
            <w:pPr>
              <w:jc w:val="center"/>
              <w:rPr>
                <w:ins w:id="11430" w:author="Xuning Wei12232" w:date="2026-10-16T09:35:00Z"/>
                <w:rFonts w:ascii="Times New Roman" w:eastAsia="Times New Roman" w:hAnsi="Times New Roman" w:cs="Times New Roman"/>
                <w:sz w:val="18"/>
                <w:szCs w:val="18"/>
                <w:rPrChange w:id="11431" w:author="Xuning Wei12232" w:date="2026-10-24T11:11:00Z">
                  <w:rPr>
                    <w:ins w:id="11432" w:author="Xuning Wei12232" w:date="2026-10-16T09:35:00Z"/>
                    <w:rFonts w:ascii="Times New Roman" w:eastAsia="Times New Roman" w:hAnsi="Times New Roman" w:cs="Times New Roman"/>
                    <w:color w:val="0000FF"/>
                    <w:sz w:val="18"/>
                    <w:szCs w:val="18"/>
                  </w:rPr>
                </w:rPrChange>
              </w:rPr>
            </w:pPr>
            <w:ins w:id="11433"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20ADD5" w14:textId="77777777" w:rsidR="00445F38" w:rsidRPr="00652DEA" w:rsidRDefault="00445F38" w:rsidP="00445F38">
            <w:pPr>
              <w:jc w:val="center"/>
              <w:rPr>
                <w:ins w:id="11434" w:author="Xuning Wei12232" w:date="2026-10-16T09:35:00Z"/>
                <w:rFonts w:ascii="Times New Roman" w:eastAsiaTheme="minorEastAsia" w:hAnsi="Times New Roman" w:cs="Times New Roman"/>
                <w:b/>
                <w:sz w:val="18"/>
                <w:szCs w:val="18"/>
                <w:lang w:eastAsia="zh-CN"/>
                <w:rPrChange w:id="11435" w:author="Xuning Wei12232" w:date="2026-10-24T11:11:00Z">
                  <w:rPr>
                    <w:ins w:id="11436" w:author="Xuning Wei12232" w:date="2026-10-16T09:35:00Z"/>
                    <w:rFonts w:ascii="Times New Roman" w:eastAsiaTheme="minorEastAsia" w:hAnsi="Times New Roman" w:cs="Times New Roman"/>
                    <w:b/>
                    <w:color w:val="0000FF"/>
                    <w:sz w:val="18"/>
                    <w:szCs w:val="18"/>
                    <w:lang w:eastAsia="zh-CN"/>
                  </w:rPr>
                </w:rPrChange>
              </w:rPr>
            </w:pPr>
            <w:ins w:id="11437"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A3C31" w14:textId="172CA590" w:rsidR="00445F38" w:rsidRPr="00652DEA" w:rsidRDefault="00445F38" w:rsidP="00DA14CC">
            <w:pPr>
              <w:jc w:val="center"/>
              <w:rPr>
                <w:ins w:id="11438" w:author="Xuning Wei12232" w:date="2026-10-16T09:35:00Z"/>
                <w:rFonts w:ascii="Times New Roman" w:eastAsia="Times New Roman" w:hAnsi="Times New Roman" w:cs="Times New Roman"/>
                <w:b/>
                <w:bCs w:val="0"/>
                <w:sz w:val="18"/>
                <w:szCs w:val="18"/>
                <w:rPrChange w:id="11439" w:author="Xuning Wei12232" w:date="2026-10-24T11:11:00Z">
                  <w:rPr>
                    <w:ins w:id="11440" w:author="Xuning Wei12232" w:date="2026-10-16T09:35:00Z"/>
                    <w:rFonts w:ascii="Times New Roman" w:eastAsia="Times New Roman" w:hAnsi="Times New Roman" w:cs="Times New Roman"/>
                    <w:bCs w:val="0"/>
                    <w:color w:val="0000FF"/>
                    <w:sz w:val="18"/>
                    <w:szCs w:val="18"/>
                  </w:rPr>
                </w:rPrChange>
              </w:rPr>
            </w:pPr>
            <w:ins w:id="11441" w:author="Xuning Wei12232" w:date="2026-10-23T19:24:00Z">
              <w:r w:rsidRPr="004D39F4">
                <w:rPr>
                  <w:rFonts w:ascii="Times New Roman" w:eastAsiaTheme="minorEastAsia" w:hAnsi="Times New Roman" w:cs="Times New Roman"/>
                  <w:b/>
                  <w:bCs w:val="0"/>
                  <w:color w:val="0000FF"/>
                  <w:sz w:val="18"/>
                  <w:szCs w:val="18"/>
                  <w:lang w:eastAsia="zh-CN"/>
                </w:rPr>
                <w:t>15 - 2</w:t>
              </w:r>
            </w:ins>
            <w:r w:rsidR="004D39F4" w:rsidRPr="004D39F4">
              <w:rPr>
                <w:rFonts w:ascii="Times New Roman" w:eastAsiaTheme="minorEastAsia" w:hAnsi="Times New Roman" w:cs="Times New Roman"/>
                <w:b/>
                <w:bCs w:val="0"/>
                <w:color w:val="0000FF"/>
                <w:sz w:val="18"/>
                <w:szCs w:val="18"/>
                <w:lang w:eastAsia="zh-CN"/>
              </w:rPr>
              <w:t>4</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0B2A87" w14:textId="77777777" w:rsidR="00445F38" w:rsidRPr="00652DEA" w:rsidRDefault="00445F38" w:rsidP="00445F38">
            <w:pPr>
              <w:jc w:val="center"/>
              <w:rPr>
                <w:ins w:id="11442" w:author="Xuning Wei12232" w:date="2026-10-16T09:35:00Z"/>
                <w:rFonts w:ascii="Times New Roman" w:eastAsia="Times New Roman" w:hAnsi="Times New Roman" w:cs="Times New Roman"/>
                <w:sz w:val="18"/>
                <w:szCs w:val="18"/>
                <w:rPrChange w:id="11443" w:author="Xuning Wei12232" w:date="2026-10-24T11:11:00Z">
                  <w:rPr>
                    <w:ins w:id="11444" w:author="Xuning Wei12232" w:date="2026-10-16T09:35:00Z"/>
                    <w:rFonts w:ascii="Times New Roman" w:eastAsia="Times New Roman" w:hAnsi="Times New Roman" w:cs="Times New Roman"/>
                    <w:color w:val="0000FF"/>
                    <w:sz w:val="18"/>
                    <w:szCs w:val="18"/>
                  </w:rPr>
                </w:rPrChange>
              </w:rPr>
            </w:pPr>
            <w:ins w:id="11445" w:author="Xuning Wei12232" w:date="2026-10-23T19:24:00Z">
              <w:r>
                <w:rPr>
                  <w:rFonts w:ascii="Times New Roman" w:eastAsia="等线" w:hAnsi="Times New Roman" w:cs="Times New Roman"/>
                  <w:bCs w:val="0"/>
                  <w:sz w:val="18"/>
                  <w:szCs w:val="18"/>
                  <w:rPrChange w:id="1144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CB33CA5" w14:textId="77777777" w:rsidR="00445F38" w:rsidRPr="00652DEA" w:rsidRDefault="00445F38" w:rsidP="00445F38">
            <w:pPr>
              <w:jc w:val="center"/>
              <w:rPr>
                <w:ins w:id="11447" w:author="Xuning Wei12232" w:date="2026-10-16T09:36:00Z"/>
                <w:rFonts w:ascii="Times New Roman" w:eastAsia="等线" w:hAnsi="Times New Roman" w:cs="Times New Roman"/>
                <w:bCs w:val="0"/>
                <w:sz w:val="18"/>
                <w:szCs w:val="18"/>
                <w:rPrChange w:id="11448" w:author="Xuning Wei12232" w:date="2026-10-24T11:11:00Z">
                  <w:rPr>
                    <w:ins w:id="1144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7414610" w14:textId="77777777" w:rsidR="00445F38" w:rsidRPr="00652DEA" w:rsidRDefault="00445F38" w:rsidP="00445F38">
            <w:pPr>
              <w:jc w:val="center"/>
              <w:rPr>
                <w:ins w:id="11450" w:author="Xuning Wei12232" w:date="2026-10-16T09:36:00Z"/>
                <w:rFonts w:ascii="Times New Roman" w:eastAsia="等线" w:hAnsi="Times New Roman" w:cs="Times New Roman"/>
                <w:bCs w:val="0"/>
                <w:sz w:val="18"/>
                <w:szCs w:val="18"/>
                <w:rPrChange w:id="11451" w:author="Xuning Wei12232" w:date="2026-10-24T11:11:00Z">
                  <w:rPr>
                    <w:ins w:id="1145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81DF2CB" w14:textId="77777777" w:rsidR="00445F38" w:rsidRPr="00652DEA" w:rsidRDefault="00445F38" w:rsidP="00445F38">
            <w:pPr>
              <w:jc w:val="center"/>
              <w:rPr>
                <w:ins w:id="11453" w:author="Xuning Wei12232" w:date="2026-10-16T09:36:00Z"/>
                <w:rFonts w:ascii="Times New Roman" w:eastAsia="等线" w:hAnsi="Times New Roman" w:cs="Times New Roman"/>
                <w:bCs w:val="0"/>
                <w:sz w:val="18"/>
                <w:szCs w:val="18"/>
                <w:rPrChange w:id="11454" w:author="Xuning Wei12232" w:date="2026-10-24T11:11:00Z">
                  <w:rPr>
                    <w:ins w:id="11455" w:author="Xuning Wei12232" w:date="2026-10-16T09:36:00Z"/>
                    <w:rFonts w:ascii="Times New Roman" w:eastAsia="等线" w:hAnsi="Times New Roman" w:cs="Times New Roman"/>
                    <w:b/>
                    <w:bCs w:val="0"/>
                    <w:color w:val="0000FF"/>
                    <w:sz w:val="18"/>
                    <w:szCs w:val="18"/>
                  </w:rPr>
                </w:rPrChange>
              </w:rPr>
            </w:pPr>
          </w:p>
        </w:tc>
      </w:tr>
      <w:tr w:rsidR="00445F38" w14:paraId="5533247C" w14:textId="77777777" w:rsidTr="1E39021E">
        <w:trPr>
          <w:trHeight w:val="330"/>
          <w:ins w:id="11456" w:author="Xuning Wei12232" w:date="2026-10-16T09:35:00Z"/>
        </w:trPr>
        <w:tc>
          <w:tcPr>
            <w:tcW w:w="390" w:type="pct"/>
            <w:vMerge/>
            <w:tcMar>
              <w:left w:w="108" w:type="dxa"/>
              <w:right w:w="108" w:type="dxa"/>
            </w:tcMar>
            <w:vAlign w:val="center"/>
          </w:tcPr>
          <w:p w14:paraId="16788234" w14:textId="77777777" w:rsidR="00445F38" w:rsidRPr="00652DEA" w:rsidRDefault="00445F38">
            <w:pPr>
              <w:jc w:val="center"/>
              <w:rPr>
                <w:ins w:id="11457" w:author="Xuning Wei12232" w:date="2026-10-16T09:35:00Z"/>
                <w:rFonts w:ascii="Times New Roman" w:hAnsi="Times New Roman" w:cs="Times New Roman"/>
                <w:sz w:val="18"/>
                <w:szCs w:val="18"/>
                <w:rPrChange w:id="11458" w:author="Xuning Wei12232" w:date="2026-10-24T11:11:00Z">
                  <w:rPr>
                    <w:ins w:id="11459" w:author="Xuning Wei12232" w:date="2026-10-16T09:35:00Z"/>
                    <w:color w:val="0000FF"/>
                  </w:rPr>
                </w:rPrChange>
              </w:rPr>
              <w:pPrChange w:id="1146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B8CD0E" w14:textId="77777777" w:rsidR="00445F38" w:rsidRPr="00652DEA" w:rsidRDefault="00445F38">
            <w:pPr>
              <w:jc w:val="center"/>
              <w:rPr>
                <w:ins w:id="11461" w:author="Xuning Wei12232" w:date="2026-10-16T09:35:00Z"/>
                <w:rFonts w:ascii="Times New Roman" w:eastAsia="Times New Roman" w:hAnsi="Times New Roman" w:cs="Times New Roman"/>
                <w:sz w:val="18"/>
                <w:szCs w:val="18"/>
                <w:rPrChange w:id="11462" w:author="Xuning Wei12232" w:date="2026-10-24T11:11:00Z">
                  <w:rPr>
                    <w:ins w:id="11463" w:author="Xuning Wei12232" w:date="2026-10-16T09:35:00Z"/>
                    <w:rFonts w:ascii="Times New Roman" w:eastAsia="Times New Roman" w:hAnsi="Times New Roman" w:cs="Times New Roman"/>
                    <w:color w:val="0000FF"/>
                    <w:sz w:val="18"/>
                    <w:szCs w:val="18"/>
                  </w:rPr>
                </w:rPrChange>
              </w:rPr>
              <w:pPrChange w:id="11464" w:author="Xuning Wei12232" w:date="2026-10-20T22:47:00Z">
                <w:pPr/>
              </w:pPrChange>
            </w:pPr>
            <w:ins w:id="11465" w:author="Xuning Wei12232" w:date="2026-10-23T19:24:00Z">
              <w:r>
                <w:rPr>
                  <w:rFonts w:ascii="Times New Roman" w:hAnsi="Times New Roman" w:cs="Times New Roman"/>
                  <w:sz w:val="18"/>
                  <w:szCs w:val="18"/>
                </w:rPr>
                <w:t>Activation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E842DF1" w14:textId="77777777" w:rsidR="00445F38" w:rsidRPr="00652DEA" w:rsidRDefault="00445F38" w:rsidP="00445F38">
            <w:pPr>
              <w:jc w:val="center"/>
              <w:rPr>
                <w:ins w:id="11466" w:author="Xuning Wei12232" w:date="2026-10-16T09:35:00Z"/>
                <w:rFonts w:ascii="Times New Roman" w:eastAsia="Times New Roman" w:hAnsi="Times New Roman" w:cs="Times New Roman"/>
                <w:sz w:val="18"/>
                <w:szCs w:val="18"/>
                <w:rPrChange w:id="11467" w:author="Xuning Wei12232" w:date="2026-10-24T11:11:00Z">
                  <w:rPr>
                    <w:ins w:id="11468" w:author="Xuning Wei12232" w:date="2026-10-16T09:35:00Z"/>
                    <w:rFonts w:ascii="Times New Roman" w:eastAsia="Times New Roman" w:hAnsi="Times New Roman" w:cs="Times New Roman"/>
                    <w:color w:val="0000FF"/>
                    <w:sz w:val="18"/>
                    <w:szCs w:val="18"/>
                  </w:rPr>
                </w:rPrChange>
              </w:rPr>
            </w:pPr>
            <w:ins w:id="1146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61043" w14:textId="77777777" w:rsidR="00445F38" w:rsidRPr="00652DEA" w:rsidRDefault="00445F38" w:rsidP="00445F38">
            <w:pPr>
              <w:jc w:val="center"/>
              <w:rPr>
                <w:ins w:id="11470" w:author="Xuning Wei12232" w:date="2026-10-16T09:35:00Z"/>
                <w:rFonts w:ascii="Times New Roman" w:eastAsia="Times New Roman" w:hAnsi="Times New Roman" w:cs="Times New Roman"/>
                <w:sz w:val="18"/>
                <w:szCs w:val="18"/>
                <w:rPrChange w:id="11471" w:author="Xuning Wei12232" w:date="2026-10-24T11:11:00Z">
                  <w:rPr>
                    <w:ins w:id="11472" w:author="Xuning Wei12232" w:date="2026-10-16T09:35:00Z"/>
                    <w:rFonts w:ascii="Times New Roman" w:eastAsia="Times New Roman" w:hAnsi="Times New Roman" w:cs="Times New Roman"/>
                    <w:color w:val="0000FF"/>
                    <w:sz w:val="18"/>
                    <w:szCs w:val="18"/>
                  </w:rPr>
                </w:rPrChange>
              </w:rPr>
            </w:pPr>
            <w:ins w:id="11473"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91EE7" w14:textId="77777777" w:rsidR="00445F38" w:rsidRPr="00652DEA" w:rsidRDefault="00445F38" w:rsidP="00445F38">
            <w:pPr>
              <w:jc w:val="center"/>
              <w:rPr>
                <w:ins w:id="11474" w:author="Xuning Wei12232" w:date="2026-10-16T09:35:00Z"/>
                <w:rFonts w:ascii="Times New Roman" w:eastAsiaTheme="minorEastAsia" w:hAnsi="Times New Roman" w:cs="Times New Roman"/>
                <w:sz w:val="18"/>
                <w:szCs w:val="18"/>
                <w:lang w:eastAsia="zh-CN"/>
                <w:rPrChange w:id="11475" w:author="Xuning Wei12232" w:date="2026-10-24T11:11:00Z">
                  <w:rPr>
                    <w:ins w:id="11476" w:author="Xuning Wei12232" w:date="2026-10-16T09:35:00Z"/>
                    <w:rFonts w:ascii="Times New Roman" w:eastAsiaTheme="minorEastAsia" w:hAnsi="Times New Roman" w:cs="Times New Roman"/>
                    <w:b/>
                    <w:color w:val="0000FF"/>
                    <w:sz w:val="18"/>
                    <w:szCs w:val="18"/>
                    <w:lang w:eastAsia="zh-CN"/>
                  </w:rPr>
                </w:rPrChange>
              </w:rPr>
            </w:pPr>
            <w:ins w:id="11477"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5AB94" w14:textId="6FE35AFF" w:rsidR="00445F38" w:rsidRPr="00652DEA" w:rsidRDefault="00445F38" w:rsidP="00DA14CC">
            <w:pPr>
              <w:jc w:val="center"/>
              <w:rPr>
                <w:ins w:id="11478" w:author="Xuning Wei12232" w:date="2026-10-16T09:35:00Z"/>
                <w:rFonts w:ascii="Times New Roman" w:eastAsiaTheme="minorEastAsia" w:hAnsi="Times New Roman" w:cs="Times New Roman"/>
                <w:bCs w:val="0"/>
                <w:sz w:val="18"/>
                <w:szCs w:val="18"/>
                <w:lang w:eastAsia="zh-CN"/>
                <w:rPrChange w:id="11479" w:author="Xuning Wei12232" w:date="2026-10-24T11:11:00Z">
                  <w:rPr>
                    <w:ins w:id="11480" w:author="Xuning Wei12232" w:date="2026-10-16T09:35:00Z"/>
                    <w:rFonts w:ascii="Times New Roman" w:eastAsia="Times New Roman" w:hAnsi="Times New Roman" w:cs="Times New Roman"/>
                    <w:bCs w:val="0"/>
                    <w:color w:val="0000FF"/>
                    <w:sz w:val="18"/>
                    <w:szCs w:val="18"/>
                  </w:rPr>
                </w:rPrChange>
              </w:rPr>
            </w:pPr>
            <w:ins w:id="11481" w:author="Xuning Wei12232" w:date="2026-10-23T19:24:00Z">
              <w:r>
                <w:rPr>
                  <w:rFonts w:ascii="Times New Roman" w:eastAsiaTheme="minorEastAsia" w:hAnsi="Times New Roman" w:cs="Times New Roman"/>
                  <w:b/>
                  <w:bCs w:val="0"/>
                  <w:sz w:val="18"/>
                  <w:szCs w:val="18"/>
                  <w:lang w:eastAsia="zh-CN"/>
                </w:rPr>
                <w:t>15 – 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2EFDD2" w14:textId="77777777" w:rsidR="00445F38" w:rsidRPr="00652DEA" w:rsidRDefault="00445F38" w:rsidP="00445F38">
            <w:pPr>
              <w:jc w:val="center"/>
              <w:rPr>
                <w:ins w:id="11482" w:author="Xuning Wei12232" w:date="2026-10-16T09:35:00Z"/>
                <w:rFonts w:ascii="Times New Roman" w:eastAsia="Times New Roman" w:hAnsi="Times New Roman" w:cs="Times New Roman"/>
                <w:sz w:val="18"/>
                <w:szCs w:val="18"/>
                <w:rPrChange w:id="11483" w:author="Xuning Wei12232" w:date="2026-10-24T11:11:00Z">
                  <w:rPr>
                    <w:ins w:id="11484" w:author="Xuning Wei12232" w:date="2026-10-16T09:35:00Z"/>
                    <w:rFonts w:ascii="Times New Roman" w:eastAsia="Times New Roman" w:hAnsi="Times New Roman" w:cs="Times New Roman"/>
                    <w:color w:val="0000FF"/>
                    <w:sz w:val="18"/>
                    <w:szCs w:val="18"/>
                  </w:rPr>
                </w:rPrChange>
              </w:rPr>
            </w:pPr>
            <w:ins w:id="11485" w:author="Xuning Wei12232" w:date="2026-10-23T19:24:00Z">
              <w:r>
                <w:rPr>
                  <w:rFonts w:ascii="Times New Roman" w:eastAsia="等线" w:hAnsi="Times New Roman" w:cs="Times New Roman"/>
                  <w:bCs w:val="0"/>
                  <w:sz w:val="18"/>
                  <w:szCs w:val="18"/>
                  <w:rPrChange w:id="1148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7A6A0F0" w14:textId="77777777" w:rsidR="00445F38" w:rsidRPr="00652DEA" w:rsidRDefault="00445F38" w:rsidP="00445F38">
            <w:pPr>
              <w:jc w:val="center"/>
              <w:rPr>
                <w:ins w:id="11487" w:author="Xuning Wei12232" w:date="2026-10-16T09:36:00Z"/>
                <w:rFonts w:ascii="Times New Roman" w:eastAsia="等线" w:hAnsi="Times New Roman" w:cs="Times New Roman"/>
                <w:bCs w:val="0"/>
                <w:sz w:val="18"/>
                <w:szCs w:val="18"/>
                <w:rPrChange w:id="11488" w:author="Xuning Wei12232" w:date="2026-10-24T11:11:00Z">
                  <w:rPr>
                    <w:ins w:id="1148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7DF0CA62" w14:textId="77777777" w:rsidR="00445F38" w:rsidRPr="00652DEA" w:rsidRDefault="00445F38" w:rsidP="00445F38">
            <w:pPr>
              <w:jc w:val="center"/>
              <w:rPr>
                <w:ins w:id="11490" w:author="Xuning Wei12232" w:date="2026-10-16T09:36:00Z"/>
                <w:rFonts w:ascii="Times New Roman" w:eastAsia="等线" w:hAnsi="Times New Roman" w:cs="Times New Roman"/>
                <w:bCs w:val="0"/>
                <w:sz w:val="18"/>
                <w:szCs w:val="18"/>
                <w:rPrChange w:id="11491" w:author="Xuning Wei12232" w:date="2026-10-24T11:11:00Z">
                  <w:rPr>
                    <w:ins w:id="1149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BA3426" w14:textId="77777777" w:rsidR="00445F38" w:rsidRPr="00652DEA" w:rsidRDefault="00445F38" w:rsidP="00445F38">
            <w:pPr>
              <w:jc w:val="center"/>
              <w:rPr>
                <w:ins w:id="11493" w:author="Xuning Wei12232" w:date="2026-10-16T09:36:00Z"/>
                <w:rFonts w:ascii="Times New Roman" w:eastAsia="等线" w:hAnsi="Times New Roman" w:cs="Times New Roman"/>
                <w:bCs w:val="0"/>
                <w:sz w:val="18"/>
                <w:szCs w:val="18"/>
                <w:rPrChange w:id="11494" w:author="Xuning Wei12232" w:date="2026-10-24T11:11:00Z">
                  <w:rPr>
                    <w:ins w:id="11495" w:author="Xuning Wei12232" w:date="2026-10-16T09:36:00Z"/>
                    <w:rFonts w:ascii="Times New Roman" w:eastAsia="等线" w:hAnsi="Times New Roman" w:cs="Times New Roman"/>
                    <w:b/>
                    <w:bCs w:val="0"/>
                    <w:color w:val="0000FF"/>
                    <w:sz w:val="18"/>
                    <w:szCs w:val="18"/>
                  </w:rPr>
                </w:rPrChange>
              </w:rPr>
            </w:pPr>
          </w:p>
        </w:tc>
      </w:tr>
      <w:tr w:rsidR="0076054D" w14:paraId="723330E5" w14:textId="77777777" w:rsidTr="1E39021E">
        <w:trPr>
          <w:trHeight w:val="330"/>
          <w:ins w:id="11496" w:author="Xuning Wei12232" w:date="2026-10-16T09:35:00Z"/>
        </w:trPr>
        <w:tc>
          <w:tcPr>
            <w:tcW w:w="390" w:type="pct"/>
            <w:vMerge/>
            <w:tcMar>
              <w:left w:w="108" w:type="dxa"/>
              <w:right w:w="108" w:type="dxa"/>
            </w:tcMar>
            <w:vAlign w:val="center"/>
          </w:tcPr>
          <w:p w14:paraId="175D53C2" w14:textId="77777777" w:rsidR="0076054D" w:rsidRPr="00652DEA" w:rsidRDefault="0076054D">
            <w:pPr>
              <w:jc w:val="center"/>
              <w:rPr>
                <w:ins w:id="11497" w:author="Xuning Wei12232" w:date="2026-10-16T09:35:00Z"/>
                <w:rFonts w:ascii="Times New Roman" w:hAnsi="Times New Roman" w:cs="Times New Roman"/>
                <w:sz w:val="18"/>
                <w:szCs w:val="18"/>
                <w:rPrChange w:id="11498" w:author="Xuning Wei12232" w:date="2026-10-24T11:11:00Z">
                  <w:rPr>
                    <w:ins w:id="11499" w:author="Xuning Wei12232" w:date="2026-10-16T09:35:00Z"/>
                    <w:color w:val="0000FF"/>
                  </w:rPr>
                </w:rPrChange>
              </w:rPr>
              <w:pPrChange w:id="1150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B96DD" w14:textId="77777777" w:rsidR="0076054D" w:rsidRPr="00652DEA" w:rsidRDefault="0076054D">
            <w:pPr>
              <w:jc w:val="center"/>
              <w:rPr>
                <w:ins w:id="11501" w:author="Xuning Wei12232" w:date="2026-10-16T09:35:00Z"/>
                <w:rFonts w:ascii="Times New Roman" w:eastAsia="Times New Roman" w:hAnsi="Times New Roman" w:cs="Times New Roman"/>
                <w:sz w:val="18"/>
                <w:szCs w:val="18"/>
                <w:rPrChange w:id="11502" w:author="Xuning Wei12232" w:date="2026-10-24T11:11:00Z">
                  <w:rPr>
                    <w:ins w:id="11503" w:author="Xuning Wei12232" w:date="2026-10-16T09:35:00Z"/>
                    <w:rFonts w:ascii="Times New Roman" w:eastAsia="Times New Roman" w:hAnsi="Times New Roman" w:cs="Times New Roman"/>
                    <w:color w:val="0000FF"/>
                    <w:sz w:val="18"/>
                    <w:szCs w:val="18"/>
                  </w:rPr>
                </w:rPrChange>
              </w:rPr>
              <w:pPrChange w:id="11504" w:author="Xuning Wei12232" w:date="2026-10-20T22:47:00Z">
                <w:pPr/>
              </w:pPrChange>
            </w:pPr>
            <w:ins w:id="11505" w:author="Xuning Wei12232" w:date="2026-10-23T19:24:00Z">
              <w:r>
                <w:rPr>
                  <w:rFonts w:ascii="Times New Roman" w:hAnsi="Times New Roman" w:cs="Times New Roman"/>
                  <w:sz w:val="18"/>
                  <w:szCs w:val="18"/>
                </w:rPr>
                <w:t>Coupling temperature (Standard AA)</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4D233C45" w14:textId="77777777" w:rsidR="0076054D" w:rsidRPr="00652DEA" w:rsidRDefault="0076054D" w:rsidP="0076054D">
            <w:pPr>
              <w:jc w:val="center"/>
              <w:rPr>
                <w:ins w:id="11506" w:author="Xuning Wei12232" w:date="2026-10-16T09:35:00Z"/>
                <w:rFonts w:ascii="Times New Roman" w:eastAsia="Times New Roman" w:hAnsi="Times New Roman" w:cs="Times New Roman"/>
                <w:sz w:val="18"/>
                <w:szCs w:val="18"/>
                <w:rPrChange w:id="11507" w:author="Xuning Wei12232" w:date="2026-10-24T11:11:00Z">
                  <w:rPr>
                    <w:ins w:id="11508" w:author="Xuning Wei12232" w:date="2026-10-16T09:35:00Z"/>
                    <w:rFonts w:ascii="Times New Roman" w:eastAsia="Times New Roman" w:hAnsi="Times New Roman" w:cs="Times New Roman"/>
                    <w:color w:val="0000FF"/>
                    <w:sz w:val="18"/>
                    <w:szCs w:val="18"/>
                  </w:rPr>
                </w:rPrChange>
              </w:rPr>
            </w:pPr>
            <w:ins w:id="1150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F8B119" w14:textId="77777777" w:rsidR="0076054D" w:rsidRPr="00652DEA" w:rsidRDefault="0076054D" w:rsidP="0076054D">
            <w:pPr>
              <w:jc w:val="center"/>
              <w:rPr>
                <w:ins w:id="11510" w:author="Xuning Wei12232" w:date="2026-10-16T09:35:00Z"/>
                <w:rFonts w:ascii="Times New Roman" w:eastAsia="Times New Roman" w:hAnsi="Times New Roman" w:cs="Times New Roman"/>
                <w:sz w:val="18"/>
                <w:szCs w:val="18"/>
                <w:rPrChange w:id="11511" w:author="Xuning Wei12232" w:date="2026-10-24T11:11:00Z">
                  <w:rPr>
                    <w:ins w:id="11512" w:author="Xuning Wei12232" w:date="2026-10-16T09:35:00Z"/>
                    <w:rFonts w:ascii="Times New Roman" w:eastAsia="Times New Roman" w:hAnsi="Times New Roman" w:cs="Times New Roman"/>
                    <w:color w:val="0000FF"/>
                    <w:sz w:val="18"/>
                    <w:szCs w:val="18"/>
                  </w:rPr>
                </w:rPrChange>
              </w:rPr>
            </w:pPr>
            <w:commentRangeStart w:id="11513"/>
            <w:ins w:id="11514" w:author="Xuning Wei12232" w:date="2026-10-23T19:24:00Z">
              <w:r w:rsidRPr="004D39F4">
                <w:rPr>
                  <w:rFonts w:ascii="Times New Roman" w:hAnsi="Times New Roman" w:cs="Times New Roman"/>
                  <w:color w:val="0000FF"/>
                  <w:sz w:val="18"/>
                  <w:szCs w:val="18"/>
                </w:rPr>
                <w:t>25.0</w:t>
              </w:r>
            </w:ins>
            <w:commentRangeEnd w:id="11513"/>
            <w:r w:rsidR="00705BD2">
              <w:rPr>
                <w:rStyle w:val="affe"/>
              </w:rPr>
              <w:commentReference w:id="11513"/>
            </w:r>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77EA93" w14:textId="77777777" w:rsidR="0076054D" w:rsidRPr="00652DEA" w:rsidRDefault="0076054D" w:rsidP="0076054D">
            <w:pPr>
              <w:jc w:val="center"/>
              <w:rPr>
                <w:ins w:id="11515" w:author="Xuning Wei12232" w:date="2026-10-16T09:35:00Z"/>
                <w:rFonts w:ascii="Times New Roman" w:eastAsiaTheme="minorEastAsia" w:hAnsi="Times New Roman" w:cs="Times New Roman"/>
                <w:sz w:val="18"/>
                <w:szCs w:val="18"/>
                <w:lang w:eastAsia="zh-CN"/>
                <w:rPrChange w:id="11516" w:author="Xuning Wei12232" w:date="2026-10-24T11:11:00Z">
                  <w:rPr>
                    <w:ins w:id="11517" w:author="Xuning Wei12232" w:date="2026-10-16T09:35:00Z"/>
                    <w:rFonts w:ascii="Times New Roman" w:eastAsiaTheme="minorEastAsia" w:hAnsi="Times New Roman" w:cs="Times New Roman"/>
                    <w:b/>
                    <w:color w:val="0000FF"/>
                    <w:sz w:val="18"/>
                    <w:szCs w:val="18"/>
                    <w:lang w:eastAsia="zh-CN"/>
                  </w:rPr>
                </w:rPrChange>
              </w:rPr>
            </w:pPr>
            <w:ins w:id="11518"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C9A9C" w14:textId="3A086492" w:rsidR="0076054D" w:rsidRPr="004D39F4" w:rsidRDefault="0076054D" w:rsidP="0076054D">
            <w:pPr>
              <w:jc w:val="center"/>
              <w:rPr>
                <w:ins w:id="11519" w:author="Xuning Wei12232" w:date="2026-10-16T09:35:00Z"/>
                <w:rFonts w:ascii="Times New Roman" w:eastAsiaTheme="minorEastAsia" w:hAnsi="Times New Roman" w:cs="Times New Roman"/>
                <w:bCs w:val="0"/>
                <w:color w:val="0000FF"/>
                <w:sz w:val="18"/>
                <w:szCs w:val="18"/>
                <w:lang w:eastAsia="zh-CN"/>
                <w:rPrChange w:id="11520" w:author="Xuning Wei12232" w:date="2026-10-24T11:11:00Z">
                  <w:rPr>
                    <w:ins w:id="11521"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1 -</w:t>
            </w:r>
            <w:r w:rsidR="002B02B9" w:rsidRPr="004D39F4">
              <w:rPr>
                <w:rFonts w:ascii="Times New Roman" w:eastAsia="等线" w:hAnsi="Times New Roman" w:cs="Times New Roman"/>
                <w:bCs w:val="0"/>
                <w:color w:val="0000FF"/>
                <w:sz w:val="18"/>
                <w:szCs w:val="18"/>
                <w:lang w:eastAsia="zh-CN"/>
              </w:rPr>
              <w:t xml:space="preserve"> </w:t>
            </w:r>
            <w:r w:rsidRPr="004D39F4">
              <w:rPr>
                <w:rFonts w:ascii="Times New Roman" w:eastAsia="等线" w:hAnsi="Times New Roman" w:cs="Times New Roman"/>
                <w:bCs w:val="0"/>
                <w:color w:val="0000FF"/>
                <w:sz w:val="18"/>
                <w:szCs w:val="18"/>
                <w:lang w:eastAsia="zh-CN"/>
              </w:rPr>
              <w:t>26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2A8DF" w14:textId="77777777" w:rsidR="0076054D" w:rsidRPr="00652DEA" w:rsidRDefault="0076054D" w:rsidP="0076054D">
            <w:pPr>
              <w:jc w:val="center"/>
              <w:rPr>
                <w:ins w:id="11522" w:author="Xuning Wei12232" w:date="2026-10-16T09:35:00Z"/>
                <w:rFonts w:ascii="Times New Roman" w:eastAsia="Times New Roman" w:hAnsi="Times New Roman" w:cs="Times New Roman"/>
                <w:sz w:val="18"/>
                <w:szCs w:val="18"/>
                <w:rPrChange w:id="11523" w:author="Xuning Wei12232" w:date="2026-10-24T11:11:00Z">
                  <w:rPr>
                    <w:ins w:id="11524" w:author="Xuning Wei12232" w:date="2026-10-16T09:35:00Z"/>
                    <w:rFonts w:ascii="Times New Roman" w:eastAsia="Times New Roman" w:hAnsi="Times New Roman" w:cs="Times New Roman"/>
                    <w:color w:val="0000FF"/>
                    <w:sz w:val="18"/>
                    <w:szCs w:val="18"/>
                  </w:rPr>
                </w:rPrChange>
              </w:rPr>
            </w:pPr>
            <w:ins w:id="11525" w:author="Xuning Wei12232" w:date="2026-10-23T19:24:00Z">
              <w:r>
                <w:rPr>
                  <w:rFonts w:ascii="Times New Roman" w:eastAsia="等线" w:hAnsi="Times New Roman" w:cs="Times New Roman"/>
                  <w:bCs w:val="0"/>
                  <w:sz w:val="18"/>
                  <w:szCs w:val="18"/>
                  <w:rPrChange w:id="11526"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DB1D1D4" w14:textId="77777777" w:rsidR="0076054D" w:rsidRPr="00652DEA" w:rsidRDefault="0076054D" w:rsidP="0076054D">
            <w:pPr>
              <w:jc w:val="center"/>
              <w:rPr>
                <w:ins w:id="11527" w:author="Xuning Wei12232" w:date="2026-10-16T09:36:00Z"/>
                <w:rFonts w:ascii="Times New Roman" w:eastAsia="等线" w:hAnsi="Times New Roman" w:cs="Times New Roman"/>
                <w:bCs w:val="0"/>
                <w:sz w:val="18"/>
                <w:szCs w:val="18"/>
                <w:rPrChange w:id="11528" w:author="Xuning Wei12232" w:date="2026-10-24T11:11:00Z">
                  <w:rPr>
                    <w:ins w:id="11529"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41E4F5" w14:textId="77777777" w:rsidR="0076054D" w:rsidRPr="00652DEA" w:rsidRDefault="0076054D" w:rsidP="0076054D">
            <w:pPr>
              <w:jc w:val="center"/>
              <w:rPr>
                <w:ins w:id="11530" w:author="Xuning Wei12232" w:date="2026-10-16T09:36:00Z"/>
                <w:rFonts w:ascii="Times New Roman" w:eastAsia="等线" w:hAnsi="Times New Roman" w:cs="Times New Roman"/>
                <w:bCs w:val="0"/>
                <w:sz w:val="18"/>
                <w:szCs w:val="18"/>
                <w:rPrChange w:id="11531" w:author="Xuning Wei12232" w:date="2026-10-24T11:11:00Z">
                  <w:rPr>
                    <w:ins w:id="11532"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1A9A35" w14:textId="77777777" w:rsidR="0076054D" w:rsidRPr="00652DEA" w:rsidRDefault="0076054D" w:rsidP="0076054D">
            <w:pPr>
              <w:jc w:val="center"/>
              <w:rPr>
                <w:ins w:id="11533" w:author="Xuning Wei12232" w:date="2026-10-16T09:36:00Z"/>
                <w:rFonts w:ascii="Times New Roman" w:eastAsia="等线" w:hAnsi="Times New Roman" w:cs="Times New Roman"/>
                <w:bCs w:val="0"/>
                <w:sz w:val="18"/>
                <w:szCs w:val="18"/>
                <w:rPrChange w:id="11534" w:author="Xuning Wei12232" w:date="2026-10-24T11:11:00Z">
                  <w:rPr>
                    <w:ins w:id="11535" w:author="Xuning Wei12232" w:date="2026-10-16T09:36:00Z"/>
                    <w:rFonts w:ascii="Times New Roman" w:eastAsia="等线" w:hAnsi="Times New Roman" w:cs="Times New Roman"/>
                    <w:b/>
                    <w:bCs w:val="0"/>
                    <w:color w:val="0000FF"/>
                    <w:sz w:val="18"/>
                    <w:szCs w:val="18"/>
                  </w:rPr>
                </w:rPrChange>
              </w:rPr>
            </w:pPr>
          </w:p>
        </w:tc>
      </w:tr>
      <w:tr w:rsidR="0076054D" w14:paraId="25F66D23" w14:textId="77777777" w:rsidTr="1E39021E">
        <w:trPr>
          <w:trHeight w:val="330"/>
          <w:ins w:id="11536" w:author="Xuning Wei12232" w:date="2026-10-16T09:35:00Z"/>
        </w:trPr>
        <w:tc>
          <w:tcPr>
            <w:tcW w:w="390" w:type="pct"/>
            <w:vMerge/>
            <w:tcMar>
              <w:left w:w="108" w:type="dxa"/>
              <w:right w:w="108" w:type="dxa"/>
            </w:tcMar>
            <w:vAlign w:val="center"/>
          </w:tcPr>
          <w:p w14:paraId="4EE333D4" w14:textId="77777777" w:rsidR="0076054D" w:rsidRPr="00652DEA" w:rsidRDefault="0076054D">
            <w:pPr>
              <w:jc w:val="center"/>
              <w:rPr>
                <w:ins w:id="11537" w:author="Xuning Wei12232" w:date="2026-10-16T09:35:00Z"/>
                <w:rFonts w:ascii="Times New Roman" w:hAnsi="Times New Roman" w:cs="Times New Roman"/>
                <w:sz w:val="18"/>
                <w:szCs w:val="18"/>
                <w:rPrChange w:id="11538" w:author="Xuning Wei12232" w:date="2026-10-24T11:11:00Z">
                  <w:rPr>
                    <w:ins w:id="11539" w:author="Xuning Wei12232" w:date="2026-10-16T09:35:00Z"/>
                    <w:color w:val="0000FF"/>
                  </w:rPr>
                </w:rPrChange>
              </w:rPr>
              <w:pPrChange w:id="11540"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3E063A" w14:textId="77777777" w:rsidR="0076054D" w:rsidRPr="00652DEA" w:rsidRDefault="0076054D">
            <w:pPr>
              <w:jc w:val="center"/>
              <w:rPr>
                <w:ins w:id="11541" w:author="Xuning Wei12232" w:date="2026-10-16T09:35:00Z"/>
                <w:rFonts w:ascii="Times New Roman" w:eastAsia="Times New Roman" w:hAnsi="Times New Roman" w:cs="Times New Roman"/>
                <w:sz w:val="18"/>
                <w:szCs w:val="18"/>
                <w:rPrChange w:id="11542" w:author="Xuning Wei12232" w:date="2026-10-24T11:11:00Z">
                  <w:rPr>
                    <w:ins w:id="11543" w:author="Xuning Wei12232" w:date="2026-10-16T09:35:00Z"/>
                    <w:rFonts w:ascii="Times New Roman" w:eastAsia="Times New Roman" w:hAnsi="Times New Roman" w:cs="Times New Roman"/>
                    <w:color w:val="0000FF"/>
                    <w:sz w:val="18"/>
                    <w:szCs w:val="18"/>
                  </w:rPr>
                </w:rPrChange>
              </w:rPr>
              <w:pPrChange w:id="11544" w:author="Xuning Wei12232" w:date="2026-10-20T22:47:00Z">
                <w:pPr/>
              </w:pPrChange>
            </w:pPr>
            <w:ins w:id="11545" w:author="Xuning Wei12232" w:date="2026-10-23T19:24:00Z">
              <w:r>
                <w:rPr>
                  <w:rFonts w:ascii="Times New Roman" w:hAnsi="Times New Roman" w:cs="Times New Roman"/>
                  <w:sz w:val="18"/>
                  <w:szCs w:val="18"/>
                </w:rPr>
                <w:t>Coupling temperature (Phe23)</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0456632" w14:textId="77777777" w:rsidR="0076054D" w:rsidRPr="00652DEA" w:rsidRDefault="0076054D" w:rsidP="0076054D">
            <w:pPr>
              <w:jc w:val="center"/>
              <w:rPr>
                <w:ins w:id="11546" w:author="Xuning Wei12232" w:date="2026-10-16T09:35:00Z"/>
                <w:rFonts w:ascii="Times New Roman" w:eastAsia="Times New Roman" w:hAnsi="Times New Roman" w:cs="Times New Roman"/>
                <w:sz w:val="18"/>
                <w:szCs w:val="18"/>
                <w:rPrChange w:id="11547" w:author="Xuning Wei12232" w:date="2026-10-24T11:11:00Z">
                  <w:rPr>
                    <w:ins w:id="11548" w:author="Xuning Wei12232" w:date="2026-10-16T09:35:00Z"/>
                    <w:rFonts w:ascii="Times New Roman" w:eastAsia="Times New Roman" w:hAnsi="Times New Roman" w:cs="Times New Roman"/>
                    <w:color w:val="0000FF"/>
                    <w:sz w:val="18"/>
                    <w:szCs w:val="18"/>
                  </w:rPr>
                </w:rPrChange>
              </w:rPr>
            </w:pPr>
            <w:ins w:id="1154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3D88A1" w14:textId="77777777" w:rsidR="0076054D" w:rsidRPr="00652DEA" w:rsidRDefault="0076054D" w:rsidP="0076054D">
            <w:pPr>
              <w:jc w:val="center"/>
              <w:rPr>
                <w:ins w:id="11550" w:author="Xuning Wei12232" w:date="2026-10-16T09:35:00Z"/>
                <w:rFonts w:ascii="Times New Roman" w:eastAsia="Times New Roman" w:hAnsi="Times New Roman" w:cs="Times New Roman"/>
                <w:sz w:val="18"/>
                <w:szCs w:val="18"/>
                <w:rPrChange w:id="11551" w:author="Xuning Wei12232" w:date="2026-10-24T11:11:00Z">
                  <w:rPr>
                    <w:ins w:id="11552" w:author="Xuning Wei12232" w:date="2026-10-16T09:35:00Z"/>
                    <w:rFonts w:ascii="Times New Roman" w:eastAsia="Times New Roman" w:hAnsi="Times New Roman" w:cs="Times New Roman"/>
                    <w:color w:val="0000FF"/>
                    <w:sz w:val="18"/>
                    <w:szCs w:val="18"/>
                  </w:rPr>
                </w:rPrChange>
              </w:rPr>
            </w:pPr>
            <w:ins w:id="11553"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3521AE" w14:textId="77777777" w:rsidR="0076054D" w:rsidRPr="00652DEA" w:rsidRDefault="0076054D" w:rsidP="0076054D">
            <w:pPr>
              <w:jc w:val="center"/>
              <w:rPr>
                <w:ins w:id="11554" w:author="Xuning Wei12232" w:date="2026-10-16T09:35:00Z"/>
                <w:rFonts w:ascii="Times New Roman" w:eastAsiaTheme="minorEastAsia" w:hAnsi="Times New Roman" w:cs="Times New Roman"/>
                <w:sz w:val="18"/>
                <w:szCs w:val="18"/>
                <w:lang w:eastAsia="zh-CN"/>
                <w:rPrChange w:id="11555" w:author="Xuning Wei12232" w:date="2026-10-24T11:11:00Z">
                  <w:rPr>
                    <w:ins w:id="11556" w:author="Xuning Wei12232" w:date="2026-10-16T09:35:00Z"/>
                    <w:rFonts w:ascii="Times New Roman" w:eastAsiaTheme="minorEastAsia" w:hAnsi="Times New Roman" w:cs="Times New Roman"/>
                    <w:b/>
                    <w:color w:val="0000FF"/>
                    <w:sz w:val="18"/>
                    <w:szCs w:val="18"/>
                    <w:lang w:eastAsia="zh-CN"/>
                  </w:rPr>
                </w:rPrChange>
              </w:rPr>
            </w:pPr>
            <w:ins w:id="11557"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B84109" w14:textId="3AD29901" w:rsidR="0076054D" w:rsidRPr="004D39F4" w:rsidRDefault="0076054D" w:rsidP="0076054D">
            <w:pPr>
              <w:jc w:val="center"/>
              <w:rPr>
                <w:ins w:id="11558" w:author="Xuning Wei12232" w:date="2026-10-16T09:35:00Z"/>
                <w:rFonts w:ascii="Times New Roman" w:eastAsia="Times New Roman" w:hAnsi="Times New Roman" w:cs="Times New Roman"/>
                <w:bCs w:val="0"/>
                <w:color w:val="0000FF"/>
                <w:sz w:val="18"/>
                <w:szCs w:val="18"/>
              </w:rPr>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0 - 28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965FD2" w14:textId="77777777" w:rsidR="0076054D" w:rsidRPr="00652DEA" w:rsidRDefault="0076054D" w:rsidP="0076054D">
            <w:pPr>
              <w:jc w:val="center"/>
              <w:rPr>
                <w:ins w:id="11559" w:author="Xuning Wei12232" w:date="2026-10-16T09:35:00Z"/>
                <w:rFonts w:ascii="Times New Roman" w:eastAsia="Times New Roman" w:hAnsi="Times New Roman" w:cs="Times New Roman"/>
                <w:sz w:val="18"/>
                <w:szCs w:val="18"/>
                <w:rPrChange w:id="11560" w:author="Xuning Wei12232" w:date="2026-10-24T11:11:00Z">
                  <w:rPr>
                    <w:ins w:id="11561" w:author="Xuning Wei12232" w:date="2026-10-16T09:35:00Z"/>
                    <w:rFonts w:ascii="Times New Roman" w:eastAsia="Times New Roman" w:hAnsi="Times New Roman" w:cs="Times New Roman"/>
                    <w:color w:val="0000FF"/>
                    <w:sz w:val="18"/>
                    <w:szCs w:val="18"/>
                  </w:rPr>
                </w:rPrChange>
              </w:rPr>
            </w:pPr>
            <w:ins w:id="11562" w:author="Xuning Wei12232" w:date="2026-10-23T19:24:00Z">
              <w:r>
                <w:rPr>
                  <w:rFonts w:ascii="Times New Roman" w:eastAsia="等线" w:hAnsi="Times New Roman" w:cs="Times New Roman"/>
                  <w:bCs w:val="0"/>
                  <w:sz w:val="18"/>
                  <w:szCs w:val="18"/>
                  <w:rPrChange w:id="115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D6BC734" w14:textId="77777777" w:rsidR="0076054D" w:rsidRPr="00652DEA" w:rsidRDefault="0076054D" w:rsidP="0076054D">
            <w:pPr>
              <w:jc w:val="center"/>
              <w:rPr>
                <w:ins w:id="11564" w:author="Xuning Wei12232" w:date="2026-10-16T09:36:00Z"/>
                <w:rFonts w:ascii="Times New Roman" w:eastAsia="等线" w:hAnsi="Times New Roman" w:cs="Times New Roman"/>
                <w:bCs w:val="0"/>
                <w:sz w:val="18"/>
                <w:szCs w:val="18"/>
                <w:rPrChange w:id="11565" w:author="Xuning Wei12232" w:date="2026-10-24T11:11:00Z">
                  <w:rPr>
                    <w:ins w:id="115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4A104AC" w14:textId="77777777" w:rsidR="0076054D" w:rsidRPr="00652DEA" w:rsidRDefault="0076054D" w:rsidP="0076054D">
            <w:pPr>
              <w:jc w:val="center"/>
              <w:rPr>
                <w:ins w:id="11567" w:author="Xuning Wei12232" w:date="2026-10-16T09:36:00Z"/>
                <w:rFonts w:ascii="Times New Roman" w:eastAsia="等线" w:hAnsi="Times New Roman" w:cs="Times New Roman"/>
                <w:bCs w:val="0"/>
                <w:sz w:val="18"/>
                <w:szCs w:val="18"/>
                <w:rPrChange w:id="11568" w:author="Xuning Wei12232" w:date="2026-10-24T11:11:00Z">
                  <w:rPr>
                    <w:ins w:id="115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14B4F84" w14:textId="77777777" w:rsidR="0076054D" w:rsidRPr="00652DEA" w:rsidRDefault="0076054D" w:rsidP="0076054D">
            <w:pPr>
              <w:jc w:val="center"/>
              <w:rPr>
                <w:ins w:id="11570" w:author="Xuning Wei12232" w:date="2026-10-16T09:36:00Z"/>
                <w:rFonts w:ascii="Times New Roman" w:eastAsia="等线" w:hAnsi="Times New Roman" w:cs="Times New Roman"/>
                <w:bCs w:val="0"/>
                <w:sz w:val="18"/>
                <w:szCs w:val="18"/>
                <w:rPrChange w:id="11571" w:author="Xuning Wei12232" w:date="2026-10-24T11:11:00Z">
                  <w:rPr>
                    <w:ins w:id="11572" w:author="Xuning Wei12232" w:date="2026-10-16T09:36:00Z"/>
                    <w:rFonts w:ascii="Times New Roman" w:eastAsia="等线" w:hAnsi="Times New Roman" w:cs="Times New Roman"/>
                    <w:b/>
                    <w:bCs w:val="0"/>
                    <w:color w:val="0000FF"/>
                    <w:sz w:val="18"/>
                    <w:szCs w:val="18"/>
                  </w:rPr>
                </w:rPrChange>
              </w:rPr>
            </w:pPr>
          </w:p>
        </w:tc>
      </w:tr>
      <w:tr w:rsidR="0076054D" w14:paraId="7E96A264" w14:textId="77777777" w:rsidTr="1E39021E">
        <w:trPr>
          <w:trHeight w:val="330"/>
          <w:ins w:id="11573" w:author="Xuning Wei12232" w:date="2026-10-16T09:35:00Z"/>
        </w:trPr>
        <w:tc>
          <w:tcPr>
            <w:tcW w:w="390" w:type="pct"/>
            <w:vMerge/>
            <w:tcMar>
              <w:left w:w="108" w:type="dxa"/>
              <w:right w:w="108" w:type="dxa"/>
            </w:tcMar>
            <w:vAlign w:val="center"/>
          </w:tcPr>
          <w:p w14:paraId="1AABDC09" w14:textId="77777777" w:rsidR="0076054D" w:rsidRPr="00652DEA" w:rsidRDefault="0076054D">
            <w:pPr>
              <w:jc w:val="center"/>
              <w:rPr>
                <w:ins w:id="11574" w:author="Xuning Wei12232" w:date="2026-10-16T09:35:00Z"/>
                <w:rFonts w:ascii="Times New Roman" w:hAnsi="Times New Roman" w:cs="Times New Roman"/>
                <w:sz w:val="18"/>
                <w:szCs w:val="18"/>
                <w:rPrChange w:id="11575" w:author="Xuning Wei12232" w:date="2026-10-24T11:11:00Z">
                  <w:rPr>
                    <w:ins w:id="11576" w:author="Xuning Wei12232" w:date="2026-10-16T09:35:00Z"/>
                    <w:color w:val="0000FF"/>
                  </w:rPr>
                </w:rPrChange>
              </w:rPr>
              <w:pPrChange w:id="115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21EB" w14:textId="77777777" w:rsidR="0076054D" w:rsidRPr="00652DEA" w:rsidRDefault="0076054D">
            <w:pPr>
              <w:jc w:val="center"/>
              <w:rPr>
                <w:ins w:id="11578" w:author="Xuning Wei12232" w:date="2026-10-16T09:35:00Z"/>
                <w:rFonts w:ascii="Times New Roman" w:eastAsia="Times New Roman" w:hAnsi="Times New Roman" w:cs="Times New Roman"/>
                <w:sz w:val="18"/>
                <w:szCs w:val="18"/>
                <w:rPrChange w:id="11579" w:author="Xuning Wei12232" w:date="2026-10-24T11:11:00Z">
                  <w:rPr>
                    <w:ins w:id="11580" w:author="Xuning Wei12232" w:date="2026-10-16T09:35:00Z"/>
                    <w:rFonts w:ascii="Times New Roman" w:eastAsia="Times New Roman" w:hAnsi="Times New Roman" w:cs="Times New Roman"/>
                    <w:color w:val="0000FF"/>
                    <w:sz w:val="18"/>
                    <w:szCs w:val="18"/>
                  </w:rPr>
                </w:rPrChange>
              </w:rPr>
              <w:pPrChange w:id="11581" w:author="Xuning Wei12232" w:date="2026-10-20T22:47:00Z">
                <w:pPr/>
              </w:pPrChange>
            </w:pPr>
            <w:ins w:id="11582" w:author="Xuning Wei12232" w:date="2026-10-23T19:24:00Z">
              <w:r>
                <w:rPr>
                  <w:rFonts w:ascii="Times New Roman" w:hAnsi="Times New Roman" w:cs="Times New Roman"/>
                  <w:sz w:val="18"/>
                  <w:szCs w:val="18"/>
                </w:rPr>
                <w:t>Coupling temperature (NMeAsn22, αMePhe15)</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192B5892" w14:textId="77777777" w:rsidR="0076054D" w:rsidRPr="00652DEA" w:rsidRDefault="0076054D" w:rsidP="0076054D">
            <w:pPr>
              <w:jc w:val="center"/>
              <w:rPr>
                <w:ins w:id="11583" w:author="Xuning Wei12232" w:date="2026-10-16T09:35:00Z"/>
                <w:rFonts w:ascii="Times New Roman" w:eastAsia="Times New Roman" w:hAnsi="Times New Roman" w:cs="Times New Roman"/>
                <w:sz w:val="18"/>
                <w:szCs w:val="18"/>
                <w:rPrChange w:id="11584" w:author="Xuning Wei12232" w:date="2026-10-24T11:11:00Z">
                  <w:rPr>
                    <w:ins w:id="11585" w:author="Xuning Wei12232" w:date="2026-10-16T09:35:00Z"/>
                    <w:rFonts w:ascii="Times New Roman" w:eastAsia="Times New Roman" w:hAnsi="Times New Roman" w:cs="Times New Roman"/>
                    <w:color w:val="0000FF"/>
                    <w:sz w:val="18"/>
                    <w:szCs w:val="18"/>
                  </w:rPr>
                </w:rPrChange>
              </w:rPr>
            </w:pPr>
            <w:ins w:id="115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CA81C" w14:textId="77777777" w:rsidR="0076054D" w:rsidRPr="00652DEA" w:rsidRDefault="0076054D" w:rsidP="0076054D">
            <w:pPr>
              <w:jc w:val="center"/>
              <w:rPr>
                <w:ins w:id="11587" w:author="Xuning Wei12232" w:date="2026-10-16T09:35:00Z"/>
                <w:rFonts w:ascii="Times New Roman" w:eastAsia="Times New Roman" w:hAnsi="Times New Roman" w:cs="Times New Roman"/>
                <w:sz w:val="18"/>
                <w:szCs w:val="18"/>
                <w:rPrChange w:id="11588" w:author="Xuning Wei12232" w:date="2026-10-24T11:11:00Z">
                  <w:rPr>
                    <w:ins w:id="11589" w:author="Xuning Wei12232" w:date="2026-10-16T09:35:00Z"/>
                    <w:rFonts w:ascii="Times New Roman" w:eastAsia="Times New Roman" w:hAnsi="Times New Roman" w:cs="Times New Roman"/>
                    <w:color w:val="0000FF"/>
                    <w:sz w:val="18"/>
                    <w:szCs w:val="18"/>
                  </w:rPr>
                </w:rPrChange>
              </w:rPr>
            </w:pPr>
            <w:commentRangeStart w:id="11590"/>
            <w:ins w:id="11591" w:author="Xuning Wei12232" w:date="2026-10-23T19:24:00Z">
              <w:r w:rsidRPr="004D39F4">
                <w:rPr>
                  <w:rFonts w:ascii="Times New Roman" w:hAnsi="Times New Roman" w:cs="Times New Roman"/>
                  <w:color w:val="0000FF"/>
                  <w:sz w:val="18"/>
                  <w:szCs w:val="18"/>
                </w:rPr>
                <w:t>25.0</w:t>
              </w:r>
            </w:ins>
            <w:commentRangeEnd w:id="11590"/>
            <w:r w:rsidR="00705BD2">
              <w:rPr>
                <w:rStyle w:val="affe"/>
              </w:rPr>
              <w:commentReference w:id="11590"/>
            </w:r>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99F97" w14:textId="77777777" w:rsidR="0076054D" w:rsidRPr="00652DEA" w:rsidRDefault="0076054D" w:rsidP="0076054D">
            <w:pPr>
              <w:jc w:val="center"/>
              <w:rPr>
                <w:ins w:id="11592" w:author="Xuning Wei12232" w:date="2026-10-16T09:35:00Z"/>
                <w:rFonts w:ascii="Times New Roman" w:eastAsia="Times New Roman" w:hAnsi="Times New Roman" w:cs="Times New Roman"/>
                <w:sz w:val="18"/>
                <w:szCs w:val="18"/>
                <w:rPrChange w:id="11593" w:author="Xuning Wei12232" w:date="2026-10-24T11:11:00Z">
                  <w:rPr>
                    <w:ins w:id="11594" w:author="Xuning Wei12232" w:date="2026-10-16T09:35:00Z"/>
                    <w:rFonts w:ascii="Times New Roman" w:eastAsia="Times New Roman" w:hAnsi="Times New Roman" w:cs="Times New Roman"/>
                    <w:b/>
                    <w:color w:val="0000FF"/>
                    <w:sz w:val="18"/>
                    <w:szCs w:val="18"/>
                  </w:rPr>
                </w:rPrChange>
              </w:rPr>
            </w:pPr>
            <w:ins w:id="11595"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7381A" w14:textId="6F06F7A6" w:rsidR="0076054D" w:rsidRPr="004D39F4" w:rsidRDefault="0076054D" w:rsidP="0076054D">
            <w:pPr>
              <w:jc w:val="center"/>
              <w:rPr>
                <w:ins w:id="11596" w:author="Xuning Wei12232" w:date="2026-10-16T09:35:00Z"/>
                <w:rFonts w:ascii="Times New Roman" w:eastAsiaTheme="minorEastAsia" w:hAnsi="Times New Roman" w:cs="Times New Roman"/>
                <w:bCs w:val="0"/>
                <w:color w:val="0000FF"/>
                <w:sz w:val="18"/>
                <w:szCs w:val="18"/>
                <w:lang w:eastAsia="zh-CN"/>
                <w:rPrChange w:id="11597" w:author="Xuning Wei12232" w:date="2026-10-24T11:11:00Z">
                  <w:rPr>
                    <w:ins w:id="11598"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w:t>
            </w:r>
            <w:r w:rsidR="002B02B9" w:rsidRPr="004D39F4">
              <w:rPr>
                <w:rFonts w:ascii="Times New Roman" w:eastAsia="等线" w:hAnsi="Times New Roman" w:cs="Times New Roman"/>
                <w:bCs w:val="0"/>
                <w:color w:val="0000FF"/>
                <w:sz w:val="18"/>
                <w:szCs w:val="18"/>
                <w:lang w:eastAsia="zh-CN"/>
              </w:rPr>
              <w:t xml:space="preserve"> </w:t>
            </w:r>
            <w:r w:rsidRPr="004D39F4">
              <w:rPr>
                <w:rFonts w:ascii="Times New Roman" w:eastAsia="等线" w:hAnsi="Times New Roman" w:cs="Times New Roman"/>
                <w:bCs w:val="0"/>
                <w:color w:val="0000FF"/>
                <w:sz w:val="18"/>
                <w:szCs w:val="18"/>
                <w:lang w:eastAsia="zh-CN"/>
              </w:rPr>
              <w:t>26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2C343" w14:textId="77777777" w:rsidR="0076054D" w:rsidRPr="00652DEA" w:rsidRDefault="0076054D" w:rsidP="0076054D">
            <w:pPr>
              <w:jc w:val="center"/>
              <w:rPr>
                <w:ins w:id="11599" w:author="Xuning Wei12232" w:date="2026-10-16T09:35:00Z"/>
                <w:rFonts w:ascii="Times New Roman" w:eastAsia="Times New Roman" w:hAnsi="Times New Roman" w:cs="Times New Roman"/>
                <w:sz w:val="18"/>
                <w:szCs w:val="18"/>
                <w:rPrChange w:id="11600" w:author="Xuning Wei12232" w:date="2026-10-24T11:11:00Z">
                  <w:rPr>
                    <w:ins w:id="11601" w:author="Xuning Wei12232" w:date="2026-10-16T09:35:00Z"/>
                    <w:rFonts w:ascii="Times New Roman" w:eastAsia="Times New Roman" w:hAnsi="Times New Roman" w:cs="Times New Roman"/>
                    <w:color w:val="0000FF"/>
                    <w:sz w:val="18"/>
                    <w:szCs w:val="18"/>
                  </w:rPr>
                </w:rPrChange>
              </w:rPr>
            </w:pPr>
            <w:ins w:id="11602" w:author="Xuning Wei12232" w:date="2026-10-23T19:24:00Z">
              <w:r>
                <w:rPr>
                  <w:rFonts w:ascii="Times New Roman" w:eastAsia="等线" w:hAnsi="Times New Roman" w:cs="Times New Roman"/>
                  <w:bCs w:val="0"/>
                  <w:sz w:val="18"/>
                  <w:szCs w:val="18"/>
                  <w:rPrChange w:id="116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F82752B" w14:textId="77777777" w:rsidR="0076054D" w:rsidRPr="00652DEA" w:rsidRDefault="0076054D" w:rsidP="0076054D">
            <w:pPr>
              <w:jc w:val="center"/>
              <w:rPr>
                <w:ins w:id="11604" w:author="Xuning Wei12232" w:date="2026-10-16T09:36:00Z"/>
                <w:rFonts w:ascii="Times New Roman" w:eastAsia="等线" w:hAnsi="Times New Roman" w:cs="Times New Roman"/>
                <w:bCs w:val="0"/>
                <w:sz w:val="18"/>
                <w:szCs w:val="18"/>
                <w:rPrChange w:id="11605" w:author="Xuning Wei12232" w:date="2026-10-24T11:11:00Z">
                  <w:rPr>
                    <w:ins w:id="116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A203BD" w14:textId="77777777" w:rsidR="0076054D" w:rsidRPr="00652DEA" w:rsidRDefault="0076054D" w:rsidP="0076054D">
            <w:pPr>
              <w:jc w:val="center"/>
              <w:rPr>
                <w:ins w:id="11607" w:author="Xuning Wei12232" w:date="2026-10-16T09:36:00Z"/>
                <w:rFonts w:ascii="Times New Roman" w:eastAsia="等线" w:hAnsi="Times New Roman" w:cs="Times New Roman"/>
                <w:bCs w:val="0"/>
                <w:sz w:val="18"/>
                <w:szCs w:val="18"/>
                <w:rPrChange w:id="11608" w:author="Xuning Wei12232" w:date="2026-10-24T11:11:00Z">
                  <w:rPr>
                    <w:ins w:id="116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EEB5C65" w14:textId="77777777" w:rsidR="0076054D" w:rsidRPr="00652DEA" w:rsidRDefault="0076054D" w:rsidP="0076054D">
            <w:pPr>
              <w:jc w:val="center"/>
              <w:rPr>
                <w:ins w:id="11610" w:author="Xuning Wei12232" w:date="2026-10-16T09:36:00Z"/>
                <w:rFonts w:ascii="Times New Roman" w:eastAsia="等线" w:hAnsi="Times New Roman" w:cs="Times New Roman"/>
                <w:bCs w:val="0"/>
                <w:sz w:val="18"/>
                <w:szCs w:val="18"/>
                <w:rPrChange w:id="11611" w:author="Xuning Wei12232" w:date="2026-10-24T11:11:00Z">
                  <w:rPr>
                    <w:ins w:id="11612" w:author="Xuning Wei12232" w:date="2026-10-16T09:36:00Z"/>
                    <w:rFonts w:ascii="Times New Roman" w:eastAsia="等线" w:hAnsi="Times New Roman" w:cs="Times New Roman"/>
                    <w:b/>
                    <w:bCs w:val="0"/>
                    <w:color w:val="0000FF"/>
                    <w:sz w:val="18"/>
                    <w:szCs w:val="18"/>
                  </w:rPr>
                </w:rPrChange>
              </w:rPr>
            </w:pPr>
          </w:p>
        </w:tc>
      </w:tr>
      <w:tr w:rsidR="0076054D" w14:paraId="1B95CA06" w14:textId="77777777" w:rsidTr="1E39021E">
        <w:trPr>
          <w:trHeight w:val="330"/>
          <w:ins w:id="11613" w:author="Xuning Wei12232" w:date="2026-10-16T09:35:00Z"/>
        </w:trPr>
        <w:tc>
          <w:tcPr>
            <w:tcW w:w="390" w:type="pct"/>
            <w:vMerge/>
            <w:tcMar>
              <w:left w:w="108" w:type="dxa"/>
              <w:right w:w="108" w:type="dxa"/>
            </w:tcMar>
            <w:vAlign w:val="center"/>
          </w:tcPr>
          <w:p w14:paraId="27EFE50A" w14:textId="77777777" w:rsidR="0076054D" w:rsidRPr="00652DEA" w:rsidRDefault="0076054D">
            <w:pPr>
              <w:jc w:val="center"/>
              <w:rPr>
                <w:ins w:id="11614" w:author="Xuning Wei12232" w:date="2026-10-16T09:35:00Z"/>
                <w:rFonts w:ascii="Times New Roman" w:hAnsi="Times New Roman" w:cs="Times New Roman"/>
                <w:sz w:val="18"/>
                <w:szCs w:val="18"/>
                <w:rPrChange w:id="11615" w:author="Xuning Wei12232" w:date="2026-10-24T11:11:00Z">
                  <w:rPr>
                    <w:ins w:id="11616" w:author="Xuning Wei12232" w:date="2026-10-16T09:35:00Z"/>
                    <w:color w:val="0000FF"/>
                  </w:rPr>
                </w:rPrChange>
              </w:rPr>
              <w:pPrChange w:id="116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EE0247" w14:textId="77777777" w:rsidR="0076054D" w:rsidRPr="00652DEA" w:rsidRDefault="0076054D">
            <w:pPr>
              <w:jc w:val="center"/>
              <w:rPr>
                <w:ins w:id="11618" w:author="Xuning Wei12232" w:date="2026-10-16T09:35:00Z"/>
                <w:rFonts w:ascii="Times New Roman" w:eastAsia="Times New Roman" w:hAnsi="Times New Roman" w:cs="Times New Roman"/>
                <w:sz w:val="18"/>
                <w:szCs w:val="18"/>
                <w:rPrChange w:id="11619" w:author="Xuning Wei12232" w:date="2026-10-24T11:11:00Z">
                  <w:rPr>
                    <w:ins w:id="11620" w:author="Xuning Wei12232" w:date="2026-10-16T09:35:00Z"/>
                    <w:rFonts w:ascii="Times New Roman" w:eastAsia="Times New Roman" w:hAnsi="Times New Roman" w:cs="Times New Roman"/>
                    <w:color w:val="0000FF"/>
                    <w:sz w:val="18"/>
                    <w:szCs w:val="18"/>
                  </w:rPr>
                </w:rPrChange>
              </w:rPr>
              <w:pPrChange w:id="11621" w:author="Xuning Wei12232" w:date="2026-10-20T22:47:00Z">
                <w:pPr/>
              </w:pPrChange>
            </w:pPr>
            <w:ins w:id="11622" w:author="Xuning Wei12232" w:date="2026-10-23T19:24:00Z">
              <w:r>
                <w:rPr>
                  <w:rFonts w:ascii="Times New Roman" w:hAnsi="Times New Roman" w:cs="Times New Roman"/>
                  <w:sz w:val="18"/>
                  <w:szCs w:val="18"/>
                </w:rPr>
                <w:t>Coupling temperature (Asn21)</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09475AA5" w14:textId="77777777" w:rsidR="0076054D" w:rsidRPr="00652DEA" w:rsidRDefault="0076054D" w:rsidP="0076054D">
            <w:pPr>
              <w:jc w:val="center"/>
              <w:rPr>
                <w:ins w:id="11623" w:author="Xuning Wei12232" w:date="2026-10-16T09:35:00Z"/>
                <w:rFonts w:ascii="Times New Roman" w:eastAsia="Times New Roman" w:hAnsi="Times New Roman" w:cs="Times New Roman"/>
                <w:sz w:val="18"/>
                <w:szCs w:val="18"/>
                <w:rPrChange w:id="11624" w:author="Xuning Wei12232" w:date="2026-10-24T11:11:00Z">
                  <w:rPr>
                    <w:ins w:id="11625" w:author="Xuning Wei12232" w:date="2026-10-16T09:35:00Z"/>
                    <w:rFonts w:ascii="Times New Roman" w:eastAsia="Times New Roman" w:hAnsi="Times New Roman" w:cs="Times New Roman"/>
                    <w:color w:val="0000FF"/>
                    <w:sz w:val="18"/>
                    <w:szCs w:val="18"/>
                  </w:rPr>
                </w:rPrChange>
              </w:rPr>
            </w:pPr>
            <w:ins w:id="116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7A890" w14:textId="77777777" w:rsidR="0076054D" w:rsidRPr="00652DEA" w:rsidRDefault="0076054D" w:rsidP="0076054D">
            <w:pPr>
              <w:jc w:val="center"/>
              <w:rPr>
                <w:ins w:id="11627" w:author="Xuning Wei12232" w:date="2026-10-16T09:35:00Z"/>
                <w:rFonts w:ascii="Times New Roman" w:eastAsia="等线" w:hAnsi="Times New Roman" w:cs="Times New Roman"/>
                <w:bCs w:val="0"/>
                <w:sz w:val="18"/>
                <w:szCs w:val="18"/>
                <w:rPrChange w:id="11628" w:author="Xuning Wei12232" w:date="2026-10-24T11:11:00Z">
                  <w:rPr>
                    <w:ins w:id="11629" w:author="Xuning Wei12232" w:date="2026-10-16T09:35:00Z"/>
                    <w:rFonts w:ascii="Times New Roman" w:eastAsia="Times New Roman" w:hAnsi="Times New Roman" w:cs="Times New Roman"/>
                    <w:color w:val="0000FF"/>
                    <w:sz w:val="18"/>
                    <w:szCs w:val="18"/>
                  </w:rPr>
                </w:rPrChange>
              </w:rPr>
            </w:pPr>
            <w:ins w:id="1163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6F5802" w14:textId="77777777" w:rsidR="0076054D" w:rsidRPr="00652DEA" w:rsidRDefault="0076054D" w:rsidP="0076054D">
            <w:pPr>
              <w:jc w:val="center"/>
              <w:rPr>
                <w:ins w:id="11631" w:author="Xuning Wei12232" w:date="2026-10-16T09:35:00Z"/>
                <w:rFonts w:ascii="Times New Roman" w:eastAsia="Times New Roman" w:hAnsi="Times New Roman" w:cs="Times New Roman"/>
                <w:sz w:val="18"/>
                <w:szCs w:val="18"/>
                <w:rPrChange w:id="11632" w:author="Xuning Wei12232" w:date="2026-10-24T11:11:00Z">
                  <w:rPr>
                    <w:ins w:id="11633" w:author="Xuning Wei12232" w:date="2026-10-16T09:35:00Z"/>
                    <w:rFonts w:ascii="Times New Roman" w:eastAsia="Times New Roman" w:hAnsi="Times New Roman" w:cs="Times New Roman"/>
                    <w:b/>
                    <w:color w:val="0000FF"/>
                    <w:sz w:val="18"/>
                    <w:szCs w:val="18"/>
                  </w:rPr>
                </w:rPrChange>
              </w:rPr>
            </w:pPr>
            <w:ins w:id="1163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E872" w14:textId="7957877F" w:rsidR="0076054D" w:rsidRPr="004D39F4" w:rsidRDefault="0076054D" w:rsidP="0076054D">
            <w:pPr>
              <w:jc w:val="center"/>
              <w:rPr>
                <w:ins w:id="11635" w:author="Xuning Wei12232" w:date="2026-10-16T09:35:00Z"/>
                <w:rFonts w:ascii="Times New Roman" w:eastAsiaTheme="minorEastAsia" w:hAnsi="Times New Roman" w:cs="Times New Roman"/>
                <w:bCs w:val="0"/>
                <w:color w:val="0000FF"/>
                <w:sz w:val="18"/>
                <w:szCs w:val="18"/>
                <w:lang w:eastAsia="zh-CN"/>
                <w:rPrChange w:id="11636" w:author="Xuning Wei12232" w:date="2026-10-24T11:11:00Z">
                  <w:rPr>
                    <w:ins w:id="11637" w:author="Xuning Wei12232" w:date="2026-10-16T09:35:00Z"/>
                    <w:rFonts w:ascii="Times New Roman" w:eastAsia="Times New Roman" w:hAnsi="Times New Roman" w:cs="Times New Roman"/>
                    <w:bCs w:val="0"/>
                    <w:color w:val="0000FF"/>
                    <w:sz w:val="18"/>
                    <w:szCs w:val="18"/>
                  </w:rPr>
                </w:rPrChange>
              </w:rPr>
            </w:pPr>
            <w:r w:rsidRPr="004D39F4">
              <w:rPr>
                <w:rFonts w:ascii="Times New Roman" w:eastAsia="等线" w:hAnsi="Times New Roman" w:cs="Times New Roman" w:hint="eastAsia"/>
                <w:bCs w:val="0"/>
                <w:color w:val="0000FF"/>
                <w:sz w:val="18"/>
                <w:szCs w:val="18"/>
                <w:lang w:eastAsia="zh-CN"/>
              </w:rPr>
              <w:t>2</w:t>
            </w:r>
            <w:r w:rsidRPr="004D39F4">
              <w:rPr>
                <w:rFonts w:ascii="Times New Roman" w:eastAsia="等线" w:hAnsi="Times New Roman" w:cs="Times New Roman"/>
                <w:bCs w:val="0"/>
                <w:color w:val="0000FF"/>
                <w:sz w:val="18"/>
                <w:szCs w:val="18"/>
                <w:lang w:eastAsia="zh-CN"/>
              </w:rPr>
              <w:t>0 -</w:t>
            </w:r>
            <w:r w:rsidR="002B02B9" w:rsidRPr="004D39F4">
              <w:rPr>
                <w:rFonts w:ascii="Times New Roman" w:eastAsia="等线" w:hAnsi="Times New Roman" w:cs="Times New Roman"/>
                <w:bCs w:val="0"/>
                <w:color w:val="0000FF"/>
                <w:sz w:val="18"/>
                <w:szCs w:val="18"/>
                <w:lang w:eastAsia="zh-CN"/>
              </w:rPr>
              <w:t xml:space="preserve"> </w:t>
            </w:r>
            <w:r w:rsidRPr="004D39F4">
              <w:rPr>
                <w:rFonts w:ascii="Times New Roman" w:eastAsia="等线" w:hAnsi="Times New Roman" w:cs="Times New Roman"/>
                <w:bCs w:val="0"/>
                <w:color w:val="0000FF"/>
                <w:sz w:val="18"/>
                <w:szCs w:val="18"/>
                <w:lang w:eastAsia="zh-CN"/>
              </w:rPr>
              <w:t>28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78F57" w14:textId="77777777" w:rsidR="0076054D" w:rsidRPr="00652DEA" w:rsidRDefault="0076054D" w:rsidP="0076054D">
            <w:pPr>
              <w:jc w:val="center"/>
              <w:rPr>
                <w:ins w:id="11638" w:author="Xuning Wei12232" w:date="2026-10-16T09:35:00Z"/>
                <w:rFonts w:ascii="Times New Roman" w:eastAsia="Times New Roman" w:hAnsi="Times New Roman" w:cs="Times New Roman"/>
                <w:sz w:val="18"/>
                <w:szCs w:val="18"/>
                <w:rPrChange w:id="11639" w:author="Xuning Wei12232" w:date="2026-10-24T11:11:00Z">
                  <w:rPr>
                    <w:ins w:id="11640" w:author="Xuning Wei12232" w:date="2026-10-16T09:35:00Z"/>
                    <w:rFonts w:ascii="Times New Roman" w:eastAsia="Times New Roman" w:hAnsi="Times New Roman" w:cs="Times New Roman"/>
                    <w:color w:val="0000FF"/>
                    <w:sz w:val="18"/>
                    <w:szCs w:val="18"/>
                  </w:rPr>
                </w:rPrChange>
              </w:rPr>
            </w:pPr>
            <w:ins w:id="11641" w:author="Xuning Wei12232" w:date="2026-10-23T19:24:00Z">
              <w:r>
                <w:rPr>
                  <w:rFonts w:ascii="Times New Roman" w:eastAsia="等线" w:hAnsi="Times New Roman" w:cs="Times New Roman"/>
                  <w:bCs w:val="0"/>
                  <w:sz w:val="18"/>
                  <w:szCs w:val="18"/>
                  <w:rPrChange w:id="11642"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44D1216F" w14:textId="77777777" w:rsidR="0076054D" w:rsidRPr="00652DEA" w:rsidRDefault="0076054D" w:rsidP="0076054D">
            <w:pPr>
              <w:jc w:val="center"/>
              <w:rPr>
                <w:ins w:id="11643" w:author="Xuning Wei12232" w:date="2026-10-16T09:36:00Z"/>
                <w:rFonts w:ascii="Times New Roman" w:eastAsia="等线" w:hAnsi="Times New Roman" w:cs="Times New Roman"/>
                <w:bCs w:val="0"/>
                <w:sz w:val="18"/>
                <w:szCs w:val="18"/>
                <w:rPrChange w:id="11644" w:author="Xuning Wei12232" w:date="2026-10-24T11:11:00Z">
                  <w:rPr>
                    <w:ins w:id="11645"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7F98F" w14:textId="77777777" w:rsidR="0076054D" w:rsidRPr="00652DEA" w:rsidRDefault="0076054D" w:rsidP="0076054D">
            <w:pPr>
              <w:jc w:val="center"/>
              <w:rPr>
                <w:ins w:id="11646" w:author="Xuning Wei12232" w:date="2026-10-16T09:36:00Z"/>
                <w:rFonts w:ascii="Times New Roman" w:eastAsia="等线" w:hAnsi="Times New Roman" w:cs="Times New Roman"/>
                <w:bCs w:val="0"/>
                <w:sz w:val="18"/>
                <w:szCs w:val="18"/>
                <w:rPrChange w:id="11647" w:author="Xuning Wei12232" w:date="2026-10-24T11:11:00Z">
                  <w:rPr>
                    <w:ins w:id="11648"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4223B45" w14:textId="77777777" w:rsidR="0076054D" w:rsidRPr="00652DEA" w:rsidRDefault="0076054D" w:rsidP="0076054D">
            <w:pPr>
              <w:jc w:val="center"/>
              <w:rPr>
                <w:ins w:id="11649" w:author="Xuning Wei12232" w:date="2026-10-16T09:36:00Z"/>
                <w:rFonts w:ascii="Times New Roman" w:eastAsia="等线" w:hAnsi="Times New Roman" w:cs="Times New Roman"/>
                <w:bCs w:val="0"/>
                <w:sz w:val="18"/>
                <w:szCs w:val="18"/>
                <w:rPrChange w:id="11650" w:author="Xuning Wei12232" w:date="2026-10-24T11:11:00Z">
                  <w:rPr>
                    <w:ins w:id="11651" w:author="Xuning Wei12232" w:date="2026-10-16T09:36:00Z"/>
                    <w:rFonts w:ascii="Times New Roman" w:eastAsia="等线" w:hAnsi="Times New Roman" w:cs="Times New Roman"/>
                    <w:b/>
                    <w:bCs w:val="0"/>
                    <w:color w:val="0000FF"/>
                    <w:sz w:val="18"/>
                    <w:szCs w:val="18"/>
                  </w:rPr>
                </w:rPrChange>
              </w:rPr>
            </w:pPr>
          </w:p>
        </w:tc>
      </w:tr>
      <w:tr w:rsidR="00445F38" w14:paraId="2AEDB8D5" w14:textId="77777777" w:rsidTr="1E39021E">
        <w:trPr>
          <w:trHeight w:val="330"/>
          <w:ins w:id="11652" w:author="Xuning Wei12232" w:date="2026-10-16T09:35:00Z"/>
        </w:trPr>
        <w:tc>
          <w:tcPr>
            <w:tcW w:w="390" w:type="pct"/>
            <w:vMerge/>
            <w:tcMar>
              <w:left w:w="108" w:type="dxa"/>
              <w:right w:w="108" w:type="dxa"/>
            </w:tcMar>
            <w:vAlign w:val="center"/>
          </w:tcPr>
          <w:p w14:paraId="539CD7A1" w14:textId="77777777" w:rsidR="00445F38" w:rsidRPr="00652DEA" w:rsidRDefault="00445F38">
            <w:pPr>
              <w:jc w:val="center"/>
              <w:rPr>
                <w:ins w:id="11653" w:author="Xuning Wei12232" w:date="2026-10-16T09:35:00Z"/>
                <w:rFonts w:ascii="Times New Roman" w:hAnsi="Times New Roman" w:cs="Times New Roman"/>
                <w:sz w:val="18"/>
                <w:szCs w:val="18"/>
                <w:rPrChange w:id="11654" w:author="Xuning Wei12232" w:date="2026-10-24T11:11:00Z">
                  <w:rPr>
                    <w:ins w:id="11655" w:author="Xuning Wei12232" w:date="2026-10-16T09:35:00Z"/>
                    <w:color w:val="0000FF"/>
                  </w:rPr>
                </w:rPrChange>
              </w:rPr>
              <w:pPrChange w:id="11656"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800F7" w14:textId="77777777" w:rsidR="00445F38" w:rsidRPr="00652DEA" w:rsidRDefault="00445F38">
            <w:pPr>
              <w:jc w:val="center"/>
              <w:rPr>
                <w:ins w:id="11657" w:author="Xuning Wei12232" w:date="2026-10-16T09:35:00Z"/>
                <w:rFonts w:ascii="Times New Roman" w:eastAsia="Times New Roman" w:hAnsi="Times New Roman" w:cs="Times New Roman"/>
                <w:sz w:val="18"/>
                <w:szCs w:val="18"/>
                <w:rPrChange w:id="11658" w:author="Xuning Wei12232" w:date="2026-10-24T11:11:00Z">
                  <w:rPr>
                    <w:ins w:id="11659" w:author="Xuning Wei12232" w:date="2026-10-16T09:35:00Z"/>
                    <w:rFonts w:ascii="Times New Roman" w:eastAsia="Times New Roman" w:hAnsi="Times New Roman" w:cs="Times New Roman"/>
                    <w:color w:val="0000FF"/>
                    <w:sz w:val="18"/>
                    <w:szCs w:val="18"/>
                  </w:rPr>
                </w:rPrChange>
              </w:rPr>
              <w:pPrChange w:id="11660" w:author="Xuning Wei12232" w:date="2026-10-20T22:47:00Z">
                <w:pPr/>
              </w:pPrChange>
            </w:pPr>
            <w:ins w:id="11661"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F40D223" w14:textId="77777777" w:rsidR="00445F38" w:rsidRPr="00652DEA" w:rsidRDefault="00445F38" w:rsidP="00445F38">
            <w:pPr>
              <w:jc w:val="center"/>
              <w:rPr>
                <w:ins w:id="11662" w:author="Xuning Wei12232" w:date="2026-10-16T09:35:00Z"/>
                <w:rFonts w:ascii="Times New Roman" w:eastAsia="Times New Roman" w:hAnsi="Times New Roman" w:cs="Times New Roman"/>
                <w:sz w:val="18"/>
                <w:szCs w:val="18"/>
                <w:rPrChange w:id="11663" w:author="Xuning Wei12232" w:date="2026-10-24T11:11:00Z">
                  <w:rPr>
                    <w:ins w:id="11664" w:author="Xuning Wei12232" w:date="2026-10-16T09:35:00Z"/>
                    <w:rFonts w:ascii="Times New Roman" w:eastAsia="Times New Roman" w:hAnsi="Times New Roman" w:cs="Times New Roman"/>
                    <w:color w:val="0000FF"/>
                    <w:sz w:val="18"/>
                    <w:szCs w:val="18"/>
                  </w:rPr>
                </w:rPrChange>
              </w:rPr>
            </w:pPr>
            <w:ins w:id="11665"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DDCC2" w14:textId="77777777" w:rsidR="00445F38" w:rsidRPr="00652DEA" w:rsidRDefault="00445F38" w:rsidP="00445F38">
            <w:pPr>
              <w:jc w:val="center"/>
              <w:rPr>
                <w:ins w:id="11666" w:author="Xuning Wei12232" w:date="2026-10-16T09:35:00Z"/>
                <w:rFonts w:ascii="Times New Roman" w:eastAsia="等线" w:hAnsi="Times New Roman" w:cs="Times New Roman"/>
                <w:bCs w:val="0"/>
                <w:sz w:val="18"/>
                <w:szCs w:val="18"/>
                <w:rPrChange w:id="11667" w:author="Xuning Wei12232" w:date="2026-10-24T11:11:00Z">
                  <w:rPr>
                    <w:ins w:id="11668" w:author="Xuning Wei12232" w:date="2026-10-16T09:35:00Z"/>
                    <w:rFonts w:ascii="Times New Roman" w:eastAsia="Times New Roman" w:hAnsi="Times New Roman" w:cs="Times New Roman"/>
                    <w:color w:val="0000FF"/>
                    <w:sz w:val="18"/>
                    <w:szCs w:val="18"/>
                  </w:rPr>
                </w:rPrChange>
              </w:rPr>
            </w:pPr>
            <w:ins w:id="11669"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B1E96" w14:textId="77777777" w:rsidR="00445F38" w:rsidRPr="00652DEA" w:rsidRDefault="00445F38" w:rsidP="00445F38">
            <w:pPr>
              <w:jc w:val="center"/>
              <w:rPr>
                <w:ins w:id="11670" w:author="Xuning Wei12232" w:date="2026-10-16T09:35:00Z"/>
                <w:rFonts w:ascii="Times New Roman" w:eastAsia="Times New Roman" w:hAnsi="Times New Roman" w:cs="Times New Roman"/>
                <w:sz w:val="18"/>
                <w:szCs w:val="18"/>
                <w:rPrChange w:id="11671" w:author="Xuning Wei12232" w:date="2026-10-24T11:11:00Z">
                  <w:rPr>
                    <w:ins w:id="11672" w:author="Xuning Wei12232" w:date="2026-10-16T09:35:00Z"/>
                    <w:rFonts w:ascii="Times New Roman" w:eastAsia="Times New Roman" w:hAnsi="Times New Roman" w:cs="Times New Roman"/>
                    <w:b/>
                    <w:color w:val="0000FF"/>
                    <w:sz w:val="18"/>
                    <w:szCs w:val="18"/>
                  </w:rPr>
                </w:rPrChange>
              </w:rPr>
            </w:pPr>
            <w:ins w:id="11673"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FBD6" w14:textId="1F3FBA2C" w:rsidR="00445F38" w:rsidRPr="00652DEA" w:rsidRDefault="004D4A42" w:rsidP="00445F38">
            <w:pPr>
              <w:jc w:val="center"/>
              <w:rPr>
                <w:ins w:id="11674" w:author="Xuning Wei12232" w:date="2026-10-16T09:35:00Z"/>
                <w:rFonts w:ascii="Times New Roman" w:eastAsiaTheme="minorEastAsia" w:hAnsi="Times New Roman" w:cs="Times New Roman"/>
                <w:bCs w:val="0"/>
                <w:sz w:val="18"/>
                <w:szCs w:val="18"/>
                <w:lang w:eastAsia="zh-CN"/>
                <w:rPrChange w:id="11675" w:author="Xuning Wei12232" w:date="2026-10-24T11:11:00Z">
                  <w:rPr>
                    <w:ins w:id="11676" w:author="Xuning Wei12232" w:date="2026-10-16T09:35:00Z"/>
                    <w:rFonts w:ascii="Times New Roman" w:eastAsia="Times New Roman" w:hAnsi="Times New Roman" w:cs="Times New Roman"/>
                    <w:bCs w:val="0"/>
                    <w:color w:val="0000FF"/>
                    <w:sz w:val="18"/>
                    <w:szCs w:val="18"/>
                  </w:rPr>
                </w:rPrChange>
              </w:rPr>
            </w:pPr>
            <w:ins w:id="11677" w:author="Xuning Wei12232" w:date="2026-10-23T19:18:00Z">
              <w:r>
                <w:rPr>
                  <w:rFonts w:ascii="Times New Roman" w:eastAsiaTheme="minorEastAsia" w:hAnsi="Times New Roman" w:cs="Times New Roman"/>
                  <w:b/>
                  <w:sz w:val="18"/>
                  <w:szCs w:val="18"/>
                  <w:lang w:eastAsia="zh-CN"/>
                  <w:rPrChange w:id="11678" w:author="Xuning Wei12232" w:date="2026-10-24T11:11:00Z">
                    <w:rPr>
                      <w:rFonts w:ascii="Times New Roman" w:eastAsiaTheme="minorEastAsia" w:hAnsi="Times New Roman" w:cs="Times New Roman"/>
                      <w:b/>
                      <w:color w:val="FF0000"/>
                      <w:sz w:val="18"/>
                      <w:szCs w:val="18"/>
                      <w:lang w:eastAsia="zh-CN"/>
                    </w:rPr>
                  </w:rPrChange>
                </w:rPr>
                <w:t>7.</w:t>
              </w:r>
            </w:ins>
            <w:r>
              <w:rPr>
                <w:rFonts w:ascii="Times New Roman" w:eastAsiaTheme="minorEastAsia" w:hAnsi="Times New Roman" w:cs="Times New Roman"/>
                <w:b/>
                <w:sz w:val="18"/>
                <w:szCs w:val="18"/>
                <w:lang w:eastAsia="zh-CN"/>
              </w:rPr>
              <w:t>20</w:t>
            </w:r>
            <w:ins w:id="11679" w:author="Xuning Wei12232" w:date="2026-10-23T19:18:00Z">
              <w:r>
                <w:rPr>
                  <w:rFonts w:ascii="Times New Roman" w:eastAsiaTheme="minorEastAsia" w:hAnsi="Times New Roman" w:cs="Times New Roman"/>
                  <w:sz w:val="18"/>
                  <w:szCs w:val="18"/>
                  <w:lang w:eastAsia="zh-CN"/>
                  <w:rPrChange w:id="11680" w:author="Xuning Wei12232" w:date="2026-10-24T11:11:00Z">
                    <w:rPr>
                      <w:rFonts w:ascii="Times New Roman" w:eastAsiaTheme="minorEastAsia" w:hAnsi="Times New Roman" w:cs="Times New Roman"/>
                      <w:color w:val="FF0000"/>
                      <w:sz w:val="18"/>
                      <w:szCs w:val="18"/>
                      <w:lang w:eastAsia="zh-CN"/>
                    </w:rPr>
                  </w:rPrChange>
                </w:rPr>
                <w:t xml:space="preserve"> -</w:t>
              </w:r>
            </w:ins>
            <w:r>
              <w:rPr>
                <w:rFonts w:ascii="Times New Roman" w:eastAsiaTheme="minorEastAsia" w:hAnsi="Times New Roman" w:cs="Times New Roman"/>
                <w:sz w:val="18"/>
                <w:szCs w:val="18"/>
                <w:lang w:eastAsia="zh-CN"/>
              </w:rPr>
              <w:t>7</w:t>
            </w:r>
            <w:ins w:id="11681" w:author="Xuning Wei12232" w:date="2026-10-23T19:18:00Z">
              <w:r>
                <w:rPr>
                  <w:rFonts w:ascii="Times New Roman" w:eastAsiaTheme="minorEastAsia" w:hAnsi="Times New Roman" w:cs="Times New Roman"/>
                  <w:sz w:val="18"/>
                  <w:szCs w:val="18"/>
                  <w:lang w:eastAsia="zh-CN"/>
                  <w:rPrChange w:id="11682" w:author="Xuning Wei12232" w:date="2026-10-24T11:11:00Z">
                    <w:rPr>
                      <w:rFonts w:ascii="Times New Roman" w:eastAsiaTheme="minorEastAsia" w:hAnsi="Times New Roman" w:cs="Times New Roman"/>
                      <w:color w:val="FF0000"/>
                      <w:sz w:val="18"/>
                      <w:szCs w:val="18"/>
                      <w:lang w:eastAsia="zh-CN"/>
                    </w:rPr>
                  </w:rPrChange>
                </w:rPr>
                <w:t>.</w:t>
              </w:r>
            </w:ins>
            <w:r>
              <w:rPr>
                <w:rFonts w:ascii="Times New Roman" w:eastAsiaTheme="minorEastAsia" w:hAnsi="Times New Roman" w:cs="Times New Roman"/>
                <w:sz w:val="18"/>
                <w:szCs w:val="18"/>
                <w:lang w:eastAsia="zh-CN"/>
              </w:rPr>
              <w:t>96</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E6AB" w14:textId="77777777" w:rsidR="00445F38" w:rsidRPr="00652DEA" w:rsidRDefault="00445F38" w:rsidP="00445F38">
            <w:pPr>
              <w:jc w:val="center"/>
              <w:rPr>
                <w:ins w:id="11683" w:author="Xuning Wei12232" w:date="2026-10-16T09:35:00Z"/>
                <w:rFonts w:ascii="Times New Roman" w:eastAsia="Times New Roman" w:hAnsi="Times New Roman" w:cs="Times New Roman"/>
                <w:sz w:val="18"/>
                <w:szCs w:val="18"/>
                <w:rPrChange w:id="11684" w:author="Xuning Wei12232" w:date="2026-10-24T11:11:00Z">
                  <w:rPr>
                    <w:ins w:id="11685" w:author="Xuning Wei12232" w:date="2026-10-16T09:35:00Z"/>
                    <w:rFonts w:ascii="Times New Roman" w:eastAsia="Times New Roman" w:hAnsi="Times New Roman" w:cs="Times New Roman"/>
                    <w:color w:val="0000FF"/>
                    <w:sz w:val="18"/>
                    <w:szCs w:val="18"/>
                  </w:rPr>
                </w:rPrChange>
              </w:rPr>
            </w:pPr>
            <w:ins w:id="11686" w:author="Xuning Wei12232" w:date="2026-10-23T19:24:00Z">
              <w:r>
                <w:rPr>
                  <w:rFonts w:ascii="Times New Roman" w:eastAsia="等线" w:hAnsi="Times New Roman" w:cs="Times New Roman"/>
                  <w:bCs w:val="0"/>
                  <w:sz w:val="18"/>
                  <w:szCs w:val="18"/>
                  <w:rPrChange w:id="11687"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6A9A2604" w14:textId="77777777" w:rsidR="00445F38" w:rsidRPr="00652DEA" w:rsidRDefault="00445F38" w:rsidP="00445F38">
            <w:pPr>
              <w:jc w:val="center"/>
              <w:rPr>
                <w:ins w:id="11688" w:author="Xuning Wei12232" w:date="2026-10-16T09:36:00Z"/>
                <w:rFonts w:ascii="Times New Roman" w:eastAsia="等线" w:hAnsi="Times New Roman" w:cs="Times New Roman"/>
                <w:bCs w:val="0"/>
                <w:sz w:val="18"/>
                <w:szCs w:val="18"/>
                <w:rPrChange w:id="11689" w:author="Xuning Wei12232" w:date="2026-10-24T11:11:00Z">
                  <w:rPr>
                    <w:ins w:id="11690"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DD220FA" w14:textId="77777777" w:rsidR="00445F38" w:rsidRPr="00652DEA" w:rsidRDefault="00445F38" w:rsidP="00445F38">
            <w:pPr>
              <w:jc w:val="center"/>
              <w:rPr>
                <w:ins w:id="11691" w:author="Xuning Wei12232" w:date="2026-10-16T09:36:00Z"/>
                <w:rFonts w:ascii="Times New Roman" w:eastAsia="等线" w:hAnsi="Times New Roman" w:cs="Times New Roman"/>
                <w:bCs w:val="0"/>
                <w:sz w:val="18"/>
                <w:szCs w:val="18"/>
                <w:rPrChange w:id="11692" w:author="Xuning Wei12232" w:date="2026-10-24T11:11:00Z">
                  <w:rPr>
                    <w:ins w:id="11693"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B186A81" w14:textId="77777777" w:rsidR="00445F38" w:rsidRPr="00652DEA" w:rsidRDefault="00445F38" w:rsidP="00445F38">
            <w:pPr>
              <w:jc w:val="center"/>
              <w:rPr>
                <w:ins w:id="11694" w:author="Xuning Wei12232" w:date="2026-10-16T09:36:00Z"/>
                <w:rFonts w:ascii="Times New Roman" w:eastAsia="等线" w:hAnsi="Times New Roman" w:cs="Times New Roman"/>
                <w:bCs w:val="0"/>
                <w:sz w:val="18"/>
                <w:szCs w:val="18"/>
                <w:rPrChange w:id="11695" w:author="Xuning Wei12232" w:date="2026-10-24T11:11:00Z">
                  <w:rPr>
                    <w:ins w:id="11696" w:author="Xuning Wei12232" w:date="2026-10-16T09:36:00Z"/>
                    <w:rFonts w:ascii="Times New Roman" w:eastAsia="等线" w:hAnsi="Times New Roman" w:cs="Times New Roman"/>
                    <w:b/>
                    <w:bCs w:val="0"/>
                    <w:color w:val="0000FF"/>
                    <w:sz w:val="18"/>
                    <w:szCs w:val="18"/>
                  </w:rPr>
                </w:rPrChange>
              </w:rPr>
            </w:pPr>
          </w:p>
        </w:tc>
      </w:tr>
      <w:tr w:rsidR="00445F38" w14:paraId="3FE0EE86" w14:textId="77777777" w:rsidTr="1E39021E">
        <w:trPr>
          <w:trHeight w:val="330"/>
          <w:ins w:id="11697" w:author="Xuning Wei12232" w:date="2026-10-23T19:24:00Z"/>
        </w:trPr>
        <w:tc>
          <w:tcPr>
            <w:tcW w:w="390" w:type="pct"/>
            <w:vMerge/>
            <w:tcMar>
              <w:left w:w="108" w:type="dxa"/>
              <w:right w:w="108" w:type="dxa"/>
            </w:tcMar>
            <w:vAlign w:val="center"/>
          </w:tcPr>
          <w:p w14:paraId="4F24943C" w14:textId="77777777" w:rsidR="00445F38" w:rsidRPr="00652DEA" w:rsidRDefault="00445F38" w:rsidP="00445F38">
            <w:pPr>
              <w:jc w:val="center"/>
              <w:rPr>
                <w:ins w:id="11698" w:author="Xuning Wei12232" w:date="2026-10-23T19:24:00Z"/>
                <w:rFonts w:ascii="Times New Roman" w:hAnsi="Times New Roman" w:cs="Times New Roman"/>
                <w:sz w:val="18"/>
                <w:szCs w:val="18"/>
                <w:rPrChange w:id="11699" w:author="Xuning Wei12232" w:date="2026-10-24T11:11:00Z">
                  <w:rPr>
                    <w:ins w:id="11700"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6C688E" w14:textId="77777777" w:rsidR="00445F38" w:rsidRDefault="00445F38" w:rsidP="00445F38">
            <w:pPr>
              <w:jc w:val="center"/>
              <w:rPr>
                <w:ins w:id="11701" w:author="Xuning Wei12232" w:date="2026-10-23T19:24:00Z"/>
                <w:rFonts w:ascii="Times New Roman" w:eastAsia="Times New Roman" w:hAnsi="Times New Roman" w:cs="Times New Roman"/>
                <w:bCs w:val="0"/>
                <w:sz w:val="18"/>
                <w:szCs w:val="18"/>
              </w:rPr>
            </w:pPr>
            <w:ins w:id="11702" w:author="Xuning Wei12232" w:date="2026-10-23T19:24:00Z">
              <w:r>
                <w:rPr>
                  <w:rFonts w:ascii="Times New Roman" w:hAnsi="Times New Roman" w:cs="Times New Roman"/>
                  <w:sz w:val="18"/>
                  <w:szCs w:val="18"/>
                </w:rPr>
                <w:t>IPAc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68F8AD58" w14:textId="77777777" w:rsidR="00445F38" w:rsidRDefault="00445F38" w:rsidP="00445F38">
            <w:pPr>
              <w:jc w:val="center"/>
              <w:rPr>
                <w:ins w:id="11703" w:author="Xuning Wei12232" w:date="2026-10-23T19:24:00Z"/>
                <w:rFonts w:ascii="Times New Roman" w:eastAsia="Times New Roman" w:hAnsi="Times New Roman" w:cs="Times New Roman"/>
                <w:bCs w:val="0"/>
                <w:sz w:val="18"/>
                <w:szCs w:val="18"/>
              </w:rPr>
            </w:pPr>
            <w:ins w:id="1170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B3D1E8" w14:textId="77777777" w:rsidR="00445F38" w:rsidRDefault="00445F38" w:rsidP="00445F38">
            <w:pPr>
              <w:jc w:val="center"/>
              <w:rPr>
                <w:ins w:id="11705" w:author="Xuning Wei12232" w:date="2026-10-23T19:24:00Z"/>
                <w:rFonts w:ascii="Times New Roman" w:eastAsia="Times New Roman" w:hAnsi="Times New Roman" w:cs="Times New Roman"/>
                <w:bCs w:val="0"/>
                <w:sz w:val="18"/>
                <w:szCs w:val="18"/>
              </w:rPr>
            </w:pPr>
            <w:ins w:id="11706"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1D687" w14:textId="77777777" w:rsidR="00445F38" w:rsidRDefault="00445F38" w:rsidP="00445F38">
            <w:pPr>
              <w:jc w:val="center"/>
              <w:rPr>
                <w:ins w:id="11707" w:author="Xuning Wei12232" w:date="2026-10-23T19:24:00Z"/>
                <w:rFonts w:ascii="Times New Roman" w:eastAsia="等线" w:hAnsi="Times New Roman" w:cs="Times New Roman"/>
                <w:b/>
                <w:bCs w:val="0"/>
                <w:sz w:val="18"/>
                <w:szCs w:val="18"/>
              </w:rPr>
            </w:pPr>
            <w:ins w:id="11708"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05D25" w14:textId="3E7BE339" w:rsidR="00445F38" w:rsidRPr="00742BE3" w:rsidRDefault="00445F38" w:rsidP="00445F38">
            <w:pPr>
              <w:jc w:val="center"/>
              <w:rPr>
                <w:ins w:id="11709" w:author="Xuning Wei12232" w:date="2026-10-23T19:24:00Z"/>
                <w:rFonts w:ascii="Times New Roman" w:eastAsiaTheme="minorEastAsia" w:hAnsi="Times New Roman" w:cs="Times New Roman"/>
                <w:b/>
                <w:color w:val="000000" w:themeColor="text1"/>
                <w:sz w:val="18"/>
                <w:szCs w:val="18"/>
                <w:lang w:eastAsia="zh-CN"/>
                <w:rPrChange w:id="11710" w:author="Xuning Wei12232" w:date="2026-10-24T11:11:00Z">
                  <w:rPr>
                    <w:ins w:id="11711" w:author="Xuning Wei12232" w:date="2026-10-23T19:24:00Z"/>
                    <w:rFonts w:ascii="Times New Roman" w:eastAsiaTheme="minorEastAsia" w:hAnsi="Times New Roman" w:cs="Times New Roman"/>
                    <w:b/>
                    <w:color w:val="FF0000"/>
                    <w:sz w:val="18"/>
                    <w:szCs w:val="18"/>
                    <w:lang w:eastAsia="zh-CN"/>
                  </w:rPr>
                </w:rPrChange>
              </w:rPr>
            </w:pPr>
            <w:ins w:id="11712" w:author="Xuning Wei12232" w:date="2026-10-23T19:24:00Z">
              <w:r w:rsidRPr="00742BE3">
                <w:rPr>
                  <w:rFonts w:ascii="Times New Roman" w:eastAsiaTheme="minorEastAsia" w:hAnsi="Times New Roman" w:cs="Times New Roman"/>
                  <w:b/>
                  <w:bCs w:val="0"/>
                  <w:color w:val="000000" w:themeColor="text1"/>
                  <w:sz w:val="18"/>
                  <w:szCs w:val="18"/>
                  <w:lang w:eastAsia="zh-CN"/>
                  <w:rPrChange w:id="11713" w:author="Xuning Wei12232" w:date="2026-10-24T11:11:00Z">
                    <w:rPr>
                      <w:rFonts w:ascii="Times New Roman" w:eastAsiaTheme="minorEastAsia" w:hAnsi="Times New Roman" w:cs="Times New Roman"/>
                      <w:b/>
                      <w:bCs w:val="0"/>
                      <w:color w:val="FF0000"/>
                      <w:sz w:val="18"/>
                      <w:szCs w:val="18"/>
                      <w:lang w:eastAsia="zh-CN"/>
                    </w:rPr>
                  </w:rPrChange>
                </w:rPr>
                <w:t>9.</w:t>
              </w:r>
            </w:ins>
            <w:r w:rsidRPr="00742BE3">
              <w:rPr>
                <w:rFonts w:ascii="Times New Roman" w:eastAsiaTheme="minorEastAsia" w:hAnsi="Times New Roman" w:cs="Times New Roman"/>
                <w:b/>
                <w:bCs w:val="0"/>
                <w:color w:val="000000" w:themeColor="text1"/>
                <w:sz w:val="18"/>
                <w:szCs w:val="18"/>
                <w:lang w:eastAsia="zh-CN"/>
              </w:rPr>
              <w:t>2</w:t>
            </w:r>
            <w:ins w:id="11714" w:author="Xuning Wei12232" w:date="2026-10-23T20:02:00Z">
              <w:r w:rsidRPr="00742BE3">
                <w:rPr>
                  <w:rFonts w:ascii="Times New Roman" w:eastAsiaTheme="minorEastAsia" w:hAnsi="Times New Roman" w:cs="Times New Roman"/>
                  <w:b/>
                  <w:bCs w:val="0"/>
                  <w:color w:val="000000" w:themeColor="text1"/>
                  <w:sz w:val="18"/>
                  <w:szCs w:val="18"/>
                  <w:lang w:eastAsia="zh-CN"/>
                  <w:rPrChange w:id="11715" w:author="Xuning Wei12232" w:date="2026-10-24T11:11:00Z">
                    <w:rPr>
                      <w:rFonts w:ascii="Times New Roman" w:eastAsiaTheme="minorEastAsia" w:hAnsi="Times New Roman" w:cs="Times New Roman"/>
                      <w:b/>
                      <w:bCs w:val="0"/>
                      <w:color w:val="FF0000"/>
                      <w:sz w:val="18"/>
                      <w:szCs w:val="18"/>
                      <w:lang w:eastAsia="zh-CN"/>
                    </w:rPr>
                  </w:rPrChange>
                </w:rPr>
                <w:t>2</w:t>
              </w:r>
            </w:ins>
            <w:ins w:id="11716" w:author="Xuning Wei12232" w:date="2026-10-23T19:24:00Z">
              <w:r w:rsidRPr="00742BE3">
                <w:rPr>
                  <w:rFonts w:ascii="Times New Roman" w:eastAsiaTheme="minorEastAsia" w:hAnsi="Times New Roman" w:cs="Times New Roman"/>
                  <w:bCs w:val="0"/>
                  <w:color w:val="000000" w:themeColor="text1"/>
                  <w:sz w:val="18"/>
                  <w:szCs w:val="18"/>
                  <w:lang w:eastAsia="zh-CN"/>
                  <w:rPrChange w:id="11717"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742BE3">
              <w:rPr>
                <w:rFonts w:ascii="Times New Roman" w:eastAsiaTheme="minorEastAsia" w:hAnsi="Times New Roman" w:cs="Times New Roman"/>
                <w:bCs w:val="0"/>
                <w:color w:val="000000" w:themeColor="text1"/>
                <w:sz w:val="18"/>
                <w:szCs w:val="18"/>
                <w:lang w:eastAsia="zh-CN"/>
              </w:rPr>
              <w:t>– 9.9</w:t>
            </w:r>
            <w:ins w:id="11718" w:author="Xuning Wei12232" w:date="2026-10-23T20:02:00Z">
              <w:r w:rsidRPr="00742BE3">
                <w:rPr>
                  <w:rFonts w:ascii="Times New Roman" w:eastAsiaTheme="minorEastAsia" w:hAnsi="Times New Roman" w:cs="Times New Roman"/>
                  <w:bCs w:val="0"/>
                  <w:color w:val="000000" w:themeColor="text1"/>
                  <w:sz w:val="18"/>
                  <w:szCs w:val="18"/>
                  <w:lang w:eastAsia="zh-CN"/>
                  <w:rPrChange w:id="11719" w:author="Xuning Wei12232" w:date="2026-10-24T11:11:00Z">
                    <w:rPr>
                      <w:rFonts w:ascii="Times New Roman" w:eastAsiaTheme="minorEastAsia" w:hAnsi="Times New Roman" w:cs="Times New Roman"/>
                      <w:bCs w:val="0"/>
                      <w:color w:val="FF0000"/>
                      <w:sz w:val="18"/>
                      <w:szCs w:val="18"/>
                      <w:lang w:eastAsia="zh-CN"/>
                    </w:rPr>
                  </w:rPrChange>
                </w:rPr>
                <w:t>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8198B" w14:textId="77777777" w:rsidR="00445F38" w:rsidRPr="00652DEA" w:rsidRDefault="00445F38" w:rsidP="00445F38">
            <w:pPr>
              <w:jc w:val="center"/>
              <w:rPr>
                <w:ins w:id="11720" w:author="Xuning Wei12232" w:date="2026-10-23T19:24:00Z"/>
                <w:rFonts w:ascii="Times New Roman" w:eastAsia="等线" w:hAnsi="Times New Roman" w:cs="Times New Roman"/>
                <w:bCs w:val="0"/>
                <w:sz w:val="18"/>
                <w:szCs w:val="18"/>
                <w:rPrChange w:id="11721" w:author="Xuning Wei12232" w:date="2026-10-24T11:11:00Z">
                  <w:rPr>
                    <w:ins w:id="11722" w:author="Xuning Wei12232" w:date="2026-10-23T19:24:00Z"/>
                    <w:rFonts w:ascii="Times New Roman" w:eastAsia="等线" w:hAnsi="Times New Roman" w:cs="Times New Roman"/>
                    <w:bCs w:val="0"/>
                    <w:color w:val="0000FF"/>
                    <w:sz w:val="18"/>
                    <w:szCs w:val="18"/>
                  </w:rPr>
                </w:rPrChange>
              </w:rPr>
            </w:pPr>
            <w:ins w:id="11723" w:author="Xuning Wei12232" w:date="2026-10-23T19:24:00Z">
              <w:r>
                <w:rPr>
                  <w:rFonts w:ascii="Times New Roman" w:eastAsia="等线" w:hAnsi="Times New Roman" w:cs="Times New Roman"/>
                  <w:bCs w:val="0"/>
                  <w:sz w:val="18"/>
                  <w:szCs w:val="18"/>
                  <w:rPrChange w:id="11724"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AD9664E" w14:textId="77777777" w:rsidR="00445F38" w:rsidRPr="00652DEA" w:rsidRDefault="00445F38" w:rsidP="00445F38">
            <w:pPr>
              <w:jc w:val="center"/>
              <w:rPr>
                <w:ins w:id="11725" w:author="Xuning Wei12232" w:date="2026-10-23T19:24:00Z"/>
                <w:rFonts w:ascii="Times New Roman" w:eastAsia="等线" w:hAnsi="Times New Roman" w:cs="Times New Roman"/>
                <w:bCs w:val="0"/>
                <w:sz w:val="18"/>
                <w:szCs w:val="18"/>
                <w:rPrChange w:id="11726" w:author="Xuning Wei12232" w:date="2026-10-24T11:11:00Z">
                  <w:rPr>
                    <w:ins w:id="11727"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BF7610E" w14:textId="77777777" w:rsidR="00445F38" w:rsidRPr="00652DEA" w:rsidRDefault="00445F38" w:rsidP="00445F38">
            <w:pPr>
              <w:jc w:val="center"/>
              <w:rPr>
                <w:ins w:id="11728" w:author="Xuning Wei12232" w:date="2026-10-23T19:24:00Z"/>
                <w:rFonts w:ascii="Times New Roman" w:eastAsia="等线" w:hAnsi="Times New Roman" w:cs="Times New Roman"/>
                <w:bCs w:val="0"/>
                <w:sz w:val="18"/>
                <w:szCs w:val="18"/>
                <w:rPrChange w:id="11729" w:author="Xuning Wei12232" w:date="2026-10-24T11:11:00Z">
                  <w:rPr>
                    <w:ins w:id="11730"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5DC539F" w14:textId="77777777" w:rsidR="00445F38" w:rsidRPr="00652DEA" w:rsidRDefault="00445F38" w:rsidP="00445F38">
            <w:pPr>
              <w:jc w:val="center"/>
              <w:rPr>
                <w:ins w:id="11731" w:author="Xuning Wei12232" w:date="2026-10-23T19:24:00Z"/>
                <w:rFonts w:ascii="Times New Roman" w:eastAsia="等线" w:hAnsi="Times New Roman" w:cs="Times New Roman"/>
                <w:bCs w:val="0"/>
                <w:sz w:val="18"/>
                <w:szCs w:val="18"/>
                <w:rPrChange w:id="11732" w:author="Xuning Wei12232" w:date="2026-10-24T11:11:00Z">
                  <w:rPr>
                    <w:ins w:id="11733" w:author="Xuning Wei12232" w:date="2026-10-23T19:24:00Z"/>
                    <w:rFonts w:ascii="Times New Roman" w:eastAsia="等线" w:hAnsi="Times New Roman" w:cs="Times New Roman"/>
                    <w:bCs w:val="0"/>
                    <w:color w:val="0000FF"/>
                    <w:sz w:val="18"/>
                    <w:szCs w:val="18"/>
                  </w:rPr>
                </w:rPrChange>
              </w:rPr>
            </w:pPr>
          </w:p>
        </w:tc>
      </w:tr>
      <w:tr w:rsidR="00445F38" w14:paraId="0C85D6CB" w14:textId="77777777" w:rsidTr="1E39021E">
        <w:trPr>
          <w:trHeight w:val="330"/>
          <w:ins w:id="11734" w:author="Xuning Wei12232" w:date="2026-10-23T19:24:00Z"/>
        </w:trPr>
        <w:tc>
          <w:tcPr>
            <w:tcW w:w="390" w:type="pct"/>
            <w:vMerge/>
            <w:tcMar>
              <w:left w:w="108" w:type="dxa"/>
              <w:right w:w="108" w:type="dxa"/>
            </w:tcMar>
            <w:vAlign w:val="center"/>
          </w:tcPr>
          <w:p w14:paraId="63E83F18" w14:textId="77777777" w:rsidR="00445F38" w:rsidRPr="00652DEA" w:rsidRDefault="00445F38" w:rsidP="00445F38">
            <w:pPr>
              <w:jc w:val="center"/>
              <w:rPr>
                <w:ins w:id="11735" w:author="Xuning Wei12232" w:date="2026-10-23T19:24:00Z"/>
                <w:rFonts w:ascii="Times New Roman" w:hAnsi="Times New Roman" w:cs="Times New Roman"/>
                <w:sz w:val="18"/>
                <w:szCs w:val="18"/>
                <w:rPrChange w:id="11736" w:author="Xuning Wei12232" w:date="2026-10-24T11:11:00Z">
                  <w:rPr>
                    <w:ins w:id="11737"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B6D139" w14:textId="77777777" w:rsidR="00445F38" w:rsidRDefault="00445F38" w:rsidP="00445F38">
            <w:pPr>
              <w:jc w:val="center"/>
              <w:rPr>
                <w:ins w:id="11738" w:author="Xuning Wei12232" w:date="2026-10-23T19:24:00Z"/>
                <w:rFonts w:ascii="Times New Roman" w:eastAsia="Times New Roman" w:hAnsi="Times New Roman" w:cs="Times New Roman"/>
                <w:bCs w:val="0"/>
                <w:sz w:val="18"/>
                <w:szCs w:val="18"/>
              </w:rPr>
            </w:pPr>
            <w:ins w:id="11739" w:author="Xuning Wei12232" w:date="2026-10-23T19:24:00Z">
              <w:r>
                <w:rPr>
                  <w:rFonts w:ascii="Times New Roman" w:hAnsi="Times New Roman" w:cs="Times New Roman"/>
                  <w:sz w:val="18"/>
                  <w:szCs w:val="18"/>
                </w:rPr>
                <w:t>Toluene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CC147F8" w14:textId="77777777" w:rsidR="00445F38" w:rsidRDefault="00445F38" w:rsidP="00445F38">
            <w:pPr>
              <w:jc w:val="center"/>
              <w:rPr>
                <w:ins w:id="11740" w:author="Xuning Wei12232" w:date="2026-10-23T19:24:00Z"/>
                <w:rFonts w:ascii="Times New Roman" w:eastAsia="Times New Roman" w:hAnsi="Times New Roman" w:cs="Times New Roman"/>
                <w:bCs w:val="0"/>
                <w:sz w:val="18"/>
                <w:szCs w:val="18"/>
              </w:rPr>
            </w:pPr>
            <w:ins w:id="11741"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2B4182" w14:textId="77777777" w:rsidR="00445F38" w:rsidRDefault="00445F38" w:rsidP="00445F38">
            <w:pPr>
              <w:jc w:val="center"/>
              <w:rPr>
                <w:ins w:id="11742" w:author="Xuning Wei12232" w:date="2026-10-23T19:24:00Z"/>
                <w:rFonts w:ascii="Times New Roman" w:eastAsia="Times New Roman" w:hAnsi="Times New Roman" w:cs="Times New Roman"/>
                <w:bCs w:val="0"/>
                <w:sz w:val="18"/>
                <w:szCs w:val="18"/>
              </w:rPr>
            </w:pPr>
            <w:ins w:id="11743"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AB5F6E" w14:textId="77777777" w:rsidR="00445F38" w:rsidRDefault="00445F38" w:rsidP="00445F38">
            <w:pPr>
              <w:jc w:val="center"/>
              <w:rPr>
                <w:ins w:id="11744" w:author="Xuning Wei12232" w:date="2026-10-23T19:24:00Z"/>
                <w:rFonts w:ascii="Times New Roman" w:eastAsia="等线" w:hAnsi="Times New Roman" w:cs="Times New Roman"/>
                <w:b/>
                <w:bCs w:val="0"/>
                <w:sz w:val="18"/>
                <w:szCs w:val="18"/>
              </w:rPr>
            </w:pPr>
            <w:ins w:id="11745"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435DCB" w14:textId="4C79BE0B" w:rsidR="00445F38" w:rsidRPr="00742BE3" w:rsidRDefault="00445F38" w:rsidP="00445F38">
            <w:pPr>
              <w:jc w:val="center"/>
              <w:rPr>
                <w:ins w:id="11746" w:author="Xuning Wei12232" w:date="2026-10-23T19:24:00Z"/>
                <w:rFonts w:ascii="Times New Roman" w:eastAsiaTheme="minorEastAsia" w:hAnsi="Times New Roman" w:cs="Times New Roman"/>
                <w:b/>
                <w:color w:val="000000" w:themeColor="text1"/>
                <w:sz w:val="18"/>
                <w:szCs w:val="18"/>
                <w:lang w:eastAsia="zh-CN"/>
                <w:rPrChange w:id="11747" w:author="Xuning Wei12232" w:date="2026-10-24T11:11:00Z">
                  <w:rPr>
                    <w:ins w:id="11748" w:author="Xuning Wei12232" w:date="2026-10-23T19:24:00Z"/>
                    <w:rFonts w:ascii="Times New Roman" w:eastAsiaTheme="minorEastAsia" w:hAnsi="Times New Roman" w:cs="Times New Roman"/>
                    <w:b/>
                    <w:color w:val="FF0000"/>
                    <w:sz w:val="18"/>
                    <w:szCs w:val="18"/>
                    <w:lang w:eastAsia="zh-CN"/>
                  </w:rPr>
                </w:rPrChange>
              </w:rPr>
            </w:pPr>
            <w:ins w:id="11749" w:author="Xuning Wei12232" w:date="2026-10-23T19:24:00Z">
              <w:r w:rsidRPr="00742BE3">
                <w:rPr>
                  <w:rFonts w:ascii="Times New Roman" w:eastAsiaTheme="minorEastAsia" w:hAnsi="Times New Roman" w:cs="Times New Roman"/>
                  <w:b/>
                  <w:bCs w:val="0"/>
                  <w:color w:val="000000" w:themeColor="text1"/>
                  <w:sz w:val="18"/>
                  <w:szCs w:val="18"/>
                  <w:lang w:eastAsia="zh-CN"/>
                  <w:rPrChange w:id="11750" w:author="Xuning Wei12232" w:date="2026-10-24T11:11:00Z">
                    <w:rPr>
                      <w:rFonts w:ascii="Times New Roman" w:eastAsiaTheme="minorEastAsia" w:hAnsi="Times New Roman" w:cs="Times New Roman"/>
                      <w:b/>
                      <w:bCs w:val="0"/>
                      <w:color w:val="FF0000"/>
                      <w:sz w:val="18"/>
                      <w:szCs w:val="18"/>
                      <w:lang w:eastAsia="zh-CN"/>
                    </w:rPr>
                  </w:rPrChange>
                </w:rPr>
                <w:t>9.</w:t>
              </w:r>
            </w:ins>
            <w:r w:rsidRPr="00742BE3">
              <w:rPr>
                <w:rFonts w:ascii="Times New Roman" w:eastAsiaTheme="minorEastAsia" w:hAnsi="Times New Roman" w:cs="Times New Roman"/>
                <w:b/>
                <w:bCs w:val="0"/>
                <w:color w:val="000000" w:themeColor="text1"/>
                <w:sz w:val="18"/>
                <w:szCs w:val="18"/>
                <w:lang w:eastAsia="zh-CN"/>
              </w:rPr>
              <w:t>21</w:t>
            </w:r>
            <w:ins w:id="11751" w:author="Xuning Wei12232" w:date="2026-10-23T19:24:00Z">
              <w:r w:rsidRPr="00742BE3">
                <w:rPr>
                  <w:rFonts w:ascii="Times New Roman" w:eastAsiaTheme="minorEastAsia" w:hAnsi="Times New Roman" w:cs="Times New Roman"/>
                  <w:bCs w:val="0"/>
                  <w:color w:val="000000" w:themeColor="text1"/>
                  <w:sz w:val="18"/>
                  <w:szCs w:val="18"/>
                  <w:lang w:eastAsia="zh-CN"/>
                  <w:rPrChange w:id="11752" w:author="Xuning Wei12232" w:date="2026-10-24T11:11:00Z">
                    <w:rPr>
                      <w:rFonts w:ascii="Times New Roman" w:eastAsiaTheme="minorEastAsia" w:hAnsi="Times New Roman" w:cs="Times New Roman"/>
                      <w:bCs w:val="0"/>
                      <w:color w:val="FF0000"/>
                      <w:sz w:val="18"/>
                      <w:szCs w:val="18"/>
                      <w:lang w:eastAsia="zh-CN"/>
                    </w:rPr>
                  </w:rPrChange>
                </w:rPr>
                <w:t xml:space="preserve"> </w:t>
              </w:r>
            </w:ins>
            <w:r w:rsidRPr="00742BE3">
              <w:rPr>
                <w:rFonts w:ascii="Times New Roman" w:eastAsiaTheme="minorEastAsia" w:hAnsi="Times New Roman" w:cs="Times New Roman"/>
                <w:bCs w:val="0"/>
                <w:color w:val="000000" w:themeColor="text1"/>
                <w:sz w:val="18"/>
                <w:szCs w:val="18"/>
                <w:lang w:eastAsia="zh-CN"/>
              </w:rPr>
              <w:t>– 9.97</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FE120" w14:textId="77777777" w:rsidR="00445F38" w:rsidRPr="00652DEA" w:rsidRDefault="00445F38" w:rsidP="00445F38">
            <w:pPr>
              <w:jc w:val="center"/>
              <w:rPr>
                <w:ins w:id="11753" w:author="Xuning Wei12232" w:date="2026-10-23T19:24:00Z"/>
                <w:rFonts w:ascii="Times New Roman" w:eastAsia="等线" w:hAnsi="Times New Roman" w:cs="Times New Roman"/>
                <w:bCs w:val="0"/>
                <w:sz w:val="18"/>
                <w:szCs w:val="18"/>
                <w:rPrChange w:id="11754" w:author="Xuning Wei12232" w:date="2026-10-24T11:11:00Z">
                  <w:rPr>
                    <w:ins w:id="11755" w:author="Xuning Wei12232" w:date="2026-10-23T19:24:00Z"/>
                    <w:rFonts w:ascii="Times New Roman" w:eastAsia="等线" w:hAnsi="Times New Roman" w:cs="Times New Roman"/>
                    <w:bCs w:val="0"/>
                    <w:color w:val="0000FF"/>
                    <w:sz w:val="18"/>
                    <w:szCs w:val="18"/>
                  </w:rPr>
                </w:rPrChange>
              </w:rPr>
            </w:pPr>
            <w:ins w:id="11756" w:author="Xuning Wei12232" w:date="2026-10-23T19:24:00Z">
              <w:r>
                <w:rPr>
                  <w:rFonts w:ascii="Times New Roman" w:eastAsia="等线" w:hAnsi="Times New Roman" w:cs="Times New Roman"/>
                  <w:bCs w:val="0"/>
                  <w:sz w:val="18"/>
                  <w:szCs w:val="18"/>
                  <w:rPrChange w:id="11757"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6FBAD364" w14:textId="77777777" w:rsidR="00445F38" w:rsidRPr="00652DEA" w:rsidRDefault="00445F38" w:rsidP="00445F38">
            <w:pPr>
              <w:jc w:val="center"/>
              <w:rPr>
                <w:ins w:id="11758" w:author="Xuning Wei12232" w:date="2026-10-23T19:24:00Z"/>
                <w:rFonts w:ascii="Times New Roman" w:eastAsia="等线" w:hAnsi="Times New Roman" w:cs="Times New Roman"/>
                <w:bCs w:val="0"/>
                <w:sz w:val="18"/>
                <w:szCs w:val="18"/>
                <w:rPrChange w:id="11759" w:author="Xuning Wei12232" w:date="2026-10-24T11:11:00Z">
                  <w:rPr>
                    <w:ins w:id="11760"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DC4596E" w14:textId="77777777" w:rsidR="00445F38" w:rsidRPr="00652DEA" w:rsidRDefault="00445F38" w:rsidP="00445F38">
            <w:pPr>
              <w:jc w:val="center"/>
              <w:rPr>
                <w:ins w:id="11761" w:author="Xuning Wei12232" w:date="2026-10-23T19:24:00Z"/>
                <w:rFonts w:ascii="Times New Roman" w:eastAsia="等线" w:hAnsi="Times New Roman" w:cs="Times New Roman"/>
                <w:bCs w:val="0"/>
                <w:sz w:val="18"/>
                <w:szCs w:val="18"/>
                <w:rPrChange w:id="11762" w:author="Xuning Wei12232" w:date="2026-10-24T11:11:00Z">
                  <w:rPr>
                    <w:ins w:id="11763"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1E9947C" w14:textId="77777777" w:rsidR="00445F38" w:rsidRPr="00652DEA" w:rsidRDefault="00445F38" w:rsidP="00445F38">
            <w:pPr>
              <w:jc w:val="center"/>
              <w:rPr>
                <w:ins w:id="11764" w:author="Xuning Wei12232" w:date="2026-10-23T19:24:00Z"/>
                <w:rFonts w:ascii="Times New Roman" w:eastAsia="等线" w:hAnsi="Times New Roman" w:cs="Times New Roman"/>
                <w:bCs w:val="0"/>
                <w:sz w:val="18"/>
                <w:szCs w:val="18"/>
                <w:rPrChange w:id="11765" w:author="Xuning Wei12232" w:date="2026-10-24T11:11:00Z">
                  <w:rPr>
                    <w:ins w:id="11766" w:author="Xuning Wei12232" w:date="2026-10-23T19:24:00Z"/>
                    <w:rFonts w:ascii="Times New Roman" w:eastAsia="等线" w:hAnsi="Times New Roman" w:cs="Times New Roman"/>
                    <w:bCs w:val="0"/>
                    <w:color w:val="0000FF"/>
                    <w:sz w:val="18"/>
                    <w:szCs w:val="18"/>
                  </w:rPr>
                </w:rPrChange>
              </w:rPr>
            </w:pPr>
          </w:p>
        </w:tc>
      </w:tr>
      <w:tr w:rsidR="00445F38" w14:paraId="11116776" w14:textId="77777777" w:rsidTr="1E39021E">
        <w:trPr>
          <w:trHeight w:val="330"/>
          <w:ins w:id="11767" w:author="Xuning Wei12232" w:date="2026-10-23T19:24:00Z"/>
        </w:trPr>
        <w:tc>
          <w:tcPr>
            <w:tcW w:w="390" w:type="pct"/>
            <w:vMerge/>
            <w:tcMar>
              <w:left w:w="108" w:type="dxa"/>
              <w:right w:w="108" w:type="dxa"/>
            </w:tcMar>
            <w:vAlign w:val="center"/>
          </w:tcPr>
          <w:p w14:paraId="1413D853" w14:textId="77777777" w:rsidR="00445F38" w:rsidRPr="00652DEA" w:rsidRDefault="00445F38" w:rsidP="00445F38">
            <w:pPr>
              <w:jc w:val="center"/>
              <w:rPr>
                <w:ins w:id="11768" w:author="Xuning Wei12232" w:date="2026-10-23T19:24:00Z"/>
                <w:rFonts w:ascii="Times New Roman" w:hAnsi="Times New Roman" w:cs="Times New Roman"/>
                <w:sz w:val="18"/>
                <w:szCs w:val="18"/>
                <w:rPrChange w:id="11769" w:author="Xuning Wei12232" w:date="2026-10-24T11:11:00Z">
                  <w:rPr>
                    <w:ins w:id="11770"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6B54" w14:textId="77777777" w:rsidR="00445F38" w:rsidRDefault="00445F38" w:rsidP="00445F38">
            <w:pPr>
              <w:jc w:val="center"/>
              <w:rPr>
                <w:ins w:id="11771" w:author="Xuning Wei12232" w:date="2026-10-23T19:24:00Z"/>
                <w:rFonts w:ascii="Times New Roman" w:eastAsia="Times New Roman" w:hAnsi="Times New Roman" w:cs="Times New Roman"/>
                <w:bCs w:val="0"/>
                <w:sz w:val="18"/>
                <w:szCs w:val="18"/>
              </w:rPr>
            </w:pPr>
            <w:ins w:id="11772" w:author="Xuning Wei12232" w:date="2026-10-23T19:24:00Z">
              <w:r>
                <w:rPr>
                  <w:rFonts w:ascii="Times New Roman" w:hAnsi="Times New Roman" w:cs="Times New Roman"/>
                  <w:sz w:val="18"/>
                  <w:szCs w:val="18"/>
                </w:rPr>
                <w:t>MTBE wash quantity</w:t>
              </w:r>
            </w:ins>
          </w:p>
        </w:tc>
        <w:tc>
          <w:tcPr>
            <w:tcW w:w="345" w:type="pct"/>
            <w:tcBorders>
              <w:top w:val="single" w:sz="4" w:space="0" w:color="auto"/>
              <w:left w:val="single" w:sz="8" w:space="0" w:color="auto"/>
              <w:bottom w:val="single" w:sz="4" w:space="0" w:color="auto"/>
              <w:right w:val="single" w:sz="8" w:space="0" w:color="auto"/>
            </w:tcBorders>
            <w:shd w:val="clear" w:color="auto" w:fill="E7E6E6"/>
            <w:tcMar>
              <w:left w:w="108" w:type="dxa"/>
              <w:right w:w="108" w:type="dxa"/>
            </w:tcMar>
            <w:vAlign w:val="center"/>
          </w:tcPr>
          <w:p w14:paraId="3AE3B17B" w14:textId="77777777" w:rsidR="00445F38" w:rsidRDefault="00445F38" w:rsidP="00445F38">
            <w:pPr>
              <w:jc w:val="center"/>
              <w:rPr>
                <w:ins w:id="11773" w:author="Xuning Wei12232" w:date="2026-10-23T19:24:00Z"/>
                <w:rFonts w:ascii="Times New Roman" w:eastAsia="Times New Roman" w:hAnsi="Times New Roman" w:cs="Times New Roman"/>
                <w:bCs w:val="0"/>
                <w:sz w:val="18"/>
                <w:szCs w:val="18"/>
              </w:rPr>
            </w:pPr>
            <w:ins w:id="117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36A92" w14:textId="77777777" w:rsidR="00445F38" w:rsidRDefault="00445F38" w:rsidP="00445F38">
            <w:pPr>
              <w:jc w:val="center"/>
              <w:rPr>
                <w:ins w:id="11775" w:author="Xuning Wei12232" w:date="2026-10-23T19:24:00Z"/>
                <w:rFonts w:ascii="Times New Roman" w:eastAsia="Times New Roman" w:hAnsi="Times New Roman" w:cs="Times New Roman"/>
                <w:bCs w:val="0"/>
                <w:sz w:val="18"/>
                <w:szCs w:val="18"/>
              </w:rPr>
            </w:pPr>
            <w:ins w:id="11776"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B08A70" w14:textId="77777777" w:rsidR="00445F38" w:rsidRDefault="00445F38" w:rsidP="00445F38">
            <w:pPr>
              <w:jc w:val="center"/>
              <w:rPr>
                <w:ins w:id="11777" w:author="Xuning Wei12232" w:date="2026-10-23T19:24:00Z"/>
                <w:rFonts w:ascii="Times New Roman" w:eastAsia="等线" w:hAnsi="Times New Roman" w:cs="Times New Roman"/>
                <w:b/>
                <w:bCs w:val="0"/>
                <w:sz w:val="18"/>
                <w:szCs w:val="18"/>
              </w:rPr>
            </w:pPr>
            <w:ins w:id="11778"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C24C12" w14:textId="7B6FA81E" w:rsidR="00445F38" w:rsidRPr="00742BE3" w:rsidRDefault="00445F38" w:rsidP="00445F38">
            <w:pPr>
              <w:jc w:val="center"/>
              <w:rPr>
                <w:ins w:id="11779" w:author="Xuning Wei12232" w:date="2026-10-23T19:24:00Z"/>
                <w:rFonts w:ascii="Times New Roman" w:eastAsiaTheme="minorEastAsia" w:hAnsi="Times New Roman" w:cs="Times New Roman"/>
                <w:b/>
                <w:color w:val="000000" w:themeColor="text1"/>
                <w:sz w:val="18"/>
                <w:szCs w:val="18"/>
                <w:lang w:eastAsia="zh-CN"/>
                <w:rPrChange w:id="11780" w:author="Xuning Wei12232" w:date="2026-10-24T11:11:00Z">
                  <w:rPr>
                    <w:ins w:id="11781" w:author="Xuning Wei12232" w:date="2026-10-23T19:24:00Z"/>
                    <w:rFonts w:ascii="Times New Roman" w:eastAsiaTheme="minorEastAsia" w:hAnsi="Times New Roman" w:cs="Times New Roman"/>
                    <w:b/>
                    <w:color w:val="FF0000"/>
                    <w:sz w:val="18"/>
                    <w:szCs w:val="18"/>
                    <w:lang w:eastAsia="zh-CN"/>
                  </w:rPr>
                </w:rPrChange>
              </w:rPr>
            </w:pPr>
            <w:ins w:id="11782" w:author="Xuning Wei12232" w:date="2026-10-23T19:24:00Z">
              <w:r w:rsidRPr="00742BE3">
                <w:rPr>
                  <w:rFonts w:ascii="Times New Roman" w:eastAsiaTheme="minorEastAsia" w:hAnsi="Times New Roman" w:cs="Times New Roman"/>
                  <w:b/>
                  <w:bCs w:val="0"/>
                  <w:color w:val="000000" w:themeColor="text1"/>
                  <w:sz w:val="18"/>
                  <w:szCs w:val="18"/>
                  <w:lang w:eastAsia="zh-CN"/>
                  <w:rPrChange w:id="11783" w:author="Xuning Wei12232" w:date="2026-10-24T11:11:00Z">
                    <w:rPr>
                      <w:rFonts w:ascii="Times New Roman" w:eastAsiaTheme="minorEastAsia" w:hAnsi="Times New Roman" w:cs="Times New Roman"/>
                      <w:b/>
                      <w:bCs w:val="0"/>
                      <w:color w:val="FF0000"/>
                      <w:sz w:val="18"/>
                      <w:szCs w:val="18"/>
                      <w:lang w:eastAsia="zh-CN"/>
                    </w:rPr>
                  </w:rPrChange>
                </w:rPr>
                <w:t>7.</w:t>
              </w:r>
            </w:ins>
            <w:r w:rsidRPr="00742BE3">
              <w:rPr>
                <w:rFonts w:ascii="Times New Roman" w:eastAsiaTheme="minorEastAsia" w:hAnsi="Times New Roman" w:cs="Times New Roman"/>
                <w:b/>
                <w:bCs w:val="0"/>
                <w:color w:val="000000" w:themeColor="text1"/>
                <w:sz w:val="18"/>
                <w:szCs w:val="18"/>
                <w:lang w:eastAsia="zh-CN"/>
              </w:rPr>
              <w:t>82</w:t>
            </w:r>
            <w:ins w:id="11784" w:author="Xuning Wei12232" w:date="2026-10-23T19:24:00Z">
              <w:r w:rsidRPr="00742BE3">
                <w:rPr>
                  <w:rFonts w:ascii="Times New Roman" w:eastAsiaTheme="minorEastAsia" w:hAnsi="Times New Roman" w:cs="Times New Roman"/>
                  <w:bCs w:val="0"/>
                  <w:color w:val="000000" w:themeColor="text1"/>
                  <w:sz w:val="18"/>
                  <w:szCs w:val="18"/>
                  <w:lang w:eastAsia="zh-CN"/>
                  <w:rPrChange w:id="11785" w:author="Xuning Wei12232" w:date="2026-10-24T11:11:00Z">
                    <w:rPr>
                      <w:rFonts w:ascii="Times New Roman" w:eastAsiaTheme="minorEastAsia" w:hAnsi="Times New Roman" w:cs="Times New Roman"/>
                      <w:bCs w:val="0"/>
                      <w:color w:val="FF0000"/>
                      <w:sz w:val="18"/>
                      <w:szCs w:val="18"/>
                      <w:lang w:eastAsia="zh-CN"/>
                    </w:rPr>
                  </w:rPrChange>
                </w:rPr>
                <w:t xml:space="preserve"> – 8.</w:t>
              </w:r>
            </w:ins>
            <w:r w:rsidRPr="00742BE3">
              <w:rPr>
                <w:rFonts w:ascii="Times New Roman" w:eastAsiaTheme="minorEastAsia" w:hAnsi="Times New Roman" w:cs="Times New Roman"/>
                <w:bCs w:val="0"/>
                <w:color w:val="000000" w:themeColor="text1"/>
                <w:sz w:val="18"/>
                <w:szCs w:val="18"/>
                <w:lang w:eastAsia="zh-CN"/>
              </w:rPr>
              <w:t>48</w:t>
            </w:r>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ACAC0" w14:textId="77777777" w:rsidR="00445F38" w:rsidRPr="00652DEA" w:rsidRDefault="00445F38" w:rsidP="00445F38">
            <w:pPr>
              <w:jc w:val="center"/>
              <w:rPr>
                <w:ins w:id="11786" w:author="Xuning Wei12232" w:date="2026-10-23T19:24:00Z"/>
                <w:rFonts w:ascii="Times New Roman" w:eastAsia="等线" w:hAnsi="Times New Roman" w:cs="Times New Roman"/>
                <w:bCs w:val="0"/>
                <w:sz w:val="18"/>
                <w:szCs w:val="18"/>
                <w:rPrChange w:id="11787" w:author="Xuning Wei12232" w:date="2026-10-24T11:11:00Z">
                  <w:rPr>
                    <w:ins w:id="11788" w:author="Xuning Wei12232" w:date="2026-10-23T19:24:00Z"/>
                    <w:rFonts w:ascii="Times New Roman" w:eastAsia="等线" w:hAnsi="Times New Roman" w:cs="Times New Roman"/>
                    <w:bCs w:val="0"/>
                    <w:color w:val="0000FF"/>
                    <w:sz w:val="18"/>
                    <w:szCs w:val="18"/>
                  </w:rPr>
                </w:rPrChange>
              </w:rPr>
            </w:pPr>
            <w:ins w:id="11789" w:author="Xuning Wei12232" w:date="2026-10-23T19:24:00Z">
              <w:r>
                <w:rPr>
                  <w:rFonts w:ascii="Times New Roman" w:eastAsia="等线" w:hAnsi="Times New Roman" w:cs="Times New Roman"/>
                  <w:bCs w:val="0"/>
                  <w:sz w:val="18"/>
                  <w:szCs w:val="18"/>
                  <w:rPrChange w:id="11790"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2A7A9836" w14:textId="77777777" w:rsidR="00445F38" w:rsidRPr="00652DEA" w:rsidRDefault="00445F38" w:rsidP="00445F38">
            <w:pPr>
              <w:jc w:val="center"/>
              <w:rPr>
                <w:ins w:id="11791" w:author="Xuning Wei12232" w:date="2026-10-23T19:24:00Z"/>
                <w:rFonts w:ascii="Times New Roman" w:eastAsia="等线" w:hAnsi="Times New Roman" w:cs="Times New Roman"/>
                <w:bCs w:val="0"/>
                <w:sz w:val="18"/>
                <w:szCs w:val="18"/>
                <w:rPrChange w:id="11792" w:author="Xuning Wei12232" w:date="2026-10-24T11:11:00Z">
                  <w:rPr>
                    <w:ins w:id="11793"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47CE7A2C" w14:textId="77777777" w:rsidR="00445F38" w:rsidRPr="00652DEA" w:rsidRDefault="00445F38" w:rsidP="00445F38">
            <w:pPr>
              <w:jc w:val="center"/>
              <w:rPr>
                <w:ins w:id="11794" w:author="Xuning Wei12232" w:date="2026-10-23T19:24:00Z"/>
                <w:rFonts w:ascii="Times New Roman" w:eastAsia="等线" w:hAnsi="Times New Roman" w:cs="Times New Roman"/>
                <w:bCs w:val="0"/>
                <w:sz w:val="18"/>
                <w:szCs w:val="18"/>
                <w:rPrChange w:id="11795" w:author="Xuning Wei12232" w:date="2026-10-24T11:11:00Z">
                  <w:rPr>
                    <w:ins w:id="11796"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C7DA92C" w14:textId="77777777" w:rsidR="00445F38" w:rsidRPr="00652DEA" w:rsidRDefault="00445F38" w:rsidP="00445F38">
            <w:pPr>
              <w:jc w:val="center"/>
              <w:rPr>
                <w:ins w:id="11797" w:author="Xuning Wei12232" w:date="2026-10-23T19:24:00Z"/>
                <w:rFonts w:ascii="Times New Roman" w:eastAsia="等线" w:hAnsi="Times New Roman" w:cs="Times New Roman"/>
                <w:bCs w:val="0"/>
                <w:sz w:val="18"/>
                <w:szCs w:val="18"/>
                <w:rPrChange w:id="11798" w:author="Xuning Wei12232" w:date="2026-10-24T11:11:00Z">
                  <w:rPr>
                    <w:ins w:id="11799" w:author="Xuning Wei12232" w:date="2026-10-23T19:24:00Z"/>
                    <w:rFonts w:ascii="Times New Roman" w:eastAsia="等线" w:hAnsi="Times New Roman" w:cs="Times New Roman"/>
                    <w:bCs w:val="0"/>
                    <w:color w:val="0000FF"/>
                    <w:sz w:val="18"/>
                    <w:szCs w:val="18"/>
                  </w:rPr>
                </w:rPrChange>
              </w:rPr>
            </w:pPr>
          </w:p>
        </w:tc>
      </w:tr>
    </w:tbl>
    <w:p w14:paraId="2CB61824" w14:textId="77777777" w:rsidR="00652DEA" w:rsidRPr="00652DEA" w:rsidRDefault="00C15CB5">
      <w:pPr>
        <w:pStyle w:val="1"/>
        <w:tabs>
          <w:tab w:val="left" w:pos="425"/>
        </w:tabs>
        <w:spacing w:beforeLines="10" w:before="24" w:afterLines="10" w:after="24" w:line="360" w:lineRule="auto"/>
        <w:ind w:left="425" w:hanging="425"/>
        <w:contextualSpacing/>
        <w:rPr>
          <w:del w:id="11800" w:author="Xuning Wei12232" w:date="2026-10-16T09:35:00Z"/>
          <w:rFonts w:ascii="Times New Roman" w:eastAsia="仿宋_GB2312" w:hAnsi="Times New Roman" w:cs="Times New Roman"/>
          <w:iCs/>
          <w:kern w:val="0"/>
          <w:sz w:val="21"/>
          <w:szCs w:val="21"/>
          <w:lang w:eastAsia="zh-CN"/>
          <w:rPrChange w:id="11801" w:author="Xuning Wei12232" w:date="2026-10-24T11:11:00Z">
            <w:rPr>
              <w:del w:id="11802" w:author="Xuning Wei12232" w:date="2026-10-16T09:35:00Z"/>
              <w:rFonts w:ascii="Times New Roman" w:eastAsia="仿宋_GB2312" w:hAnsi="Times New Roman" w:cs="Times New Roman"/>
              <w:iCs/>
              <w:color w:val="0000FF"/>
              <w:kern w:val="0"/>
              <w:sz w:val="21"/>
              <w:szCs w:val="21"/>
              <w:lang w:eastAsia="zh-CN"/>
            </w:rPr>
          </w:rPrChange>
        </w:rPr>
      </w:pPr>
      <w:del w:id="11803" w:author="Xuning Wei12232" w:date="2026-10-16T09:35:00Z">
        <w:r>
          <w:rPr>
            <w:rFonts w:ascii="Times New Roman" w:eastAsia="仿宋_GB2312" w:hAnsi="Times New Roman" w:cs="Times New Roman"/>
            <w:iCs/>
            <w:kern w:val="0"/>
            <w:sz w:val="21"/>
            <w:szCs w:val="21"/>
            <w:rPrChange w:id="11804"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1805"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1806"/>
        <w:r>
          <w:rPr>
            <w:rFonts w:ascii="Times New Roman" w:eastAsia="仿宋_GB2312" w:hAnsi="Times New Roman" w:cs="Times New Roman"/>
            <w:iCs/>
            <w:kern w:val="0"/>
            <w:sz w:val="21"/>
            <w:szCs w:val="21"/>
            <w:lang w:eastAsia="zh-CN"/>
            <w:rPrChange w:id="11807"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1806"/>
        <w:r>
          <w:rPr>
            <w:rStyle w:val="affe"/>
            <w:rFonts w:ascii="Times New Roman" w:eastAsia="仿宋_GB2312" w:hAnsi="Times New Roman" w:cs="Times New Roman"/>
            <w:iCs/>
            <w:kern w:val="0"/>
            <w:lang w:eastAsia="zh-CN"/>
            <w:rPrChange w:id="11808" w:author="Xuning Wei12232" w:date="2026-10-24T11:11:00Z">
              <w:rPr>
                <w:rStyle w:val="affe"/>
                <w:rFonts w:ascii="Times New Roman" w:eastAsia="仿宋_GB2312" w:hAnsi="Times New Roman" w:cs="Times New Roman"/>
                <w:iCs/>
                <w:color w:val="0000FF"/>
                <w:kern w:val="0"/>
                <w:lang w:eastAsia="zh-CN"/>
              </w:rPr>
            </w:rPrChange>
          </w:rPr>
          <w:commentReference w:id="11806"/>
        </w:r>
        <w:r>
          <w:rPr>
            <w:rFonts w:ascii="Times New Roman" w:eastAsia="仿宋_GB2312" w:hAnsi="Times New Roman" w:cs="Times New Roman"/>
            <w:iCs/>
            <w:kern w:val="0"/>
            <w:sz w:val="21"/>
            <w:szCs w:val="21"/>
            <w:lang w:eastAsia="zh-CN"/>
            <w:rPrChange w:id="11809"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a"/>
        <w:tblW w:w="8571" w:type="dxa"/>
        <w:tblLook w:val="04A0" w:firstRow="1" w:lastRow="0" w:firstColumn="1" w:lastColumn="0" w:noHBand="0" w:noVBand="1"/>
      </w:tblPr>
      <w:tblGrid>
        <w:gridCol w:w="763"/>
        <w:gridCol w:w="792"/>
        <w:gridCol w:w="1134"/>
        <w:gridCol w:w="1659"/>
        <w:gridCol w:w="1601"/>
        <w:gridCol w:w="1134"/>
        <w:gridCol w:w="1488"/>
      </w:tblGrid>
      <w:tr w:rsidR="00652DEA" w14:paraId="63E9FD4D" w14:textId="77777777">
        <w:trPr>
          <w:trHeight w:val="20"/>
          <w:del w:id="11810" w:author="Xuning Wei12232" w:date="2026-10-16T09:35:00Z"/>
        </w:trPr>
        <w:tc>
          <w:tcPr>
            <w:tcW w:w="763" w:type="dxa"/>
            <w:vAlign w:val="center"/>
          </w:tcPr>
          <w:p w14:paraId="6C4C1AE7" w14:textId="77777777" w:rsidR="00652DEA" w:rsidRDefault="00C15CB5">
            <w:pPr>
              <w:spacing w:line="360" w:lineRule="auto"/>
              <w:contextualSpacing/>
              <w:jc w:val="center"/>
              <w:rPr>
                <w:del w:id="11811" w:author="Xuning Wei12232" w:date="2026-10-16T09:35:00Z"/>
                <w:rFonts w:ascii="Times New Roman" w:hAnsi="Times New Roman" w:cs="Times New Roman"/>
                <w:b/>
                <w:sz w:val="18"/>
                <w:szCs w:val="18"/>
                <w:lang w:eastAsia="zh-CN"/>
              </w:rPr>
            </w:pPr>
            <w:del w:id="11812"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758C4028" w14:textId="77777777" w:rsidR="00652DEA" w:rsidRDefault="00C15CB5">
            <w:pPr>
              <w:spacing w:line="360" w:lineRule="auto"/>
              <w:contextualSpacing/>
              <w:jc w:val="center"/>
              <w:rPr>
                <w:del w:id="11813" w:author="Xuning Wei12232" w:date="2026-10-16T09:35:00Z"/>
                <w:rFonts w:ascii="Times New Roman" w:hAnsi="Times New Roman" w:cs="Times New Roman"/>
                <w:b/>
                <w:sz w:val="18"/>
                <w:szCs w:val="18"/>
                <w:lang w:eastAsia="zh-CN"/>
              </w:rPr>
            </w:pPr>
            <w:del w:id="11814"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3D8305B" w14:textId="77777777" w:rsidR="00652DEA" w:rsidRDefault="00C15CB5">
            <w:pPr>
              <w:spacing w:line="360" w:lineRule="auto"/>
              <w:contextualSpacing/>
              <w:jc w:val="center"/>
              <w:rPr>
                <w:del w:id="11815" w:author="Xuning Wei12232" w:date="2026-10-16T09:35:00Z"/>
                <w:rFonts w:ascii="Times New Roman" w:hAnsi="Times New Roman" w:cs="Times New Roman"/>
                <w:b/>
                <w:sz w:val="18"/>
                <w:szCs w:val="18"/>
                <w:lang w:eastAsia="zh-CN"/>
              </w:rPr>
            </w:pPr>
            <w:del w:id="11816"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35EE6425" w14:textId="77777777" w:rsidR="00652DEA" w:rsidRDefault="00C15CB5">
            <w:pPr>
              <w:spacing w:line="360" w:lineRule="auto"/>
              <w:contextualSpacing/>
              <w:jc w:val="center"/>
              <w:rPr>
                <w:del w:id="11817" w:author="Xuning Wei12232" w:date="2026-10-16T09:35:00Z"/>
                <w:rFonts w:ascii="Times New Roman" w:hAnsi="Times New Roman" w:cs="Times New Roman"/>
                <w:b/>
                <w:sz w:val="18"/>
                <w:szCs w:val="18"/>
                <w:lang w:eastAsia="zh-CN"/>
              </w:rPr>
            </w:pPr>
            <w:del w:id="11818"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456481F9" w14:textId="77777777" w:rsidR="00652DEA" w:rsidRDefault="00C15CB5">
            <w:pPr>
              <w:spacing w:line="360" w:lineRule="auto"/>
              <w:contextualSpacing/>
              <w:jc w:val="center"/>
              <w:rPr>
                <w:del w:id="11819" w:author="Xuning Wei12232" w:date="2026-10-16T09:35:00Z"/>
                <w:rFonts w:ascii="Times New Roman" w:hAnsi="Times New Roman" w:cs="Times New Roman"/>
                <w:b/>
                <w:sz w:val="18"/>
                <w:szCs w:val="18"/>
                <w:lang w:eastAsia="zh-CN"/>
              </w:rPr>
            </w:pPr>
            <w:del w:id="11820"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6951B7B3" w14:textId="77777777" w:rsidR="00652DEA" w:rsidRDefault="00C15CB5">
            <w:pPr>
              <w:spacing w:line="360" w:lineRule="auto"/>
              <w:contextualSpacing/>
              <w:jc w:val="center"/>
              <w:rPr>
                <w:del w:id="11821" w:author="Xuning Wei12232" w:date="2026-10-16T09:35:00Z"/>
                <w:rFonts w:ascii="Times New Roman" w:hAnsi="Times New Roman" w:cs="Times New Roman"/>
                <w:sz w:val="18"/>
                <w:szCs w:val="18"/>
                <w:lang w:eastAsia="zh-CN"/>
              </w:rPr>
            </w:pPr>
            <w:del w:id="11822" w:author="Xuning Wei12232" w:date="2026-10-16T09:35:00Z">
              <w:r>
                <w:rPr>
                  <w:rFonts w:ascii="Times New Roman" w:hAnsi="Times New Roman" w:cs="Times New Roman"/>
                  <w:b/>
                  <w:sz w:val="18"/>
                  <w:szCs w:val="18"/>
                </w:rPr>
                <w:delText>PPQ batches</w:delText>
              </w:r>
            </w:del>
          </w:p>
        </w:tc>
        <w:tc>
          <w:tcPr>
            <w:tcW w:w="1488" w:type="dxa"/>
            <w:vAlign w:val="center"/>
          </w:tcPr>
          <w:p w14:paraId="3A24BD3A" w14:textId="77777777" w:rsidR="00652DEA" w:rsidRDefault="00C15CB5">
            <w:pPr>
              <w:spacing w:line="360" w:lineRule="auto"/>
              <w:contextualSpacing/>
              <w:jc w:val="center"/>
              <w:rPr>
                <w:del w:id="11823" w:author="Xuning Wei12232" w:date="2026-10-16T09:35:00Z"/>
                <w:rFonts w:ascii="Times New Roman" w:hAnsi="Times New Roman" w:cs="Times New Roman"/>
                <w:b/>
                <w:sz w:val="18"/>
                <w:szCs w:val="18"/>
              </w:rPr>
            </w:pPr>
            <w:del w:id="11824" w:author="Xuning Wei12232" w:date="2026-10-16T09:35:00Z">
              <w:r>
                <w:rPr>
                  <w:rFonts w:ascii="Times New Roman" w:hAnsi="Times New Roman" w:cs="Times New Roman"/>
                  <w:b/>
                  <w:sz w:val="18"/>
                  <w:szCs w:val="18"/>
                </w:rPr>
                <w:delText>Specified Range</w:delText>
              </w:r>
            </w:del>
          </w:p>
          <w:p w14:paraId="4E7AA5A3" w14:textId="77777777" w:rsidR="00652DEA" w:rsidRDefault="00C15CB5">
            <w:pPr>
              <w:spacing w:line="360" w:lineRule="auto"/>
              <w:contextualSpacing/>
              <w:jc w:val="center"/>
              <w:rPr>
                <w:del w:id="11825" w:author="Xuning Wei12232" w:date="2026-10-16T09:35:00Z"/>
                <w:rFonts w:ascii="Times New Roman" w:hAnsi="Times New Roman" w:cs="Times New Roman"/>
                <w:sz w:val="18"/>
                <w:szCs w:val="18"/>
                <w:lang w:eastAsia="zh-CN"/>
              </w:rPr>
            </w:pPr>
            <w:del w:id="11826" w:author="Xuning Wei12232" w:date="2026-10-16T09:35:00Z">
              <w:r>
                <w:rPr>
                  <w:rFonts w:ascii="Times New Roman" w:hAnsi="Times New Roman" w:cs="Times New Roman"/>
                  <w:b/>
                  <w:sz w:val="18"/>
                  <w:szCs w:val="18"/>
                </w:rPr>
                <w:delText>Yes / No</w:delText>
              </w:r>
            </w:del>
          </w:p>
        </w:tc>
      </w:tr>
      <w:tr w:rsidR="00652DEA" w14:paraId="3C5D739B" w14:textId="77777777">
        <w:trPr>
          <w:trHeight w:val="20"/>
          <w:del w:id="11827" w:author="Xuning Wei12232" w:date="2026-10-16T09:35:00Z"/>
        </w:trPr>
        <w:tc>
          <w:tcPr>
            <w:tcW w:w="763" w:type="dxa"/>
            <w:vAlign w:val="center"/>
          </w:tcPr>
          <w:p w14:paraId="4FC9B702" w14:textId="77777777" w:rsidR="00652DEA" w:rsidRDefault="00C15CB5">
            <w:pPr>
              <w:spacing w:line="360" w:lineRule="auto"/>
              <w:contextualSpacing/>
              <w:jc w:val="center"/>
              <w:rPr>
                <w:del w:id="11828" w:author="Xuning Wei12232" w:date="2026-10-16T09:35:00Z"/>
                <w:rFonts w:ascii="Times New Roman" w:hAnsi="Times New Roman" w:cs="Times New Roman"/>
                <w:sz w:val="18"/>
                <w:szCs w:val="18"/>
                <w:lang w:eastAsia="zh-CN"/>
              </w:rPr>
            </w:pPr>
            <w:del w:id="11829" w:author="Xuning Wei12232" w:date="2026-10-16T09:35:00Z">
              <w:r>
                <w:rPr>
                  <w:rFonts w:ascii="Times New Roman" w:hAnsi="Times New Roman" w:cs="Times New Roman"/>
                  <w:sz w:val="18"/>
                  <w:szCs w:val="18"/>
                  <w:lang w:eastAsia="zh-CN"/>
                </w:rPr>
                <w:delText>TBD</w:delText>
              </w:r>
            </w:del>
          </w:p>
        </w:tc>
        <w:tc>
          <w:tcPr>
            <w:tcW w:w="792" w:type="dxa"/>
            <w:vAlign w:val="center"/>
          </w:tcPr>
          <w:p w14:paraId="3F7EC368" w14:textId="77777777" w:rsidR="00652DEA" w:rsidRDefault="00C15CB5">
            <w:pPr>
              <w:spacing w:line="360" w:lineRule="auto"/>
              <w:contextualSpacing/>
              <w:jc w:val="center"/>
              <w:rPr>
                <w:del w:id="11830" w:author="Xuning Wei12232" w:date="2026-10-16T09:35:00Z"/>
                <w:rFonts w:ascii="Times New Roman" w:hAnsi="Times New Roman" w:cs="Times New Roman"/>
                <w:sz w:val="18"/>
                <w:szCs w:val="18"/>
                <w:lang w:eastAsia="zh-CN"/>
              </w:rPr>
            </w:pPr>
            <w:del w:id="11831" w:author="Xuning Wei12232" w:date="2026-10-16T09:35:00Z">
              <w:r>
                <w:rPr>
                  <w:rFonts w:ascii="Times New Roman" w:hAnsi="Times New Roman" w:cs="Times New Roman"/>
                  <w:sz w:val="18"/>
                  <w:szCs w:val="18"/>
                  <w:lang w:eastAsia="zh-CN"/>
                </w:rPr>
                <w:delText>TBD</w:delText>
              </w:r>
            </w:del>
          </w:p>
        </w:tc>
        <w:tc>
          <w:tcPr>
            <w:tcW w:w="1134" w:type="dxa"/>
            <w:vAlign w:val="center"/>
          </w:tcPr>
          <w:p w14:paraId="1B14FD33" w14:textId="77777777" w:rsidR="00652DEA" w:rsidRDefault="00C15CB5">
            <w:pPr>
              <w:spacing w:line="360" w:lineRule="auto"/>
              <w:contextualSpacing/>
              <w:jc w:val="center"/>
              <w:rPr>
                <w:del w:id="11832" w:author="Xuning Wei12232" w:date="2026-10-16T09:35:00Z"/>
                <w:rFonts w:ascii="Times New Roman" w:hAnsi="Times New Roman" w:cs="Times New Roman"/>
                <w:sz w:val="18"/>
                <w:szCs w:val="18"/>
                <w:lang w:eastAsia="zh-CN"/>
              </w:rPr>
            </w:pPr>
            <w:del w:id="11833" w:author="Xuning Wei12232" w:date="2026-10-16T09:35:00Z">
              <w:r>
                <w:rPr>
                  <w:rFonts w:ascii="Times New Roman" w:hAnsi="Times New Roman" w:cs="Times New Roman"/>
                  <w:sz w:val="18"/>
                  <w:szCs w:val="18"/>
                  <w:lang w:eastAsia="zh-CN"/>
                </w:rPr>
                <w:delText>TBD</w:delText>
              </w:r>
            </w:del>
          </w:p>
        </w:tc>
        <w:tc>
          <w:tcPr>
            <w:tcW w:w="1659" w:type="dxa"/>
            <w:vAlign w:val="center"/>
          </w:tcPr>
          <w:p w14:paraId="7809BD80" w14:textId="77777777" w:rsidR="00652DEA" w:rsidRDefault="00C15CB5">
            <w:pPr>
              <w:spacing w:line="360" w:lineRule="auto"/>
              <w:contextualSpacing/>
              <w:jc w:val="center"/>
              <w:rPr>
                <w:del w:id="11834" w:author="Xuning Wei12232" w:date="2026-10-16T09:35:00Z"/>
                <w:rFonts w:ascii="Times New Roman" w:hAnsi="Times New Roman" w:cs="Times New Roman"/>
                <w:sz w:val="18"/>
                <w:szCs w:val="18"/>
                <w:lang w:eastAsia="zh-CN"/>
              </w:rPr>
            </w:pPr>
            <w:del w:id="11835" w:author="Xuning Wei12232" w:date="2026-10-16T09:35:00Z">
              <w:r>
                <w:rPr>
                  <w:rFonts w:ascii="Times New Roman" w:hAnsi="Times New Roman" w:cs="Times New Roman"/>
                  <w:sz w:val="18"/>
                  <w:szCs w:val="18"/>
                  <w:lang w:eastAsia="zh-CN"/>
                </w:rPr>
                <w:delText>TBD</w:delText>
              </w:r>
            </w:del>
          </w:p>
        </w:tc>
        <w:tc>
          <w:tcPr>
            <w:tcW w:w="1601" w:type="dxa"/>
            <w:vAlign w:val="center"/>
          </w:tcPr>
          <w:p w14:paraId="1882CA1D" w14:textId="77777777" w:rsidR="00652DEA" w:rsidRDefault="00C15CB5">
            <w:pPr>
              <w:spacing w:line="360" w:lineRule="auto"/>
              <w:contextualSpacing/>
              <w:jc w:val="center"/>
              <w:rPr>
                <w:del w:id="11836" w:author="Xuning Wei12232" w:date="2026-10-16T09:35:00Z"/>
                <w:rFonts w:ascii="Times New Roman" w:hAnsi="Times New Roman" w:cs="Times New Roman"/>
                <w:sz w:val="18"/>
                <w:szCs w:val="18"/>
                <w:lang w:eastAsia="zh-CN"/>
              </w:rPr>
            </w:pPr>
            <w:del w:id="11837" w:author="Xuning Wei12232" w:date="2026-10-16T09:35:00Z">
              <w:r>
                <w:rPr>
                  <w:rFonts w:ascii="Times New Roman" w:hAnsi="Times New Roman" w:cs="Times New Roman"/>
                  <w:sz w:val="18"/>
                  <w:szCs w:val="18"/>
                  <w:lang w:eastAsia="zh-CN"/>
                </w:rPr>
                <w:delText>TBD</w:delText>
              </w:r>
            </w:del>
          </w:p>
        </w:tc>
        <w:tc>
          <w:tcPr>
            <w:tcW w:w="1134" w:type="dxa"/>
            <w:vAlign w:val="center"/>
          </w:tcPr>
          <w:p w14:paraId="3F904CCB" w14:textId="77777777" w:rsidR="00652DEA" w:rsidRDefault="00652DEA">
            <w:pPr>
              <w:spacing w:line="360" w:lineRule="auto"/>
              <w:contextualSpacing/>
              <w:jc w:val="center"/>
              <w:rPr>
                <w:del w:id="11838" w:author="Xuning Wei12232" w:date="2026-10-16T09:35:00Z"/>
                <w:rFonts w:ascii="Times New Roman" w:hAnsi="Times New Roman" w:cs="Times New Roman"/>
                <w:sz w:val="18"/>
                <w:szCs w:val="18"/>
                <w:lang w:eastAsia="zh-CN"/>
              </w:rPr>
            </w:pPr>
          </w:p>
        </w:tc>
        <w:tc>
          <w:tcPr>
            <w:tcW w:w="1488" w:type="dxa"/>
            <w:vAlign w:val="center"/>
          </w:tcPr>
          <w:p w14:paraId="040360B8" w14:textId="77777777" w:rsidR="00652DEA" w:rsidRDefault="00652DEA">
            <w:pPr>
              <w:spacing w:line="360" w:lineRule="auto"/>
              <w:contextualSpacing/>
              <w:jc w:val="center"/>
              <w:rPr>
                <w:del w:id="11839" w:author="Xuning Wei12232" w:date="2026-10-16T09:35:00Z"/>
                <w:rFonts w:ascii="Times New Roman" w:hAnsi="Times New Roman" w:cs="Times New Roman"/>
                <w:sz w:val="18"/>
                <w:szCs w:val="18"/>
                <w:lang w:eastAsia="zh-CN"/>
              </w:rPr>
            </w:pPr>
          </w:p>
        </w:tc>
      </w:tr>
    </w:tbl>
    <w:p w14:paraId="17A1CA98" w14:textId="77777777" w:rsidR="00652DEA" w:rsidRDefault="00652DEA">
      <w:pPr>
        <w:rPr>
          <w:del w:id="11840" w:author="Xuning Wei12232" w:date="2026-10-18T10:21:00Z"/>
          <w:rFonts w:ascii="Times New Roman" w:hAnsi="Times New Roman" w:cs="Times New Roman"/>
          <w:lang w:eastAsia="zh-CN"/>
        </w:rPr>
        <w:sectPr w:rsidR="00652DEA">
          <w:headerReference w:type="default" r:id="rId35"/>
          <w:pgSz w:w="16839" w:h="11907" w:orient="landscape"/>
          <w:pgMar w:top="1440" w:right="720" w:bottom="1440" w:left="720" w:header="720" w:footer="720" w:gutter="0"/>
          <w:cols w:space="720"/>
          <w:docGrid w:linePitch="360"/>
        </w:sectPr>
      </w:pPr>
    </w:p>
    <w:p w14:paraId="01B3E91F" w14:textId="77777777" w:rsidR="00652DEA" w:rsidRPr="00652DEA" w:rsidRDefault="00C15CB5">
      <w:pPr>
        <w:pStyle w:val="1"/>
        <w:tabs>
          <w:tab w:val="left" w:pos="425"/>
        </w:tabs>
        <w:spacing w:beforeLines="10" w:before="24" w:afterLines="10" w:after="24" w:line="360" w:lineRule="auto"/>
        <w:ind w:left="425" w:hanging="425"/>
        <w:contextualSpacing/>
        <w:rPr>
          <w:del w:id="11841" w:author="Xuning Wei12232" w:date="2026-10-18T10:21:00Z"/>
          <w:rFonts w:ascii="Times New Roman" w:eastAsia="仿宋_GB2312" w:hAnsi="Times New Roman" w:cs="Times New Roman"/>
          <w:iCs/>
          <w:kern w:val="0"/>
          <w:sz w:val="21"/>
          <w:szCs w:val="21"/>
          <w:rPrChange w:id="11842" w:author="Xuning Wei12232" w:date="2026-10-24T11:11:00Z">
            <w:rPr>
              <w:del w:id="11843" w:author="Xuning Wei12232" w:date="2026-10-18T10:21:00Z"/>
              <w:rFonts w:ascii="Times New Roman" w:eastAsia="仿宋_GB2312" w:hAnsi="Times New Roman" w:cs="Times New Roman"/>
              <w:iCs/>
              <w:color w:val="0000FF"/>
              <w:kern w:val="0"/>
              <w:sz w:val="21"/>
              <w:szCs w:val="21"/>
            </w:rPr>
          </w:rPrChange>
        </w:rPr>
      </w:pPr>
      <w:del w:id="11844" w:author="Xuning Wei12232" w:date="2026-10-18T10:21:00Z">
        <w:r>
          <w:rPr>
            <w:rFonts w:ascii="Times New Roman" w:eastAsia="仿宋_GB2312" w:hAnsi="Times New Roman" w:cs="Times New Roman"/>
            <w:iCs/>
            <w:kern w:val="0"/>
            <w:sz w:val="21"/>
            <w:szCs w:val="21"/>
            <w:rPrChange w:id="11845"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1846"/>
        <w:r>
          <w:rPr>
            <w:rFonts w:ascii="Times New Roman" w:eastAsia="仿宋_GB2312" w:hAnsi="Times New Roman" w:cs="Times New Roman"/>
            <w:iCs/>
            <w:kern w:val="0"/>
            <w:sz w:val="21"/>
            <w:szCs w:val="21"/>
            <w:rPrChange w:id="11847" w:author="Xuning Wei12232" w:date="2026-10-24T11:11:00Z">
              <w:rPr>
                <w:rFonts w:ascii="Times New Roman" w:eastAsia="仿宋_GB2312" w:hAnsi="Times New Roman" w:cs="Times New Roman"/>
                <w:iCs/>
                <w:color w:val="0000FF"/>
                <w:kern w:val="0"/>
                <w:sz w:val="21"/>
                <w:szCs w:val="21"/>
              </w:rPr>
            </w:rPrChange>
          </w:rPr>
          <w:delText>Operating</w:delText>
        </w:r>
        <w:commentRangeEnd w:id="11846"/>
        <w:r>
          <w:rPr>
            <w:rStyle w:val="affe"/>
            <w:rFonts w:ascii="Times New Roman" w:eastAsia="仿宋_GB2312" w:hAnsi="Times New Roman" w:cs="Times New Roman"/>
            <w:iCs/>
            <w:kern w:val="0"/>
            <w:rPrChange w:id="11848" w:author="Xuning Wei12232" w:date="2026-10-24T11:11:00Z">
              <w:rPr>
                <w:rStyle w:val="affe"/>
                <w:rFonts w:ascii="Times New Roman" w:eastAsia="仿宋_GB2312" w:hAnsi="Times New Roman" w:cs="Times New Roman"/>
                <w:iCs/>
                <w:color w:val="0000FF"/>
                <w:kern w:val="0"/>
              </w:rPr>
            </w:rPrChange>
          </w:rPr>
          <w:commentReference w:id="11846"/>
        </w:r>
        <w:r>
          <w:rPr>
            <w:rFonts w:ascii="Times New Roman" w:eastAsia="仿宋_GB2312" w:hAnsi="Times New Roman" w:cs="Times New Roman"/>
            <w:iCs/>
            <w:kern w:val="0"/>
            <w:sz w:val="21"/>
            <w:szCs w:val="21"/>
            <w:rPrChange w:id="11849"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a"/>
        <w:tblW w:w="5000" w:type="pct"/>
        <w:tblLook w:val="04A0" w:firstRow="1" w:lastRow="0" w:firstColumn="1" w:lastColumn="0" w:noHBand="0" w:noVBand="1"/>
      </w:tblPr>
      <w:tblGrid>
        <w:gridCol w:w="562"/>
        <w:gridCol w:w="1701"/>
        <w:gridCol w:w="1843"/>
        <w:gridCol w:w="2126"/>
        <w:gridCol w:w="1295"/>
        <w:gridCol w:w="1490"/>
      </w:tblGrid>
      <w:tr w:rsidR="00652DEA" w14:paraId="3AF5B388" w14:textId="77777777">
        <w:trPr>
          <w:del w:id="11850" w:author="Xuning Wei12232" w:date="2026-10-18T10:21:00Z"/>
        </w:trPr>
        <w:tc>
          <w:tcPr>
            <w:tcW w:w="312" w:type="pct"/>
          </w:tcPr>
          <w:p w14:paraId="7EBDF5F8" w14:textId="77777777" w:rsidR="00652DEA" w:rsidRDefault="00C15CB5">
            <w:pPr>
              <w:spacing w:line="360" w:lineRule="auto"/>
              <w:contextualSpacing/>
              <w:jc w:val="center"/>
              <w:rPr>
                <w:del w:id="11851" w:author="Xuning Wei12232" w:date="2026-10-18T10:21:00Z"/>
                <w:rFonts w:ascii="Times New Roman" w:eastAsia="仿宋_GB2312" w:hAnsi="Times New Roman" w:cs="Times New Roman"/>
                <w:b/>
                <w:sz w:val="18"/>
                <w:szCs w:val="18"/>
                <w:lang w:eastAsia="zh-CN"/>
              </w:rPr>
            </w:pPr>
            <w:del w:id="11852"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7FD284D9" w14:textId="77777777" w:rsidR="00652DEA" w:rsidRDefault="00C15CB5">
            <w:pPr>
              <w:spacing w:line="360" w:lineRule="auto"/>
              <w:contextualSpacing/>
              <w:jc w:val="center"/>
              <w:rPr>
                <w:del w:id="11853" w:author="Xuning Wei12232" w:date="2026-10-18T10:21:00Z"/>
                <w:rFonts w:ascii="Times New Roman" w:eastAsia="仿宋_GB2312" w:hAnsi="Times New Roman" w:cs="Times New Roman"/>
                <w:b/>
                <w:sz w:val="18"/>
                <w:szCs w:val="18"/>
                <w:lang w:eastAsia="zh-CN"/>
              </w:rPr>
            </w:pPr>
            <w:del w:id="11854"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1135E804" w14:textId="77777777" w:rsidR="00652DEA" w:rsidRDefault="00C15CB5">
            <w:pPr>
              <w:spacing w:line="360" w:lineRule="auto"/>
              <w:contextualSpacing/>
              <w:jc w:val="center"/>
              <w:rPr>
                <w:del w:id="11855" w:author="Xuning Wei12232" w:date="2026-10-18T10:21:00Z"/>
                <w:rFonts w:ascii="Times New Roman" w:eastAsia="仿宋_GB2312" w:hAnsi="Times New Roman" w:cs="Times New Roman"/>
                <w:b/>
                <w:sz w:val="18"/>
                <w:szCs w:val="18"/>
                <w:lang w:eastAsia="zh-CN"/>
              </w:rPr>
            </w:pPr>
            <w:del w:id="11856"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1AF4E96" w14:textId="77777777" w:rsidR="00652DEA" w:rsidRDefault="00C15CB5">
            <w:pPr>
              <w:spacing w:line="360" w:lineRule="auto"/>
              <w:contextualSpacing/>
              <w:jc w:val="center"/>
              <w:rPr>
                <w:del w:id="11857" w:author="Xuning Wei12232" w:date="2026-10-18T10:21:00Z"/>
                <w:rFonts w:ascii="Times New Roman" w:eastAsia="仿宋_GB2312" w:hAnsi="Times New Roman" w:cs="Times New Roman"/>
                <w:b/>
                <w:sz w:val="18"/>
                <w:szCs w:val="18"/>
                <w:lang w:eastAsia="zh-CN"/>
              </w:rPr>
            </w:pPr>
            <w:del w:id="11858"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32898D99" w14:textId="77777777" w:rsidR="00652DEA" w:rsidRDefault="00C15CB5">
            <w:pPr>
              <w:spacing w:line="360" w:lineRule="auto"/>
              <w:contextualSpacing/>
              <w:jc w:val="center"/>
              <w:rPr>
                <w:del w:id="11859" w:author="Xuning Wei12232" w:date="2026-10-18T10:21:00Z"/>
                <w:rFonts w:ascii="Times New Roman" w:eastAsia="仿宋_GB2312" w:hAnsi="Times New Roman" w:cs="Times New Roman"/>
                <w:b/>
                <w:sz w:val="18"/>
                <w:szCs w:val="18"/>
                <w:lang w:eastAsia="zh-CN"/>
              </w:rPr>
            </w:pPr>
            <w:del w:id="11860"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5BE40BEF" w14:textId="77777777" w:rsidR="00652DEA" w:rsidRDefault="00C15CB5">
            <w:pPr>
              <w:spacing w:line="360" w:lineRule="auto"/>
              <w:contextualSpacing/>
              <w:jc w:val="center"/>
              <w:rPr>
                <w:del w:id="11861" w:author="Xuning Wei12232" w:date="2026-10-18T10:21:00Z"/>
                <w:rFonts w:ascii="Times New Roman" w:eastAsia="仿宋_GB2312" w:hAnsi="Times New Roman" w:cs="Times New Roman"/>
                <w:b/>
                <w:sz w:val="18"/>
                <w:szCs w:val="18"/>
                <w:lang w:eastAsia="zh-CN"/>
              </w:rPr>
            </w:pPr>
            <w:del w:id="11862" w:author="Xuning Wei12232" w:date="2026-10-18T10:21:00Z">
              <w:r>
                <w:rPr>
                  <w:rFonts w:ascii="Times New Roman" w:eastAsia="仿宋_GB2312" w:hAnsi="Times New Roman" w:cs="Times New Roman"/>
                  <w:b/>
                  <w:sz w:val="18"/>
                  <w:szCs w:val="18"/>
                  <w:lang w:eastAsia="zh-CN"/>
                </w:rPr>
                <w:delText>Operation Target</w:delText>
              </w:r>
            </w:del>
          </w:p>
        </w:tc>
      </w:tr>
      <w:tr w:rsidR="00652DEA" w14:paraId="572FA7B6" w14:textId="77777777">
        <w:trPr>
          <w:del w:id="11863" w:author="Xuning Wei12232" w:date="2026-10-18T10:21:00Z"/>
        </w:trPr>
        <w:tc>
          <w:tcPr>
            <w:tcW w:w="312" w:type="pct"/>
          </w:tcPr>
          <w:p w14:paraId="3B00C05E" w14:textId="77777777" w:rsidR="00652DEA" w:rsidRDefault="00C15CB5">
            <w:pPr>
              <w:spacing w:line="360" w:lineRule="auto"/>
              <w:contextualSpacing/>
              <w:jc w:val="center"/>
              <w:rPr>
                <w:del w:id="11864" w:author="Xuning Wei12232" w:date="2026-10-18T10:21:00Z"/>
                <w:rFonts w:ascii="Times New Roman" w:eastAsia="仿宋_GB2312" w:hAnsi="Times New Roman" w:cs="Times New Roman"/>
                <w:b/>
                <w:sz w:val="18"/>
                <w:szCs w:val="18"/>
                <w:lang w:eastAsia="zh-CN"/>
              </w:rPr>
            </w:pPr>
            <w:del w:id="11865"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24360A87" w14:textId="77777777" w:rsidR="00652DEA" w:rsidRDefault="00C15CB5">
            <w:pPr>
              <w:spacing w:line="360" w:lineRule="auto"/>
              <w:contextualSpacing/>
              <w:jc w:val="center"/>
              <w:rPr>
                <w:del w:id="11866" w:author="Xuning Wei12232" w:date="2026-10-18T10:21:00Z"/>
                <w:rFonts w:ascii="Times New Roman" w:eastAsia="仿宋_GB2312" w:hAnsi="Times New Roman" w:cs="Times New Roman"/>
                <w:b/>
                <w:sz w:val="18"/>
                <w:szCs w:val="18"/>
                <w:lang w:eastAsia="zh-CN"/>
              </w:rPr>
            </w:pPr>
            <w:del w:id="11867" w:author="Xuning Wei12232" w:date="2026-10-18T10:21:00Z">
              <w:r>
                <w:rPr>
                  <w:rFonts w:ascii="Times New Roman" w:hAnsi="Times New Roman" w:cs="Times New Roman"/>
                  <w:sz w:val="18"/>
                  <w:szCs w:val="18"/>
                  <w:lang w:eastAsia="zh-CN"/>
                </w:rPr>
                <w:delText>TBD</w:delText>
              </w:r>
            </w:del>
          </w:p>
        </w:tc>
        <w:tc>
          <w:tcPr>
            <w:tcW w:w="1022" w:type="pct"/>
            <w:vAlign w:val="center"/>
          </w:tcPr>
          <w:p w14:paraId="608FF0EB" w14:textId="77777777" w:rsidR="00652DEA" w:rsidRDefault="00C15CB5">
            <w:pPr>
              <w:spacing w:line="360" w:lineRule="auto"/>
              <w:contextualSpacing/>
              <w:jc w:val="center"/>
              <w:rPr>
                <w:del w:id="11868" w:author="Xuning Wei12232" w:date="2026-10-18T10:21:00Z"/>
                <w:rFonts w:ascii="Times New Roman" w:eastAsia="仿宋_GB2312" w:hAnsi="Times New Roman" w:cs="Times New Roman"/>
                <w:b/>
                <w:sz w:val="18"/>
                <w:szCs w:val="18"/>
                <w:lang w:eastAsia="zh-CN"/>
              </w:rPr>
            </w:pPr>
            <w:del w:id="11869" w:author="Xuning Wei12232" w:date="2026-10-18T10:21:00Z">
              <w:r>
                <w:rPr>
                  <w:rFonts w:ascii="Times New Roman" w:hAnsi="Times New Roman" w:cs="Times New Roman"/>
                  <w:sz w:val="18"/>
                  <w:szCs w:val="18"/>
                  <w:lang w:eastAsia="zh-CN"/>
                </w:rPr>
                <w:delText>TBD</w:delText>
              </w:r>
            </w:del>
          </w:p>
        </w:tc>
        <w:tc>
          <w:tcPr>
            <w:tcW w:w="1179" w:type="pct"/>
            <w:vAlign w:val="center"/>
          </w:tcPr>
          <w:p w14:paraId="1431DF8B" w14:textId="77777777" w:rsidR="00652DEA" w:rsidRDefault="00C15CB5">
            <w:pPr>
              <w:spacing w:line="360" w:lineRule="auto"/>
              <w:contextualSpacing/>
              <w:jc w:val="center"/>
              <w:rPr>
                <w:del w:id="11870" w:author="Xuning Wei12232" w:date="2026-10-18T10:21:00Z"/>
                <w:rFonts w:ascii="Times New Roman" w:eastAsia="仿宋_GB2312" w:hAnsi="Times New Roman" w:cs="Times New Roman"/>
                <w:b/>
                <w:sz w:val="18"/>
                <w:szCs w:val="18"/>
                <w:lang w:eastAsia="zh-CN"/>
              </w:rPr>
            </w:pPr>
            <w:del w:id="11871" w:author="Xuning Wei12232" w:date="2026-10-18T10:21:00Z">
              <w:r>
                <w:rPr>
                  <w:rFonts w:ascii="Times New Roman" w:hAnsi="Times New Roman" w:cs="Times New Roman"/>
                  <w:sz w:val="18"/>
                  <w:szCs w:val="18"/>
                  <w:lang w:eastAsia="zh-CN"/>
                </w:rPr>
                <w:delText>TBD</w:delText>
              </w:r>
            </w:del>
          </w:p>
        </w:tc>
        <w:tc>
          <w:tcPr>
            <w:tcW w:w="718" w:type="pct"/>
            <w:vAlign w:val="center"/>
          </w:tcPr>
          <w:p w14:paraId="6E6B4F65" w14:textId="77777777" w:rsidR="00652DEA" w:rsidRDefault="00C15CB5">
            <w:pPr>
              <w:spacing w:line="360" w:lineRule="auto"/>
              <w:contextualSpacing/>
              <w:jc w:val="center"/>
              <w:rPr>
                <w:del w:id="11872" w:author="Xuning Wei12232" w:date="2026-10-18T10:21:00Z"/>
                <w:rFonts w:ascii="Times New Roman" w:eastAsia="仿宋_GB2312" w:hAnsi="Times New Roman" w:cs="Times New Roman"/>
                <w:b/>
                <w:sz w:val="18"/>
                <w:szCs w:val="18"/>
                <w:lang w:eastAsia="zh-CN"/>
              </w:rPr>
            </w:pPr>
            <w:del w:id="11873" w:author="Xuning Wei12232" w:date="2026-10-18T10:21:00Z">
              <w:r>
                <w:rPr>
                  <w:rFonts w:ascii="Times New Roman" w:hAnsi="Times New Roman" w:cs="Times New Roman"/>
                  <w:sz w:val="18"/>
                  <w:szCs w:val="18"/>
                  <w:lang w:eastAsia="zh-CN"/>
                </w:rPr>
                <w:delText>TBD</w:delText>
              </w:r>
            </w:del>
          </w:p>
        </w:tc>
        <w:tc>
          <w:tcPr>
            <w:tcW w:w="826" w:type="pct"/>
            <w:vAlign w:val="center"/>
          </w:tcPr>
          <w:p w14:paraId="11A889DE" w14:textId="77777777" w:rsidR="00652DEA" w:rsidRDefault="00C15CB5">
            <w:pPr>
              <w:spacing w:line="360" w:lineRule="auto"/>
              <w:contextualSpacing/>
              <w:jc w:val="center"/>
              <w:rPr>
                <w:del w:id="11874" w:author="Xuning Wei12232" w:date="2026-10-18T10:21:00Z"/>
                <w:rFonts w:ascii="Times New Roman" w:eastAsia="仿宋_GB2312" w:hAnsi="Times New Roman" w:cs="Times New Roman"/>
                <w:b/>
                <w:sz w:val="18"/>
                <w:szCs w:val="18"/>
                <w:lang w:eastAsia="zh-CN"/>
              </w:rPr>
            </w:pPr>
            <w:del w:id="11875" w:author="Xuning Wei12232" w:date="2026-10-18T10:21:00Z">
              <w:r>
                <w:rPr>
                  <w:rFonts w:ascii="Times New Roman" w:hAnsi="Times New Roman" w:cs="Times New Roman"/>
                  <w:sz w:val="18"/>
                  <w:szCs w:val="18"/>
                  <w:lang w:eastAsia="zh-CN"/>
                </w:rPr>
                <w:delText>TBD</w:delText>
              </w:r>
            </w:del>
          </w:p>
        </w:tc>
      </w:tr>
      <w:tr w:rsidR="00652DEA" w14:paraId="384D6C9B" w14:textId="77777777">
        <w:trPr>
          <w:del w:id="11876" w:author="Xuning Wei12232" w:date="2026-10-18T10:21:00Z"/>
        </w:trPr>
        <w:tc>
          <w:tcPr>
            <w:tcW w:w="312" w:type="pct"/>
          </w:tcPr>
          <w:p w14:paraId="138328F9" w14:textId="77777777" w:rsidR="00652DEA" w:rsidRDefault="00C15CB5">
            <w:pPr>
              <w:spacing w:line="360" w:lineRule="auto"/>
              <w:contextualSpacing/>
              <w:jc w:val="center"/>
              <w:rPr>
                <w:del w:id="11877" w:author="Xuning Wei12232" w:date="2026-10-18T10:21:00Z"/>
                <w:rFonts w:ascii="Times New Roman" w:eastAsia="仿宋_GB2312" w:hAnsi="Times New Roman" w:cs="Times New Roman"/>
                <w:b/>
                <w:sz w:val="18"/>
                <w:szCs w:val="18"/>
                <w:lang w:eastAsia="zh-CN"/>
              </w:rPr>
            </w:pPr>
            <w:del w:id="11878"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274524F" w14:textId="77777777" w:rsidR="00652DEA" w:rsidRDefault="00C15CB5">
            <w:pPr>
              <w:spacing w:line="360" w:lineRule="auto"/>
              <w:contextualSpacing/>
              <w:jc w:val="center"/>
              <w:rPr>
                <w:del w:id="11879" w:author="Xuning Wei12232" w:date="2026-10-18T10:21:00Z"/>
                <w:rFonts w:ascii="Times New Roman" w:eastAsia="仿宋_GB2312" w:hAnsi="Times New Roman" w:cs="Times New Roman"/>
                <w:b/>
                <w:sz w:val="18"/>
                <w:szCs w:val="18"/>
                <w:lang w:eastAsia="zh-CN"/>
              </w:rPr>
            </w:pPr>
            <w:del w:id="11880" w:author="Xuning Wei12232" w:date="2026-10-18T10:21:00Z">
              <w:r>
                <w:rPr>
                  <w:rFonts w:ascii="Times New Roman" w:hAnsi="Times New Roman" w:cs="Times New Roman"/>
                  <w:sz w:val="18"/>
                  <w:szCs w:val="18"/>
                  <w:lang w:eastAsia="zh-CN"/>
                </w:rPr>
                <w:delText>TBD</w:delText>
              </w:r>
            </w:del>
          </w:p>
        </w:tc>
        <w:tc>
          <w:tcPr>
            <w:tcW w:w="1022" w:type="pct"/>
            <w:vAlign w:val="center"/>
          </w:tcPr>
          <w:p w14:paraId="1604DA1D" w14:textId="77777777" w:rsidR="00652DEA" w:rsidRDefault="00C15CB5">
            <w:pPr>
              <w:spacing w:line="360" w:lineRule="auto"/>
              <w:contextualSpacing/>
              <w:jc w:val="center"/>
              <w:rPr>
                <w:del w:id="11881" w:author="Xuning Wei12232" w:date="2026-10-18T10:21:00Z"/>
                <w:rFonts w:ascii="Times New Roman" w:eastAsia="仿宋_GB2312" w:hAnsi="Times New Roman" w:cs="Times New Roman"/>
                <w:b/>
                <w:sz w:val="18"/>
                <w:szCs w:val="18"/>
                <w:lang w:eastAsia="zh-CN"/>
              </w:rPr>
            </w:pPr>
            <w:del w:id="11882" w:author="Xuning Wei12232" w:date="2026-10-18T10:21:00Z">
              <w:r>
                <w:rPr>
                  <w:rFonts w:ascii="Times New Roman" w:hAnsi="Times New Roman" w:cs="Times New Roman"/>
                  <w:sz w:val="18"/>
                  <w:szCs w:val="18"/>
                  <w:lang w:eastAsia="zh-CN"/>
                </w:rPr>
                <w:delText>TBD</w:delText>
              </w:r>
            </w:del>
          </w:p>
        </w:tc>
        <w:tc>
          <w:tcPr>
            <w:tcW w:w="1179" w:type="pct"/>
            <w:vAlign w:val="center"/>
          </w:tcPr>
          <w:p w14:paraId="786823EA" w14:textId="77777777" w:rsidR="00652DEA" w:rsidRDefault="00C15CB5">
            <w:pPr>
              <w:spacing w:line="360" w:lineRule="auto"/>
              <w:contextualSpacing/>
              <w:jc w:val="center"/>
              <w:rPr>
                <w:del w:id="11883" w:author="Xuning Wei12232" w:date="2026-10-18T10:21:00Z"/>
                <w:rFonts w:ascii="Times New Roman" w:eastAsia="仿宋_GB2312" w:hAnsi="Times New Roman" w:cs="Times New Roman"/>
                <w:b/>
                <w:sz w:val="18"/>
                <w:szCs w:val="18"/>
                <w:lang w:eastAsia="zh-CN"/>
              </w:rPr>
            </w:pPr>
            <w:del w:id="11884" w:author="Xuning Wei12232" w:date="2026-10-18T10:21:00Z">
              <w:r>
                <w:rPr>
                  <w:rFonts w:ascii="Times New Roman" w:hAnsi="Times New Roman" w:cs="Times New Roman"/>
                  <w:sz w:val="18"/>
                  <w:szCs w:val="18"/>
                  <w:lang w:eastAsia="zh-CN"/>
                </w:rPr>
                <w:delText>TBD</w:delText>
              </w:r>
            </w:del>
          </w:p>
        </w:tc>
        <w:tc>
          <w:tcPr>
            <w:tcW w:w="718" w:type="pct"/>
            <w:vAlign w:val="center"/>
          </w:tcPr>
          <w:p w14:paraId="78A05DC5" w14:textId="77777777" w:rsidR="00652DEA" w:rsidRDefault="00C15CB5">
            <w:pPr>
              <w:spacing w:line="360" w:lineRule="auto"/>
              <w:contextualSpacing/>
              <w:jc w:val="center"/>
              <w:rPr>
                <w:del w:id="11885" w:author="Xuning Wei12232" w:date="2026-10-18T10:21:00Z"/>
                <w:rFonts w:ascii="Times New Roman" w:eastAsia="仿宋_GB2312" w:hAnsi="Times New Roman" w:cs="Times New Roman"/>
                <w:b/>
                <w:sz w:val="18"/>
                <w:szCs w:val="18"/>
                <w:lang w:eastAsia="zh-CN"/>
              </w:rPr>
            </w:pPr>
            <w:del w:id="11886" w:author="Xuning Wei12232" w:date="2026-10-18T10:21:00Z">
              <w:r>
                <w:rPr>
                  <w:rFonts w:ascii="Times New Roman" w:hAnsi="Times New Roman" w:cs="Times New Roman"/>
                  <w:sz w:val="18"/>
                  <w:szCs w:val="18"/>
                  <w:lang w:eastAsia="zh-CN"/>
                </w:rPr>
                <w:delText>TBD</w:delText>
              </w:r>
            </w:del>
          </w:p>
        </w:tc>
        <w:tc>
          <w:tcPr>
            <w:tcW w:w="826" w:type="pct"/>
            <w:vAlign w:val="center"/>
          </w:tcPr>
          <w:p w14:paraId="1EA8BE20" w14:textId="77777777" w:rsidR="00652DEA" w:rsidRDefault="00C15CB5">
            <w:pPr>
              <w:spacing w:line="360" w:lineRule="auto"/>
              <w:contextualSpacing/>
              <w:jc w:val="center"/>
              <w:rPr>
                <w:del w:id="11887" w:author="Xuning Wei12232" w:date="2026-10-18T10:21:00Z"/>
                <w:rFonts w:ascii="Times New Roman" w:eastAsia="仿宋_GB2312" w:hAnsi="Times New Roman" w:cs="Times New Roman"/>
                <w:b/>
                <w:sz w:val="18"/>
                <w:szCs w:val="18"/>
                <w:lang w:eastAsia="zh-CN"/>
              </w:rPr>
            </w:pPr>
            <w:del w:id="11888" w:author="Xuning Wei12232" w:date="2026-10-18T10:21:00Z">
              <w:r>
                <w:rPr>
                  <w:rFonts w:ascii="Times New Roman" w:hAnsi="Times New Roman" w:cs="Times New Roman"/>
                  <w:sz w:val="18"/>
                  <w:szCs w:val="18"/>
                  <w:lang w:eastAsia="zh-CN"/>
                </w:rPr>
                <w:delText>TBD</w:delText>
              </w:r>
            </w:del>
          </w:p>
        </w:tc>
      </w:tr>
      <w:tr w:rsidR="00652DEA" w14:paraId="553141C4" w14:textId="77777777">
        <w:trPr>
          <w:del w:id="11889" w:author="Xuning Wei12232" w:date="2026-10-18T10:21:00Z"/>
        </w:trPr>
        <w:tc>
          <w:tcPr>
            <w:tcW w:w="312" w:type="pct"/>
          </w:tcPr>
          <w:p w14:paraId="297C039E" w14:textId="77777777" w:rsidR="00652DEA" w:rsidRDefault="00C15CB5">
            <w:pPr>
              <w:spacing w:line="360" w:lineRule="auto"/>
              <w:contextualSpacing/>
              <w:jc w:val="center"/>
              <w:rPr>
                <w:del w:id="11890" w:author="Xuning Wei12232" w:date="2026-10-18T10:21:00Z"/>
                <w:rFonts w:ascii="Times New Roman" w:eastAsia="仿宋_GB2312" w:hAnsi="Times New Roman" w:cs="Times New Roman"/>
                <w:b/>
                <w:sz w:val="18"/>
                <w:szCs w:val="18"/>
                <w:lang w:eastAsia="zh-CN"/>
              </w:rPr>
            </w:pPr>
            <w:del w:id="11891"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01999A8A" w14:textId="77777777" w:rsidR="00652DEA" w:rsidRDefault="00C15CB5">
            <w:pPr>
              <w:spacing w:line="360" w:lineRule="auto"/>
              <w:contextualSpacing/>
              <w:jc w:val="center"/>
              <w:rPr>
                <w:del w:id="11892" w:author="Xuning Wei12232" w:date="2026-10-18T10:21:00Z"/>
                <w:rFonts w:ascii="Times New Roman" w:eastAsia="仿宋_GB2312" w:hAnsi="Times New Roman" w:cs="Times New Roman"/>
                <w:b/>
                <w:sz w:val="18"/>
                <w:szCs w:val="18"/>
                <w:lang w:eastAsia="zh-CN"/>
              </w:rPr>
            </w:pPr>
            <w:del w:id="11893" w:author="Xuning Wei12232" w:date="2026-10-18T10:21:00Z">
              <w:r>
                <w:rPr>
                  <w:rFonts w:ascii="Times New Roman" w:hAnsi="Times New Roman" w:cs="Times New Roman"/>
                  <w:sz w:val="18"/>
                  <w:szCs w:val="18"/>
                  <w:lang w:eastAsia="zh-CN"/>
                </w:rPr>
                <w:delText>TBD</w:delText>
              </w:r>
            </w:del>
          </w:p>
        </w:tc>
        <w:tc>
          <w:tcPr>
            <w:tcW w:w="1022" w:type="pct"/>
            <w:vAlign w:val="center"/>
          </w:tcPr>
          <w:p w14:paraId="65EC27A1" w14:textId="77777777" w:rsidR="00652DEA" w:rsidRDefault="00C15CB5">
            <w:pPr>
              <w:spacing w:line="360" w:lineRule="auto"/>
              <w:contextualSpacing/>
              <w:jc w:val="center"/>
              <w:rPr>
                <w:del w:id="11894" w:author="Xuning Wei12232" w:date="2026-10-18T10:21:00Z"/>
                <w:rFonts w:ascii="Times New Roman" w:eastAsia="仿宋_GB2312" w:hAnsi="Times New Roman" w:cs="Times New Roman"/>
                <w:b/>
                <w:sz w:val="18"/>
                <w:szCs w:val="18"/>
                <w:lang w:eastAsia="zh-CN"/>
              </w:rPr>
            </w:pPr>
            <w:del w:id="11895" w:author="Xuning Wei12232" w:date="2026-10-18T10:21:00Z">
              <w:r>
                <w:rPr>
                  <w:rFonts w:ascii="Times New Roman" w:hAnsi="Times New Roman" w:cs="Times New Roman"/>
                  <w:sz w:val="18"/>
                  <w:szCs w:val="18"/>
                  <w:lang w:eastAsia="zh-CN"/>
                </w:rPr>
                <w:delText>TBD</w:delText>
              </w:r>
            </w:del>
          </w:p>
        </w:tc>
        <w:tc>
          <w:tcPr>
            <w:tcW w:w="1179" w:type="pct"/>
            <w:vAlign w:val="center"/>
          </w:tcPr>
          <w:p w14:paraId="4C962F90" w14:textId="77777777" w:rsidR="00652DEA" w:rsidRDefault="00C15CB5">
            <w:pPr>
              <w:spacing w:line="360" w:lineRule="auto"/>
              <w:contextualSpacing/>
              <w:jc w:val="center"/>
              <w:rPr>
                <w:del w:id="11896" w:author="Xuning Wei12232" w:date="2026-10-18T10:21:00Z"/>
                <w:rFonts w:ascii="Times New Roman" w:eastAsia="仿宋_GB2312" w:hAnsi="Times New Roman" w:cs="Times New Roman"/>
                <w:b/>
                <w:sz w:val="18"/>
                <w:szCs w:val="18"/>
                <w:lang w:eastAsia="zh-CN"/>
              </w:rPr>
            </w:pPr>
            <w:del w:id="11897" w:author="Xuning Wei12232" w:date="2026-10-18T10:21:00Z">
              <w:r>
                <w:rPr>
                  <w:rFonts w:ascii="Times New Roman" w:hAnsi="Times New Roman" w:cs="Times New Roman"/>
                  <w:sz w:val="18"/>
                  <w:szCs w:val="18"/>
                  <w:lang w:eastAsia="zh-CN"/>
                </w:rPr>
                <w:delText>TBD</w:delText>
              </w:r>
            </w:del>
          </w:p>
        </w:tc>
        <w:tc>
          <w:tcPr>
            <w:tcW w:w="718" w:type="pct"/>
            <w:vAlign w:val="center"/>
          </w:tcPr>
          <w:p w14:paraId="096105B3" w14:textId="77777777" w:rsidR="00652DEA" w:rsidRDefault="00C15CB5">
            <w:pPr>
              <w:spacing w:line="360" w:lineRule="auto"/>
              <w:contextualSpacing/>
              <w:jc w:val="center"/>
              <w:rPr>
                <w:del w:id="11898" w:author="Xuning Wei12232" w:date="2026-10-18T10:21:00Z"/>
                <w:rFonts w:ascii="Times New Roman" w:eastAsia="仿宋_GB2312" w:hAnsi="Times New Roman" w:cs="Times New Roman"/>
                <w:b/>
                <w:sz w:val="18"/>
                <w:szCs w:val="18"/>
                <w:lang w:eastAsia="zh-CN"/>
              </w:rPr>
            </w:pPr>
            <w:del w:id="11899" w:author="Xuning Wei12232" w:date="2026-10-18T10:21:00Z">
              <w:r>
                <w:rPr>
                  <w:rFonts w:ascii="Times New Roman" w:hAnsi="Times New Roman" w:cs="Times New Roman"/>
                  <w:sz w:val="18"/>
                  <w:szCs w:val="18"/>
                  <w:lang w:eastAsia="zh-CN"/>
                </w:rPr>
                <w:delText>TBD</w:delText>
              </w:r>
            </w:del>
          </w:p>
        </w:tc>
        <w:tc>
          <w:tcPr>
            <w:tcW w:w="826" w:type="pct"/>
            <w:vAlign w:val="center"/>
          </w:tcPr>
          <w:p w14:paraId="26B32B13" w14:textId="77777777" w:rsidR="00652DEA" w:rsidRDefault="00C15CB5">
            <w:pPr>
              <w:spacing w:line="360" w:lineRule="auto"/>
              <w:contextualSpacing/>
              <w:jc w:val="center"/>
              <w:rPr>
                <w:del w:id="11900" w:author="Xuning Wei12232" w:date="2026-10-18T10:21:00Z"/>
                <w:rFonts w:ascii="Times New Roman" w:eastAsia="仿宋_GB2312" w:hAnsi="Times New Roman" w:cs="Times New Roman"/>
                <w:b/>
                <w:sz w:val="18"/>
                <w:szCs w:val="18"/>
                <w:lang w:eastAsia="zh-CN"/>
              </w:rPr>
            </w:pPr>
            <w:del w:id="11901" w:author="Xuning Wei12232" w:date="2026-10-18T10:21:00Z">
              <w:r>
                <w:rPr>
                  <w:rFonts w:ascii="Times New Roman" w:hAnsi="Times New Roman" w:cs="Times New Roman"/>
                  <w:sz w:val="18"/>
                  <w:szCs w:val="18"/>
                  <w:lang w:eastAsia="zh-CN"/>
                </w:rPr>
                <w:delText>TBD</w:delText>
              </w:r>
            </w:del>
          </w:p>
        </w:tc>
      </w:tr>
    </w:tbl>
    <w:p w14:paraId="100C5B58" w14:textId="77777777" w:rsidR="00652DEA" w:rsidRDefault="00C15CB5">
      <w:pPr>
        <w:rPr>
          <w:del w:id="11902" w:author="Xuning Wei12232" w:date="2026-10-18T10:21:00Z"/>
        </w:rPr>
      </w:pPr>
      <w:del w:id="11903" w:author="Xuning Wei12232" w:date="2026-10-18T10:21:00Z">
        <w:r>
          <w:delText xml:space="preserve"> </w:delText>
        </w:r>
        <w:r>
          <w:br w:type="page"/>
        </w:r>
      </w:del>
    </w:p>
    <w:p w14:paraId="1A55251A" w14:textId="77777777" w:rsidR="00652DEA" w:rsidRDefault="00652DEA">
      <w:pPr>
        <w:pStyle w:val="1"/>
        <w:tabs>
          <w:tab w:val="left" w:pos="425"/>
        </w:tabs>
        <w:spacing w:beforeLines="10" w:before="24" w:afterLines="10" w:after="24" w:line="360" w:lineRule="auto"/>
        <w:ind w:left="425" w:hanging="425"/>
        <w:contextualSpacing/>
        <w:jc w:val="both"/>
        <w:rPr>
          <w:del w:id="11904" w:author="Xuning Wei12232" w:date="2026-10-18T10:21:00Z"/>
          <w:rFonts w:ascii="Times New Roman" w:eastAsia="仿宋_GB2312" w:hAnsi="Times New Roman" w:cs="Times New Roman"/>
          <w:iCs/>
          <w:color w:val="0000FF"/>
          <w:kern w:val="0"/>
          <w:sz w:val="21"/>
          <w:szCs w:val="21"/>
        </w:rPr>
        <w:sectPr w:rsidR="00652DEA">
          <w:pgSz w:w="11907" w:h="16839"/>
          <w:pgMar w:top="720" w:right="1440" w:bottom="720" w:left="1440" w:header="720" w:footer="720" w:gutter="0"/>
          <w:cols w:space="720"/>
          <w:docGrid w:linePitch="360"/>
        </w:sectPr>
      </w:pPr>
    </w:p>
    <w:p w14:paraId="44343442" w14:textId="77777777" w:rsidR="00652DEA" w:rsidRPr="00652DEA" w:rsidRDefault="00C15CB5">
      <w:pPr>
        <w:pStyle w:val="1"/>
        <w:tabs>
          <w:tab w:val="left" w:pos="425"/>
        </w:tabs>
        <w:spacing w:beforeLines="10" w:before="24" w:afterLines="10" w:after="24" w:line="360" w:lineRule="auto"/>
        <w:ind w:left="425" w:hanging="425"/>
        <w:contextualSpacing/>
        <w:jc w:val="both"/>
        <w:rPr>
          <w:del w:id="11905" w:author="Xuning Wei12232" w:date="2026-10-18T10:21:00Z"/>
          <w:rFonts w:ascii="Times New Roman" w:eastAsia="Times New Roman" w:hAnsi="Times New Roman" w:cs="Times New Roman"/>
          <w:sz w:val="21"/>
          <w:szCs w:val="21"/>
          <w:u w:val="single"/>
          <w:rPrChange w:id="11906" w:author="Xuning Wei12232" w:date="2026-10-24T11:11:00Z">
            <w:rPr>
              <w:del w:id="11907" w:author="Xuning Wei12232" w:date="2026-10-18T10:21:00Z"/>
              <w:rFonts w:ascii="Times New Roman" w:eastAsia="Times New Roman" w:hAnsi="Times New Roman" w:cs="Times New Roman"/>
              <w:color w:val="751D20"/>
              <w:sz w:val="21"/>
              <w:szCs w:val="21"/>
              <w:u w:val="single"/>
            </w:rPr>
          </w:rPrChange>
        </w:rPr>
      </w:pPr>
      <w:del w:id="11908" w:author="Xuning Wei12232" w:date="2026-10-18T10:21:00Z">
        <w:r>
          <w:rPr>
            <w:rFonts w:ascii="Times New Roman" w:eastAsia="仿宋_GB2312" w:hAnsi="Times New Roman" w:cs="Times New Roman"/>
            <w:iCs/>
            <w:kern w:val="0"/>
            <w:sz w:val="21"/>
            <w:szCs w:val="21"/>
            <w:rPrChange w:id="11909"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1910"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652DEA" w14:paraId="09B16E8E" w14:textId="77777777">
        <w:trPr>
          <w:trHeight w:val="317"/>
          <w:tblHeader/>
          <w:jc w:val="center"/>
          <w:del w:id="11911" w:author="Xuning Wei12232" w:date="2026-10-18T10:21:00Z"/>
        </w:trPr>
        <w:tc>
          <w:tcPr>
            <w:tcW w:w="3256" w:type="dxa"/>
            <w:gridSpan w:val="2"/>
            <w:vAlign w:val="center"/>
          </w:tcPr>
          <w:p w14:paraId="6588E078" w14:textId="77777777" w:rsidR="00652DEA" w:rsidRDefault="00C15CB5">
            <w:pPr>
              <w:jc w:val="center"/>
              <w:rPr>
                <w:del w:id="11912" w:author="Xuning Wei12232" w:date="2026-10-18T10:21:00Z"/>
                <w:rFonts w:ascii="Times New Roman" w:eastAsia="仿宋_GB2312" w:hAnsi="Times New Roman"/>
                <w:b/>
                <w:szCs w:val="21"/>
              </w:rPr>
            </w:pPr>
            <w:del w:id="11913" w:author="Xuning Wei12232" w:date="2026-10-18T10:21:00Z">
              <w:r>
                <w:rPr>
                  <w:rFonts w:ascii="Times New Roman" w:eastAsia="仿宋_GB2312" w:hAnsi="Times New Roman"/>
                  <w:b/>
                  <w:szCs w:val="21"/>
                </w:rPr>
                <w:delText>TEST ITEMS</w:delText>
              </w:r>
            </w:del>
          </w:p>
        </w:tc>
        <w:tc>
          <w:tcPr>
            <w:tcW w:w="2835" w:type="dxa"/>
            <w:vAlign w:val="center"/>
          </w:tcPr>
          <w:p w14:paraId="28B74006" w14:textId="77777777" w:rsidR="00652DEA" w:rsidRDefault="00C15CB5">
            <w:pPr>
              <w:jc w:val="center"/>
              <w:rPr>
                <w:del w:id="11914" w:author="Xuning Wei12232" w:date="2026-10-18T10:21:00Z"/>
                <w:rFonts w:ascii="Times New Roman" w:eastAsia="仿宋_GB2312" w:hAnsi="Times New Roman"/>
                <w:b/>
                <w:szCs w:val="21"/>
              </w:rPr>
            </w:pPr>
            <w:del w:id="11915"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22DDE399" w14:textId="77777777" w:rsidR="00652DEA" w:rsidRDefault="00C15CB5">
            <w:pPr>
              <w:jc w:val="center"/>
              <w:rPr>
                <w:del w:id="11916" w:author="Xuning Wei12232" w:date="2026-10-18T10:21:00Z"/>
                <w:rFonts w:ascii="Times New Roman" w:eastAsia="仿宋_GB2312" w:hAnsi="Times New Roman"/>
                <w:b/>
                <w:szCs w:val="21"/>
              </w:rPr>
            </w:pPr>
            <w:del w:id="11917" w:author="Xuning Wei12232" w:date="2026-10-18T10:21:00Z">
              <w:r>
                <w:rPr>
                  <w:rFonts w:ascii="Times New Roman" w:eastAsia="仿宋_GB2312" w:hAnsi="Times New Roman"/>
                  <w:b/>
                  <w:szCs w:val="21"/>
                </w:rPr>
                <w:delText>ACCEPTANCE CRITERIA</w:delText>
              </w:r>
            </w:del>
          </w:p>
        </w:tc>
        <w:tc>
          <w:tcPr>
            <w:tcW w:w="1842" w:type="dxa"/>
            <w:vAlign w:val="center"/>
          </w:tcPr>
          <w:p w14:paraId="36704A0D" w14:textId="77777777" w:rsidR="00652DEA" w:rsidRDefault="00C15CB5">
            <w:pPr>
              <w:jc w:val="center"/>
              <w:rPr>
                <w:del w:id="11918" w:author="Xuning Wei12232" w:date="2026-10-18T10:21:00Z"/>
                <w:rFonts w:ascii="Times New Roman" w:eastAsia="仿宋_GB2312" w:hAnsi="Times New Roman"/>
                <w:b/>
                <w:szCs w:val="21"/>
                <w:lang w:eastAsia="zh-CN"/>
              </w:rPr>
            </w:pPr>
            <w:del w:id="11919" w:author="Xuning Wei12232" w:date="2026-10-18T10:21:00Z">
              <w:r>
                <w:rPr>
                  <w:b/>
                  <w:sz w:val="18"/>
                  <w:szCs w:val="18"/>
                </w:rPr>
                <w:delText>Results</w:delText>
              </w:r>
            </w:del>
          </w:p>
        </w:tc>
        <w:tc>
          <w:tcPr>
            <w:tcW w:w="2367" w:type="dxa"/>
            <w:vAlign w:val="center"/>
          </w:tcPr>
          <w:p w14:paraId="19F94097" w14:textId="77777777" w:rsidR="00652DEA" w:rsidRDefault="00C15CB5">
            <w:pPr>
              <w:jc w:val="center"/>
              <w:rPr>
                <w:del w:id="11920" w:author="Xuning Wei12232" w:date="2026-10-18T10:21:00Z"/>
                <w:rFonts w:ascii="Times New Roman" w:eastAsia="仿宋_GB2312" w:hAnsi="Times New Roman"/>
                <w:b/>
                <w:szCs w:val="21"/>
              </w:rPr>
            </w:pPr>
            <w:del w:id="11921" w:author="Xuning Wei12232" w:date="2026-10-18T10:21:00Z">
              <w:r>
                <w:rPr>
                  <w:b/>
                  <w:sz w:val="18"/>
                  <w:szCs w:val="18"/>
                </w:rPr>
                <w:delText>Pass / Fail</w:delText>
              </w:r>
            </w:del>
          </w:p>
        </w:tc>
      </w:tr>
      <w:tr w:rsidR="00652DEA" w14:paraId="5A7EB390" w14:textId="77777777">
        <w:trPr>
          <w:trHeight w:val="397"/>
          <w:jc w:val="center"/>
          <w:del w:id="11922" w:author="Xuning Wei12232" w:date="2026-10-18T10:21:00Z"/>
        </w:trPr>
        <w:tc>
          <w:tcPr>
            <w:tcW w:w="1403" w:type="dxa"/>
            <w:vAlign w:val="center"/>
          </w:tcPr>
          <w:p w14:paraId="2C6ACD02" w14:textId="77777777" w:rsidR="00652DEA" w:rsidRDefault="00C15CB5">
            <w:pPr>
              <w:jc w:val="center"/>
              <w:rPr>
                <w:del w:id="11923" w:author="Xuning Wei12232" w:date="2026-10-18T10:21:00Z"/>
                <w:rFonts w:ascii="Times New Roman" w:eastAsia="仿宋_GB2312" w:hAnsi="Times New Roman" w:cs="Times New Roman"/>
                <w:sz w:val="18"/>
                <w:szCs w:val="18"/>
              </w:rPr>
            </w:pPr>
            <w:del w:id="11924"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6A4676E6" w14:textId="77777777" w:rsidR="00652DEA" w:rsidRDefault="00C15CB5">
            <w:pPr>
              <w:jc w:val="center"/>
              <w:rPr>
                <w:del w:id="11925" w:author="Xuning Wei12232" w:date="2026-10-18T10:21:00Z"/>
                <w:rFonts w:ascii="Times New Roman" w:eastAsia="仿宋_GB2312" w:hAnsi="Times New Roman" w:cs="Times New Roman"/>
                <w:sz w:val="18"/>
                <w:szCs w:val="18"/>
              </w:rPr>
            </w:pPr>
            <w:del w:id="11926"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354357F0" w14:textId="77777777" w:rsidR="00652DEA" w:rsidRDefault="00C15CB5">
            <w:pPr>
              <w:jc w:val="center"/>
              <w:rPr>
                <w:del w:id="11927" w:author="Xuning Wei12232" w:date="2026-10-18T10:21:00Z"/>
                <w:rFonts w:ascii="Times New Roman" w:eastAsia="仿宋_GB2312" w:hAnsi="Times New Roman" w:cs="Times New Roman"/>
                <w:sz w:val="18"/>
                <w:szCs w:val="18"/>
              </w:rPr>
            </w:pPr>
            <w:del w:id="11928"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7CDC1457" w14:textId="77777777" w:rsidR="00652DEA" w:rsidRDefault="00C15CB5">
            <w:pPr>
              <w:jc w:val="center"/>
              <w:rPr>
                <w:del w:id="11929" w:author="Xuning Wei12232" w:date="2026-10-18T10:21:00Z"/>
                <w:rFonts w:ascii="Times New Roman" w:eastAsia="仿宋_GB2312" w:hAnsi="Times New Roman" w:cs="Times New Roman"/>
                <w:sz w:val="18"/>
                <w:szCs w:val="18"/>
              </w:rPr>
            </w:pPr>
            <w:del w:id="11930"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81AD077" w14:textId="77777777" w:rsidR="00652DEA" w:rsidRDefault="00C15CB5">
            <w:pPr>
              <w:jc w:val="center"/>
              <w:rPr>
                <w:del w:id="11931" w:author="Xuning Wei12232" w:date="2026-10-18T10:21:00Z"/>
                <w:rFonts w:ascii="Times New Roman" w:eastAsia="仿宋_GB2312" w:hAnsi="Times New Roman" w:cs="Times New Roman"/>
                <w:sz w:val="18"/>
                <w:szCs w:val="18"/>
              </w:rPr>
            </w:pPr>
            <w:del w:id="1193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94B550C" w14:textId="77777777" w:rsidR="00652DEA" w:rsidRDefault="00C15CB5">
            <w:pPr>
              <w:jc w:val="center"/>
              <w:rPr>
                <w:del w:id="11933" w:author="Xuning Wei12232" w:date="2026-10-18T10:21:00Z"/>
                <w:rFonts w:ascii="Times New Roman" w:eastAsia="仿宋_GB2312" w:hAnsi="Times New Roman" w:cs="Times New Roman"/>
                <w:sz w:val="18"/>
                <w:szCs w:val="18"/>
              </w:rPr>
            </w:pPr>
            <w:del w:id="1193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4A275C99" w14:textId="77777777">
        <w:trPr>
          <w:trHeight w:val="397"/>
          <w:jc w:val="center"/>
          <w:del w:id="11935" w:author="Xuning Wei12232" w:date="2026-10-18T10:21:00Z"/>
        </w:trPr>
        <w:tc>
          <w:tcPr>
            <w:tcW w:w="1403" w:type="dxa"/>
            <w:vMerge w:val="restart"/>
            <w:vAlign w:val="center"/>
          </w:tcPr>
          <w:p w14:paraId="67158FB1" w14:textId="77777777" w:rsidR="00652DEA" w:rsidRDefault="00C15CB5">
            <w:pPr>
              <w:jc w:val="center"/>
              <w:rPr>
                <w:del w:id="11936" w:author="Xuning Wei12232" w:date="2026-10-18T10:21:00Z"/>
                <w:rFonts w:ascii="Times New Roman" w:eastAsia="仿宋_GB2312" w:hAnsi="Times New Roman" w:cs="Times New Roman"/>
                <w:sz w:val="18"/>
                <w:szCs w:val="18"/>
              </w:rPr>
            </w:pPr>
            <w:del w:id="11937"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2EA50BB1" w14:textId="77777777" w:rsidR="00652DEA" w:rsidRDefault="00C15CB5">
            <w:pPr>
              <w:jc w:val="center"/>
              <w:rPr>
                <w:del w:id="11938" w:author="Xuning Wei12232" w:date="2026-10-18T10:21:00Z"/>
                <w:rFonts w:ascii="Times New Roman" w:eastAsia="仿宋_GB2312" w:hAnsi="Times New Roman" w:cs="Times New Roman"/>
                <w:sz w:val="18"/>
                <w:szCs w:val="18"/>
              </w:rPr>
            </w:pPr>
            <w:del w:id="11939"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5437DEE5" w14:textId="77777777" w:rsidR="00652DEA" w:rsidRDefault="00C15CB5">
            <w:pPr>
              <w:jc w:val="center"/>
              <w:rPr>
                <w:del w:id="11940" w:author="Xuning Wei12232" w:date="2026-10-18T10:21:00Z"/>
                <w:rFonts w:ascii="Times New Roman" w:eastAsia="仿宋_GB2312" w:hAnsi="Times New Roman" w:cs="Times New Roman"/>
                <w:sz w:val="18"/>
                <w:szCs w:val="18"/>
              </w:rPr>
            </w:pPr>
            <w:del w:id="11941"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2ED45D64" w14:textId="77777777" w:rsidR="00652DEA" w:rsidRDefault="00C15CB5">
            <w:pPr>
              <w:jc w:val="center"/>
              <w:rPr>
                <w:del w:id="11942" w:author="Xuning Wei12232" w:date="2026-10-18T10:21:00Z"/>
                <w:rFonts w:ascii="Times New Roman" w:eastAsia="仿宋_GB2312" w:hAnsi="Times New Roman" w:cs="Times New Roman"/>
                <w:sz w:val="18"/>
                <w:szCs w:val="18"/>
              </w:rPr>
            </w:pPr>
            <w:del w:id="11943"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62E98A50" w14:textId="77777777" w:rsidR="00652DEA" w:rsidRDefault="00C15CB5">
            <w:pPr>
              <w:jc w:val="center"/>
              <w:rPr>
                <w:del w:id="11944" w:author="Xuning Wei12232" w:date="2026-10-18T10:21:00Z"/>
                <w:rFonts w:ascii="Times New Roman" w:eastAsia="仿宋_GB2312" w:hAnsi="Times New Roman" w:cs="Times New Roman"/>
                <w:sz w:val="18"/>
                <w:szCs w:val="18"/>
              </w:rPr>
            </w:pPr>
            <w:del w:id="11945"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398B207B" w14:textId="77777777" w:rsidR="00652DEA" w:rsidRDefault="00C15CB5">
            <w:pPr>
              <w:jc w:val="center"/>
              <w:rPr>
                <w:del w:id="11946" w:author="Xuning Wei12232" w:date="2026-10-18T10:21:00Z"/>
                <w:rFonts w:ascii="Times New Roman" w:eastAsia="仿宋_GB2312" w:hAnsi="Times New Roman" w:cs="Times New Roman"/>
                <w:sz w:val="18"/>
                <w:szCs w:val="18"/>
              </w:rPr>
            </w:pPr>
            <w:del w:id="119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093BD06" w14:textId="77777777" w:rsidR="00652DEA" w:rsidRDefault="00C15CB5">
            <w:pPr>
              <w:jc w:val="center"/>
              <w:rPr>
                <w:del w:id="11948" w:author="Xuning Wei12232" w:date="2026-10-18T10:21:00Z"/>
                <w:rStyle w:val="normaltextrun"/>
                <w:rFonts w:ascii="Times New Roman" w:hAnsi="Times New Roman" w:cs="Times New Roman"/>
                <w:sz w:val="18"/>
                <w:szCs w:val="18"/>
              </w:rPr>
            </w:pPr>
            <w:del w:id="119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E86437C" w14:textId="77777777">
        <w:trPr>
          <w:trHeight w:val="397"/>
          <w:jc w:val="center"/>
          <w:del w:id="11950" w:author="Xuning Wei12232" w:date="2026-10-18T10:21:00Z"/>
        </w:trPr>
        <w:tc>
          <w:tcPr>
            <w:tcW w:w="1403" w:type="dxa"/>
            <w:vMerge/>
            <w:vAlign w:val="center"/>
          </w:tcPr>
          <w:p w14:paraId="4F6D2C48" w14:textId="77777777" w:rsidR="00652DEA" w:rsidRDefault="00652DEA">
            <w:pPr>
              <w:jc w:val="center"/>
              <w:rPr>
                <w:del w:id="11951" w:author="Xuning Wei12232" w:date="2026-10-18T10:21:00Z"/>
                <w:rFonts w:ascii="Times New Roman" w:eastAsia="仿宋_GB2312" w:hAnsi="Times New Roman" w:cs="Times New Roman"/>
                <w:sz w:val="18"/>
                <w:szCs w:val="18"/>
              </w:rPr>
            </w:pPr>
          </w:p>
        </w:tc>
        <w:tc>
          <w:tcPr>
            <w:tcW w:w="1853" w:type="dxa"/>
            <w:vMerge/>
            <w:vAlign w:val="center"/>
          </w:tcPr>
          <w:p w14:paraId="31F27C88" w14:textId="77777777" w:rsidR="00652DEA" w:rsidRDefault="00652DEA">
            <w:pPr>
              <w:jc w:val="center"/>
              <w:rPr>
                <w:del w:id="11952" w:author="Xuning Wei12232" w:date="2026-10-18T10:21:00Z"/>
                <w:rFonts w:ascii="Times New Roman" w:eastAsia="仿宋_GB2312" w:hAnsi="Times New Roman" w:cs="Times New Roman"/>
                <w:i/>
                <w:sz w:val="18"/>
                <w:szCs w:val="18"/>
              </w:rPr>
            </w:pPr>
          </w:p>
        </w:tc>
        <w:tc>
          <w:tcPr>
            <w:tcW w:w="2835" w:type="dxa"/>
            <w:vMerge/>
            <w:vAlign w:val="center"/>
          </w:tcPr>
          <w:p w14:paraId="79B88F8C" w14:textId="77777777" w:rsidR="00652DEA" w:rsidRDefault="00652DEA">
            <w:pPr>
              <w:jc w:val="center"/>
              <w:rPr>
                <w:del w:id="11953" w:author="Xuning Wei12232" w:date="2026-10-18T10:21:00Z"/>
                <w:rFonts w:ascii="Times New Roman" w:eastAsia="仿宋_GB2312" w:hAnsi="Times New Roman" w:cs="Times New Roman"/>
                <w:sz w:val="18"/>
                <w:szCs w:val="18"/>
              </w:rPr>
            </w:pPr>
          </w:p>
        </w:tc>
        <w:tc>
          <w:tcPr>
            <w:tcW w:w="1701" w:type="dxa"/>
            <w:vMerge w:val="restart"/>
            <w:vAlign w:val="center"/>
          </w:tcPr>
          <w:p w14:paraId="40D0975B" w14:textId="77777777" w:rsidR="00652DEA" w:rsidRDefault="00C15CB5">
            <w:pPr>
              <w:jc w:val="center"/>
              <w:rPr>
                <w:del w:id="11954" w:author="Xuning Wei12232" w:date="2026-10-18T10:21:00Z"/>
                <w:rFonts w:ascii="Times New Roman" w:eastAsia="仿宋_GB2312" w:hAnsi="Times New Roman" w:cs="Times New Roman"/>
                <w:b/>
                <w:sz w:val="18"/>
                <w:szCs w:val="18"/>
              </w:rPr>
            </w:pPr>
            <w:del w:id="11955"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21185878" w14:textId="77777777" w:rsidR="00652DEA" w:rsidRDefault="00C15CB5">
            <w:pPr>
              <w:jc w:val="center"/>
              <w:rPr>
                <w:del w:id="11956" w:author="Xuning Wei12232" w:date="2026-10-18T10:21:00Z"/>
                <w:rFonts w:ascii="Times New Roman" w:eastAsia="仿宋_GB2312" w:hAnsi="Times New Roman" w:cs="Times New Roman"/>
                <w:b/>
                <w:sz w:val="18"/>
                <w:szCs w:val="18"/>
              </w:rPr>
            </w:pPr>
            <w:del w:id="11957"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989B54" w14:textId="77777777" w:rsidR="00652DEA" w:rsidRDefault="00C15CB5">
            <w:pPr>
              <w:jc w:val="center"/>
              <w:rPr>
                <w:del w:id="11958" w:author="Xuning Wei12232" w:date="2026-10-18T10:21:00Z"/>
                <w:rFonts w:ascii="Times New Roman" w:eastAsia="仿宋_GB2312" w:hAnsi="Times New Roman" w:cs="Times New Roman"/>
                <w:b/>
                <w:sz w:val="18"/>
                <w:szCs w:val="18"/>
              </w:rPr>
            </w:pPr>
            <w:del w:id="11959"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57A0481E" w14:textId="77777777" w:rsidR="00652DEA" w:rsidRDefault="00C15CB5">
            <w:pPr>
              <w:jc w:val="center"/>
              <w:rPr>
                <w:del w:id="11960" w:author="Xuning Wei12232" w:date="2026-10-18T10:21:00Z"/>
                <w:rFonts w:ascii="Times New Roman" w:eastAsia="仿宋_GB2312" w:hAnsi="Times New Roman" w:cs="Times New Roman"/>
                <w:sz w:val="18"/>
                <w:szCs w:val="18"/>
              </w:rPr>
            </w:pPr>
            <w:del w:id="11961"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CA57CBB" w14:textId="77777777" w:rsidR="00652DEA" w:rsidRDefault="00C15CB5">
            <w:pPr>
              <w:jc w:val="center"/>
              <w:rPr>
                <w:del w:id="11962" w:author="Xuning Wei12232" w:date="2026-10-18T10:21:00Z"/>
                <w:rFonts w:ascii="Times New Roman" w:eastAsia="仿宋_GB2312" w:hAnsi="Times New Roman" w:cs="Times New Roman"/>
                <w:sz w:val="18"/>
                <w:szCs w:val="18"/>
              </w:rPr>
            </w:pPr>
            <w:del w:id="1196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21E61D25" w14:textId="77777777">
        <w:trPr>
          <w:trHeight w:val="397"/>
          <w:jc w:val="center"/>
          <w:del w:id="11964" w:author="Xuning Wei12232" w:date="2026-10-18T10:21:00Z"/>
        </w:trPr>
        <w:tc>
          <w:tcPr>
            <w:tcW w:w="1403" w:type="dxa"/>
            <w:vMerge/>
            <w:vAlign w:val="center"/>
          </w:tcPr>
          <w:p w14:paraId="145C11DD" w14:textId="77777777" w:rsidR="00652DEA" w:rsidRDefault="00652DEA">
            <w:pPr>
              <w:jc w:val="center"/>
              <w:rPr>
                <w:del w:id="11965" w:author="Xuning Wei12232" w:date="2026-10-18T10:21:00Z"/>
                <w:rFonts w:ascii="Times New Roman" w:eastAsia="仿宋_GB2312" w:hAnsi="Times New Roman" w:cs="Times New Roman"/>
                <w:sz w:val="18"/>
                <w:szCs w:val="18"/>
              </w:rPr>
            </w:pPr>
          </w:p>
        </w:tc>
        <w:tc>
          <w:tcPr>
            <w:tcW w:w="1853" w:type="dxa"/>
            <w:vMerge/>
            <w:vAlign w:val="center"/>
          </w:tcPr>
          <w:p w14:paraId="6B40E7A7" w14:textId="77777777" w:rsidR="00652DEA" w:rsidRDefault="00652DEA">
            <w:pPr>
              <w:jc w:val="center"/>
              <w:rPr>
                <w:del w:id="11966" w:author="Xuning Wei12232" w:date="2026-10-18T10:21:00Z"/>
                <w:rFonts w:ascii="Times New Roman" w:eastAsia="仿宋_GB2312" w:hAnsi="Times New Roman" w:cs="Times New Roman"/>
                <w:i/>
                <w:sz w:val="18"/>
                <w:szCs w:val="18"/>
              </w:rPr>
            </w:pPr>
          </w:p>
        </w:tc>
        <w:tc>
          <w:tcPr>
            <w:tcW w:w="2835" w:type="dxa"/>
            <w:vMerge/>
            <w:vAlign w:val="center"/>
          </w:tcPr>
          <w:p w14:paraId="3FFF7D4A" w14:textId="77777777" w:rsidR="00652DEA" w:rsidRDefault="00652DEA">
            <w:pPr>
              <w:jc w:val="center"/>
              <w:rPr>
                <w:del w:id="11967" w:author="Xuning Wei12232" w:date="2026-10-18T10:21:00Z"/>
                <w:rFonts w:ascii="Times New Roman" w:eastAsia="仿宋_GB2312" w:hAnsi="Times New Roman" w:cs="Times New Roman"/>
                <w:sz w:val="18"/>
                <w:szCs w:val="18"/>
              </w:rPr>
            </w:pPr>
          </w:p>
        </w:tc>
        <w:tc>
          <w:tcPr>
            <w:tcW w:w="1701" w:type="dxa"/>
            <w:vMerge/>
            <w:vAlign w:val="center"/>
          </w:tcPr>
          <w:p w14:paraId="287B69A3" w14:textId="77777777" w:rsidR="00652DEA" w:rsidRDefault="00652DEA">
            <w:pPr>
              <w:jc w:val="center"/>
              <w:rPr>
                <w:del w:id="11968" w:author="Xuning Wei12232" w:date="2026-10-18T10:21:00Z"/>
                <w:rFonts w:ascii="Times New Roman" w:eastAsia="仿宋_GB2312" w:hAnsi="Times New Roman" w:cs="Times New Roman"/>
                <w:b/>
                <w:sz w:val="18"/>
                <w:szCs w:val="18"/>
              </w:rPr>
            </w:pPr>
          </w:p>
        </w:tc>
        <w:tc>
          <w:tcPr>
            <w:tcW w:w="1842" w:type="dxa"/>
            <w:vAlign w:val="center"/>
          </w:tcPr>
          <w:p w14:paraId="4F0BFD2F" w14:textId="77777777" w:rsidR="00652DEA" w:rsidRDefault="00C15CB5">
            <w:pPr>
              <w:jc w:val="center"/>
              <w:rPr>
                <w:del w:id="11969" w:author="Xuning Wei12232" w:date="2026-10-18T10:21:00Z"/>
                <w:rFonts w:ascii="Times New Roman" w:eastAsia="仿宋_GB2312" w:hAnsi="Times New Roman" w:cs="Times New Roman"/>
                <w:b/>
                <w:sz w:val="18"/>
                <w:szCs w:val="18"/>
                <w:lang w:val="de-DE"/>
              </w:rPr>
            </w:pPr>
            <w:del w:id="11970"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30EA839B" w14:textId="77777777" w:rsidR="00652DEA" w:rsidRDefault="00C15CB5">
            <w:pPr>
              <w:jc w:val="center"/>
              <w:rPr>
                <w:del w:id="11971" w:author="Xuning Wei12232" w:date="2026-10-18T10:21:00Z"/>
                <w:rFonts w:ascii="Times New Roman" w:eastAsia="仿宋_GB2312" w:hAnsi="Times New Roman" w:cs="Times New Roman"/>
                <w:b/>
                <w:sz w:val="18"/>
                <w:szCs w:val="18"/>
              </w:rPr>
            </w:pPr>
            <w:del w:id="11972"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59D7D5C2" w14:textId="77777777" w:rsidR="00652DEA" w:rsidRDefault="00C15CB5">
            <w:pPr>
              <w:jc w:val="center"/>
              <w:rPr>
                <w:del w:id="11973" w:author="Xuning Wei12232" w:date="2026-10-18T10:21:00Z"/>
                <w:rFonts w:ascii="Times New Roman" w:eastAsia="仿宋_GB2312" w:hAnsi="Times New Roman" w:cs="Times New Roman"/>
                <w:sz w:val="18"/>
                <w:szCs w:val="18"/>
              </w:rPr>
            </w:pPr>
            <w:del w:id="119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C15A4FB" w14:textId="77777777" w:rsidR="00652DEA" w:rsidRDefault="00C15CB5">
            <w:pPr>
              <w:jc w:val="center"/>
              <w:rPr>
                <w:del w:id="11975" w:author="Xuning Wei12232" w:date="2026-10-18T10:21:00Z"/>
                <w:rFonts w:ascii="Times New Roman" w:eastAsia="仿宋_GB2312" w:hAnsi="Times New Roman" w:cs="Times New Roman"/>
                <w:sz w:val="18"/>
                <w:szCs w:val="18"/>
              </w:rPr>
            </w:pPr>
            <w:del w:id="1197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9B7CC37" w14:textId="77777777">
        <w:trPr>
          <w:trHeight w:val="397"/>
          <w:jc w:val="center"/>
          <w:del w:id="11977" w:author="Xuning Wei12232" w:date="2026-10-18T10:21:00Z"/>
        </w:trPr>
        <w:tc>
          <w:tcPr>
            <w:tcW w:w="1403" w:type="dxa"/>
            <w:vMerge/>
            <w:vAlign w:val="center"/>
          </w:tcPr>
          <w:p w14:paraId="63A0829D" w14:textId="77777777" w:rsidR="00652DEA" w:rsidRDefault="00652DEA">
            <w:pPr>
              <w:jc w:val="center"/>
              <w:rPr>
                <w:del w:id="11978" w:author="Xuning Wei12232" w:date="2026-10-18T10:21:00Z"/>
                <w:rFonts w:ascii="Times New Roman" w:eastAsia="仿宋_GB2312" w:hAnsi="Times New Roman" w:cs="Times New Roman"/>
                <w:sz w:val="18"/>
                <w:szCs w:val="18"/>
              </w:rPr>
            </w:pPr>
          </w:p>
        </w:tc>
        <w:tc>
          <w:tcPr>
            <w:tcW w:w="1853" w:type="dxa"/>
            <w:vMerge/>
            <w:vAlign w:val="center"/>
          </w:tcPr>
          <w:p w14:paraId="39CA8924" w14:textId="77777777" w:rsidR="00652DEA" w:rsidRDefault="00652DEA">
            <w:pPr>
              <w:jc w:val="center"/>
              <w:rPr>
                <w:del w:id="11979" w:author="Xuning Wei12232" w:date="2026-10-18T10:21:00Z"/>
                <w:rFonts w:ascii="Times New Roman" w:eastAsia="仿宋_GB2312" w:hAnsi="Times New Roman" w:cs="Times New Roman"/>
                <w:i/>
                <w:sz w:val="18"/>
                <w:szCs w:val="18"/>
              </w:rPr>
            </w:pPr>
          </w:p>
        </w:tc>
        <w:tc>
          <w:tcPr>
            <w:tcW w:w="2835" w:type="dxa"/>
            <w:vMerge/>
            <w:vAlign w:val="center"/>
          </w:tcPr>
          <w:p w14:paraId="1BB6F150" w14:textId="77777777" w:rsidR="00652DEA" w:rsidRDefault="00652DEA">
            <w:pPr>
              <w:jc w:val="center"/>
              <w:rPr>
                <w:del w:id="11980" w:author="Xuning Wei12232" w:date="2026-10-18T10:21:00Z"/>
                <w:rFonts w:ascii="Times New Roman" w:eastAsia="仿宋_GB2312" w:hAnsi="Times New Roman" w:cs="Times New Roman"/>
                <w:sz w:val="18"/>
                <w:szCs w:val="18"/>
              </w:rPr>
            </w:pPr>
          </w:p>
        </w:tc>
        <w:tc>
          <w:tcPr>
            <w:tcW w:w="3543" w:type="dxa"/>
            <w:gridSpan w:val="2"/>
            <w:vAlign w:val="center"/>
          </w:tcPr>
          <w:p w14:paraId="61A346FD" w14:textId="77777777" w:rsidR="00652DEA" w:rsidRDefault="00C15CB5">
            <w:pPr>
              <w:jc w:val="center"/>
              <w:rPr>
                <w:del w:id="11981" w:author="Xuning Wei12232" w:date="2026-10-18T10:21:00Z"/>
                <w:rFonts w:ascii="Times New Roman" w:eastAsia="仿宋_GB2312" w:hAnsi="Times New Roman" w:cs="Times New Roman"/>
                <w:sz w:val="18"/>
                <w:szCs w:val="18"/>
              </w:rPr>
            </w:pPr>
            <w:del w:id="11982"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51FD2916" w14:textId="77777777" w:rsidR="00652DEA" w:rsidRDefault="00C15CB5">
            <w:pPr>
              <w:jc w:val="center"/>
              <w:rPr>
                <w:del w:id="11983" w:author="Xuning Wei12232" w:date="2026-10-18T10:21:00Z"/>
                <w:rFonts w:ascii="Times New Roman" w:eastAsia="仿宋_GB2312" w:hAnsi="Times New Roman" w:cs="Times New Roman"/>
                <w:sz w:val="18"/>
                <w:szCs w:val="18"/>
              </w:rPr>
            </w:pPr>
            <w:del w:id="11984"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6259963E" w14:textId="77777777" w:rsidR="00652DEA" w:rsidRDefault="00C15CB5">
            <w:pPr>
              <w:jc w:val="center"/>
              <w:rPr>
                <w:del w:id="11985" w:author="Xuning Wei12232" w:date="2026-10-18T10:21:00Z"/>
                <w:rFonts w:ascii="Times New Roman" w:eastAsia="仿宋_GB2312" w:hAnsi="Times New Roman" w:cs="Times New Roman"/>
                <w:sz w:val="18"/>
                <w:szCs w:val="18"/>
              </w:rPr>
            </w:pPr>
            <w:del w:id="119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0B95D23B" w14:textId="77777777" w:rsidR="00652DEA" w:rsidRDefault="00C15CB5">
            <w:pPr>
              <w:jc w:val="center"/>
              <w:rPr>
                <w:del w:id="11987" w:author="Xuning Wei12232" w:date="2026-10-18T10:21:00Z"/>
                <w:rFonts w:ascii="Times New Roman" w:eastAsia="仿宋_GB2312" w:hAnsi="Times New Roman" w:cs="Times New Roman"/>
                <w:sz w:val="18"/>
                <w:szCs w:val="18"/>
              </w:rPr>
            </w:pPr>
            <w:del w:id="1198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1801F5A" w14:textId="77777777">
        <w:trPr>
          <w:trHeight w:val="397"/>
          <w:jc w:val="center"/>
          <w:del w:id="11989" w:author="Xuning Wei12232" w:date="2026-10-18T10:21:00Z"/>
        </w:trPr>
        <w:tc>
          <w:tcPr>
            <w:tcW w:w="1403" w:type="dxa"/>
            <w:vMerge/>
            <w:vAlign w:val="center"/>
          </w:tcPr>
          <w:p w14:paraId="04338875" w14:textId="77777777" w:rsidR="00652DEA" w:rsidRDefault="00652DEA">
            <w:pPr>
              <w:jc w:val="center"/>
              <w:rPr>
                <w:del w:id="11990" w:author="Xuning Wei12232" w:date="2026-10-18T10:21:00Z"/>
                <w:rFonts w:ascii="Times New Roman" w:eastAsia="仿宋_GB2312" w:hAnsi="Times New Roman" w:cs="Times New Roman"/>
                <w:sz w:val="18"/>
                <w:szCs w:val="18"/>
              </w:rPr>
            </w:pPr>
          </w:p>
        </w:tc>
        <w:tc>
          <w:tcPr>
            <w:tcW w:w="1853" w:type="dxa"/>
            <w:vMerge/>
            <w:vAlign w:val="center"/>
          </w:tcPr>
          <w:p w14:paraId="2CCB938B" w14:textId="77777777" w:rsidR="00652DEA" w:rsidRDefault="00652DEA">
            <w:pPr>
              <w:jc w:val="center"/>
              <w:rPr>
                <w:del w:id="11991" w:author="Xuning Wei12232" w:date="2026-10-18T10:21:00Z"/>
                <w:rFonts w:ascii="Times New Roman" w:eastAsia="仿宋_GB2312" w:hAnsi="Times New Roman" w:cs="Times New Roman"/>
                <w:i/>
                <w:sz w:val="18"/>
                <w:szCs w:val="18"/>
              </w:rPr>
            </w:pPr>
          </w:p>
        </w:tc>
        <w:tc>
          <w:tcPr>
            <w:tcW w:w="2835" w:type="dxa"/>
            <w:vMerge/>
            <w:vAlign w:val="center"/>
          </w:tcPr>
          <w:p w14:paraId="796B98D5" w14:textId="77777777" w:rsidR="00652DEA" w:rsidRDefault="00652DEA">
            <w:pPr>
              <w:jc w:val="center"/>
              <w:rPr>
                <w:del w:id="11992" w:author="Xuning Wei12232" w:date="2026-10-18T10:21:00Z"/>
                <w:rFonts w:ascii="Times New Roman" w:eastAsia="仿宋_GB2312" w:hAnsi="Times New Roman" w:cs="Times New Roman"/>
                <w:sz w:val="18"/>
                <w:szCs w:val="18"/>
              </w:rPr>
            </w:pPr>
          </w:p>
        </w:tc>
        <w:tc>
          <w:tcPr>
            <w:tcW w:w="3543" w:type="dxa"/>
            <w:gridSpan w:val="2"/>
            <w:vAlign w:val="center"/>
          </w:tcPr>
          <w:p w14:paraId="690A1DA4" w14:textId="77777777" w:rsidR="00652DEA" w:rsidRDefault="00C15CB5">
            <w:pPr>
              <w:jc w:val="center"/>
              <w:rPr>
                <w:del w:id="11993" w:author="Xuning Wei12232" w:date="2026-10-18T10:21:00Z"/>
                <w:rFonts w:ascii="Times New Roman" w:eastAsia="仿宋_GB2312" w:hAnsi="Times New Roman" w:cs="Times New Roman"/>
                <w:sz w:val="18"/>
                <w:szCs w:val="18"/>
              </w:rPr>
            </w:pPr>
            <w:del w:id="11994"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72F01951" w14:textId="77777777" w:rsidR="00652DEA" w:rsidRDefault="00C15CB5">
            <w:pPr>
              <w:jc w:val="center"/>
              <w:rPr>
                <w:del w:id="11995" w:author="Xuning Wei12232" w:date="2026-10-18T10:21:00Z"/>
                <w:rFonts w:ascii="Times New Roman" w:eastAsia="仿宋_GB2312" w:hAnsi="Times New Roman" w:cs="Times New Roman"/>
                <w:b/>
                <w:sz w:val="18"/>
                <w:szCs w:val="18"/>
              </w:rPr>
            </w:pPr>
            <w:del w:id="11996"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17E39DA5" w14:textId="77777777" w:rsidR="00652DEA" w:rsidRDefault="00C15CB5">
            <w:pPr>
              <w:jc w:val="center"/>
              <w:rPr>
                <w:del w:id="11997" w:author="Xuning Wei12232" w:date="2026-10-18T10:21:00Z"/>
                <w:rFonts w:ascii="Times New Roman" w:eastAsia="仿宋_GB2312" w:hAnsi="Times New Roman" w:cs="Times New Roman"/>
                <w:sz w:val="18"/>
                <w:szCs w:val="18"/>
              </w:rPr>
            </w:pPr>
            <w:del w:id="1199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4DEEC4" w14:textId="77777777" w:rsidR="00652DEA" w:rsidRDefault="00C15CB5">
            <w:pPr>
              <w:jc w:val="center"/>
              <w:rPr>
                <w:del w:id="11999" w:author="Xuning Wei12232" w:date="2026-10-18T10:21:00Z"/>
                <w:rFonts w:ascii="Times New Roman" w:eastAsia="仿宋_GB2312" w:hAnsi="Times New Roman" w:cs="Times New Roman"/>
                <w:sz w:val="18"/>
                <w:szCs w:val="18"/>
              </w:rPr>
            </w:pPr>
            <w:del w:id="1200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652DEA" w14:paraId="769344F5" w14:textId="77777777">
        <w:trPr>
          <w:trHeight w:val="397"/>
          <w:jc w:val="center"/>
          <w:del w:id="12001" w:author="Xuning Wei12232" w:date="2026-10-18T10:21:00Z"/>
        </w:trPr>
        <w:tc>
          <w:tcPr>
            <w:tcW w:w="1403" w:type="dxa"/>
            <w:vMerge/>
            <w:vAlign w:val="center"/>
          </w:tcPr>
          <w:p w14:paraId="344BE600" w14:textId="77777777" w:rsidR="00652DEA" w:rsidRDefault="00652DEA">
            <w:pPr>
              <w:jc w:val="center"/>
              <w:rPr>
                <w:del w:id="12002" w:author="Xuning Wei12232" w:date="2026-10-18T10:21:00Z"/>
                <w:rFonts w:ascii="Times New Roman" w:eastAsia="仿宋_GB2312" w:hAnsi="Times New Roman" w:cs="Times New Roman"/>
                <w:sz w:val="18"/>
                <w:szCs w:val="18"/>
              </w:rPr>
            </w:pPr>
          </w:p>
        </w:tc>
        <w:tc>
          <w:tcPr>
            <w:tcW w:w="1853" w:type="dxa"/>
            <w:vMerge/>
            <w:vAlign w:val="center"/>
          </w:tcPr>
          <w:p w14:paraId="7EE3B4B9" w14:textId="77777777" w:rsidR="00652DEA" w:rsidRDefault="00652DEA">
            <w:pPr>
              <w:jc w:val="center"/>
              <w:rPr>
                <w:del w:id="12003" w:author="Xuning Wei12232" w:date="2026-10-18T10:21:00Z"/>
                <w:rFonts w:ascii="Times New Roman" w:eastAsia="仿宋_GB2312" w:hAnsi="Times New Roman" w:cs="Times New Roman"/>
                <w:i/>
                <w:sz w:val="18"/>
                <w:szCs w:val="18"/>
              </w:rPr>
            </w:pPr>
          </w:p>
        </w:tc>
        <w:tc>
          <w:tcPr>
            <w:tcW w:w="2835" w:type="dxa"/>
            <w:vMerge/>
            <w:vAlign w:val="center"/>
          </w:tcPr>
          <w:p w14:paraId="17D63EA2" w14:textId="77777777" w:rsidR="00652DEA" w:rsidRDefault="00652DEA">
            <w:pPr>
              <w:jc w:val="center"/>
              <w:rPr>
                <w:del w:id="12004" w:author="Xuning Wei12232" w:date="2026-10-18T10:21:00Z"/>
                <w:rFonts w:ascii="Times New Roman" w:eastAsia="仿宋_GB2312" w:hAnsi="Times New Roman" w:cs="Times New Roman"/>
                <w:sz w:val="18"/>
                <w:szCs w:val="18"/>
              </w:rPr>
            </w:pPr>
          </w:p>
        </w:tc>
        <w:tc>
          <w:tcPr>
            <w:tcW w:w="5103" w:type="dxa"/>
            <w:gridSpan w:val="3"/>
            <w:vAlign w:val="center"/>
          </w:tcPr>
          <w:p w14:paraId="5EE84F27" w14:textId="77777777" w:rsidR="00652DEA" w:rsidRDefault="00C15CB5">
            <w:pPr>
              <w:jc w:val="center"/>
              <w:rPr>
                <w:del w:id="12005" w:author="Xuning Wei12232" w:date="2026-10-18T10:21:00Z"/>
                <w:rFonts w:ascii="Times New Roman" w:eastAsiaTheme="minorEastAsia" w:hAnsi="Times New Roman" w:cs="Times New Roman"/>
                <w:kern w:val="24"/>
                <w:sz w:val="18"/>
                <w:szCs w:val="18"/>
              </w:rPr>
            </w:pPr>
            <w:del w:id="12006"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3071D002" w14:textId="77777777" w:rsidR="00652DEA" w:rsidRDefault="00C15CB5">
            <w:pPr>
              <w:jc w:val="center"/>
              <w:rPr>
                <w:del w:id="12007" w:author="Xuning Wei12232" w:date="2026-10-18T10:21:00Z"/>
                <w:rFonts w:ascii="Times New Roman" w:eastAsia="仿宋_GB2312" w:hAnsi="Times New Roman" w:cs="Times New Roman"/>
                <w:sz w:val="18"/>
                <w:szCs w:val="18"/>
              </w:rPr>
            </w:pPr>
            <w:del w:id="1200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A688892" w14:textId="77777777" w:rsidR="00652DEA" w:rsidRDefault="00C15CB5">
            <w:pPr>
              <w:jc w:val="center"/>
              <w:rPr>
                <w:del w:id="12009" w:author="Xuning Wei12232" w:date="2026-10-18T10:21:00Z"/>
                <w:rFonts w:ascii="Times New Roman" w:eastAsia="仿宋_GB2312" w:hAnsi="Times New Roman" w:cs="Times New Roman"/>
                <w:sz w:val="18"/>
                <w:szCs w:val="18"/>
              </w:rPr>
            </w:pPr>
            <w:del w:id="1201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4129F601" w14:textId="77777777" w:rsidR="00652DEA" w:rsidRDefault="00C15CB5">
      <w:pPr>
        <w:spacing w:beforeLines="50" w:before="120" w:line="300" w:lineRule="auto"/>
        <w:rPr>
          <w:del w:id="12011" w:author="Xuning Wei12232" w:date="2026-10-18T10:21:00Z"/>
        </w:rPr>
      </w:pPr>
      <w:del w:id="12012"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52E608EF" w14:textId="77777777" w:rsidR="00652DEA" w:rsidRPr="00652DEA" w:rsidRDefault="00652DEA">
      <w:pPr>
        <w:rPr>
          <w:rFonts w:ascii="Times New Roman" w:eastAsia="仿宋_GB2312" w:hAnsi="Times New Roman" w:cs="Times New Roman"/>
          <w:b/>
          <w:iCs/>
          <w:kern w:val="0"/>
          <w:sz w:val="21"/>
          <w:szCs w:val="21"/>
          <w:rPrChange w:id="12013" w:author="Xuning Wei12232" w:date="2026-10-24T11:11:00Z">
            <w:rPr>
              <w:rFonts w:ascii="Times New Roman" w:eastAsia="仿宋_GB2312" w:hAnsi="Times New Roman" w:cs="Times New Roman"/>
              <w:b/>
              <w:iCs/>
              <w:color w:val="0000FF"/>
              <w:kern w:val="0"/>
              <w:sz w:val="21"/>
              <w:szCs w:val="21"/>
            </w:rPr>
          </w:rPrChange>
        </w:rPr>
      </w:pPr>
    </w:p>
    <w:sectPr w:rsidR="00652DEA" w:rsidRPr="00652DEA">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7A3C8AFC" w14:textId="77777777" w:rsidR="001B335E" w:rsidRDefault="001B335E">
      <w:pPr>
        <w:pStyle w:val="CommentText2"/>
      </w:pPr>
      <w:r>
        <w:rPr>
          <w:rStyle w:val="CommentReference1"/>
        </w:rPr>
        <w:annotationRef/>
      </w:r>
      <w:r>
        <w:t>Can you remove batch size from header?</w:t>
      </w:r>
    </w:p>
  </w:comment>
  <w:comment w:id="4" w:author="Xuning Wei12232" w:date="2026-08-23T16:01:00Z" w:initials="XW">
    <w:p w14:paraId="7BF0C9CF" w14:textId="77777777" w:rsidR="001B335E" w:rsidRDefault="001B335E">
      <w:pPr>
        <w:pStyle w:val="CommentText2"/>
        <w:rPr>
          <w:lang w:eastAsia="zh-CN"/>
        </w:rPr>
      </w:pPr>
      <w:r>
        <w:rPr>
          <w:rStyle w:val="CommentReference1"/>
        </w:rPr>
        <w:annotationRef/>
      </w:r>
      <w:r>
        <w:rPr>
          <w:rFonts w:hint="eastAsia"/>
          <w:lang w:eastAsia="zh-CN"/>
        </w:rPr>
        <w:t>O</w:t>
      </w:r>
      <w:r>
        <w:rPr>
          <w:lang w:eastAsia="zh-CN"/>
        </w:rPr>
        <w:t>k, thank you.</w:t>
      </w:r>
    </w:p>
  </w:comment>
  <w:comment w:id="55" w:author="Yiwen Zhang" w:date="2026-08-19T17:53:00Z" w:initials="YZ">
    <w:p w14:paraId="51EECE07" w14:textId="77777777" w:rsidR="001B335E" w:rsidRDefault="001B335E">
      <w:pPr>
        <w:pStyle w:val="CommentText2"/>
      </w:pPr>
      <w:r>
        <w:rPr>
          <w:rStyle w:val="CommentReference1"/>
        </w:rPr>
        <w:annotationRef/>
      </w:r>
      <w:r>
        <w:t>Can you remove the approvers and reviewers names and titles?</w:t>
      </w:r>
    </w:p>
  </w:comment>
  <w:comment w:id="56" w:author="Xuning Wei12232" w:date="2026-08-23T16:10:00Z" w:initials="XW">
    <w:p w14:paraId="4ACB64DF" w14:textId="77777777" w:rsidR="001B335E" w:rsidRDefault="001B335E">
      <w:pPr>
        <w:pStyle w:val="CommentText2"/>
        <w:rPr>
          <w:lang w:eastAsia="zh-CN"/>
        </w:rPr>
      </w:pPr>
      <w:r>
        <w:rPr>
          <w:rStyle w:val="CommentReference1"/>
        </w:rPr>
        <w:annotationRef/>
      </w:r>
      <w:r>
        <w:rPr>
          <w:lang w:eastAsia="zh-CN"/>
        </w:rPr>
        <w:t>Has been updated, thank you.</w:t>
      </w:r>
    </w:p>
  </w:comment>
  <w:comment w:id="57" w:author="Emma Ryan" w:date="2026-07-29T09:05:00Z" w:initials="ER">
    <w:p w14:paraId="6EFFC894" w14:textId="77777777" w:rsidR="001B335E" w:rsidRDefault="001B335E">
      <w:pPr>
        <w:pStyle w:val="CommentText10"/>
      </w:pPr>
      <w:r>
        <w:rPr>
          <w:rStyle w:val="CommentReference1"/>
        </w:rPr>
        <w:annotationRef/>
      </w: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thanks.</w:t>
      </w:r>
    </w:p>
  </w:comment>
  <w:comment w:id="298" w:author="Johan Granander" w:date="2026-07-21T15:28:00Z" w:initials="JG">
    <w:p w14:paraId="7F56F0AD" w14:textId="77777777" w:rsidR="001B335E" w:rsidRDefault="001B335E">
      <w:pPr>
        <w:pStyle w:val="CommentText10"/>
      </w:pPr>
      <w:r>
        <w:rPr>
          <w:rStyle w:val="CommentReference1"/>
        </w:rPr>
        <w:annotationRef/>
      </w:r>
      <w:r>
        <w:rPr>
          <w:lang w:val="en-IE"/>
        </w:rPr>
        <w:t>Typo ‘</w:t>
      </w:r>
      <w:proofErr w:type="spellStart"/>
      <w:r>
        <w:rPr>
          <w:lang w:val="en-IE"/>
        </w:rPr>
        <w:t>methylphenyl</w:t>
      </w:r>
      <w:proofErr w:type="spellEnd"/>
      <w:r>
        <w:rPr>
          <w:lang w:val="en-IE"/>
        </w:rPr>
        <w:t>’</w:t>
      </w:r>
    </w:p>
  </w:comment>
  <w:comment w:id="299" w:author="Xuning Wei12232" w:date="2026-07-24T17:12:00Z" w:initials="XW">
    <w:p w14:paraId="2FF5088E" w14:textId="77777777" w:rsidR="001B335E" w:rsidRDefault="001B335E">
      <w:pPr>
        <w:pStyle w:val="CommentText10"/>
        <w:rPr>
          <w:lang w:eastAsia="zh-CN"/>
        </w:rPr>
      </w:pPr>
      <w:r>
        <w:rPr>
          <w:rStyle w:val="CommentReference1"/>
        </w:rPr>
        <w:annotationRef/>
      </w:r>
      <w:r>
        <w:t>Revised</w:t>
      </w:r>
    </w:p>
  </w:comment>
  <w:comment w:id="303" w:author="Johan Granander" w:date="2026-07-21T15:29:00Z" w:initials="JG">
    <w:p w14:paraId="76756B04" w14:textId="77777777" w:rsidR="001B335E" w:rsidRDefault="001B335E">
      <w:pPr>
        <w:pStyle w:val="CommentText10"/>
      </w:pPr>
      <w:r>
        <w:rPr>
          <w:rStyle w:val="CommentReference1"/>
        </w:rPr>
        <w:annotationRef/>
      </w:r>
      <w:r>
        <w:rPr>
          <w:lang w:val="en-IE"/>
        </w:rPr>
        <w:t>Typo ‘phenyl’</w:t>
      </w:r>
    </w:p>
  </w:comment>
  <w:comment w:id="304" w:author="Xuning Wei12232" w:date="2026-07-24T17:12:00Z" w:initials="XW">
    <w:p w14:paraId="074B083A" w14:textId="77777777" w:rsidR="001B335E" w:rsidRDefault="001B335E">
      <w:pPr>
        <w:pStyle w:val="CommentText10"/>
        <w:rPr>
          <w:lang w:eastAsia="zh-CN"/>
        </w:rPr>
      </w:pPr>
      <w:r>
        <w:rPr>
          <w:rStyle w:val="CommentReference1"/>
        </w:rPr>
        <w:annotationRef/>
      </w:r>
      <w:r>
        <w:t>Revised</w:t>
      </w:r>
    </w:p>
  </w:comment>
  <w:comment w:id="318" w:author="Yiwen Zhang" w:date="2026-07-27T14:30:00Z" w:initials="YZ">
    <w:p w14:paraId="009CCA2E" w14:textId="77777777" w:rsidR="001B335E" w:rsidRDefault="001B335E">
      <w:pPr>
        <w:pStyle w:val="CommentText10"/>
      </w:pPr>
      <w:r>
        <w:rPr>
          <w:rStyle w:val="CommentReference1"/>
        </w:rPr>
        <w:annotationRef/>
      </w:r>
      <w:r>
        <w:t>Use Cycle 2-3 under 2</w:t>
      </w:r>
      <w:r>
        <w:rPr>
          <w:vertAlign w:val="superscript"/>
        </w:rPr>
        <w:t>nd</w:t>
      </w:r>
      <w:r>
        <w:t xml:space="preserve"> arrow.</w:t>
      </w:r>
    </w:p>
    <w:p w14:paraId="37ADEC9A" w14:textId="77777777" w:rsidR="001B335E" w:rsidRDefault="001B335E">
      <w:pPr>
        <w:pStyle w:val="CommentText10"/>
        <w:ind w:leftChars="164" w:left="361"/>
      </w:pPr>
      <w:r>
        <w:t>Reorganize color and shape in professional style</w:t>
      </w:r>
    </w:p>
  </w:comment>
  <w:comment w:id="319" w:author="Xuning Wei12232" w:date="2026-08-02T12:52:00Z" w:initials="XW">
    <w:p w14:paraId="1EAF388F"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modified. Thanks</w:t>
      </w:r>
    </w:p>
  </w:comment>
  <w:comment w:id="322" w:author="Yiwen Zhang" w:date="2026-07-27T14:21:00Z" w:initials="YZ">
    <w:p w14:paraId="4DBF72EC" w14:textId="77777777" w:rsidR="001B335E" w:rsidRDefault="001B335E">
      <w:pPr>
        <w:pStyle w:val="CommentText10"/>
      </w:pPr>
      <w:r>
        <w:rPr>
          <w:rStyle w:val="CommentReference1"/>
        </w:rPr>
        <w:annotationRef/>
      </w:r>
      <w:r>
        <w:t>I rewrote some part of this paragraph. It is Eli Lilly and Company or Lilly. Please do not use Eli Lilly which is a person name.</w:t>
      </w:r>
    </w:p>
  </w:comment>
  <w:comment w:id="323" w:author="Xuning Wei12232" w:date="2026-08-02T12:52:00Z" w:initials="XW">
    <w:p w14:paraId="726FEB07" w14:textId="77777777" w:rsidR="001B335E" w:rsidRDefault="001B335E">
      <w:pPr>
        <w:pStyle w:val="CommentText2"/>
      </w:pPr>
      <w:r>
        <w:rPr>
          <w:rStyle w:val="CommentReference1"/>
        </w:rPr>
        <w:annotationRef/>
      </w:r>
      <w:r>
        <w:t>The full text has been revised. Thanks.</w:t>
      </w:r>
    </w:p>
  </w:comment>
  <w:comment w:id="324" w:author="Sonia Quinn - Network" w:date="2026-09-04T14:50:00Z" w:initials="SN">
    <w:p w14:paraId="2C3F4272" w14:textId="77777777" w:rsidR="001B335E" w:rsidRDefault="001B335E">
      <w:pPr>
        <w:pStyle w:val="CommentText2"/>
      </w:pPr>
      <w:r>
        <w:rPr>
          <w:rStyle w:val="CommentReference1"/>
        </w:rPr>
        <w:annotationRef/>
      </w:r>
      <w:r>
        <w:t>Suggest including:</w:t>
      </w:r>
    </w:p>
    <w:p w14:paraId="2D7DC3F3" w14:textId="77777777" w:rsidR="001B335E" w:rsidRDefault="001B335E">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6B21DB4E" w14:textId="77777777" w:rsidR="001B335E" w:rsidRDefault="001B335E">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325" w:author="Xuning Wei12232" w:date="2026-09-07T10:19:00Z" w:initials="XW">
    <w:p w14:paraId="5EAB5DEF" w14:textId="77777777" w:rsidR="001B335E" w:rsidRDefault="001B335E">
      <w:pPr>
        <w:pStyle w:val="CommentText3"/>
        <w:rPr>
          <w:color w:val="0000FF"/>
          <w:lang w:eastAsia="zh-CN"/>
        </w:rPr>
      </w:pPr>
      <w:r>
        <w:rPr>
          <w:rStyle w:val="CommentReference1"/>
        </w:rPr>
        <w:annotationRef/>
      </w:r>
      <w:r>
        <w:rPr>
          <w:rFonts w:hint="eastAsia"/>
          <w:color w:val="0000FF"/>
          <w:lang w:eastAsia="zh-CN"/>
        </w:rPr>
        <w:t>H</w:t>
      </w:r>
      <w:r>
        <w:rPr>
          <w:color w:val="0000FF"/>
          <w:lang w:eastAsia="zh-CN"/>
        </w:rPr>
        <w:t>as been added, thank you.</w:t>
      </w:r>
    </w:p>
  </w:comment>
  <w:comment w:id="331" w:author="Novie Atakiwe" w:date="2026-08-27T14:17:00Z" w:initials="NA">
    <w:p w14:paraId="66D78E66" w14:textId="77777777" w:rsidR="001B335E" w:rsidRDefault="001B335E">
      <w:pPr>
        <w:pStyle w:val="CommentText2"/>
      </w:pPr>
      <w:r>
        <w:rPr>
          <w:rStyle w:val="CommentReference1"/>
        </w:rPr>
        <w:annotationRef/>
      </w:r>
      <w:r>
        <w:rPr>
          <w:lang w:val="en-IE"/>
        </w:rPr>
        <w:t xml:space="preserve">To be updated bas on the start date </w:t>
      </w:r>
    </w:p>
  </w:comment>
  <w:comment w:id="332" w:author="Xuning Wei12232" w:date="2026-08-31T22:30:00Z" w:initials="XW">
    <w:p w14:paraId="4FAB211E" w14:textId="77777777" w:rsidR="001B335E" w:rsidRDefault="001B335E">
      <w:pPr>
        <w:pStyle w:val="CommentText2"/>
        <w:rPr>
          <w:lang w:eastAsia="zh-CN"/>
        </w:rPr>
      </w:pPr>
      <w:r>
        <w:rPr>
          <w:rStyle w:val="CommentReference1"/>
        </w:rPr>
        <w:annotationRef/>
      </w:r>
      <w:r>
        <w:rPr>
          <w:rFonts w:hint="eastAsia"/>
          <w:color w:val="000000" w:themeColor="text1"/>
          <w:lang w:eastAsia="zh-CN"/>
        </w:rPr>
        <w:t>Has</w:t>
      </w:r>
      <w:r>
        <w:rPr>
          <w:color w:val="000000" w:themeColor="text1"/>
          <w:lang w:eastAsia="zh-CN"/>
        </w:rPr>
        <w:t xml:space="preserve"> been updated, thank you.</w:t>
      </w:r>
    </w:p>
  </w:comment>
  <w:comment w:id="333" w:author="Xuning Wei12232" w:date="2026-10-29T17:42:00Z" w:initials="XW">
    <w:p w14:paraId="598721C9" w14:textId="02C5B6A2" w:rsidR="00A17EA9" w:rsidRDefault="00A17EA9">
      <w:pPr>
        <w:pStyle w:val="affc"/>
        <w:rPr>
          <w:lang w:eastAsia="zh-CN"/>
        </w:rPr>
      </w:pPr>
      <w:r>
        <w:rPr>
          <w:rStyle w:val="affe"/>
        </w:rPr>
        <w:annotationRef/>
      </w:r>
      <w:r>
        <w:rPr>
          <w:color w:val="0000FF"/>
          <w:lang w:eastAsia="zh-CN"/>
        </w:rPr>
        <w:t>It h</w:t>
      </w:r>
      <w:r w:rsidRPr="00A17EA9">
        <w:rPr>
          <w:color w:val="0000FF"/>
          <w:lang w:eastAsia="zh-CN"/>
        </w:rPr>
        <w:t>as been updated to November, thank you.</w:t>
      </w:r>
    </w:p>
  </w:comment>
  <w:comment w:id="339" w:author="Sonia Quinn - Network" w:date="2026-09-04T14:55:00Z" w:initials="SN">
    <w:p w14:paraId="4857D02E" w14:textId="77777777" w:rsidR="001B335E" w:rsidRDefault="001B335E">
      <w:pPr>
        <w:pStyle w:val="CommentText2"/>
      </w:pPr>
      <w:r>
        <w:rPr>
          <w:rStyle w:val="CommentReference1"/>
        </w:rPr>
        <w:annotationRef/>
      </w:r>
      <w:r>
        <w:t xml:space="preserve">Recommend to have a few lines of explanation to preface this - </w:t>
      </w:r>
    </w:p>
    <w:p w14:paraId="77CF537D" w14:textId="77777777" w:rsidR="001B335E" w:rsidRDefault="001B335E">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340" w:author="Xuning Wei12232" w:date="2026-09-07T11:08:00Z" w:initials="XW">
    <w:p w14:paraId="28E34407" w14:textId="77777777" w:rsidR="001B335E" w:rsidRDefault="001B335E">
      <w:pPr>
        <w:pStyle w:val="CommentText3"/>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343" w:author="Yiwen Zhang" w:date="2026-08-19T18:12:00Z" w:initials="YZ">
    <w:p w14:paraId="5EBEC597" w14:textId="77777777" w:rsidR="001B335E" w:rsidRDefault="001B335E">
      <w:pPr>
        <w:pStyle w:val="CommentText2"/>
      </w:pPr>
      <w:r>
        <w:rPr>
          <w:rStyle w:val="CommentReference1"/>
        </w:rPr>
        <w:annotationRef/>
      </w:r>
      <w:r>
        <w:t>Are RSMs missing from table?</w:t>
      </w:r>
    </w:p>
  </w:comment>
  <w:comment w:id="344" w:author="Xuning Wei12232" w:date="2026-08-23T17:30:00Z" w:initials="XW">
    <w:p w14:paraId="1811538E"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 xml:space="preserve">as been updated. Thanks. </w:t>
      </w:r>
    </w:p>
  </w:comment>
  <w:comment w:id="345" w:author="Yiwen Zhang" w:date="2026-07-27T14:33:00Z" w:initials="YZ">
    <w:p w14:paraId="7F1EBA8C" w14:textId="77777777" w:rsidR="001B335E" w:rsidRDefault="001B335E">
      <w:pPr>
        <w:pStyle w:val="CommentText10"/>
      </w:pPr>
      <w:r>
        <w:rPr>
          <w:rStyle w:val="CommentReference1"/>
        </w:rPr>
        <w:annotationRef/>
      </w:r>
      <w:r>
        <w:t>Product classification</w:t>
      </w:r>
    </w:p>
  </w:comment>
  <w:comment w:id="346" w:author="Xuning Wei12232" w:date="2026-08-03T10:16:00Z" w:initials="XW">
    <w:p w14:paraId="48D7CF94" w14:textId="070F59CD" w:rsidR="001B335E" w:rsidRDefault="001B335E">
      <w:pPr>
        <w:pStyle w:val="CommentText2"/>
      </w:pPr>
      <w:r>
        <w:rPr>
          <w:rStyle w:val="CommentReference1"/>
        </w:rPr>
        <w:annotationRef/>
      </w:r>
      <w:r>
        <w:rPr>
          <w:lang w:eastAsia="zh-CN"/>
        </w:rPr>
        <w:t>M</w:t>
      </w:r>
      <w:r>
        <w:rPr>
          <w:rFonts w:hint="eastAsia"/>
          <w:lang w:eastAsia="zh-CN"/>
        </w:rPr>
        <w:t>odified</w:t>
      </w:r>
      <w:r>
        <w:t xml:space="preserve">. </w:t>
      </w:r>
      <w:r>
        <w:rPr>
          <w:lang w:eastAsia="zh-CN"/>
        </w:rPr>
        <w:t>T</w:t>
      </w:r>
      <w:r>
        <w:rPr>
          <w:rFonts w:hint="eastAsia"/>
          <w:lang w:eastAsia="zh-CN"/>
        </w:rPr>
        <w:t>hank</w:t>
      </w:r>
      <w:r>
        <w:rPr>
          <w:lang w:eastAsia="zh-CN"/>
        </w:rPr>
        <w:t xml:space="preserve"> </w:t>
      </w:r>
      <w:r>
        <w:rPr>
          <w:rFonts w:hint="eastAsia"/>
          <w:lang w:eastAsia="zh-CN"/>
        </w:rPr>
        <w:t>you</w:t>
      </w:r>
      <w:r>
        <w:rPr>
          <w:lang w:eastAsia="zh-CN"/>
        </w:rPr>
        <w:t>.</w:t>
      </w:r>
    </w:p>
  </w:comment>
  <w:comment w:id="513" w:author="Johan Granander" w:date="2026-07-21T15:33:00Z" w:initials="JG">
    <w:p w14:paraId="7BBB863A" w14:textId="77777777" w:rsidR="001B335E" w:rsidRDefault="001B335E">
      <w:pPr>
        <w:pStyle w:val="CommentText10"/>
      </w:pPr>
      <w:r>
        <w:rPr>
          <w:rStyle w:val="CommentReference1"/>
        </w:rPr>
        <w:annotationRef/>
      </w:r>
      <w:r>
        <w:rPr>
          <w:lang w:val="en-IE"/>
        </w:rPr>
        <w:t>Typo ‘</w:t>
      </w:r>
      <w:proofErr w:type="spellStart"/>
      <w:r>
        <w:rPr>
          <w:lang w:val="en-IE"/>
        </w:rPr>
        <w:t>methylphenyl</w:t>
      </w:r>
      <w:proofErr w:type="spellEnd"/>
      <w:r>
        <w:rPr>
          <w:lang w:val="en-IE"/>
        </w:rPr>
        <w:t>’</w:t>
      </w:r>
    </w:p>
  </w:comment>
  <w:comment w:id="514" w:author="Xuning Wei12232" w:date="2026-07-24T17:13:00Z" w:initials="XW">
    <w:p w14:paraId="4EF7ACCF" w14:textId="77777777" w:rsidR="001B335E" w:rsidRDefault="001B335E">
      <w:pPr>
        <w:pStyle w:val="CommentText10"/>
      </w:pPr>
      <w:r>
        <w:rPr>
          <w:rStyle w:val="CommentReference1"/>
        </w:rPr>
        <w:annotationRef/>
      </w:r>
      <w:r>
        <w:t>Revised</w:t>
      </w:r>
    </w:p>
  </w:comment>
  <w:comment w:id="518" w:author="Johan Granander" w:date="2026-07-21T15:33:00Z" w:initials="JG">
    <w:p w14:paraId="7E95F4BB" w14:textId="77777777" w:rsidR="001B335E" w:rsidRDefault="001B335E">
      <w:pPr>
        <w:pStyle w:val="CommentText10"/>
      </w:pPr>
      <w:r>
        <w:rPr>
          <w:rStyle w:val="CommentReference1"/>
        </w:rPr>
        <w:annotationRef/>
      </w:r>
      <w:r>
        <w:rPr>
          <w:lang w:val="en-IE"/>
        </w:rPr>
        <w:t>Typo ‘phenyl’</w:t>
      </w:r>
    </w:p>
  </w:comment>
  <w:comment w:id="519" w:author="Xuning Wei12232" w:date="2026-07-24T17:13:00Z" w:initials="XW">
    <w:p w14:paraId="4BAEB41A" w14:textId="77777777" w:rsidR="001B335E" w:rsidRDefault="001B335E">
      <w:pPr>
        <w:pStyle w:val="CommentText10"/>
      </w:pPr>
      <w:r>
        <w:rPr>
          <w:rStyle w:val="CommentReference1"/>
        </w:rPr>
        <w:annotationRef/>
      </w:r>
      <w:r>
        <w:t>Revised</w:t>
      </w:r>
    </w:p>
  </w:comment>
  <w:comment w:id="523" w:author="Novie Atakiwe" w:date="2026-08-05T17:11:00Z" w:initials="NA">
    <w:p w14:paraId="7BF582D5" w14:textId="77777777" w:rsidR="001B335E" w:rsidRDefault="001B335E">
      <w:pPr>
        <w:pStyle w:val="CommentText2"/>
      </w:pPr>
      <w:r>
        <w:rPr>
          <w:rStyle w:val="CommentReference1"/>
        </w:rPr>
        <w:annotationRef/>
      </w:r>
      <w:r>
        <w:rPr>
          <w:lang w:val="en-IE"/>
        </w:rPr>
        <w:t xml:space="preserve">What about the resin </w:t>
      </w:r>
    </w:p>
  </w:comment>
  <w:comment w:id="524" w:author="Xuning Wei12232" w:date="2026-08-06T13:14:00Z" w:initials="XW">
    <w:p w14:paraId="626BF497" w14:textId="77777777" w:rsidR="001B335E" w:rsidRDefault="001B335E">
      <w:pPr>
        <w:pStyle w:val="CommentText2"/>
      </w:pPr>
      <w:r>
        <w:rPr>
          <w:rStyle w:val="CommentReference1"/>
        </w:rPr>
        <w:annotationRef/>
      </w: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529" w:author="Yiwen Zhang" w:date="2026-10-12T14:41:00Z" w:initials="YZ">
    <w:p w14:paraId="4452E3B5" w14:textId="77777777" w:rsidR="001B335E" w:rsidRDefault="001B335E">
      <w:pPr>
        <w:pStyle w:val="CommentText4"/>
      </w:pPr>
      <w:r>
        <w:rPr>
          <w:rStyle w:val="CommentReference1"/>
        </w:rPr>
        <w:annotationRef/>
      </w:r>
      <w:r>
        <w:t xml:space="preserve">I believe ZY </w:t>
      </w:r>
      <w:proofErr w:type="spellStart"/>
      <w:r>
        <w:t>Biochem</w:t>
      </w:r>
      <w:proofErr w:type="spellEnd"/>
      <w:r>
        <w:t xml:space="preserve"> is their formal short name. Please check.</w:t>
      </w:r>
    </w:p>
  </w:comment>
  <w:comment w:id="530" w:author="Yachao Liu11087" w:date="2026-10-12T14:51:00Z" w:initials="YL">
    <w:p w14:paraId="51EF18C5" w14:textId="77777777" w:rsidR="001B335E" w:rsidRDefault="001B335E">
      <w:pPr>
        <w:pStyle w:val="CommentText4"/>
      </w:pPr>
      <w:r>
        <w:rPr>
          <w:rStyle w:val="CommentReference1"/>
        </w:rPr>
        <w:annotationRef/>
      </w:r>
      <w:r>
        <w:t>Corrected</w:t>
      </w:r>
    </w:p>
  </w:comment>
  <w:comment w:id="555" w:author="Yiwen Zhang" w:date="2026-10-12T14:42:00Z" w:initials="YZ">
    <w:p w14:paraId="7FFFCF3D" w14:textId="77777777" w:rsidR="001B335E" w:rsidRDefault="001B335E">
      <w:pPr>
        <w:pStyle w:val="CommentText4"/>
      </w:pPr>
      <w:r>
        <w:rPr>
          <w:rStyle w:val="CommentReference1"/>
        </w:rPr>
        <w:annotationRef/>
      </w:r>
      <w:r>
        <w:t xml:space="preserve">I believe </w:t>
      </w:r>
      <w:proofErr w:type="spellStart"/>
      <w:r>
        <w:t>Hecheng</w:t>
      </w:r>
      <w:proofErr w:type="spellEnd"/>
      <w:r>
        <w:t xml:space="preserve"> is the formal company name.</w:t>
      </w:r>
    </w:p>
    <w:p w14:paraId="26BF38F4" w14:textId="77777777" w:rsidR="001B335E" w:rsidRDefault="001B335E">
      <w:pPr>
        <w:pStyle w:val="CommentText4"/>
        <w:ind w:leftChars="246" w:left="541"/>
      </w:pPr>
      <w:r>
        <w:rPr>
          <w:noProof/>
          <w:lang w:eastAsia="zh-CN"/>
        </w:rPr>
        <w:drawing>
          <wp:inline distT="0" distB="0" distL="0" distR="0" wp14:anchorId="08397AD1" wp14:editId="07777777">
            <wp:extent cx="4371975" cy="1028700"/>
            <wp:effectExtent l="0" t="0" r="0" b="0"/>
            <wp:docPr id="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556" w:author="Yachao Liu11087" w:date="2026-10-12T14:52:00Z" w:initials="YL">
    <w:p w14:paraId="185CCB24" w14:textId="77777777" w:rsidR="001B335E" w:rsidRDefault="001B335E">
      <w:pPr>
        <w:pStyle w:val="CommentText4"/>
      </w:pPr>
      <w:r>
        <w:rPr>
          <w:rStyle w:val="CommentReference1"/>
        </w:rPr>
        <w:annotationRef/>
      </w:r>
      <w:r>
        <w:t>Corrected</w:t>
      </w:r>
    </w:p>
  </w:comment>
  <w:comment w:id="564" w:author="Johan Granander" w:date="2026-10-25T11:13:00Z" w:initials="JG">
    <w:p w14:paraId="2E05EA12" w14:textId="77777777" w:rsidR="001B335E" w:rsidRDefault="001B335E" w:rsidP="00FD71FE">
      <w:pPr>
        <w:pStyle w:val="affc"/>
      </w:pPr>
      <w:r>
        <w:rPr>
          <w:rStyle w:val="CommentReference10"/>
        </w:rPr>
        <w:annotationRef/>
      </w:r>
      <w:r>
        <w:rPr>
          <w:lang w:val="sv-SE"/>
        </w:rPr>
        <w:t>I dont think this address is the same as the one given in the L2 VMP. Please use the same address in both documents.</w:t>
      </w:r>
    </w:p>
    <w:p w14:paraId="33F17341" w14:textId="77777777" w:rsidR="001B335E" w:rsidRDefault="001B335E" w:rsidP="00FD71FE">
      <w:pPr>
        <w:pStyle w:val="affc"/>
      </w:pPr>
      <w:r>
        <w:rPr>
          <w:lang w:val="sv-SE"/>
        </w:rPr>
        <w:br/>
        <w:t>Please check the other addresses at the same time to ensure that they all align between the documents.</w:t>
      </w:r>
    </w:p>
  </w:comment>
  <w:comment w:id="565" w:author="Xuning Wei12232" w:date="2026-10-26T09:50:00Z" w:initials="XW">
    <w:p w14:paraId="50DF5FBA" w14:textId="77777777" w:rsidR="001B335E" w:rsidRDefault="001B335E" w:rsidP="00FD71FE">
      <w:pPr>
        <w:pStyle w:val="CommentText10"/>
      </w:pPr>
      <w:r>
        <w:rPr>
          <w:rStyle w:val="CommentReference10"/>
        </w:rPr>
        <w:annotationRef/>
      </w:r>
      <w:r w:rsidRPr="672633C0">
        <w:t>Has been updated, thank you.</w:t>
      </w:r>
    </w:p>
  </w:comment>
  <w:comment w:id="566" w:author="Johan Granander" w:date="2026-10-27T10:36:00Z" w:initials="JG">
    <w:p w14:paraId="6E02074F" w14:textId="0CCF178E" w:rsidR="001B335E" w:rsidRPr="00E90D88" w:rsidRDefault="001B335E" w:rsidP="00FD71FE">
      <w:pPr>
        <w:pStyle w:val="affc"/>
        <w:rPr>
          <w:lang w:val="sv-SE"/>
        </w:rPr>
      </w:pPr>
      <w:r>
        <w:rPr>
          <w:rStyle w:val="affe"/>
        </w:rPr>
        <w:annotationRef/>
      </w:r>
      <w:r>
        <w:rPr>
          <w:lang w:val="en-IE"/>
        </w:rPr>
        <w:t>The address doesn’t match the address in Table 8 further down in the document.</w:t>
      </w:r>
    </w:p>
  </w:comment>
  <w:comment w:id="567" w:author="Xuning Wei12232" w:date="2026-10-27T21:10:00Z" w:initials="XW">
    <w:p w14:paraId="520BB0C0" w14:textId="2BB96DA3" w:rsidR="001B335E" w:rsidRPr="0018310F" w:rsidRDefault="001B335E" w:rsidP="0018310F">
      <w:pPr>
        <w:pStyle w:val="affc"/>
        <w:rPr>
          <w:rFonts w:ascii="Times New Roman" w:eastAsia="仿宋_GB2312" w:hAnsi="Times New Roman"/>
          <w:color w:val="0000FF"/>
          <w:sz w:val="18"/>
          <w:szCs w:val="18"/>
          <w:lang w:eastAsia="zh-CN"/>
        </w:rPr>
      </w:pPr>
      <w:r>
        <w:rPr>
          <w:rStyle w:val="affe"/>
        </w:rPr>
        <w:annotationRef/>
      </w:r>
      <w:r w:rsidRPr="0018310F">
        <w:t xml:space="preserve">The supplier Information in Table 8 has been revised, </w:t>
      </w:r>
      <w:r>
        <w:t>The addresses of the supplier and manufacturer are different. T</w:t>
      </w:r>
      <w:r w:rsidRPr="0018310F">
        <w:t xml:space="preserve">hank you. </w:t>
      </w:r>
      <w:r>
        <w:br/>
        <w:t xml:space="preserve"> </w:t>
      </w:r>
      <w:r w:rsidRPr="0018310F">
        <w:br/>
        <w:t xml:space="preserve">Supplier: </w:t>
      </w:r>
      <w:proofErr w:type="spellStart"/>
      <w:r w:rsidRPr="0018310F">
        <w:rPr>
          <w:rFonts w:ascii="Times New Roman" w:eastAsia="仿宋_GB2312" w:hAnsi="Times New Roman"/>
          <w:color w:val="0000FF"/>
          <w:sz w:val="18"/>
          <w:szCs w:val="18"/>
          <w:lang w:eastAsia="zh-CN"/>
        </w:rPr>
        <w:t>Sunresin</w:t>
      </w:r>
      <w:proofErr w:type="spellEnd"/>
      <w:r w:rsidRPr="0018310F">
        <w:rPr>
          <w:rFonts w:ascii="Times New Roman" w:eastAsia="仿宋_GB2312" w:hAnsi="Times New Roman"/>
          <w:color w:val="0000FF"/>
          <w:sz w:val="18"/>
          <w:szCs w:val="18"/>
          <w:lang w:eastAsia="zh-CN"/>
        </w:rPr>
        <w:t xml:space="preserve"> New Materials Co. Ltd.</w:t>
      </w:r>
      <w:r w:rsidRPr="0018310F">
        <w:rPr>
          <w:color w:val="0000FF"/>
        </w:rPr>
        <w:t xml:space="preserve"> </w:t>
      </w:r>
      <w:r w:rsidRPr="0018310F">
        <w:br/>
        <w:t xml:space="preserve">Address: </w:t>
      </w:r>
      <w:r w:rsidRPr="0018310F">
        <w:rPr>
          <w:rFonts w:ascii="Times New Roman" w:eastAsia="仿宋_GB2312" w:hAnsi="Times New Roman" w:cs="Times New Roman"/>
          <w:sz w:val="18"/>
          <w:szCs w:val="18"/>
          <w:lang w:eastAsia="zh-CN"/>
        </w:rPr>
        <w:t xml:space="preserve">No.135 </w:t>
      </w:r>
      <w:proofErr w:type="spellStart"/>
      <w:r w:rsidRPr="0018310F">
        <w:rPr>
          <w:rFonts w:ascii="Times New Roman" w:eastAsia="仿宋_GB2312" w:hAnsi="Times New Roman" w:cs="Times New Roman"/>
          <w:sz w:val="18"/>
          <w:szCs w:val="18"/>
          <w:lang w:eastAsia="zh-CN"/>
        </w:rPr>
        <w:t>Jinye</w:t>
      </w:r>
      <w:proofErr w:type="spellEnd"/>
      <w:r w:rsidRPr="0018310F">
        <w:rPr>
          <w:rFonts w:ascii="Times New Roman" w:eastAsia="仿宋_GB2312" w:hAnsi="Times New Roman" w:cs="Times New Roman"/>
          <w:sz w:val="18"/>
          <w:szCs w:val="18"/>
          <w:lang w:eastAsia="zh-CN"/>
        </w:rPr>
        <w:t xml:space="preserve"> Road, </w:t>
      </w:r>
      <w:r>
        <w:rPr>
          <w:rFonts w:ascii="Times New Roman" w:eastAsia="仿宋_GB2312" w:hAnsi="Times New Roman" w:cs="Times New Roman"/>
          <w:sz w:val="18"/>
          <w:szCs w:val="18"/>
          <w:lang w:eastAsia="zh-CN"/>
        </w:rPr>
        <w:t xml:space="preserve">Xi’an </w:t>
      </w:r>
      <w:r w:rsidRPr="0018310F">
        <w:rPr>
          <w:rFonts w:ascii="Times New Roman" w:eastAsia="仿宋_GB2312" w:hAnsi="Times New Roman" w:cs="Times New Roman"/>
          <w:sz w:val="18"/>
          <w:szCs w:val="18"/>
          <w:lang w:eastAsia="zh-CN"/>
        </w:rPr>
        <w:t>High-Tech Zone.</w:t>
      </w:r>
      <w:r w:rsidRPr="0018310F">
        <w:br/>
      </w:r>
      <w:r w:rsidRPr="0018310F">
        <w:br/>
        <w:t xml:space="preserve">Manufacturer: </w:t>
      </w:r>
      <w:proofErr w:type="spellStart"/>
      <w:r w:rsidRPr="0018310F">
        <w:rPr>
          <w:rFonts w:ascii="Times New Roman" w:eastAsia="仿宋_GB2312" w:hAnsi="Times New Roman"/>
          <w:color w:val="0000FF"/>
          <w:sz w:val="18"/>
          <w:szCs w:val="18"/>
          <w:lang w:eastAsia="zh-CN"/>
        </w:rPr>
        <w:t>Sunresin</w:t>
      </w:r>
      <w:proofErr w:type="spellEnd"/>
      <w:r w:rsidRPr="0018310F">
        <w:rPr>
          <w:rFonts w:ascii="Times New Roman" w:eastAsia="仿宋_GB2312" w:hAnsi="Times New Roman"/>
          <w:color w:val="0000FF"/>
          <w:sz w:val="18"/>
          <w:szCs w:val="18"/>
          <w:lang w:eastAsia="zh-CN"/>
        </w:rPr>
        <w:t xml:space="preserve"> New Materials Co. </w:t>
      </w:r>
      <w:proofErr w:type="spellStart"/>
      <w:r w:rsidRPr="0018310F">
        <w:rPr>
          <w:rFonts w:ascii="Times New Roman" w:eastAsia="仿宋_GB2312" w:hAnsi="Times New Roman"/>
          <w:color w:val="0000FF"/>
          <w:sz w:val="18"/>
          <w:szCs w:val="18"/>
          <w:lang w:eastAsia="zh-CN"/>
        </w:rPr>
        <w:t>Ltd.</w:t>
      </w:r>
      <w:proofErr w:type="gramStart"/>
      <w:r w:rsidRPr="0018310F">
        <w:rPr>
          <w:rFonts w:ascii="Times New Roman" w:eastAsia="仿宋_GB2312" w:hAnsi="Times New Roman"/>
          <w:color w:val="0000FF"/>
          <w:sz w:val="18"/>
          <w:szCs w:val="18"/>
          <w:lang w:eastAsia="zh-CN"/>
        </w:rPr>
        <w:t>,</w:t>
      </w:r>
      <w:r>
        <w:rPr>
          <w:rFonts w:ascii="Times New Roman" w:eastAsia="仿宋_GB2312" w:hAnsi="Times New Roman"/>
          <w:color w:val="0000FF"/>
          <w:sz w:val="18"/>
          <w:szCs w:val="18"/>
          <w:lang w:eastAsia="zh-CN"/>
        </w:rPr>
        <w:t>Gao</w:t>
      </w:r>
      <w:proofErr w:type="spellEnd"/>
      <w:proofErr w:type="gramEnd"/>
      <w:r>
        <w:rPr>
          <w:rFonts w:ascii="Times New Roman" w:eastAsia="仿宋_GB2312" w:hAnsi="Times New Roman"/>
          <w:color w:val="0000FF"/>
          <w:sz w:val="18"/>
          <w:szCs w:val="18"/>
          <w:lang w:eastAsia="zh-CN"/>
        </w:rPr>
        <w:t xml:space="preserve"> Ling</w:t>
      </w:r>
      <w:r w:rsidRPr="0018310F">
        <w:rPr>
          <w:rFonts w:ascii="Times New Roman" w:eastAsia="仿宋_GB2312" w:hAnsi="Times New Roman"/>
          <w:color w:val="0000FF"/>
          <w:sz w:val="18"/>
          <w:szCs w:val="18"/>
          <w:lang w:eastAsia="zh-CN"/>
        </w:rPr>
        <w:t xml:space="preserve"> </w:t>
      </w:r>
    </w:p>
    <w:p w14:paraId="419CBFA9" w14:textId="2599E34A" w:rsidR="001B335E" w:rsidRPr="0018310F" w:rsidRDefault="001B335E" w:rsidP="0018310F">
      <w:pPr>
        <w:pStyle w:val="affc"/>
        <w:rPr>
          <w:rFonts w:ascii="Times New Roman" w:eastAsia="仿宋_GB2312" w:hAnsi="Times New Roman"/>
          <w:color w:val="0000FF"/>
          <w:sz w:val="18"/>
          <w:szCs w:val="18"/>
          <w:lang w:eastAsia="zh-CN"/>
        </w:rPr>
      </w:pPr>
    </w:p>
    <w:p w14:paraId="44A513EE" w14:textId="77777777" w:rsidR="001B335E" w:rsidRPr="0018310F" w:rsidRDefault="001B335E" w:rsidP="0018310F">
      <w:pPr>
        <w:pStyle w:val="affc"/>
        <w:rPr>
          <w:rFonts w:ascii="Times New Roman" w:eastAsia="Times New Roman" w:hAnsi="Times New Roman" w:cs="Times New Roman"/>
          <w:bCs w:val="0"/>
          <w:sz w:val="18"/>
          <w:szCs w:val="18"/>
        </w:rPr>
      </w:pPr>
      <w:r w:rsidRPr="0018310F">
        <w:rPr>
          <w:rFonts w:ascii="Times New Roman" w:eastAsia="Times New Roman" w:hAnsi="Times New Roman" w:cs="Times New Roman"/>
          <w:bCs w:val="0"/>
          <w:sz w:val="18"/>
          <w:szCs w:val="18"/>
        </w:rPr>
        <w:t xml:space="preserve">Address: No.999 </w:t>
      </w:r>
      <w:proofErr w:type="spellStart"/>
      <w:r w:rsidRPr="0018310F">
        <w:rPr>
          <w:rFonts w:ascii="Times New Roman" w:eastAsia="Times New Roman" w:hAnsi="Times New Roman" w:cs="Times New Roman"/>
          <w:bCs w:val="0"/>
          <w:sz w:val="18"/>
          <w:szCs w:val="18"/>
        </w:rPr>
        <w:t>Weiyangjiu</w:t>
      </w:r>
      <w:proofErr w:type="spellEnd"/>
      <w:r w:rsidRPr="0018310F">
        <w:rPr>
          <w:rFonts w:ascii="Times New Roman" w:eastAsia="Times New Roman" w:hAnsi="Times New Roman" w:cs="Times New Roman"/>
          <w:bCs w:val="0"/>
          <w:sz w:val="18"/>
          <w:szCs w:val="18"/>
        </w:rPr>
        <w:t xml:space="preserve"> Road, </w:t>
      </w:r>
      <w:proofErr w:type="spellStart"/>
      <w:r w:rsidRPr="0018310F">
        <w:rPr>
          <w:rFonts w:ascii="Times New Roman" w:eastAsia="Times New Roman" w:hAnsi="Times New Roman" w:cs="Times New Roman"/>
          <w:bCs w:val="0"/>
          <w:sz w:val="18"/>
          <w:szCs w:val="18"/>
        </w:rPr>
        <w:t>Gaoling</w:t>
      </w:r>
      <w:proofErr w:type="spellEnd"/>
      <w:r w:rsidRPr="0018310F">
        <w:rPr>
          <w:rFonts w:ascii="Times New Roman" w:eastAsia="Times New Roman" w:hAnsi="Times New Roman" w:cs="Times New Roman"/>
          <w:bCs w:val="0"/>
          <w:sz w:val="18"/>
          <w:szCs w:val="18"/>
        </w:rPr>
        <w:t xml:space="preserve"> District, Xi’an City, Shaanxi Province, </w:t>
      </w:r>
      <w:proofErr w:type="spellStart"/>
      <w:r w:rsidRPr="0018310F">
        <w:rPr>
          <w:rFonts w:ascii="Times New Roman" w:eastAsia="Times New Roman" w:hAnsi="Times New Roman" w:cs="Times New Roman"/>
          <w:bCs w:val="0"/>
          <w:sz w:val="18"/>
          <w:szCs w:val="18"/>
        </w:rPr>
        <w:t>P.R.China</w:t>
      </w:r>
      <w:proofErr w:type="spellEnd"/>
      <w:r w:rsidRPr="0018310F">
        <w:rPr>
          <w:rFonts w:ascii="Times New Roman" w:eastAsia="Times New Roman" w:hAnsi="Times New Roman" w:cs="Times New Roman"/>
          <w:bCs w:val="0"/>
          <w:sz w:val="18"/>
          <w:szCs w:val="18"/>
        </w:rPr>
        <w:t>;</w:t>
      </w:r>
    </w:p>
    <w:p w14:paraId="43C3AEE4" w14:textId="541855EC" w:rsidR="001B335E" w:rsidRPr="0018310F" w:rsidRDefault="001B335E" w:rsidP="0018310F">
      <w:pPr>
        <w:pStyle w:val="affc"/>
        <w:rPr>
          <w:rFonts w:ascii="Times New Roman" w:eastAsia="仿宋_GB2312" w:hAnsi="Times New Roman"/>
          <w:sz w:val="18"/>
          <w:szCs w:val="18"/>
          <w:lang w:eastAsia="zh-CN"/>
        </w:rPr>
      </w:pPr>
      <w:r w:rsidRPr="0018310F">
        <w:rPr>
          <w:rFonts w:ascii="Times New Roman" w:eastAsia="Times New Roman" w:hAnsi="Times New Roman" w:cs="Times New Roman"/>
          <w:bCs w:val="0"/>
          <w:sz w:val="18"/>
          <w:szCs w:val="18"/>
        </w:rPr>
        <w:br/>
        <w:t>Thank you.</w:t>
      </w:r>
    </w:p>
  </w:comment>
  <w:comment w:id="590" w:author="Sonia Quinn - Network" w:date="2026-09-04T15:10:00Z" w:initials="SN">
    <w:p w14:paraId="27B03E7F" w14:textId="77777777" w:rsidR="001B335E" w:rsidRDefault="001B335E">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591" w:author="Xuning Wei12232" w:date="2026-09-07T11:24:00Z" w:initials="XW">
    <w:p w14:paraId="6DFE0E49" w14:textId="77777777" w:rsidR="001B335E" w:rsidRDefault="001B335E">
      <w:pPr>
        <w:pStyle w:val="CommentText3"/>
        <w:rPr>
          <w:lang w:eastAsia="zh-CN"/>
        </w:rPr>
      </w:pPr>
      <w:r>
        <w:rPr>
          <w:rStyle w:val="CommentReference1"/>
        </w:rPr>
        <w:annotationRef/>
      </w:r>
      <w:r w:rsidRPr="000C3421">
        <w:rPr>
          <w:color w:val="000000" w:themeColor="text1"/>
          <w:lang w:eastAsia="zh-CN"/>
        </w:rPr>
        <w:t>Has been added, thank you.</w:t>
      </w:r>
    </w:p>
  </w:comment>
  <w:comment w:id="597" w:author="Novie Atakiwe" w:date="2026-08-19T00:17:00Z" w:initials="NA">
    <w:p w14:paraId="45783995" w14:textId="77777777" w:rsidR="001B335E" w:rsidRDefault="001B335E">
      <w:pPr>
        <w:pStyle w:val="CommentText2"/>
      </w:pPr>
      <w:r>
        <w:rPr>
          <w:rStyle w:val="CommentReference1"/>
        </w:rPr>
        <w:annotationRef/>
      </w:r>
      <w:r>
        <w:rPr>
          <w:lang w:val="en-IE"/>
        </w:rPr>
        <w:t>Why is the resin deleted? The resin is a critical raw material and it is part of the process</w:t>
      </w:r>
    </w:p>
  </w:comment>
  <w:comment w:id="598" w:author="Xuning Wei12232" w:date="2026-08-23T17:33:00Z" w:initials="XW">
    <w:p w14:paraId="3BBFE139" w14:textId="77777777" w:rsidR="001B335E" w:rsidRDefault="001B335E">
      <w:pPr>
        <w:pStyle w:val="CommentText2"/>
        <w:rPr>
          <w:lang w:eastAsia="zh-CN"/>
        </w:rPr>
      </w:pPr>
      <w:r>
        <w:rPr>
          <w:rStyle w:val="CommentReference1"/>
        </w:rPr>
        <w:annotationRef/>
      </w:r>
      <w:r>
        <w:rPr>
          <w:lang w:eastAsia="zh-CN"/>
        </w:rPr>
        <w:t>Has been updated, thank you.</w:t>
      </w:r>
    </w:p>
  </w:comment>
  <w:comment w:id="606" w:author="Novie Atakiwe" w:date="2026-08-19T00:18:00Z" w:initials="NA">
    <w:p w14:paraId="7FF7BBF1" w14:textId="77777777" w:rsidR="001B335E" w:rsidRDefault="001B335E">
      <w:pPr>
        <w:pStyle w:val="CommentText2"/>
      </w:pPr>
      <w:r>
        <w:rPr>
          <w:rStyle w:val="CommentReference1"/>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607" w:author="Xuning Wei12232" w:date="2026-08-23T17:38:00Z" w:initials="XW">
    <w:p w14:paraId="663C920E"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642" w:author="Sonia Quinn - Network" w:date="2026-09-04T15:10:00Z" w:initials="SN">
    <w:p w14:paraId="7EB5074B" w14:textId="77777777" w:rsidR="001B335E" w:rsidRDefault="001B335E">
      <w:pPr>
        <w:pStyle w:val="CommentText2"/>
      </w:pPr>
      <w:r>
        <w:rPr>
          <w:rStyle w:val="CommentReference1"/>
        </w:rPr>
        <w:annotationRef/>
      </w:r>
      <w:r>
        <w:t>Should it be stated that the process will be validated on a scale of target X kg of 2-CTC Resin per batch, which represents the defined commercial manufacturing scale for the SPPS process?</w:t>
      </w:r>
    </w:p>
  </w:comment>
  <w:comment w:id="643" w:author="Xuning Wei12232" w:date="2026-09-07T11:24:00Z" w:initials="XW">
    <w:p w14:paraId="42B362FB" w14:textId="77777777" w:rsidR="001B335E" w:rsidRDefault="001B335E">
      <w:pPr>
        <w:pStyle w:val="CommentText3"/>
        <w:rPr>
          <w:lang w:eastAsia="zh-CN"/>
        </w:rPr>
      </w:pPr>
      <w:r>
        <w:rPr>
          <w:rStyle w:val="CommentReference1"/>
        </w:rPr>
        <w:annotationRef/>
      </w:r>
      <w:r>
        <w:rPr>
          <w:color w:val="0000FF"/>
          <w:lang w:eastAsia="zh-CN"/>
        </w:rPr>
        <w:t>Has been added, thank you.</w:t>
      </w:r>
    </w:p>
  </w:comment>
  <w:comment w:id="644" w:author="Novie Atakiwe" w:date="2026-08-19T00:17:00Z" w:initials="NA">
    <w:p w14:paraId="775CBFFC" w14:textId="77777777" w:rsidR="001B335E" w:rsidRDefault="001B335E">
      <w:pPr>
        <w:pStyle w:val="CommentText2"/>
      </w:pPr>
      <w:r>
        <w:rPr>
          <w:rStyle w:val="CommentReference1"/>
        </w:rPr>
        <w:annotationRef/>
      </w:r>
      <w:r>
        <w:rPr>
          <w:lang w:val="en-IE"/>
        </w:rPr>
        <w:t>Why is the resin deleted? The resin is a critical raw material and it is part of the process</w:t>
      </w:r>
    </w:p>
  </w:comment>
  <w:comment w:id="645" w:author="Xuning Wei12232" w:date="2026-08-23T17:33:00Z" w:initials="XW">
    <w:p w14:paraId="7DDF4417" w14:textId="77777777" w:rsidR="001B335E" w:rsidRDefault="001B335E">
      <w:pPr>
        <w:pStyle w:val="CommentText2"/>
        <w:rPr>
          <w:lang w:eastAsia="zh-CN"/>
        </w:rPr>
      </w:pPr>
      <w:r>
        <w:rPr>
          <w:rStyle w:val="CommentReference1"/>
        </w:rPr>
        <w:annotationRef/>
      </w:r>
      <w:r>
        <w:rPr>
          <w:lang w:eastAsia="zh-CN"/>
        </w:rPr>
        <w:t>Has been updated, thank you.</w:t>
      </w:r>
    </w:p>
  </w:comment>
  <w:comment w:id="647" w:author="Novie Atakiwe" w:date="2026-08-19T00:18:00Z" w:initials="NA">
    <w:p w14:paraId="3FF7CA41" w14:textId="77777777" w:rsidR="001B335E" w:rsidRDefault="001B335E">
      <w:pPr>
        <w:pStyle w:val="CommentText2"/>
      </w:pPr>
      <w:r>
        <w:rPr>
          <w:rStyle w:val="CommentReference1"/>
        </w:rPr>
        <w:annotationRef/>
      </w: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648" w:author="Xuning Wei12232" w:date="2026-08-23T17:38:00Z" w:initials="XW">
    <w:p w14:paraId="6C7F015F"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modified, thank you.</w:t>
      </w:r>
    </w:p>
  </w:comment>
  <w:comment w:id="650" w:author="Sonia Quinn - Network" w:date="2026-09-04T15:12:00Z" w:initials="SN">
    <w:p w14:paraId="5DEB5082" w14:textId="77777777" w:rsidR="001B335E" w:rsidRDefault="001B335E">
      <w:pPr>
        <w:pStyle w:val="CommentText2"/>
      </w:pPr>
      <w:r>
        <w:rPr>
          <w:rStyle w:val="CommentReference1"/>
        </w:rPr>
        <w:annotationRef/>
      </w:r>
      <w:r>
        <w:t>Recommend to include:</w:t>
      </w:r>
    </w:p>
    <w:p w14:paraId="7B316443" w14:textId="77777777" w:rsidR="001B335E" w:rsidRDefault="001B335E">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651" w:author="Xuning Wei12232" w:date="2026-09-07T11:27:00Z" w:initials="XW">
    <w:p w14:paraId="2AE70895" w14:textId="77777777" w:rsidR="001B335E" w:rsidRDefault="001B335E">
      <w:pPr>
        <w:pStyle w:val="CommentText3"/>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666" w:author="Novie Atakiwe" w:date="2026-08-05T16:37:00Z" w:initials="NA">
    <w:p w14:paraId="32193B7E" w14:textId="77777777" w:rsidR="001B335E" w:rsidRDefault="001B335E">
      <w:pPr>
        <w:pStyle w:val="CommentText2"/>
      </w:pPr>
      <w:r>
        <w:rPr>
          <w:rStyle w:val="CommentReference1"/>
        </w:rPr>
        <w:annotationRef/>
      </w:r>
      <w:r>
        <w:rPr>
          <w:lang w:val="en-IE"/>
        </w:rPr>
        <w:t>Add reference to the PPQ and MOR documents</w:t>
      </w:r>
    </w:p>
  </w:comment>
  <w:comment w:id="667" w:author="Xuning Wei12232" w:date="2026-08-06T14:39:00Z" w:initials="XW">
    <w:p w14:paraId="3742B1EC" w14:textId="77777777" w:rsidR="001B335E" w:rsidRDefault="001B335E">
      <w:pPr>
        <w:pStyle w:val="CommentText2"/>
        <w:rPr>
          <w:lang w:eastAsia="zh-CN"/>
        </w:rPr>
      </w:pPr>
      <w:r>
        <w:rPr>
          <w:rStyle w:val="CommentReference1"/>
        </w:rPr>
        <w:annotationRef/>
      </w:r>
      <w:r>
        <w:rPr>
          <w:lang w:eastAsia="zh-CN"/>
        </w:rPr>
        <w:t>Has been added, Thanks.</w:t>
      </w:r>
    </w:p>
  </w:comment>
  <w:comment w:id="744" w:author="Sonia Quinn - Network" w:date="2026-09-04T15:16:00Z" w:initials="SN">
    <w:p w14:paraId="67AF52FB" w14:textId="77777777" w:rsidR="001B335E" w:rsidRDefault="001B335E">
      <w:pPr>
        <w:pStyle w:val="CommentText2"/>
      </w:pPr>
      <w:r>
        <w:rPr>
          <w:rStyle w:val="CommentReference1"/>
        </w:rPr>
        <w:annotationRef/>
      </w: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1B335E" w:rsidRDefault="001B335E">
      <w:pPr>
        <w:pStyle w:val="CommentText2"/>
        <w:ind w:leftChars="246" w:left="541"/>
      </w:pPr>
      <w:r>
        <w:t>This approach demonstrates the SPPS train performance and tracks the impact on final product quality attributes in accordance with lifecycle validation principles.</w:t>
      </w:r>
    </w:p>
  </w:comment>
  <w:comment w:id="745" w:author="Xuning Wei12232" w:date="2026-09-07T11:50:00Z" w:initials="XW">
    <w:p w14:paraId="7ABC9ACE" w14:textId="77777777" w:rsidR="001B335E" w:rsidRDefault="001B335E">
      <w:pPr>
        <w:pStyle w:val="CommentText3"/>
        <w:rPr>
          <w:lang w:eastAsia="zh-CN"/>
        </w:rPr>
      </w:pPr>
      <w:r>
        <w:rPr>
          <w:rStyle w:val="CommentReference1"/>
        </w:rPr>
        <w:annotationRef/>
      </w: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762" w:author="Novie Atakiwe" w:date="2026-08-19T03:00:00Z" w:initials="NA">
    <w:p w14:paraId="5631DB30" w14:textId="77777777" w:rsidR="001B335E" w:rsidRDefault="001B335E">
      <w:pPr>
        <w:pStyle w:val="CommentText2"/>
      </w:pPr>
      <w:r>
        <w:rPr>
          <w:rStyle w:val="CommentReference1"/>
        </w:rPr>
        <w:annotationRef/>
      </w:r>
      <w:r>
        <w:rPr>
          <w:lang w:val="en-IE"/>
        </w:rPr>
        <w:t>Why was this section deleted?</w:t>
      </w:r>
    </w:p>
  </w:comment>
  <w:comment w:id="763" w:author="Xuning Wei12232" w:date="2026-08-23T17:39:00Z" w:initials="XW">
    <w:p w14:paraId="2D0E3E8D" w14:textId="77777777" w:rsidR="001B335E" w:rsidRDefault="001B335E">
      <w:pPr>
        <w:pStyle w:val="CommentText2"/>
        <w:rPr>
          <w:lang w:eastAsia="zh-CN"/>
        </w:rPr>
      </w:pPr>
      <w:r>
        <w:rPr>
          <w:rStyle w:val="CommentReference1"/>
        </w:rPr>
        <w:annotationRef/>
      </w: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786" w:author="Sonia Quinn - Network" w:date="2026-09-04T15:17:00Z" w:initials="SN">
    <w:p w14:paraId="22B725CD" w14:textId="77777777" w:rsidR="001B335E" w:rsidRDefault="001B335E">
      <w:pPr>
        <w:pStyle w:val="CommentText2"/>
      </w:pPr>
      <w:r>
        <w:rPr>
          <w:rStyle w:val="CommentReference1"/>
        </w:rPr>
        <w:annotationRef/>
      </w:r>
      <w:r>
        <w:t xml:space="preserve">For PPQ, should FIO testing be conducted/managed under formal ATR </w:t>
      </w:r>
      <w:r>
        <w:fldChar w:fldCharType="begin"/>
      </w:r>
      <w:r>
        <w:instrText xml:space="preserve"> HYPERLINK "mailto:johan.granander@lilly.com"</w:instrText>
      </w:r>
      <w:bookmarkStart w:id="795" w:name="_@_3BA3BF81DBEC45F7981BCB1781108650Z"/>
      <w:r>
        <w:fldChar w:fldCharType="separate"/>
      </w:r>
      <w:bookmarkEnd w:id="795"/>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787" w:author="Xuning Wei12232" w:date="2026-09-13T22:02:00Z" w:initials="XW">
    <w:p w14:paraId="2DEE7634" w14:textId="77777777" w:rsidR="001B335E" w:rsidRDefault="001B335E">
      <w:pPr>
        <w:pStyle w:val="CommentText4"/>
        <w:rPr>
          <w:color w:val="0000FF"/>
        </w:rPr>
      </w:pPr>
      <w:r>
        <w:rPr>
          <w:rStyle w:val="CommentReference1"/>
        </w:rPr>
        <w:annotationRef/>
      </w:r>
      <w:r w:rsidRPr="005D2D05">
        <w:t>Portions of content have been revised. TSP test items that are meaningful for purity</w:t>
      </w:r>
      <w:r w:rsidRPr="005D2D05">
        <w:noBreakHyphen/>
        <w:t>related assessment and batch</w:t>
      </w:r>
      <w:r w:rsidRPr="005D2D05">
        <w:noBreakHyphen/>
        <w:t>to</w:t>
      </w:r>
      <w:r w:rsidRPr="005D2D05">
        <w:noBreakHyphen/>
        <w:t>batch comparison have been retained. KF and residual</w:t>
      </w:r>
      <w:r w:rsidRPr="005D2D05">
        <w:noBreakHyphen/>
        <w:t>solvent content, which can be controlled during processing, have been removed. Thank you.</w:t>
      </w:r>
    </w:p>
  </w:comment>
  <w:comment w:id="810" w:author="Yiwen Zhang" w:date="2026-07-27T15:02:00Z" w:initials="YZ">
    <w:p w14:paraId="5E6B373B" w14:textId="77777777" w:rsidR="001B335E" w:rsidRDefault="001B335E">
      <w:pPr>
        <w:pStyle w:val="CommentText10"/>
      </w:pPr>
      <w:r>
        <w:rPr>
          <w:rStyle w:val="CommentReference1"/>
        </w:rPr>
        <w:annotationRef/>
      </w:r>
      <w:r>
        <w:t>Please keep consistent with VMP for R&amp;R.</w:t>
      </w:r>
    </w:p>
  </w:comment>
  <w:comment w:id="811" w:author="Xuning Wei12232" w:date="2026-08-02T15:17:00Z" w:initials="XW">
    <w:p w14:paraId="66F74AF0" w14:textId="77777777" w:rsidR="001B335E" w:rsidRDefault="001B335E">
      <w:pPr>
        <w:pStyle w:val="CommentText2"/>
      </w:pPr>
      <w:r>
        <w:rPr>
          <w:rStyle w:val="CommentReference1"/>
        </w:rPr>
        <w:annotationRef/>
      </w:r>
      <w:r>
        <w:t xml:space="preserve">Modified in accordance with VP-14002001.01, excluding all </w:t>
      </w:r>
      <w:proofErr w:type="spellStart"/>
      <w:r>
        <w:t>vmp</w:t>
      </w:r>
      <w:proofErr w:type="spellEnd"/>
      <w:r>
        <w:t xml:space="preserve"> relevant contents. Thanks.</w:t>
      </w:r>
    </w:p>
  </w:comment>
  <w:comment w:id="812" w:author="Xuning Wei12232" w:date="2026-10-27T15:12:00Z" w:initials="XW">
    <w:p w14:paraId="72F4D507" w14:textId="0BC68850" w:rsidR="001B335E" w:rsidRDefault="001B335E">
      <w:pPr>
        <w:pStyle w:val="affc"/>
      </w:pPr>
      <w:r>
        <w:rPr>
          <w:rStyle w:val="affe"/>
        </w:rPr>
        <w:annotationRef/>
      </w:r>
      <w:r>
        <w:t>This document has been revised in accordance with the L3 template, thank you.</w:t>
      </w:r>
    </w:p>
  </w:comment>
  <w:comment w:id="836" w:author="Yiwen Zhang" w:date="2026-07-27T14:58:00Z" w:initials="YZ">
    <w:p w14:paraId="67DFC7C3" w14:textId="77777777" w:rsidR="001B335E" w:rsidRDefault="001B335E">
      <w:pPr>
        <w:pStyle w:val="CommentText10"/>
      </w:pPr>
      <w:r>
        <w:rPr>
          <w:rStyle w:val="CommentReference1"/>
        </w:rPr>
        <w:annotationRef/>
      </w:r>
      <w:r>
        <w:t>There is a format error</w:t>
      </w:r>
    </w:p>
  </w:comment>
  <w:comment w:id="837" w:author="Xuning Wei12232" w:date="2026-08-02T13:29:00Z" w:initials="XW">
    <w:p w14:paraId="5FCF361A" w14:textId="60B92C3C" w:rsidR="001B335E" w:rsidRDefault="001B335E">
      <w:pPr>
        <w:pStyle w:val="CommentText2"/>
        <w:rPr>
          <w:lang w:eastAsia="zh-CN"/>
        </w:rPr>
      </w:pPr>
      <w:r>
        <w:rPr>
          <w:rStyle w:val="CommentReference1"/>
        </w:rPr>
        <w:annotationRef/>
      </w:r>
      <w:r>
        <w:rPr>
          <w:lang w:eastAsia="zh-CN"/>
        </w:rPr>
        <w:t>Modified. Thank you.</w:t>
      </w:r>
    </w:p>
  </w:comment>
  <w:comment w:id="838" w:author="Xuning Wei12232" w:date="2026-10-27T15:13:00Z" w:initials="XW">
    <w:p w14:paraId="3AE2E745" w14:textId="0DB7958F" w:rsidR="001B335E" w:rsidRDefault="001B335E">
      <w:pPr>
        <w:pStyle w:val="affc"/>
      </w:pPr>
      <w:r>
        <w:rPr>
          <w:rStyle w:val="affe"/>
        </w:rPr>
        <w:annotationRef/>
      </w:r>
      <w:r>
        <w:t>Revised with reference to the relevant content of L3. Thank you.</w:t>
      </w:r>
    </w:p>
  </w:comment>
  <w:comment w:id="839" w:author="Novie Atakiwe" w:date="2026-08-05T16:47:00Z" w:initials="NA">
    <w:p w14:paraId="7DEB476A" w14:textId="77777777" w:rsidR="001B335E" w:rsidRDefault="001B335E">
      <w:pPr>
        <w:pStyle w:val="CommentText2"/>
      </w:pPr>
      <w:r>
        <w:rPr>
          <w:rStyle w:val="CommentReference1"/>
        </w:rPr>
        <w:annotationRef/>
      </w:r>
      <w:r>
        <w:rPr>
          <w:lang w:val="en-IE"/>
        </w:rPr>
        <w:t xml:space="preserve">Add Eli Lilly </w:t>
      </w:r>
      <w:proofErr w:type="spellStart"/>
      <w:r>
        <w:rPr>
          <w:lang w:val="en-IE"/>
        </w:rPr>
        <w:t>responsiblity</w:t>
      </w:r>
      <w:proofErr w:type="spellEnd"/>
    </w:p>
  </w:comment>
  <w:comment w:id="840" w:author="Xuning Wei12232" w:date="2026-08-11T15:15:00Z" w:initials="XW">
    <w:p w14:paraId="5BE62D4D" w14:textId="77777777" w:rsidR="001B335E" w:rsidRDefault="001B335E">
      <w:pPr>
        <w:pStyle w:val="CommentText2"/>
      </w:pPr>
      <w:r>
        <w:rPr>
          <w:rStyle w:val="CommentReference1"/>
        </w:rPr>
        <w:annotationRef/>
      </w:r>
      <w:r>
        <w:rPr>
          <w:lang w:eastAsia="zh-CN"/>
        </w:rPr>
        <w:t xml:space="preserve">Has been added. </w:t>
      </w:r>
    </w:p>
  </w:comment>
  <w:comment w:id="843" w:author="Sonia Quinn - Network" w:date="2026-09-04T15:17:00Z" w:initials="SN">
    <w:p w14:paraId="61AB4F20" w14:textId="77777777" w:rsidR="001B335E" w:rsidRDefault="001B335E">
      <w:pPr>
        <w:pStyle w:val="CommentText2"/>
      </w:pPr>
      <w:r>
        <w:rPr>
          <w:rStyle w:val="CommentReference1"/>
        </w:rPr>
        <w:annotationRef/>
      </w:r>
      <w:r>
        <w:t>Should there be a schematic diagram of the SPPS batches corresponding to their cleaved batch outputs? Is it 1 SPPS to 1 Cleaved Intermediate batch?</w:t>
      </w:r>
    </w:p>
  </w:comment>
  <w:comment w:id="844" w:author="Xuning Wei12232" w:date="2026-09-07T11:59:00Z" w:initials="XW">
    <w:p w14:paraId="762539D1" w14:textId="77777777" w:rsidR="001B335E" w:rsidRDefault="001B335E">
      <w:pPr>
        <w:pStyle w:val="CommentText3"/>
        <w:rPr>
          <w:lang w:eastAsia="zh-CN"/>
        </w:rPr>
      </w:pPr>
      <w:r>
        <w:rPr>
          <w:rStyle w:val="CommentReference1"/>
        </w:rPr>
        <w:annotationRef/>
      </w:r>
      <w:r>
        <w:rPr>
          <w:lang w:eastAsia="zh-CN"/>
        </w:rPr>
        <w:t>Yes</w:t>
      </w:r>
      <w:r>
        <w:rPr>
          <w:rFonts w:hint="eastAsia"/>
          <w:lang w:eastAsia="zh-CN"/>
        </w:rPr>
        <w:t>，</w:t>
      </w:r>
      <w:r>
        <w:t>it is 1 SPPS to 1 Cleaved Intermediate batch. Thank you.</w:t>
      </w:r>
    </w:p>
  </w:comment>
  <w:comment w:id="888" w:author="Yiwen Zhang" w:date="2026-07-27T16:34:00Z" w:initials="YZ">
    <w:p w14:paraId="324B9935" w14:textId="77777777" w:rsidR="001B335E" w:rsidRDefault="001B335E">
      <w:pPr>
        <w:pStyle w:val="CommentText10"/>
      </w:pPr>
      <w:r>
        <w:rPr>
          <w:rStyle w:val="CommentReference1"/>
        </w:rPr>
        <w:annotationRef/>
      </w:r>
      <w:r>
        <w:t>The input and output range is not correct.</w:t>
      </w:r>
    </w:p>
  </w:comment>
  <w:comment w:id="889" w:author="Xuning Wei12232" w:date="2026-08-02T15:23:00Z" w:initials="XW">
    <w:p w14:paraId="6FDFDD94" w14:textId="77777777" w:rsidR="001B335E" w:rsidRDefault="001B335E">
      <w:pPr>
        <w:pStyle w:val="CommentText2"/>
      </w:pPr>
      <w:r>
        <w:rPr>
          <w:rStyle w:val="CommentReference1"/>
        </w:rPr>
        <w:annotationRef/>
      </w:r>
      <w:r>
        <w:t>Corrected accordingly per VMP, thanks,</w:t>
      </w:r>
    </w:p>
  </w:comment>
  <w:comment w:id="947" w:author="Yiwen Zhang" w:date="2026-07-27T16:33:00Z" w:initials="YZ">
    <w:p w14:paraId="7863C101" w14:textId="77777777" w:rsidR="001B335E" w:rsidRDefault="001B335E">
      <w:pPr>
        <w:pStyle w:val="CommentText10"/>
      </w:pPr>
      <w:r>
        <w:rPr>
          <w:rStyle w:val="CommentReference1"/>
        </w:rPr>
        <w:annotationRef/>
      </w:r>
      <w:r>
        <w:t>0.2%</w:t>
      </w:r>
    </w:p>
  </w:comment>
  <w:comment w:id="948" w:author="Xuning Wei12232" w:date="2026-08-02T15:23:00Z" w:initials="XW">
    <w:p w14:paraId="5DFFC1E7" w14:textId="77777777" w:rsidR="001B335E" w:rsidRDefault="001B335E">
      <w:pPr>
        <w:pStyle w:val="CommentText2"/>
        <w:rPr>
          <w:lang w:eastAsia="zh-CN"/>
        </w:rPr>
      </w:pPr>
      <w:r>
        <w:rPr>
          <w:rStyle w:val="CommentReference1"/>
        </w:rPr>
        <w:annotationRef/>
      </w:r>
      <w:r>
        <w:rPr>
          <w:lang w:eastAsia="zh-CN"/>
        </w:rPr>
        <w:t>Modified. Thanks</w:t>
      </w:r>
    </w:p>
  </w:comment>
  <w:comment w:id="954" w:author="Yiwen Zhang" w:date="2026-08-19T18:27:00Z" w:initials="YZ">
    <w:p w14:paraId="6EFF58AA" w14:textId="77777777" w:rsidR="001B335E" w:rsidRDefault="001B335E">
      <w:pPr>
        <w:pStyle w:val="CommentText2"/>
      </w:pPr>
      <w:r>
        <w:rPr>
          <w:rStyle w:val="CommentReference1"/>
        </w:rPr>
        <w:annotationRef/>
      </w:r>
      <w:r>
        <w:t>Can we remove the batch size as PV success criteria? It is not CPP or CQAs. In case of exceedance, we will use deviation to increase batch size range.</w:t>
      </w:r>
    </w:p>
  </w:comment>
  <w:comment w:id="955" w:author="Xuning Wei12232" w:date="2026-08-23T17:44:00Z" w:initials="XW">
    <w:p w14:paraId="77FFFF9C" w14:textId="77777777" w:rsidR="001B335E" w:rsidRDefault="001B335E">
      <w:pPr>
        <w:pStyle w:val="CommentText2"/>
        <w:rPr>
          <w:lang w:eastAsia="zh-CN"/>
        </w:rPr>
      </w:pPr>
      <w:r>
        <w:rPr>
          <w:rStyle w:val="CommentReference1"/>
        </w:rPr>
        <w:annotationRef/>
      </w:r>
      <w:r>
        <w:rPr>
          <w:lang w:eastAsia="zh-CN"/>
        </w:rPr>
        <w:t>Modified, thank you.</w:t>
      </w:r>
    </w:p>
  </w:comment>
  <w:comment w:id="1009" w:author="Sonia Quinn - Network" w:date="2026-09-04T15:31:00Z" w:initials="SN">
    <w:p w14:paraId="75F2BCE5" w14:textId="77777777" w:rsidR="001B335E" w:rsidRDefault="001B335E">
      <w:pPr>
        <w:pStyle w:val="CommentText2"/>
      </w:pPr>
      <w:r>
        <w:rPr>
          <w:rStyle w:val="CommentReference1"/>
        </w:rPr>
        <w:annotationRef/>
      </w:r>
      <w:r>
        <w:t xml:space="preserve">Suggest including that - </w:t>
      </w:r>
    </w:p>
    <w:p w14:paraId="7F758089" w14:textId="77777777" w:rsidR="001B335E" w:rsidRDefault="001B335E">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3D384A38" w14:textId="77777777" w:rsidR="001B335E" w:rsidRDefault="001B335E">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752F30A4" w14:textId="77777777" w:rsidR="001B335E" w:rsidRDefault="001B335E">
      <w:pPr>
        <w:pStyle w:val="CommentText2"/>
        <w:ind w:leftChars="246" w:left="541"/>
        <w:rPr>
          <w:caps/>
        </w:rPr>
      </w:pPr>
    </w:p>
    <w:p w14:paraId="32E3942B" w14:textId="77777777" w:rsidR="001B335E" w:rsidRDefault="001B335E">
      <w:pPr>
        <w:pStyle w:val="CommentText2"/>
        <w:ind w:leftChars="246" w:left="541"/>
      </w:pPr>
      <w:r>
        <w:t>And -</w:t>
      </w:r>
    </w:p>
    <w:p w14:paraId="74FF55ED" w14:textId="77777777" w:rsidR="001B335E" w:rsidRDefault="001B335E">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010" w:author="Xuning Wei12232" w:date="2026-09-07T15:40:00Z" w:initials="XW">
    <w:p w14:paraId="6DDFA507" w14:textId="77777777" w:rsidR="001B335E" w:rsidRPr="005D2D05" w:rsidRDefault="001B335E">
      <w:pPr>
        <w:pStyle w:val="CommentText3"/>
        <w:rPr>
          <w:lang w:eastAsia="zh-CN"/>
        </w:rPr>
      </w:pPr>
      <w:r w:rsidRPr="005D2D05">
        <w:rPr>
          <w:rStyle w:val="CommentReference1"/>
        </w:rPr>
        <w:annotationRef/>
      </w:r>
      <w:r w:rsidRPr="005D2D05">
        <w:rPr>
          <w:rFonts w:hint="eastAsia"/>
          <w:lang w:eastAsia="zh-CN"/>
        </w:rPr>
        <w:t>H</w:t>
      </w:r>
      <w:r w:rsidRPr="005D2D05">
        <w:rPr>
          <w:lang w:eastAsia="zh-CN"/>
        </w:rPr>
        <w:t>as been added, thank you.</w:t>
      </w:r>
    </w:p>
  </w:comment>
  <w:comment w:id="1013" w:author="Yiwen Zhang" w:date="2026-10-13T21:43:00Z" w:initials="YZ">
    <w:p w14:paraId="0C845AE3" w14:textId="77777777" w:rsidR="001B335E" w:rsidRDefault="001B335E">
      <w:r>
        <w:rPr>
          <w:rStyle w:val="CommentReference1"/>
        </w:rPr>
        <w:annotationRef/>
      </w:r>
      <w:r>
        <w:rPr>
          <w:color w:val="242424"/>
          <w:highlight w:val="white"/>
        </w:rPr>
        <w:t>The equipment suitability assessment (ESA) is cited as RA-140021030101.01, which is the operational risk assessment (ORA) number</w:t>
      </w:r>
      <w:r>
        <w:t xml:space="preserve"> </w:t>
      </w:r>
    </w:p>
  </w:comment>
  <w:comment w:id="1014" w:author="Yu Zhang12718" w:date="2026-10-13T22:52:00Z" w:initials="YZ">
    <w:p w14:paraId="3DF9C473" w14:textId="77777777" w:rsidR="001B335E" w:rsidRDefault="001B335E">
      <w:r>
        <w:rPr>
          <w:rStyle w:val="CommentReference1"/>
        </w:rPr>
        <w:annotationRef/>
      </w:r>
      <w:r>
        <w:t>Corrected</w:t>
      </w:r>
    </w:p>
  </w:comment>
  <w:comment w:id="1045" w:author="Yu Lin Zhao" w:date="2026-07-22T16:45:00Z" w:initials="YZ">
    <w:p w14:paraId="537F83EE" w14:textId="77777777" w:rsidR="001B335E" w:rsidRDefault="001B335E">
      <w:pPr>
        <w:pStyle w:val="CommentText10"/>
      </w:pPr>
      <w:r>
        <w:rPr>
          <w:rStyle w:val="CommentReference1"/>
        </w:rPr>
        <w:annotationRef/>
      </w:r>
      <w:r>
        <w:t xml:space="preserve">C-276 means </w:t>
      </w:r>
      <w:proofErr w:type="spellStart"/>
      <w:r>
        <w:t>Hastelloy</w:t>
      </w:r>
      <w:proofErr w:type="spellEnd"/>
      <w:r>
        <w:t xml:space="preserve"> Alloy?</w:t>
      </w:r>
    </w:p>
  </w:comment>
  <w:comment w:id="1046" w:author="Xuning Wei12232" w:date="2026-07-24T17:16:00Z" w:initials="XW">
    <w:p w14:paraId="67A38B11" w14:textId="77777777" w:rsidR="001B335E" w:rsidRDefault="001B335E">
      <w:pPr>
        <w:pStyle w:val="CommentText10"/>
      </w:pPr>
      <w:r>
        <w:rPr>
          <w:rStyle w:val="CommentReference1"/>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047" w:author="Yu Lin Zhao" w:date="2026-07-22T16:34:00Z" w:initials="YZ">
    <w:p w14:paraId="4DB6A906" w14:textId="77777777" w:rsidR="001B335E" w:rsidRDefault="001B335E">
      <w:pPr>
        <w:pStyle w:val="CommentText10"/>
      </w:pPr>
      <w:r>
        <w:rPr>
          <w:rStyle w:val="CommentReference1"/>
        </w:rPr>
        <w:annotationRef/>
      </w:r>
      <w:r>
        <w:t>Synthesis process of peptide resin</w:t>
      </w:r>
    </w:p>
  </w:comment>
  <w:comment w:id="1048" w:author="Xuning Wei12232" w:date="2026-07-24T17:14:00Z" w:initials="XW">
    <w:p w14:paraId="7AFFD9E4" w14:textId="77777777" w:rsidR="001B335E" w:rsidRDefault="001B335E">
      <w:pPr>
        <w:pStyle w:val="CommentText10"/>
        <w:rPr>
          <w:lang w:eastAsia="zh-CN"/>
        </w:rPr>
      </w:pPr>
      <w:r>
        <w:rPr>
          <w:rStyle w:val="CommentReference1"/>
        </w:rPr>
        <w:annotationRef/>
      </w:r>
      <w:r>
        <w:rPr>
          <w:rFonts w:hint="eastAsia"/>
          <w:lang w:eastAsia="zh-CN"/>
        </w:rPr>
        <w:t>M</w:t>
      </w:r>
      <w:r>
        <w:rPr>
          <w:lang w:eastAsia="zh-CN"/>
        </w:rPr>
        <w:t>odified</w:t>
      </w:r>
    </w:p>
  </w:comment>
  <w:comment w:id="1108" w:author="Veera Venkata Satyanarayana Chiranjeevi Geda" w:date="2026-05-21T16:04:00Z" w:initials="VG">
    <w:p w14:paraId="37EFA8BB" w14:textId="77777777" w:rsidR="001B335E" w:rsidRDefault="001B335E">
      <w:pPr>
        <w:pStyle w:val="CommentText10"/>
      </w:pPr>
      <w:r>
        <w:rPr>
          <w:rStyle w:val="CommentReference1"/>
        </w:rPr>
        <w:annotationRef/>
      </w:r>
      <w:r>
        <w:t xml:space="preserve">Please clarify if this also includes filter mesh and nitrogen distribution piping </w:t>
      </w:r>
      <w:proofErr w:type="spellStart"/>
      <w:r>
        <w:t>MoC</w:t>
      </w:r>
      <w:proofErr w:type="spellEnd"/>
      <w:r>
        <w:t>.</w:t>
      </w:r>
    </w:p>
  </w:comment>
  <w:comment w:id="1109" w:author="Xuning Wei12232" w:date="2026-05-25T14:29:00Z" w:initials="XW">
    <w:p w14:paraId="3265C1A6" w14:textId="77777777" w:rsidR="001B335E" w:rsidRDefault="001B335E">
      <w:pPr>
        <w:pStyle w:val="CommentText4"/>
        <w:rPr>
          <w:rFonts w:eastAsiaTheme="minorEastAsia"/>
          <w:lang w:eastAsia="zh-CN"/>
        </w:rPr>
      </w:pPr>
      <w:r>
        <w:rPr>
          <w:rStyle w:val="CommentReference1"/>
        </w:rPr>
        <w:annotationRef/>
      </w:r>
      <w:r>
        <w:t xml:space="preserve">Has been updated. </w:t>
      </w:r>
    </w:p>
  </w:comment>
  <w:comment w:id="1110" w:author="Xuning Wei12232" w:date="2026-09-05T20:57:00Z" w:initials="XW">
    <w:p w14:paraId="77FEA5B6" w14:textId="77777777" w:rsidR="001B335E" w:rsidRDefault="001B335E">
      <w:pPr>
        <w:pStyle w:val="CommentText4"/>
      </w:pPr>
      <w:r>
        <w:rPr>
          <w:rStyle w:val="CommentReference1"/>
        </w:rPr>
        <w:annotationRef/>
      </w:r>
      <w:r>
        <w:t xml:space="preserve">Not previously included; newly added to this entry. </w:t>
      </w:r>
      <w:r>
        <w:rPr>
          <w:rFonts w:eastAsiaTheme="minorEastAsia"/>
          <w:lang w:eastAsia="zh-CN"/>
        </w:rPr>
        <w:t>Thank you</w:t>
      </w:r>
      <w:r>
        <w:t>.</w:t>
      </w:r>
    </w:p>
  </w:comment>
  <w:comment w:id="1209" w:author="Yu Lin Zhao" w:date="2026-07-22T16:45:00Z" w:initials="YZ">
    <w:p w14:paraId="677F1E27" w14:textId="77777777" w:rsidR="001B335E" w:rsidRDefault="001B335E">
      <w:pPr>
        <w:pStyle w:val="CommentText10"/>
      </w:pPr>
      <w:r>
        <w:rPr>
          <w:rStyle w:val="CommentReference1"/>
        </w:rPr>
        <w:annotationRef/>
      </w:r>
      <w:r>
        <w:t xml:space="preserve">C-276 means </w:t>
      </w:r>
      <w:proofErr w:type="spellStart"/>
      <w:r>
        <w:t>Hastelloy</w:t>
      </w:r>
      <w:proofErr w:type="spellEnd"/>
      <w:r>
        <w:t xml:space="preserve"> Alloy?</w:t>
      </w:r>
    </w:p>
  </w:comment>
  <w:comment w:id="1210" w:author="Xuning Wei12232" w:date="2026-07-24T17:16:00Z" w:initials="XW">
    <w:p w14:paraId="6ED78B1A" w14:textId="77777777" w:rsidR="001B335E" w:rsidRDefault="001B335E">
      <w:pPr>
        <w:pStyle w:val="CommentText10"/>
      </w:pPr>
      <w:r>
        <w:rPr>
          <w:rStyle w:val="CommentReference1"/>
        </w:rPr>
        <w:annotationRef/>
      </w: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322" w:author="Yiwen Zhang" w:date="2026-07-27T16:42:00Z" w:initials="YZ">
    <w:p w14:paraId="5EDFF1B9" w14:textId="77777777" w:rsidR="001B335E" w:rsidRDefault="001B335E">
      <w:pPr>
        <w:pStyle w:val="CommentText10"/>
      </w:pPr>
      <w:r>
        <w:rPr>
          <w:rStyle w:val="CommentReference1"/>
        </w:rPr>
        <w:annotationRef/>
      </w:r>
      <w:r>
        <w:t>Agitation tank</w:t>
      </w:r>
    </w:p>
  </w:comment>
  <w:comment w:id="1323" w:author="Xuning Wei12232" w:date="2026-08-02T13:34:00Z" w:initials="XW">
    <w:p w14:paraId="1FCE4622" w14:textId="77777777" w:rsidR="001B335E" w:rsidRDefault="001B335E">
      <w:pPr>
        <w:pStyle w:val="CommentText2"/>
        <w:rPr>
          <w:lang w:eastAsia="zh-CN"/>
        </w:rPr>
      </w:pPr>
      <w:r>
        <w:rPr>
          <w:rStyle w:val="CommentReference1"/>
        </w:rPr>
        <w:annotationRef/>
      </w:r>
      <w:r>
        <w:rPr>
          <w:lang w:eastAsia="zh-CN"/>
        </w:rPr>
        <w:t xml:space="preserve">Modified. Thanks. </w:t>
      </w:r>
    </w:p>
  </w:comment>
  <w:comment w:id="1324" w:author="Yiwen Zhang" w:date="2026-07-27T16:42:00Z" w:initials="YZ">
    <w:p w14:paraId="5D473E49" w14:textId="77777777" w:rsidR="001B335E" w:rsidRDefault="001B335E">
      <w:pPr>
        <w:pStyle w:val="CommentText10"/>
      </w:pPr>
      <w:r>
        <w:rPr>
          <w:rStyle w:val="CommentReference1"/>
        </w:rPr>
        <w:annotationRef/>
      </w:r>
      <w:r>
        <w:t>How many blades of agitator?</w:t>
      </w:r>
    </w:p>
  </w:comment>
  <w:comment w:id="1325" w:author="Xuning Wei12232" w:date="2026-08-02T13:36:00Z" w:initials="XW">
    <w:p w14:paraId="59B2FB8E" w14:textId="77777777" w:rsidR="001B335E" w:rsidRDefault="001B335E">
      <w:pPr>
        <w:pStyle w:val="CommentText2"/>
      </w:pPr>
      <w:r>
        <w:rPr>
          <w:rStyle w:val="CommentReference1"/>
        </w:rPr>
        <w:annotationRef/>
      </w:r>
      <w:r>
        <w:rPr>
          <w:rFonts w:ascii="Times New Roman" w:eastAsia="仿宋_GB2312" w:hAnsi="Times New Roman" w:cs="Times New Roman"/>
          <w:bCs w:val="0"/>
          <w:sz w:val="18"/>
          <w:szCs w:val="18"/>
          <w:lang w:eastAsia="zh-CN"/>
        </w:rPr>
        <w:t>After confirmation, it is 3-blades propeller-type impeller</w:t>
      </w:r>
    </w:p>
  </w:comment>
  <w:comment w:id="1406" w:author="Yiwen Zhang" w:date="2026-08-19T18:34:00Z" w:initials="YZ">
    <w:p w14:paraId="3E3755EE" w14:textId="77777777" w:rsidR="001B335E" w:rsidRDefault="001B335E">
      <w:pPr>
        <w:pStyle w:val="CommentText2"/>
      </w:pPr>
      <w:r>
        <w:rPr>
          <w:rStyle w:val="CommentReference1"/>
        </w:rPr>
        <w:annotationRef/>
      </w:r>
      <w:r>
        <w:t>It is</w:t>
      </w:r>
      <w:r>
        <w:rPr>
          <w:color w:val="000000" w:themeColor="text1"/>
        </w:rPr>
        <w:t xml:space="preserve"> double-layer propeller type in ESA</w:t>
      </w:r>
    </w:p>
  </w:comment>
  <w:comment w:id="1407" w:author="Xuning Wei12232" w:date="2026-08-23T17:48:00Z" w:initials="XW">
    <w:p w14:paraId="468D3622" w14:textId="77777777" w:rsidR="001B335E" w:rsidRDefault="001B335E">
      <w:pPr>
        <w:pStyle w:val="CommentText2"/>
      </w:pPr>
      <w:r>
        <w:rPr>
          <w:rStyle w:val="CommentReference1"/>
        </w:rPr>
        <w:annotationRef/>
      </w:r>
      <w:r>
        <w:rPr>
          <w:lang w:eastAsia="zh-CN"/>
        </w:rPr>
        <w:t>Has been updated Thank you.</w:t>
      </w:r>
    </w:p>
  </w:comment>
  <w:comment w:id="1444" w:author="Veera Venkata Satyanarayana Chiranjeevi Geda" w:date="2026-05-11T16:41:00Z" w:initials="VG">
    <w:p w14:paraId="08E08311" w14:textId="77777777" w:rsidR="001B335E" w:rsidRDefault="001B335E">
      <w:pPr>
        <w:pStyle w:val="CommentText10"/>
      </w:pPr>
      <w:r>
        <w:rPr>
          <w:rStyle w:val="CommentReference1"/>
        </w:rPr>
        <w:annotationRef/>
      </w:r>
      <w:proofErr w:type="gramStart"/>
      <w:r>
        <w:t>mechanical</w:t>
      </w:r>
      <w:proofErr w:type="gramEnd"/>
      <w:r>
        <w:t xml:space="preserve"> seal?</w:t>
      </w:r>
    </w:p>
  </w:comment>
  <w:comment w:id="1445" w:author="Zuo Zhang" w:date="2026-05-13T16:56:00Z" w:initials="ZZ">
    <w:p w14:paraId="757F2D11" w14:textId="77777777" w:rsidR="001B335E" w:rsidRDefault="001B335E">
      <w:pPr>
        <w:pStyle w:val="CommentText40"/>
        <w:rPr>
          <w:rFonts w:eastAsiaTheme="minorEastAsia"/>
          <w:lang w:eastAsia="zh-CN"/>
        </w:rPr>
      </w:pPr>
      <w:r>
        <w:rPr>
          <w:rStyle w:val="CommentReference1"/>
        </w:rPr>
        <w:annotationRef/>
      </w:r>
      <w:r>
        <w:rPr>
          <w:rFonts w:eastAsiaTheme="minorEastAsia" w:hint="eastAsia"/>
          <w:lang w:eastAsia="zh-CN"/>
        </w:rPr>
        <w:t>Yes</w:t>
      </w:r>
      <w:r>
        <w:rPr>
          <w:rFonts w:eastAsiaTheme="minorEastAsia"/>
          <w:lang w:eastAsia="zh-CN"/>
        </w:rPr>
        <w:t>, thanks.</w:t>
      </w:r>
    </w:p>
  </w:comment>
  <w:comment w:id="1488" w:author="Yiwen Zhang" w:date="2026-08-19T18:34:00Z" w:initials="YZ">
    <w:p w14:paraId="3CA7F9FB" w14:textId="77777777" w:rsidR="001B335E" w:rsidRDefault="001B335E">
      <w:pPr>
        <w:pStyle w:val="CommentText2"/>
        <w:rPr>
          <w:color w:val="000000" w:themeColor="text1"/>
        </w:rPr>
      </w:pPr>
      <w:r>
        <w:rPr>
          <w:rStyle w:val="CommentReference1"/>
        </w:rPr>
        <w:annotationRef/>
      </w:r>
      <w:r>
        <w:t>It i</w:t>
      </w:r>
      <w:r>
        <w:rPr>
          <w:color w:val="000000" w:themeColor="text1"/>
        </w:rPr>
        <w:t>s double-layer propeller type in ESA</w:t>
      </w:r>
    </w:p>
  </w:comment>
  <w:comment w:id="1489" w:author="Xuning Wei12232" w:date="2026-08-23T17:48:00Z" w:initials="XW">
    <w:p w14:paraId="77E7A40D" w14:textId="77777777" w:rsidR="001B335E" w:rsidRDefault="001B335E">
      <w:pPr>
        <w:pStyle w:val="CommentText2"/>
        <w:rPr>
          <w:lang w:eastAsia="zh-CN"/>
        </w:rPr>
      </w:pPr>
      <w:r>
        <w:rPr>
          <w:rStyle w:val="CommentReference1"/>
        </w:rPr>
        <w:annotationRef/>
      </w:r>
      <w:r>
        <w:rPr>
          <w:lang w:eastAsia="zh-CN"/>
        </w:rPr>
        <w:t xml:space="preserve">Has been updated Thank you. </w:t>
      </w:r>
    </w:p>
  </w:comment>
  <w:comment w:id="1555" w:author="Sonia Quinn - Network" w:date="2026-09-09T17:06:00Z" w:initials="SN">
    <w:p w14:paraId="4DFF7E23" w14:textId="77777777" w:rsidR="001B335E" w:rsidRDefault="001B335E">
      <w:pPr>
        <w:pStyle w:val="CommentText3"/>
      </w:pPr>
      <w:r>
        <w:rPr>
          <w:rStyle w:val="CommentReference1"/>
        </w:rPr>
        <w:annotationRef/>
      </w: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556" w:author="Xuning Wei12232" w:date="2026-09-13T22:36:00Z" w:initials="XW">
    <w:p w14:paraId="0330CFF4" w14:textId="77777777" w:rsidR="001B335E" w:rsidRDefault="001B335E">
      <w:pPr>
        <w:pStyle w:val="CommentText4"/>
        <w:rPr>
          <w:lang w:eastAsia="zh-CN"/>
        </w:rPr>
      </w:pPr>
      <w:r>
        <w:rPr>
          <w:rStyle w:val="CommentReference1"/>
        </w:rPr>
        <w:annotationRef/>
      </w:r>
      <w:r w:rsidRPr="005D2D05">
        <w:rPr>
          <w:rFonts w:hint="eastAsia"/>
          <w:lang w:eastAsia="zh-CN"/>
        </w:rPr>
        <w:t>H</w:t>
      </w:r>
      <w:r w:rsidRPr="005D2D05">
        <w:rPr>
          <w:lang w:eastAsia="zh-CN"/>
        </w:rPr>
        <w:t>as been added, thank you.</w:t>
      </w:r>
    </w:p>
  </w:comment>
  <w:comment w:id="1722" w:author="Yiwen Zhang" w:date="2026-07-29T10:11:00Z" w:initials="YZ">
    <w:p w14:paraId="3EAE7002" w14:textId="77777777" w:rsidR="001B335E" w:rsidRDefault="001B335E">
      <w:pPr>
        <w:pStyle w:val="CommentText10"/>
      </w:pPr>
      <w:r>
        <w:rPr>
          <w:rStyle w:val="CommentReference1"/>
        </w:rPr>
        <w:annotationRef/>
      </w:r>
      <w:r>
        <w:t>Is there a consistent name for agitator?</w:t>
      </w:r>
    </w:p>
  </w:comment>
  <w:comment w:id="1723" w:author="Xuning Wei12232" w:date="2026-10-20T16:25:00Z" w:initials="XW">
    <w:p w14:paraId="7DFEEA8E" w14:textId="77777777" w:rsidR="001B335E" w:rsidRDefault="001B335E">
      <w:pPr>
        <w:pStyle w:val="CommentText1"/>
        <w:rPr>
          <w:lang w:eastAsia="zh-CN"/>
        </w:rPr>
      </w:pPr>
      <w:r>
        <w:rPr>
          <w:rStyle w:val="CommentReference1"/>
        </w:rPr>
        <w:annotationRef/>
      </w:r>
      <w:r>
        <w:rPr>
          <w:lang w:eastAsia="zh-CN"/>
        </w:rPr>
        <w:t>Modified. Thank you.</w:t>
      </w:r>
    </w:p>
  </w:comment>
  <w:comment w:id="1983" w:author="Johan Granander" w:date="2026-10-25T12:53:00Z" w:initials="JG">
    <w:p w14:paraId="63095927" w14:textId="77777777" w:rsidR="001B335E" w:rsidRDefault="001B335E" w:rsidP="00FE04B3">
      <w:pPr>
        <w:pStyle w:val="CommentText1"/>
      </w:pPr>
      <w:r w:rsidRPr="00EA1563">
        <w:rPr>
          <w:rStyle w:val="CommentReference1"/>
        </w:rPr>
        <w:annotationRef/>
      </w:r>
      <w:r w:rsidRPr="00EA1563">
        <w:rPr>
          <w:lang w:val="sv-SE"/>
        </w:rPr>
        <w:t>I have, incorrectly, this wash down as being performed 3 times in the PFD. I will correct the PFD.</w:t>
      </w:r>
    </w:p>
  </w:comment>
  <w:comment w:id="1984" w:author="Xuning Wei12232" w:date="2026-10-26T15:38:00Z" w:initials="XW">
    <w:p w14:paraId="5A1ECA70" w14:textId="6AAA7C25" w:rsidR="001B335E" w:rsidRDefault="001B335E">
      <w:pPr>
        <w:pStyle w:val="affc"/>
        <w:rPr>
          <w:lang w:eastAsia="zh-CN"/>
        </w:rPr>
      </w:pPr>
      <w:r>
        <w:rPr>
          <w:rStyle w:val="affe"/>
        </w:rPr>
        <w:annotationRef/>
      </w:r>
      <w:r w:rsidRPr="005D2D05">
        <w:rPr>
          <w:color w:val="0000FF"/>
          <w:lang w:eastAsia="zh-CN"/>
        </w:rPr>
        <w:t>Ok, thank you so much.</w:t>
      </w:r>
    </w:p>
  </w:comment>
  <w:comment w:id="2150" w:author="Johan Granander" w:date="2026-10-25T11:32:00Z" w:initials="JG">
    <w:p w14:paraId="347AD429" w14:textId="77777777" w:rsidR="001B335E" w:rsidRDefault="001B335E" w:rsidP="000D1626">
      <w:pPr>
        <w:pStyle w:val="CommentText1"/>
      </w:pPr>
      <w:r>
        <w:rPr>
          <w:rStyle w:val="CommentReference1"/>
        </w:rPr>
        <w:annotationRef/>
      </w:r>
      <w:r>
        <w:rPr>
          <w:lang w:val="sv-SE"/>
        </w:rPr>
        <w:t>The PAR report specifies a target of 7.58 kg/kg.</w:t>
      </w:r>
    </w:p>
  </w:comment>
  <w:comment w:id="2151" w:author="Xuning Wei12232" w:date="2026-10-26T15:39:00Z" w:initials="XW">
    <w:p w14:paraId="67522D01" w14:textId="19AD9816" w:rsidR="001B335E" w:rsidRDefault="001B335E">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es, it is 7.58kg/</w:t>
      </w:r>
      <w:r w:rsidRPr="000C3421">
        <w:rPr>
          <w:rFonts w:hint="eastAsia"/>
          <w:color w:val="000000" w:themeColor="text1"/>
          <w:lang w:eastAsia="zh-CN"/>
        </w:rPr>
        <w:t>kg</w:t>
      </w:r>
      <w:r w:rsidRPr="000C3421">
        <w:rPr>
          <w:color w:val="000000" w:themeColor="text1"/>
          <w:lang w:eastAsia="zh-CN"/>
        </w:rPr>
        <w:t xml:space="preserve">. </w:t>
      </w:r>
      <w:r w:rsidRPr="000C3421">
        <w:rPr>
          <w:color w:val="000000" w:themeColor="text1"/>
        </w:rPr>
        <w:t xml:space="preserve">As the PAR lower limit is NLT7.58 kg/kg too, alignment with the target value would cause deviation and potential validation failure; hence, a 1 V wash volume is added. Thank you. </w:t>
      </w:r>
    </w:p>
  </w:comment>
  <w:comment w:id="2148" w:author="Yiwen Zhang" w:date="2026-07-29T10:20:00Z" w:initials="YZ">
    <w:p w14:paraId="34B168E4" w14:textId="77777777" w:rsidR="001B335E" w:rsidRDefault="001B335E">
      <w:pPr>
        <w:pStyle w:val="CommentText10"/>
      </w:pPr>
      <w:r>
        <w:rPr>
          <w:rStyle w:val="CommentReference1"/>
        </w:rPr>
        <w:annotationRef/>
      </w:r>
      <w:r>
        <w:t>The format looks different and very crowded.</w:t>
      </w:r>
    </w:p>
  </w:comment>
  <w:comment w:id="2149" w:author="Xuning Wei12232" w:date="2026-08-02T16:53:00Z" w:initials="XW">
    <w:p w14:paraId="6FB30A1E" w14:textId="77777777" w:rsidR="001B335E" w:rsidRDefault="001B335E">
      <w:pPr>
        <w:pStyle w:val="CommentText2"/>
        <w:rPr>
          <w:lang w:eastAsia="zh-CN"/>
        </w:rPr>
      </w:pPr>
      <w:r>
        <w:rPr>
          <w:rStyle w:val="CommentReference1"/>
        </w:rPr>
        <w:annotationRef/>
      </w:r>
      <w:r>
        <w:t>The format has been updated. Thank you</w:t>
      </w:r>
    </w:p>
  </w:comment>
  <w:comment w:id="2228" w:author="Johan Granander" w:date="2026-10-25T11:35:00Z" w:initials="JG">
    <w:p w14:paraId="32B66F19" w14:textId="77777777" w:rsidR="001B335E" w:rsidRDefault="001B335E" w:rsidP="00B26C52">
      <w:pPr>
        <w:pStyle w:val="CommentText1"/>
      </w:pPr>
      <w:r>
        <w:rPr>
          <w:rStyle w:val="CommentReference1"/>
        </w:rPr>
        <w:annotationRef/>
      </w:r>
      <w:r>
        <w:rPr>
          <w:lang w:val="sv-SE"/>
        </w:rPr>
        <w:t xml:space="preserve">Is </w:t>
      </w:r>
      <w:r w:rsidRPr="00587F6B">
        <w:rPr>
          <w:lang w:val="sv-SE"/>
        </w:rPr>
        <w:t>this the NOR?</w:t>
      </w:r>
    </w:p>
  </w:comment>
  <w:comment w:id="2229" w:author="Xuning Wei12232" w:date="2026-10-26T19:16:00Z" w:initials="XW">
    <w:p w14:paraId="7E009E02" w14:textId="34F56985" w:rsidR="001B335E" w:rsidRDefault="001B335E">
      <w:pPr>
        <w:pStyle w:val="affc"/>
      </w:pPr>
      <w:r>
        <w:rPr>
          <w:rStyle w:val="affe"/>
        </w:rPr>
        <w:annotationRef/>
      </w:r>
      <w:r w:rsidRPr="000C3421">
        <w:rPr>
          <w:color w:val="000000" w:themeColor="text1"/>
          <w:sz w:val="23"/>
          <w:szCs w:val="23"/>
          <w:shd w:val="clear" w:color="auto" w:fill="FCFCFC"/>
        </w:rPr>
        <w:t>This is our planned NOR for reference. It is not the PAR range. Thank you.</w:t>
      </w:r>
    </w:p>
  </w:comment>
  <w:comment w:id="2230" w:author="Xuning Wei12232" w:date="2026-10-29T17:22:00Z" w:initials="XW">
    <w:p w14:paraId="07B89379" w14:textId="1E906EFB" w:rsidR="00A103A9" w:rsidRDefault="00A103A9">
      <w:pPr>
        <w:pStyle w:val="affc"/>
      </w:pPr>
      <w:r>
        <w:rPr>
          <w:rStyle w:val="affe"/>
        </w:rPr>
        <w:annotationRef/>
      </w:r>
      <w:r w:rsidRPr="00A103A9">
        <w:rPr>
          <w:color w:val="0000FF"/>
        </w:rPr>
        <w:t xml:space="preserve">Following internal communication, and considering the definition of </w:t>
      </w:r>
      <w:proofErr w:type="spellStart"/>
      <w:r w:rsidRPr="00A103A9">
        <w:rPr>
          <w:color w:val="0000FF"/>
        </w:rPr>
        <w:t>deprotection</w:t>
      </w:r>
      <w:proofErr w:type="spellEnd"/>
      <w:r w:rsidRPr="00A103A9">
        <w:rPr>
          <w:color w:val="0000FF"/>
        </w:rPr>
        <w:t xml:space="preserve"> time, this value only refers to the </w:t>
      </w:r>
      <w:proofErr w:type="spellStart"/>
      <w:r w:rsidRPr="00A103A9">
        <w:rPr>
          <w:color w:val="0000FF"/>
        </w:rPr>
        <w:t>deprotection</w:t>
      </w:r>
      <w:proofErr w:type="spellEnd"/>
      <w:r w:rsidRPr="00A103A9">
        <w:rPr>
          <w:color w:val="0000FF"/>
        </w:rPr>
        <w:t xml:space="preserve"> stirring time; our planned NOR time is 100–170 min. thank you.</w:t>
      </w:r>
    </w:p>
  </w:comment>
  <w:comment w:id="2258" w:author="Yiwen Zhang" w:date="2026-07-29T10:26:00Z" w:initials="YZ">
    <w:p w14:paraId="5FF7CCC0" w14:textId="77777777" w:rsidR="001B335E" w:rsidRDefault="001B335E">
      <w:pPr>
        <w:pStyle w:val="CommentText10"/>
      </w:pPr>
      <w:r>
        <w:rPr>
          <w:rStyle w:val="CommentReference1"/>
        </w:rPr>
        <w:annotationRef/>
      </w:r>
      <w:r>
        <w:t>What is the reason to cool the synthesizer in every post-</w:t>
      </w:r>
      <w:proofErr w:type="spellStart"/>
      <w:r>
        <w:t>deprotection</w:t>
      </w:r>
      <w:proofErr w:type="spellEnd"/>
      <w:r>
        <w:t xml:space="preserve"> cycle?</w:t>
      </w:r>
    </w:p>
  </w:comment>
  <w:comment w:id="2259" w:author="Xuning Wei12232" w:date="2026-08-03T17:56:00Z" w:initials="XW">
    <w:p w14:paraId="5939F906" w14:textId="77777777" w:rsidR="001B335E" w:rsidRDefault="001B335E">
      <w:pPr>
        <w:pStyle w:val="CommentText2"/>
      </w:pPr>
      <w:r>
        <w:rPr>
          <w:rStyle w:val="CommentReference1"/>
        </w:rPr>
        <w:annotationRef/>
      </w:r>
      <w:r>
        <w:t>To maintain consistency with other fragments. It is same to Full Scale non-saleable batch</w:t>
      </w:r>
    </w:p>
  </w:comment>
  <w:comment w:id="2314" w:author="Johan Granander" w:date="2026-10-25T11:37:00Z" w:initials="JG">
    <w:p w14:paraId="01C51D56" w14:textId="77777777" w:rsidR="001B335E" w:rsidRDefault="001B335E" w:rsidP="00635ED6">
      <w:pPr>
        <w:pStyle w:val="CommentText1"/>
      </w:pPr>
      <w:r>
        <w:rPr>
          <w:rStyle w:val="CommentReference1"/>
        </w:rPr>
        <w:annotationRef/>
      </w:r>
      <w:r>
        <w:rPr>
          <w:lang w:val="sv-SE"/>
        </w:rPr>
        <w:t>Should this be ’12.0 V’?</w:t>
      </w:r>
    </w:p>
  </w:comment>
  <w:comment w:id="2315" w:author="Xuning Wei12232" w:date="2026-10-26T17:41:00Z" w:initials="XW">
    <w:p w14:paraId="523C3592" w14:textId="06FC9E39" w:rsidR="001B335E" w:rsidRDefault="001B335E">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thanks.</w:t>
      </w:r>
    </w:p>
  </w:comment>
  <w:comment w:id="2517" w:author="Johan Granander" w:date="2026-07-21T15:47:00Z" w:initials="JG">
    <w:p w14:paraId="1F118A2F" w14:textId="77777777" w:rsidR="001B335E" w:rsidRDefault="001B335E">
      <w:pPr>
        <w:pStyle w:val="CommentText10"/>
      </w:pPr>
      <w:r>
        <w:rPr>
          <w:rStyle w:val="CommentReference1"/>
        </w:rPr>
        <w:annotationRef/>
      </w: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518" w:author="Xuning Wei12232" w:date="2026-07-24T17:32:00Z" w:initials="XW">
    <w:p w14:paraId="767B3665" w14:textId="77777777" w:rsidR="001B335E" w:rsidRDefault="001B335E">
      <w:pPr>
        <w:pStyle w:val="CommentText10"/>
        <w:rPr>
          <w:lang w:eastAsia="zh-CN"/>
        </w:rPr>
      </w:pPr>
      <w:r>
        <w:rPr>
          <w:rStyle w:val="CommentReference1"/>
        </w:rPr>
        <w:annotationRef/>
      </w:r>
      <w:r>
        <w:rPr>
          <w:rFonts w:hint="eastAsia"/>
          <w:lang w:eastAsia="zh-CN"/>
        </w:rPr>
        <w:t>M</w:t>
      </w:r>
      <w:r>
        <w:rPr>
          <w:lang w:eastAsia="zh-CN"/>
        </w:rPr>
        <w:t>odified</w:t>
      </w:r>
    </w:p>
  </w:comment>
  <w:comment w:id="2578" w:author="Johan Granander" w:date="2026-10-25T11:43:00Z" w:initials="JG">
    <w:p w14:paraId="3E84CB70" w14:textId="77777777" w:rsidR="001B335E" w:rsidRDefault="001B335E" w:rsidP="00605F79">
      <w:pPr>
        <w:pStyle w:val="CommentText1"/>
      </w:pPr>
      <w:r>
        <w:rPr>
          <w:rStyle w:val="CommentReference1"/>
        </w:rPr>
        <w:annotationRef/>
      </w:r>
      <w:r>
        <w:rPr>
          <w:lang w:val="sv-SE"/>
        </w:rPr>
        <w:t>The target is 360 -841 min. Or is this the proposed NOR?</w:t>
      </w:r>
    </w:p>
  </w:comment>
  <w:comment w:id="2579" w:author="Xuning Wei12232" w:date="2026-10-26T19:30:00Z" w:initials="XW">
    <w:p w14:paraId="1A40AFE6" w14:textId="5E1E5C01" w:rsidR="001B335E" w:rsidRDefault="001B335E">
      <w:pPr>
        <w:pStyle w:val="affc"/>
        <w:rPr>
          <w:lang w:eastAsia="zh-CN"/>
        </w:rPr>
      </w:pPr>
      <w:r>
        <w:rPr>
          <w:rStyle w:val="affe"/>
        </w:rPr>
        <w:annotationRef/>
      </w:r>
      <w:r w:rsidRPr="000C3421">
        <w:rPr>
          <w:rFonts w:hint="eastAsia"/>
          <w:color w:val="000000" w:themeColor="text1"/>
          <w:lang w:eastAsia="zh-CN"/>
        </w:rPr>
        <w:t>Y</w:t>
      </w:r>
      <w:r w:rsidRPr="000C3421">
        <w:rPr>
          <w:color w:val="000000" w:themeColor="text1"/>
          <w:lang w:eastAsia="zh-CN"/>
        </w:rPr>
        <w:t xml:space="preserve">es, it is the proposed NOR, It is not the PAR range. Thank you. </w:t>
      </w:r>
    </w:p>
  </w:comment>
  <w:comment w:id="2746" w:author="Johan Granander" w:date="2026-10-25T11:46:00Z" w:initials="JG">
    <w:p w14:paraId="5C06F3E6" w14:textId="77777777" w:rsidR="001B335E" w:rsidRDefault="001B335E" w:rsidP="00EB3B36">
      <w:pPr>
        <w:pStyle w:val="CommentText1"/>
      </w:pPr>
      <w:r>
        <w:rPr>
          <w:rStyle w:val="CommentReference1"/>
        </w:rPr>
        <w:annotationRef/>
      </w:r>
      <w:r>
        <w:rPr>
          <w:lang w:val="sv-SE"/>
        </w:rPr>
        <w:t>’12.0 V’? If necessary, please change all instances in process.</w:t>
      </w:r>
    </w:p>
  </w:comment>
  <w:comment w:id="2747" w:author="Xuning Wei12232" w:date="2026-10-26T17:41:00Z" w:initials="XW">
    <w:p w14:paraId="07EECF2C" w14:textId="1C60CBED" w:rsidR="001B335E" w:rsidRPr="000C3421" w:rsidRDefault="001B335E">
      <w:pPr>
        <w:pStyle w:val="affc"/>
        <w:rPr>
          <w:color w:val="000000" w:themeColor="text1"/>
          <w:lang w:eastAsia="zh-CN"/>
        </w:rPr>
      </w:pPr>
      <w:r w:rsidRPr="000C3421">
        <w:rPr>
          <w:rStyle w:val="affe"/>
          <w:color w:val="000000" w:themeColor="text1"/>
        </w:rPr>
        <w:annotationRef/>
      </w:r>
      <w:r w:rsidRPr="000C3421">
        <w:rPr>
          <w:color w:val="000000" w:themeColor="text1"/>
          <w:lang w:eastAsia="zh-CN"/>
        </w:rPr>
        <w:t>Has been updated all instances in process, thank you.</w:t>
      </w:r>
    </w:p>
  </w:comment>
  <w:comment w:id="2790" w:author="Johan Granander" w:date="2026-10-28T15:55:00Z" w:initials="JG">
    <w:p w14:paraId="14937672" w14:textId="77777777" w:rsidR="00AC0A7A" w:rsidRDefault="00AC0A7A" w:rsidP="00AC0A7A">
      <w:pPr>
        <w:pStyle w:val="affc"/>
      </w:pPr>
      <w:r>
        <w:rPr>
          <w:rStyle w:val="affe"/>
        </w:rPr>
        <w:annotationRef/>
      </w:r>
      <w:r>
        <w:rPr>
          <w:lang w:val="en-IE"/>
        </w:rPr>
        <w:t>Should this be 4.0 V?</w:t>
      </w:r>
    </w:p>
  </w:comment>
  <w:comment w:id="2791" w:author="Xuning Wei12232" w:date="2026-10-29T15:24:00Z" w:initials="XW">
    <w:p w14:paraId="216A951C" w14:textId="6D03ADAE" w:rsidR="00AC0A7A" w:rsidRDefault="00AC0A7A">
      <w:pPr>
        <w:pStyle w:val="affc"/>
        <w:rPr>
          <w:lang w:eastAsia="zh-CN"/>
        </w:rPr>
      </w:pPr>
      <w:r>
        <w:rPr>
          <w:rStyle w:val="affe"/>
        </w:rPr>
        <w:annotationRef/>
      </w:r>
      <w:r w:rsidRPr="00A17EA9">
        <w:rPr>
          <w:rFonts w:hint="eastAsia"/>
          <w:color w:val="0000FF"/>
          <w:lang w:eastAsia="zh-CN"/>
        </w:rPr>
        <w:t>H</w:t>
      </w:r>
      <w:r w:rsidRPr="00A17EA9">
        <w:rPr>
          <w:color w:val="0000FF"/>
          <w:lang w:eastAsia="zh-CN"/>
        </w:rPr>
        <w:t>as been updated, thank you.</w:t>
      </w:r>
    </w:p>
  </w:comment>
  <w:comment w:id="3116" w:author="Johan Granander" w:date="2026-10-25T11:57:00Z" w:initials="JG">
    <w:p w14:paraId="41F8848C" w14:textId="77777777" w:rsidR="001B335E" w:rsidRDefault="001B335E" w:rsidP="00113E82">
      <w:pPr>
        <w:pStyle w:val="CommentText1"/>
      </w:pPr>
      <w:r>
        <w:rPr>
          <w:rStyle w:val="CommentReference1"/>
        </w:rPr>
        <w:annotationRef/>
      </w:r>
      <w:r>
        <w:rPr>
          <w:lang w:val="sv-SE"/>
        </w:rPr>
        <w:t>’12.0 V’?</w:t>
      </w:r>
    </w:p>
  </w:comment>
  <w:comment w:id="3117" w:author="Xuning Wei12232" w:date="2026-10-26T17:42:00Z" w:initials="XW">
    <w:p w14:paraId="308728A3" w14:textId="57D692BE" w:rsidR="001B335E" w:rsidRDefault="001B335E">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thanks. </w:t>
      </w:r>
    </w:p>
  </w:comment>
  <w:comment w:id="3252" w:author="Johan Granander" w:date="2026-10-25T12:03:00Z" w:initials="JG">
    <w:p w14:paraId="0E12F218" w14:textId="77777777" w:rsidR="001B335E" w:rsidRDefault="001B335E" w:rsidP="00251E44">
      <w:pPr>
        <w:pStyle w:val="CommentText10"/>
      </w:pPr>
      <w:r>
        <w:rPr>
          <w:rStyle w:val="CommentReference10"/>
        </w:rPr>
        <w:annotationRef/>
      </w:r>
      <w:r>
        <w:rPr>
          <w:lang w:val="sv-SE"/>
        </w:rPr>
        <w:t>I think 2.0 V of DMF is needed to bring the Total coupling DMF quantity for Asn21 to 7.58 kg/kg.... Or is the missing 1.0 V used in step 27 for the kicker charges?</w:t>
      </w:r>
    </w:p>
  </w:comment>
  <w:comment w:id="3253" w:author="Xuning Wei12232" w:date="2026-10-26T19:30:00Z" w:initials="XW">
    <w:p w14:paraId="07DE33F3" w14:textId="77777777" w:rsidR="001B335E" w:rsidRDefault="001B335E" w:rsidP="00251E44">
      <w:pPr>
        <w:pStyle w:val="affc"/>
        <w:rPr>
          <w:lang w:eastAsia="zh-CN"/>
        </w:rPr>
      </w:pPr>
      <w:r>
        <w:rPr>
          <w:rStyle w:val="affe"/>
        </w:rPr>
        <w:annotationRef/>
      </w:r>
      <w:r w:rsidRPr="000C3421">
        <w:rPr>
          <w:color w:val="000000" w:themeColor="text1"/>
          <w:sz w:val="23"/>
          <w:szCs w:val="23"/>
          <w:shd w:val="clear" w:color="auto" w:fill="FCFCFC"/>
        </w:rPr>
        <w:t>In Step 27, there is 1v of DMF, which I have marked in blue. Thank you.</w:t>
      </w:r>
    </w:p>
  </w:comment>
  <w:comment w:id="3254" w:author="Johan Granander" w:date="2026-10-27T10:54:00Z" w:initials="JG">
    <w:p w14:paraId="727BB1B7" w14:textId="2D2D1C33" w:rsidR="001B335E" w:rsidRDefault="001B335E" w:rsidP="00251E44">
      <w:pPr>
        <w:pStyle w:val="affc"/>
      </w:pPr>
      <w:r>
        <w:rPr>
          <w:rStyle w:val="affe"/>
        </w:rPr>
        <w:annotationRef/>
      </w:r>
      <w:r>
        <w:rPr>
          <w:lang w:val="en-IE"/>
        </w:rPr>
        <w:t>It seems my earlier responses have disappeared from the document but I have conferred with SMDD and they are fine with an initial coupling volume of 7 V DMF which increases to 8 V after the kicker charges are added. SMDD confirmed that the PAR refers to the total DMF quantity charged after the kicker charges.</w:t>
      </w:r>
    </w:p>
  </w:comment>
  <w:comment w:id="3255" w:author="Xuning Wei12232" w:date="2026-10-27T21:37:00Z" w:initials="XW">
    <w:p w14:paraId="751A3F31" w14:textId="77777777" w:rsidR="001B335E" w:rsidRDefault="001B335E" w:rsidP="0008798C">
      <w:pPr>
        <w:pStyle w:val="affc"/>
      </w:pPr>
      <w:r>
        <w:rPr>
          <w:rStyle w:val="affe"/>
        </w:rPr>
        <w:annotationRef/>
      </w:r>
      <w:r>
        <w:t>I’ve received the latest instruction;</w:t>
      </w:r>
    </w:p>
    <w:p w14:paraId="4EA984FF" w14:textId="0AF71F35" w:rsidR="001B335E" w:rsidRDefault="001B335E" w:rsidP="0008798C">
      <w:pPr>
        <w:pStyle w:val="affc"/>
      </w:pPr>
      <w:r>
        <w:t>Based on the communication between my supervisor and you, this section does not require adjustment. Thank you for your support. .</w:t>
      </w:r>
    </w:p>
  </w:comment>
  <w:comment w:id="3256" w:author="Johan Granander" w:date="2026-10-27T15:59:00Z" w:initials="JG">
    <w:p w14:paraId="1602512D" w14:textId="77777777" w:rsidR="001B335E" w:rsidRDefault="001B335E" w:rsidP="002B700D">
      <w:pPr>
        <w:pStyle w:val="affc"/>
      </w:pPr>
      <w:r>
        <w:rPr>
          <w:rStyle w:val="affe"/>
        </w:rPr>
        <w:annotationRef/>
      </w:r>
      <w:r>
        <w:rPr>
          <w:lang w:val="en-IE"/>
        </w:rPr>
        <w:t>Correct ☺️</w:t>
      </w:r>
    </w:p>
  </w:comment>
  <w:comment w:id="3264" w:author="Johan Granander" w:date="2026-10-25T12:05:00Z" w:initials="JG">
    <w:p w14:paraId="28CBE8E8" w14:textId="77777777" w:rsidR="005326C6" w:rsidRDefault="005326C6" w:rsidP="005326C6">
      <w:pPr>
        <w:pStyle w:val="CommentText10"/>
      </w:pPr>
      <w:r>
        <w:rPr>
          <w:rStyle w:val="CommentReference10"/>
        </w:rPr>
        <w:annotationRef/>
      </w:r>
      <w:r>
        <w:rPr>
          <w:lang w:val="sv-SE"/>
        </w:rPr>
        <w:t>Where is the Chloranil IPC test taken?</w:t>
      </w:r>
    </w:p>
  </w:comment>
  <w:comment w:id="3265" w:author="Xuning Wei12232" w:date="2026-10-26T17:49:00Z" w:initials="XW">
    <w:p w14:paraId="31B2E0CD" w14:textId="77777777" w:rsidR="005326C6" w:rsidRDefault="005326C6" w:rsidP="005326C6">
      <w:pPr>
        <w:pStyle w:val="affc"/>
        <w:rPr>
          <w:lang w:eastAsia="zh-CN"/>
        </w:rPr>
      </w:pPr>
      <w:r w:rsidRPr="006F37D3">
        <w:rPr>
          <w:color w:val="0000FF"/>
          <w:sz w:val="23"/>
          <w:szCs w:val="23"/>
          <w:shd w:val="clear" w:color="auto" w:fill="FCFCFC"/>
        </w:rPr>
        <w:t>All of our previous production batches used FIO testing.</w:t>
      </w:r>
      <w:r w:rsidRPr="006F37D3">
        <w:rPr>
          <w:color w:val="0000FF"/>
          <w:sz w:val="23"/>
          <w:szCs w:val="23"/>
          <w:shd w:val="clear" w:color="auto" w:fill="FCFCFC"/>
        </w:rPr>
        <w:br/>
      </w:r>
      <w:r w:rsidRPr="006F37D3">
        <w:rPr>
          <w:color w:val="0000FF"/>
          <w:sz w:val="23"/>
          <w:szCs w:val="23"/>
          <w:shd w:val="clear" w:color="auto" w:fill="FCFCFC"/>
        </w:rPr>
        <w:br/>
        <w:t xml:space="preserve">The </w:t>
      </w:r>
      <w:proofErr w:type="spellStart"/>
      <w:r w:rsidRPr="006F37D3">
        <w:rPr>
          <w:color w:val="0000FF"/>
          <w:sz w:val="23"/>
          <w:szCs w:val="23"/>
          <w:shd w:val="clear" w:color="auto" w:fill="FCFCFC"/>
        </w:rPr>
        <w:t>Chloranil</w:t>
      </w:r>
      <w:proofErr w:type="spellEnd"/>
      <w:r w:rsidRPr="006F37D3">
        <w:rPr>
          <w:color w:val="0000FF"/>
          <w:sz w:val="23"/>
          <w:szCs w:val="23"/>
          <w:shd w:val="clear" w:color="auto" w:fill="FCFCFC"/>
        </w:rPr>
        <w:t xml:space="preserve"> IPC test for</w:t>
      </w:r>
      <w:r w:rsidRPr="006F37D3">
        <w:rPr>
          <w:rFonts w:ascii="Times New Roman" w:eastAsia="仿宋_GB2312" w:hAnsi="Times New Roman" w:cs="Times New Roman"/>
          <w:color w:val="0000FF"/>
          <w:sz w:val="18"/>
          <w:szCs w:val="18"/>
        </w:rPr>
        <w:t xml:space="preserve"> </w:t>
      </w:r>
      <w:proofErr w:type="spellStart"/>
      <w:r w:rsidRPr="006F37D3">
        <w:rPr>
          <w:rFonts w:ascii="Times New Roman" w:eastAsia="仿宋_GB2312" w:hAnsi="Times New Roman" w:cs="Times New Roman"/>
          <w:color w:val="0000FF"/>
          <w:sz w:val="18"/>
          <w:szCs w:val="18"/>
        </w:rPr>
        <w:t>Fmoc</w:t>
      </w:r>
      <w:proofErr w:type="spellEnd"/>
      <w:r w:rsidRPr="006F37D3">
        <w:rPr>
          <w:rFonts w:ascii="Times New Roman" w:eastAsia="仿宋_GB2312" w:hAnsi="Times New Roman" w:cs="Times New Roman"/>
          <w:color w:val="0000FF"/>
          <w:sz w:val="18"/>
          <w:szCs w:val="18"/>
        </w:rPr>
        <w:t>-L-</w:t>
      </w:r>
      <w:proofErr w:type="spellStart"/>
      <w:proofErr w:type="gramStart"/>
      <w:r w:rsidRPr="006F37D3">
        <w:rPr>
          <w:rFonts w:ascii="Times New Roman" w:eastAsia="仿宋_GB2312" w:hAnsi="Times New Roman" w:cs="Times New Roman"/>
          <w:color w:val="0000FF"/>
          <w:sz w:val="18"/>
          <w:szCs w:val="18"/>
        </w:rPr>
        <w:t>Asn</w:t>
      </w:r>
      <w:proofErr w:type="spellEnd"/>
      <w:r w:rsidRPr="006F37D3">
        <w:rPr>
          <w:rFonts w:ascii="Times New Roman" w:eastAsia="仿宋_GB2312" w:hAnsi="Times New Roman" w:cs="Times New Roman"/>
          <w:color w:val="0000FF"/>
          <w:sz w:val="18"/>
          <w:szCs w:val="18"/>
        </w:rPr>
        <w:t>(</w:t>
      </w:r>
      <w:proofErr w:type="spellStart"/>
      <w:proofErr w:type="gramEnd"/>
      <w:r w:rsidRPr="006F37D3">
        <w:rPr>
          <w:rFonts w:ascii="Times New Roman" w:eastAsia="仿宋_GB2312" w:hAnsi="Times New Roman" w:cs="Times New Roman"/>
          <w:color w:val="0000FF"/>
          <w:sz w:val="18"/>
          <w:szCs w:val="18"/>
        </w:rPr>
        <w:t>Trt</w:t>
      </w:r>
      <w:proofErr w:type="spellEnd"/>
      <w:r w:rsidRPr="006F37D3">
        <w:rPr>
          <w:rFonts w:ascii="Times New Roman" w:eastAsia="仿宋_GB2312" w:hAnsi="Times New Roman" w:cs="Times New Roman"/>
          <w:color w:val="0000FF"/>
          <w:sz w:val="18"/>
          <w:szCs w:val="18"/>
        </w:rPr>
        <w:t>)-OH coupling</w:t>
      </w:r>
      <w:r w:rsidRPr="006F37D3">
        <w:rPr>
          <w:rStyle w:val="CommentReference10"/>
          <w:rFonts w:ascii="Times New Roman" w:eastAsia="仿宋_GB2312" w:hAnsi="Times New Roman" w:cs="Times New Roman"/>
          <w:color w:val="0000FF"/>
          <w:sz w:val="18"/>
          <w:szCs w:val="18"/>
          <w:lang w:eastAsia="zh-CN"/>
        </w:rPr>
        <w:annotationRef/>
      </w:r>
      <w:r w:rsidRPr="006F37D3">
        <w:rPr>
          <w:rStyle w:val="affe"/>
          <w:color w:val="0000FF"/>
        </w:rPr>
        <w:annotationRef/>
      </w:r>
      <w:r w:rsidRPr="006F37D3">
        <w:rPr>
          <w:color w:val="0000FF"/>
          <w:sz w:val="23"/>
          <w:szCs w:val="23"/>
          <w:shd w:val="clear" w:color="auto" w:fill="FCFCFC"/>
        </w:rPr>
        <w:t xml:space="preserve"> is a FIO (for-information-only) test in historical batches, and it has been added to the TSP document</w:t>
      </w:r>
      <w:r w:rsidRPr="006F37D3">
        <w:rPr>
          <w:rFonts w:ascii="Times New Roman" w:eastAsia="仿宋_GB2312" w:hAnsi="Times New Roman"/>
          <w:color w:val="0000FF"/>
          <w:sz w:val="21"/>
          <w:szCs w:val="21"/>
          <w:lang w:eastAsia="zh-CN"/>
        </w:rPr>
        <w:t>&lt;TSP-1400200305.01&gt;</w:t>
      </w:r>
      <w:r w:rsidRPr="006F37D3">
        <w:rPr>
          <w:color w:val="0000FF"/>
          <w:lang w:val="sv-SE"/>
        </w:rPr>
        <w:t>.</w:t>
      </w:r>
      <w:r w:rsidRPr="006F37D3">
        <w:rPr>
          <w:color w:val="0000FF"/>
          <w:lang w:val="sv-SE"/>
        </w:rPr>
        <w:br/>
      </w:r>
      <w:r w:rsidRPr="006F37D3">
        <w:rPr>
          <w:color w:val="0000FF"/>
          <w:sz w:val="23"/>
          <w:szCs w:val="23"/>
          <w:shd w:val="clear" w:color="auto" w:fill="FCFCFC"/>
        </w:rPr>
        <w:br/>
        <w:t xml:space="preserve"> A capping (end-capping) operation will be performed after the reaction is complete. The results of historical batches indicate that it does not affect the assessment of this reaction as a FIO test. Thank you.</w:t>
      </w:r>
      <w:r>
        <w:rPr>
          <w:color w:val="141414"/>
          <w:sz w:val="23"/>
          <w:szCs w:val="23"/>
          <w:shd w:val="clear" w:color="auto" w:fill="FCFCFC"/>
        </w:rPr>
        <w:br/>
      </w:r>
    </w:p>
  </w:comment>
  <w:comment w:id="3266" w:author="Johan Granander" w:date="2026-10-27T13:06:00Z" w:initials="JG">
    <w:p w14:paraId="3666EE1E" w14:textId="77777777" w:rsidR="005326C6" w:rsidRDefault="005326C6" w:rsidP="005326C6">
      <w:pPr>
        <w:pStyle w:val="affc"/>
      </w:pPr>
      <w:r>
        <w:rPr>
          <w:rStyle w:val="affe"/>
        </w:rPr>
        <w:annotationRef/>
      </w:r>
      <w:r>
        <w:rPr>
          <w:lang w:val="en-IE"/>
        </w:rPr>
        <w:t>It seems to be listed as a standard IPC in the PAR report. I will follow up with SMDD.</w:t>
      </w:r>
    </w:p>
  </w:comment>
  <w:comment w:id="3267" w:author="Xuning Wei12232" w:date="2026-10-27T23:19:00Z" w:initials="XW">
    <w:p w14:paraId="25C9BFFA" w14:textId="77777777" w:rsidR="005326C6" w:rsidRDefault="005326C6" w:rsidP="005326C6">
      <w:pPr>
        <w:pStyle w:val="affc"/>
        <w:rPr>
          <w:lang w:eastAsia="zh-CN"/>
        </w:rPr>
      </w:pPr>
      <w:r>
        <w:rPr>
          <w:rStyle w:val="affe"/>
        </w:rPr>
        <w:annotationRef/>
      </w:r>
      <w:r>
        <w:rPr>
          <w:lang w:eastAsia="zh-CN"/>
        </w:rPr>
        <w:t>Ok</w:t>
      </w:r>
      <w:r>
        <w:rPr>
          <w:rFonts w:hint="eastAsia"/>
          <w:lang w:eastAsia="zh-CN"/>
        </w:rPr>
        <w:t>，</w:t>
      </w:r>
      <w:r>
        <w:rPr>
          <w:rFonts w:hint="eastAsia"/>
          <w:lang w:eastAsia="zh-CN"/>
        </w:rPr>
        <w:t xml:space="preserve"> thank </w:t>
      </w:r>
      <w:r>
        <w:rPr>
          <w:lang w:eastAsia="zh-CN"/>
        </w:rPr>
        <w:t xml:space="preserve">you. </w:t>
      </w:r>
    </w:p>
  </w:comment>
  <w:comment w:id="3268" w:author="Johan Granander" w:date="2026-10-28T15:58:00Z" w:initials="JG">
    <w:p w14:paraId="47D6B3CF" w14:textId="77777777" w:rsidR="005326C6" w:rsidRDefault="005326C6" w:rsidP="005326C6">
      <w:pPr>
        <w:pStyle w:val="affc"/>
      </w:pPr>
      <w:r>
        <w:rPr>
          <w:rStyle w:val="affe"/>
        </w:rPr>
        <w:annotationRef/>
      </w:r>
      <w:r>
        <w:rPr>
          <w:lang w:val="en-IE"/>
        </w:rPr>
        <w:t xml:space="preserve">After further discussions today, the </w:t>
      </w:r>
      <w:proofErr w:type="spellStart"/>
      <w:r>
        <w:rPr>
          <w:lang w:val="en-IE"/>
        </w:rPr>
        <w:t>chloranil</w:t>
      </w:r>
      <w:proofErr w:type="spellEnd"/>
      <w:r>
        <w:rPr>
          <w:lang w:val="en-IE"/>
        </w:rPr>
        <w:t xml:space="preserve"> test will need to be included as an IPC. </w:t>
      </w:r>
    </w:p>
  </w:comment>
  <w:comment w:id="3269" w:author="Xuning Wei12232" w:date="2026-10-29T16:19:00Z" w:initials="XW">
    <w:p w14:paraId="59F0CC97" w14:textId="1BF4FFEB" w:rsidR="00E3307D" w:rsidRDefault="00E3307D">
      <w:pPr>
        <w:pStyle w:val="affc"/>
      </w:pPr>
      <w:r>
        <w:rPr>
          <w:rStyle w:val="affe"/>
        </w:rPr>
        <w:annotationRef/>
      </w:r>
      <w:r w:rsidRPr="00E3307D">
        <w:rPr>
          <w:color w:val="0000FF"/>
        </w:rPr>
        <w:t>Has been updated, validation of the relevant analytical method (AM-140020 -032) is under preparation.</w:t>
      </w:r>
      <w:r>
        <w:rPr>
          <w:color w:val="0000FF"/>
        </w:rPr>
        <w:t xml:space="preserve"> </w:t>
      </w:r>
    </w:p>
  </w:comment>
  <w:comment w:id="3618" w:author="Johan Granander" w:date="2026-10-25T12:10:00Z" w:initials="JG">
    <w:p w14:paraId="762AF9A2" w14:textId="77777777" w:rsidR="001B335E" w:rsidRDefault="001B335E" w:rsidP="00BA7CB0">
      <w:pPr>
        <w:pStyle w:val="CommentText1"/>
      </w:pPr>
      <w:r>
        <w:rPr>
          <w:rStyle w:val="CommentReference1"/>
        </w:rPr>
        <w:annotationRef/>
      </w:r>
      <w:r w:rsidRPr="006F37D3">
        <w:rPr>
          <w:lang w:val="sv-SE"/>
        </w:rPr>
        <w:t>Should this be ’11.4 V’ to align with the previous ’8.0 V’ charges?</w:t>
      </w:r>
    </w:p>
  </w:comment>
  <w:comment w:id="3619" w:author="Xuning Wei12232" w:date="2026-10-26T19:48:00Z" w:initials="XW">
    <w:p w14:paraId="25B44E62" w14:textId="0C949585" w:rsidR="001B335E" w:rsidRDefault="001B335E">
      <w:pPr>
        <w:pStyle w:val="affc"/>
      </w:pPr>
      <w:r>
        <w:rPr>
          <w:rStyle w:val="affe"/>
        </w:rPr>
        <w:annotationRef/>
      </w:r>
      <w:r w:rsidRPr="000C3421">
        <w:rPr>
          <w:color w:val="000000" w:themeColor="text1"/>
          <w:sz w:val="23"/>
          <w:szCs w:val="23"/>
          <w:shd w:val="clear" w:color="auto" w:fill="FCFCFC"/>
        </w:rPr>
        <w:t xml:space="preserve">In historical batch production, this value was consistent with the previous 8v, while the PAR study was conducted at 10.39v. </w:t>
      </w:r>
      <w:r w:rsidRPr="000C3421">
        <w:rPr>
          <w:color w:val="000000" w:themeColor="text1"/>
          <w:sz w:val="23"/>
          <w:szCs w:val="23"/>
          <w:shd w:val="clear" w:color="auto" w:fill="FCFCFC"/>
        </w:rPr>
        <w:br/>
      </w:r>
      <w:r w:rsidRPr="000C3421">
        <w:rPr>
          <w:color w:val="000000" w:themeColor="text1"/>
          <w:sz w:val="23"/>
          <w:szCs w:val="23"/>
          <w:shd w:val="clear" w:color="auto" w:fill="FCFCFC"/>
        </w:rPr>
        <w:br/>
        <w:t xml:space="preserve">Per PAR report and the PFD document (target: 9.68kg/ kg and PAR: 7.44-10.91 kg/kg), adjusting it to 8v would bring it close to the PAR lower limit and introduce an operational risk. </w:t>
      </w:r>
    </w:p>
  </w:comment>
  <w:comment w:id="4034" w:author="Johan Granander" w:date="2026-10-25T12:14:00Z" w:initials="JG">
    <w:p w14:paraId="61A7AD82" w14:textId="77777777" w:rsidR="001B335E" w:rsidRDefault="001B335E" w:rsidP="00DF45CF">
      <w:pPr>
        <w:pStyle w:val="CommentText1"/>
      </w:pPr>
      <w:r>
        <w:rPr>
          <w:rStyle w:val="CommentReference1"/>
        </w:rPr>
        <w:annotationRef/>
      </w:r>
      <w:r>
        <w:rPr>
          <w:lang w:val="sv-SE"/>
        </w:rPr>
        <w:t>’12.0 V’?</w:t>
      </w:r>
    </w:p>
  </w:comment>
  <w:comment w:id="4035" w:author="Xuning Wei12232" w:date="2026-10-26T17:47:00Z" w:initials="XW">
    <w:p w14:paraId="032DE331" w14:textId="4774A673" w:rsidR="001B335E" w:rsidRDefault="001B335E">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 xml:space="preserve">as been updated, thank you. </w:t>
      </w:r>
    </w:p>
  </w:comment>
  <w:comment w:id="4421" w:author="Johan Granander" w:date="2026-10-25T12:18:00Z" w:initials="JG">
    <w:p w14:paraId="538B3A8E" w14:textId="77777777" w:rsidR="001B335E" w:rsidRDefault="001B335E" w:rsidP="00424758">
      <w:pPr>
        <w:pStyle w:val="CommentText1"/>
      </w:pPr>
      <w:r>
        <w:rPr>
          <w:rStyle w:val="CommentReference1"/>
        </w:rPr>
        <w:annotationRef/>
      </w:r>
      <w:r>
        <w:rPr>
          <w:lang w:val="sv-SE"/>
        </w:rPr>
        <w:t>’12.0 V’?</w:t>
      </w:r>
    </w:p>
  </w:comment>
  <w:comment w:id="4422" w:author="Xuning Wei12232" w:date="2026-10-26T17:58:00Z" w:initials="XW">
    <w:p w14:paraId="5BB65CD2" w14:textId="4CE062AE" w:rsidR="001B335E" w:rsidRDefault="001B335E">
      <w:pPr>
        <w:pStyle w:val="affc"/>
        <w:rPr>
          <w:lang w:eastAsia="zh-CN"/>
        </w:rPr>
      </w:pPr>
      <w:r>
        <w:rPr>
          <w:rStyle w:val="affe"/>
        </w:rPr>
        <w:annotationRef/>
      </w:r>
      <w:r>
        <w:rPr>
          <w:lang w:eastAsia="zh-CN"/>
        </w:rPr>
        <w:t>Has been updated, thank you.</w:t>
      </w:r>
    </w:p>
  </w:comment>
  <w:comment w:id="4711" w:author="Johan Granander" w:date="2026-10-25T12:21:00Z" w:initials="JG">
    <w:p w14:paraId="51AC2FBD" w14:textId="77777777" w:rsidR="001B335E" w:rsidRDefault="001B335E" w:rsidP="00226194">
      <w:pPr>
        <w:pStyle w:val="CommentText1"/>
      </w:pPr>
      <w:r>
        <w:rPr>
          <w:rStyle w:val="CommentReference1"/>
        </w:rPr>
        <w:annotationRef/>
      </w:r>
      <w:r>
        <w:rPr>
          <w:lang w:val="sv-SE"/>
        </w:rPr>
        <w:t>For the pre-Val17 coupling, the PAR report states that the DMF wash quantity is 2x NLT 9.48 kg/kg. Please check PAR report.</w:t>
      </w:r>
    </w:p>
  </w:comment>
  <w:comment w:id="4712" w:author="Xuning Wei12232" w:date="2026-10-26T19:54:00Z" w:initials="XW">
    <w:p w14:paraId="711AEC12" w14:textId="5B7F18B1" w:rsidR="001B335E" w:rsidRPr="00496993" w:rsidRDefault="001B335E">
      <w:pPr>
        <w:pStyle w:val="affc"/>
      </w:pPr>
      <w:r w:rsidRPr="008A6F47">
        <w:rPr>
          <w:rStyle w:val="affe"/>
          <w:color w:val="0000FF"/>
        </w:rPr>
        <w:annotationRef/>
      </w:r>
      <w:r w:rsidRPr="000C3421">
        <w:rPr>
          <w:color w:val="000000" w:themeColor="text1"/>
        </w:rPr>
        <w:t>Revised. Thank you.</w:t>
      </w:r>
    </w:p>
  </w:comment>
  <w:comment w:id="5362" w:author="Johan Granander" w:date="2026-10-25T12:26:00Z" w:initials="JG">
    <w:p w14:paraId="31144CF2" w14:textId="77777777" w:rsidR="001B335E" w:rsidRDefault="001B335E" w:rsidP="00BE46BF">
      <w:pPr>
        <w:pStyle w:val="CommentText1"/>
      </w:pPr>
      <w:r>
        <w:rPr>
          <w:rStyle w:val="CommentReference1"/>
        </w:rPr>
        <w:annotationRef/>
      </w:r>
      <w:r>
        <w:rPr>
          <w:lang w:val="sv-SE"/>
        </w:rPr>
        <w:t>’12.0 V’?</w:t>
      </w:r>
    </w:p>
  </w:comment>
  <w:comment w:id="5363" w:author="Xuning Wei12232" w:date="2026-10-26T17:59:00Z" w:initials="XW">
    <w:p w14:paraId="57368DDE" w14:textId="58C67DAC" w:rsidR="001B335E" w:rsidRDefault="001B335E">
      <w:pPr>
        <w:pStyle w:val="affc"/>
        <w:rPr>
          <w:lang w:eastAsia="zh-CN"/>
        </w:rPr>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5391" w:author="Johan Granander" w:date="2026-10-28T16:12:00Z" w:initials="JG">
    <w:p w14:paraId="16794495" w14:textId="77777777" w:rsidR="00344262" w:rsidRDefault="00344262" w:rsidP="00344262">
      <w:pPr>
        <w:pStyle w:val="affc"/>
      </w:pPr>
      <w:r>
        <w:rPr>
          <w:rStyle w:val="affe"/>
        </w:rPr>
        <w:annotationRef/>
      </w:r>
      <w:r>
        <w:rPr>
          <w:lang w:val="en-IE"/>
        </w:rPr>
        <w:t>Should this be 4.0 V?</w:t>
      </w:r>
    </w:p>
  </w:comment>
  <w:comment w:id="5392" w:author="Xuning Wei12232" w:date="2026-10-29T16:36:00Z" w:initials="XW">
    <w:p w14:paraId="0ED1315B" w14:textId="12D1C335" w:rsidR="00C33615" w:rsidRDefault="00C33615">
      <w:pPr>
        <w:pStyle w:val="affc"/>
        <w:rPr>
          <w:lang w:eastAsia="zh-CN"/>
        </w:rPr>
      </w:pPr>
      <w:r>
        <w:rPr>
          <w:rStyle w:val="affe"/>
        </w:rPr>
        <w:annotationRef/>
      </w:r>
      <w:r>
        <w:rPr>
          <w:rFonts w:hint="eastAsia"/>
          <w:lang w:eastAsia="zh-CN"/>
        </w:rPr>
        <w:t>H</w:t>
      </w:r>
      <w:r>
        <w:rPr>
          <w:lang w:eastAsia="zh-CN"/>
        </w:rPr>
        <w:t>as been updated, thank you.</w:t>
      </w:r>
    </w:p>
  </w:comment>
  <w:comment w:id="5691" w:author="Johan Granander" w:date="2026-10-25T12:29:00Z" w:initials="JG">
    <w:p w14:paraId="09A6C28A" w14:textId="77777777" w:rsidR="001B335E" w:rsidRDefault="001B335E" w:rsidP="004400ED">
      <w:pPr>
        <w:pStyle w:val="CommentText1"/>
      </w:pPr>
      <w:r>
        <w:rPr>
          <w:rStyle w:val="CommentReference1"/>
        </w:rPr>
        <w:annotationRef/>
      </w:r>
      <w:r>
        <w:rPr>
          <w:lang w:val="sv-SE"/>
        </w:rPr>
        <w:t>’12.0 V’?</w:t>
      </w:r>
    </w:p>
  </w:comment>
  <w:comment w:id="5692" w:author="Xuning Wei12232" w:date="2026-10-26T18:00:00Z" w:initials="XW">
    <w:p w14:paraId="51D02499" w14:textId="4D43E3F3" w:rsidR="001B335E" w:rsidRPr="000C3421" w:rsidRDefault="001B335E">
      <w:pPr>
        <w:pStyle w:val="affc"/>
        <w:rPr>
          <w:color w:val="000000" w:themeColor="text1"/>
          <w:lang w:eastAsia="zh-CN"/>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5865" w:author="Orla O'Regan" w:date="2026-08-06T14:40:00Z" w:initials="OO">
    <w:p w14:paraId="25E00D68" w14:textId="77777777" w:rsidR="001B335E" w:rsidRDefault="001B335E">
      <w:r>
        <w:rPr>
          <w:rStyle w:val="CommentReference1"/>
        </w:rPr>
        <w:annotationRef/>
      </w:r>
      <w:proofErr w:type="gramStart"/>
      <w:r>
        <w:t>should</w:t>
      </w:r>
      <w:proofErr w:type="gramEnd"/>
      <w:r>
        <w:t xml:space="preserve"> there be verbiage on what constitutes a Positive sample=Incomplete Coupling added if not already added in the PVP? </w:t>
      </w:r>
    </w:p>
    <w:p w14:paraId="3048BA75" w14:textId="77777777" w:rsidR="001B335E" w:rsidRDefault="001B335E">
      <w:pPr>
        <w:ind w:leftChars="410" w:left="902"/>
      </w:pPr>
    </w:p>
    <w:p w14:paraId="134828C6" w14:textId="77777777" w:rsidR="001B335E" w:rsidRDefault="001B335E">
      <w:pPr>
        <w:ind w:leftChars="410" w:left="902"/>
      </w:pPr>
      <w:r>
        <w:t xml:space="preserve">Yellow to Orange Report Negative= Complete coupling. </w:t>
      </w:r>
    </w:p>
    <w:p w14:paraId="23EB2B10" w14:textId="77777777" w:rsidR="001B335E" w:rsidRDefault="001B335E">
      <w:pPr>
        <w:ind w:leftChars="410" w:left="902"/>
      </w:pPr>
      <w:r>
        <w:t>Blue to Black Positive= Incomplete coupling</w:t>
      </w:r>
    </w:p>
    <w:p w14:paraId="3793568E" w14:textId="77777777" w:rsidR="001B335E" w:rsidRDefault="001B335E">
      <w:pPr>
        <w:ind w:leftChars="410" w:left="902"/>
      </w:pPr>
    </w:p>
    <w:p w14:paraId="6A4CBF23" w14:textId="77777777" w:rsidR="001B335E" w:rsidRDefault="001B335E">
      <w:pPr>
        <w:ind w:leftChars="410" w:left="902"/>
      </w:pPr>
      <w:r>
        <w:t xml:space="preserve">Also is the preference to report as negative &amp; </w:t>
      </w:r>
      <w:proofErr w:type="spellStart"/>
      <w:r>
        <w:t>possitive</w:t>
      </w:r>
      <w:proofErr w:type="spellEnd"/>
      <w:r>
        <w:t>, as opposed to pass/fail</w:t>
      </w:r>
    </w:p>
  </w:comment>
  <w:comment w:id="5866" w:author="Zhenxin Yan - Network" w:date="2026-08-07T10:11:00Z" w:initials="ZN">
    <w:p w14:paraId="2E9E7CED" w14:textId="77777777" w:rsidR="001B335E" w:rsidRDefault="001B335E">
      <w:r>
        <w:rPr>
          <w:rStyle w:val="CommentReference1"/>
        </w:rPr>
        <w:annotationRef/>
      </w:r>
      <w:r>
        <w:t>Added, thanks for suggestions</w:t>
      </w:r>
    </w:p>
  </w:comment>
  <w:comment w:id="5867" w:author="Orla O'Regan" w:date="2026-08-07T14:27:00Z" w:initials="OO">
    <w:p w14:paraId="5FE2F6CA" w14:textId="77777777" w:rsidR="001B335E" w:rsidRDefault="001B335E">
      <w:pPr>
        <w:pStyle w:val="CommentText2"/>
      </w:pPr>
      <w:r>
        <w:rPr>
          <w:rStyle w:val="CommentReference1"/>
        </w:rPr>
        <w:annotationRef/>
      </w:r>
      <w:r>
        <w:t xml:space="preserve">Thank you! </w:t>
      </w:r>
    </w:p>
    <w:p w14:paraId="7FDDDAD4" w14:textId="77777777" w:rsidR="001B335E" w:rsidRDefault="001B335E">
      <w:pPr>
        <w:pStyle w:val="CommentText2"/>
        <w:ind w:leftChars="410" w:left="902"/>
      </w:pPr>
      <w:r>
        <w:t>There is a change control to update the MOR can you make sure that this is also reflected in the MOR please?</w:t>
      </w:r>
    </w:p>
  </w:comment>
  <w:comment w:id="5868" w:author="Xuning Wei12232" w:date="2026-08-11T15:23:00Z" w:initials="XW">
    <w:p w14:paraId="3AE24F46" w14:textId="77777777" w:rsidR="001B335E" w:rsidRDefault="001B335E">
      <w:pPr>
        <w:pStyle w:val="CommentText2"/>
        <w:rPr>
          <w:lang w:eastAsia="zh-CN"/>
        </w:rPr>
      </w:pPr>
      <w:r>
        <w:rPr>
          <w:rStyle w:val="CommentReference1"/>
        </w:rPr>
        <w:annotationRef/>
      </w:r>
      <w:r>
        <w:t>Yes, this will be updated in the MOR. Thanks.</w:t>
      </w:r>
    </w:p>
  </w:comment>
  <w:comment w:id="6011" w:author="Johan Granander" w:date="2026-10-25T12:31:00Z" w:initials="JG">
    <w:p w14:paraId="2C95F69D" w14:textId="77777777" w:rsidR="001B335E" w:rsidRDefault="001B335E" w:rsidP="003641D0">
      <w:pPr>
        <w:pStyle w:val="CommentText1"/>
      </w:pPr>
      <w:r>
        <w:rPr>
          <w:rStyle w:val="CommentReference1"/>
        </w:rPr>
        <w:annotationRef/>
      </w:r>
      <w:r>
        <w:rPr>
          <w:lang w:val="sv-SE"/>
        </w:rPr>
        <w:t>’12.0 V’?</w:t>
      </w:r>
    </w:p>
  </w:comment>
  <w:comment w:id="6012" w:author="Xuning Wei12232" w:date="2026-10-26T18:00:00Z" w:initials="XW">
    <w:p w14:paraId="4F3F98CD" w14:textId="03ED85B0" w:rsidR="001B335E" w:rsidRPr="000C3421" w:rsidRDefault="001B335E">
      <w:pPr>
        <w:pStyle w:val="affc"/>
        <w:rPr>
          <w:color w:val="000000" w:themeColor="text1"/>
        </w:rPr>
      </w:pPr>
      <w:r w:rsidRPr="000C3421">
        <w:rPr>
          <w:rStyle w:val="affe"/>
          <w:color w:val="000000" w:themeColor="text1"/>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320" w:author="Johan Granander" w:date="2026-10-25T12:33:00Z" w:initials="JG">
    <w:p w14:paraId="5C4F9E3E" w14:textId="77777777" w:rsidR="001B335E" w:rsidRDefault="001B335E" w:rsidP="00440ACC">
      <w:pPr>
        <w:pStyle w:val="CommentText1"/>
      </w:pPr>
      <w:r>
        <w:rPr>
          <w:rStyle w:val="CommentReference1"/>
        </w:rPr>
        <w:annotationRef/>
      </w:r>
      <w:r>
        <w:rPr>
          <w:lang w:val="sv-SE"/>
        </w:rPr>
        <w:t>The PAR report states that the DMF wash prior to the Leu12 coupling should be 2x NLT 9.48 kg/kg. Please check PAR report.</w:t>
      </w:r>
    </w:p>
  </w:comment>
  <w:comment w:id="6321" w:author="Xuning Wei12232" w:date="2026-10-26T20:22:00Z" w:initials="XW">
    <w:p w14:paraId="46D116A1" w14:textId="0B6C78ED" w:rsidR="001B335E" w:rsidRDefault="001B335E">
      <w:pPr>
        <w:pStyle w:val="affc"/>
      </w:pPr>
      <w:r>
        <w:rPr>
          <w:rStyle w:val="affe"/>
        </w:rPr>
        <w:annotationRef/>
      </w:r>
      <w:r w:rsidRPr="000C3421">
        <w:rPr>
          <w:color w:val="000000" w:themeColor="text1"/>
        </w:rPr>
        <w:t>Revised. Thank you.</w:t>
      </w:r>
    </w:p>
  </w:comment>
  <w:comment w:id="6633" w:author="Johan Granander" w:date="2026-10-25T12:50:00Z" w:initials="JG">
    <w:p w14:paraId="6A25ABEC" w14:textId="77777777" w:rsidR="001B335E" w:rsidRDefault="001B335E" w:rsidP="003B3A8B">
      <w:pPr>
        <w:pStyle w:val="CommentText1"/>
      </w:pPr>
      <w:r>
        <w:rPr>
          <w:rStyle w:val="CommentReference1"/>
        </w:rPr>
        <w:annotationRef/>
      </w:r>
      <w:r>
        <w:rPr>
          <w:lang w:val="sv-SE"/>
        </w:rPr>
        <w:t xml:space="preserve">Should this not be 8.73 kg/kg as per the PAR report? Please check. </w:t>
      </w:r>
      <w:r>
        <w:rPr>
          <w:lang w:val="sv-SE"/>
        </w:rPr>
        <w:br/>
      </w:r>
      <w:r>
        <w:rPr>
          <w:lang w:val="sv-SE"/>
        </w:rPr>
        <w:br/>
        <w:t>I also need to add this to the PFD as I missed this extended IPAc wash.</w:t>
      </w:r>
    </w:p>
  </w:comment>
  <w:comment w:id="6634" w:author="Xuning Wei12232" w:date="2026-10-26T20:20:00Z" w:initials="XW">
    <w:p w14:paraId="2E83CBEF" w14:textId="5CE13592" w:rsidR="001B335E" w:rsidRDefault="001B335E">
      <w:pPr>
        <w:pStyle w:val="affc"/>
        <w:rPr>
          <w:lang w:eastAsia="zh-CN"/>
        </w:rPr>
      </w:pPr>
      <w:r>
        <w:rPr>
          <w:rStyle w:val="affe"/>
        </w:rPr>
        <w:annotationRef/>
      </w:r>
      <w:r w:rsidRPr="000C3421">
        <w:rPr>
          <w:color w:val="000000" w:themeColor="text1"/>
        </w:rPr>
        <w:t>Yes, it is a typo. Thank you for your advice.</w:t>
      </w:r>
    </w:p>
  </w:comment>
  <w:comment w:id="6669" w:author="Johan Granander" w:date="2026-10-25T12:54:00Z" w:initials="JG">
    <w:p w14:paraId="61DC8EB9" w14:textId="77777777" w:rsidR="001B335E" w:rsidRDefault="001B335E" w:rsidP="00D15F12">
      <w:pPr>
        <w:pStyle w:val="CommentText1"/>
      </w:pPr>
      <w:r>
        <w:rPr>
          <w:rStyle w:val="CommentReference1"/>
        </w:rPr>
        <w:annotationRef/>
      </w:r>
      <w:r>
        <w:rPr>
          <w:lang w:val="sv-SE"/>
        </w:rPr>
        <w:t>’12.0 V’?</w:t>
      </w:r>
    </w:p>
  </w:comment>
  <w:comment w:id="6670" w:author="Xuning Wei12232" w:date="2026-10-26T18:00:00Z" w:initials="XW">
    <w:p w14:paraId="4A2E7366" w14:textId="787C603B" w:rsidR="001B335E" w:rsidRDefault="001B335E">
      <w:pPr>
        <w:pStyle w:val="affc"/>
      </w:pPr>
      <w:r>
        <w:rPr>
          <w:rStyle w:val="affe"/>
        </w:rPr>
        <w:annotationRef/>
      </w:r>
      <w:r w:rsidRPr="000C3421">
        <w:rPr>
          <w:rFonts w:hint="eastAsia"/>
          <w:color w:val="000000" w:themeColor="text1"/>
          <w:lang w:eastAsia="zh-CN"/>
        </w:rPr>
        <w:t>H</w:t>
      </w:r>
      <w:r w:rsidRPr="000C3421">
        <w:rPr>
          <w:color w:val="000000" w:themeColor="text1"/>
          <w:lang w:eastAsia="zh-CN"/>
        </w:rPr>
        <w:t>as been updated, thank you.</w:t>
      </w:r>
    </w:p>
  </w:comment>
  <w:comment w:id="6869" w:author="Yu Lin Zhao" w:date="2026-07-22T17:56:00Z" w:initials="YZ">
    <w:p w14:paraId="376C8AFD" w14:textId="77777777" w:rsidR="001B335E" w:rsidRDefault="001B335E">
      <w:pPr>
        <w:pStyle w:val="CommentText10"/>
      </w:pPr>
      <w:r>
        <w:rPr>
          <w:rStyle w:val="CommentReference1"/>
        </w:rPr>
        <w:annotationRef/>
      </w:r>
      <w:r>
        <w:t>10.0?</w:t>
      </w:r>
    </w:p>
  </w:comment>
  <w:comment w:id="6870" w:author="Xuning Wei12232" w:date="2026-07-24T17:32:00Z" w:initials="XW">
    <w:p w14:paraId="16AF619A" w14:textId="77777777" w:rsidR="001B335E" w:rsidRDefault="001B335E">
      <w:pPr>
        <w:pStyle w:val="CommentText10"/>
      </w:pPr>
      <w:r>
        <w:rPr>
          <w:rStyle w:val="CommentReference1"/>
        </w:rPr>
        <w:annotationRef/>
      </w:r>
      <w:r>
        <w:t>Revised</w:t>
      </w:r>
    </w:p>
  </w:comment>
  <w:comment w:id="6874" w:author="Johan Granander" w:date="2026-10-25T12:58:00Z" w:initials="JG">
    <w:p w14:paraId="2FBF2B10" w14:textId="77777777" w:rsidR="001B335E" w:rsidRDefault="001B335E" w:rsidP="00A07897">
      <w:pPr>
        <w:pStyle w:val="CommentText1"/>
      </w:pPr>
      <w:r>
        <w:rPr>
          <w:rStyle w:val="CommentReference1"/>
        </w:rPr>
        <w:annotationRef/>
      </w:r>
      <w:r>
        <w:rPr>
          <w:lang w:val="sv-SE"/>
        </w:rPr>
        <w:t>Is an extra volume added just to keep above the PAR?</w:t>
      </w:r>
    </w:p>
  </w:comment>
  <w:comment w:id="6875" w:author="Xuning Wei12232" w:date="2026-10-26T20:29:00Z" w:initials="XW">
    <w:p w14:paraId="2D96A8AD" w14:textId="362AAEE4" w:rsidR="001B335E" w:rsidRPr="000C3421" w:rsidRDefault="001B335E">
      <w:pPr>
        <w:pStyle w:val="affc"/>
        <w:rPr>
          <w:color w:val="000000" w:themeColor="text1"/>
          <w:lang w:eastAsia="zh-CN"/>
        </w:rPr>
      </w:pPr>
      <w:r w:rsidRPr="000C3421">
        <w:rPr>
          <w:rStyle w:val="affe"/>
          <w:color w:val="000000" w:themeColor="text1"/>
        </w:rPr>
        <w:annotationRef/>
      </w:r>
      <w:r w:rsidRPr="000C3421">
        <w:rPr>
          <w:color w:val="000000" w:themeColor="text1"/>
        </w:rPr>
        <w:t xml:space="preserve">Yes, 1 V </w:t>
      </w:r>
      <w:proofErr w:type="spellStart"/>
      <w:r w:rsidRPr="000C3421">
        <w:rPr>
          <w:color w:val="000000" w:themeColor="text1"/>
        </w:rPr>
        <w:t>IPA</w:t>
      </w:r>
      <w:r w:rsidRPr="000C3421">
        <w:rPr>
          <w:rFonts w:hint="eastAsia"/>
          <w:color w:val="000000" w:themeColor="text1"/>
          <w:lang w:eastAsia="zh-CN"/>
        </w:rPr>
        <w:t>c</w:t>
      </w:r>
      <w:proofErr w:type="spellEnd"/>
      <w:r w:rsidRPr="000C3421">
        <w:rPr>
          <w:color w:val="000000" w:themeColor="text1"/>
        </w:rPr>
        <w:t xml:space="preserve"> has been added to the target value to maintain results above the PAR. Thank you.</w:t>
      </w:r>
    </w:p>
  </w:comment>
  <w:comment w:id="6905" w:author="Johan Granander" w:date="2026-10-25T12:58:00Z" w:initials="JG">
    <w:p w14:paraId="5E5F8D69" w14:textId="77777777" w:rsidR="001B335E" w:rsidRDefault="001B335E" w:rsidP="00BD3C20">
      <w:pPr>
        <w:pStyle w:val="CommentText1"/>
      </w:pPr>
      <w:r>
        <w:rPr>
          <w:rStyle w:val="CommentReference1"/>
        </w:rPr>
        <w:annotationRef/>
      </w:r>
      <w:r>
        <w:rPr>
          <w:lang w:val="sv-SE"/>
        </w:rPr>
        <w:t>Is an extra volume added just to keep above the PAR?</w:t>
      </w:r>
    </w:p>
  </w:comment>
  <w:comment w:id="6906" w:author="Xuning Wei12232" w:date="2026-10-26T20:31:00Z" w:initials="XW">
    <w:p w14:paraId="31B4486B" w14:textId="554C925B" w:rsidR="001B335E" w:rsidRDefault="001B335E">
      <w:pPr>
        <w:pStyle w:val="affc"/>
      </w:pPr>
      <w:r>
        <w:rPr>
          <w:rStyle w:val="affe"/>
        </w:rPr>
        <w:annotationRef/>
      </w:r>
      <w:r w:rsidRPr="000C3421">
        <w:rPr>
          <w:color w:val="000000" w:themeColor="text1"/>
        </w:rPr>
        <w:t>Yes, 1 V Toluene has been added to the target value to maintain results above the PAR. Thank you.</w:t>
      </w:r>
    </w:p>
  </w:comment>
  <w:comment w:id="6938" w:author="Johan Granander" w:date="2026-10-25T12:58:00Z" w:initials="JG">
    <w:p w14:paraId="5B3D4EDD" w14:textId="77777777" w:rsidR="001B335E" w:rsidRPr="00997657" w:rsidRDefault="001B335E" w:rsidP="00BD3C20">
      <w:pPr>
        <w:pStyle w:val="CommentText1"/>
        <w:rPr>
          <w:caps/>
        </w:rPr>
      </w:pPr>
      <w:r w:rsidRPr="00997657">
        <w:rPr>
          <w:rStyle w:val="CommentReference1"/>
          <w:caps/>
        </w:rPr>
        <w:annotationRef/>
      </w:r>
      <w:r w:rsidRPr="00997657">
        <w:rPr>
          <w:caps/>
          <w:lang w:val="sv-SE"/>
        </w:rPr>
        <w:t>Is an extra volume added just to keep above the PAR?</w:t>
      </w:r>
    </w:p>
  </w:comment>
  <w:comment w:id="6939" w:author="Xuning Wei12232" w:date="2026-10-26T20:31:00Z" w:initials="XW">
    <w:p w14:paraId="7597908F" w14:textId="5BDBEF36" w:rsidR="001B335E" w:rsidRPr="000C3421" w:rsidRDefault="001B335E">
      <w:pPr>
        <w:pStyle w:val="affc"/>
        <w:rPr>
          <w:color w:val="000000" w:themeColor="text1"/>
        </w:rPr>
      </w:pPr>
      <w:r w:rsidRPr="000C3421">
        <w:rPr>
          <w:rStyle w:val="affe"/>
          <w:color w:val="000000" w:themeColor="text1"/>
        </w:rPr>
        <w:annotationRef/>
      </w:r>
      <w:r w:rsidRPr="000C3421">
        <w:rPr>
          <w:color w:val="000000" w:themeColor="text1"/>
        </w:rPr>
        <w:t>Yes, 1 V MTBE has been added to the target value to maintain results above the PAR. Thank you.</w:t>
      </w:r>
    </w:p>
  </w:comment>
  <w:comment w:id="7021" w:author="Novie Atakiwe" w:date="2026-08-05T16:50:00Z" w:initials="NA">
    <w:p w14:paraId="1EB82C74" w14:textId="77777777" w:rsidR="001B335E" w:rsidRDefault="001B335E">
      <w:pPr>
        <w:pStyle w:val="CommentText2"/>
      </w:pPr>
      <w:r>
        <w:rPr>
          <w:rStyle w:val="CommentReference1"/>
        </w:rPr>
        <w:annotationRef/>
      </w:r>
      <w:r>
        <w:rPr>
          <w:lang w:val="en-IE"/>
        </w:rPr>
        <w:t xml:space="preserve">Why was this table deleted? </w:t>
      </w:r>
    </w:p>
  </w:comment>
  <w:comment w:id="7022" w:author="Xuning Wei12232" w:date="2026-08-06T13:55:00Z" w:initials="XW">
    <w:p w14:paraId="7A9FB7A7" w14:textId="77777777" w:rsidR="001B335E" w:rsidRDefault="001B335E">
      <w:pPr>
        <w:pStyle w:val="CommentText2"/>
      </w:pPr>
      <w:r>
        <w:rPr>
          <w:rStyle w:val="CommentReference1"/>
        </w:rPr>
        <w:annotationRef/>
      </w:r>
      <w:r>
        <w:rPr>
          <w:lang w:eastAsia="zh-CN"/>
        </w:rPr>
        <w:t>According to above comments, the success criteria for PV cannot be dependent on fulfilling all parameters. And we will add the CPPs, CIPCs and IPCs in Section 10.</w:t>
      </w:r>
    </w:p>
  </w:comment>
  <w:comment w:id="7023" w:author="Xuning Wei12232" w:date="2026-08-06T20:44:00Z" w:initials="XW">
    <w:p w14:paraId="5DFA7172" w14:textId="77777777" w:rsidR="001B335E" w:rsidRDefault="001B335E">
      <w:pPr>
        <w:pStyle w:val="CommentText2"/>
      </w:pPr>
      <w:r>
        <w:rPr>
          <w:rStyle w:val="CommentReference1"/>
        </w:rPr>
        <w:annotationRef/>
      </w:r>
      <w:r>
        <w:t>We may retain this table as an appendix if necessary. Do we need to provide it?</w:t>
      </w:r>
    </w:p>
  </w:comment>
  <w:comment w:id="7024" w:author="Novie Atakiwe" w:date="2026-08-11T13:56:00Z" w:initials="NA">
    <w:p w14:paraId="4FFF2055" w14:textId="77777777" w:rsidR="001B335E" w:rsidRDefault="001B335E">
      <w:pPr>
        <w:pStyle w:val="CommentText2"/>
      </w:pPr>
      <w:r>
        <w:rPr>
          <w:rStyle w:val="CommentReference1"/>
        </w:rPr>
        <w:annotationRef/>
      </w:r>
      <w:r>
        <w:rPr>
          <w:lang w:val="en-IE"/>
        </w:rPr>
        <w:t>Yes please add it as an appendix</w:t>
      </w:r>
    </w:p>
  </w:comment>
  <w:comment w:id="7025" w:author="Xuning Wei12232" w:date="2026-08-12T19:49:00Z" w:initials="XW">
    <w:p w14:paraId="779F294E" w14:textId="77777777" w:rsidR="001B335E" w:rsidRDefault="001B335E">
      <w:pPr>
        <w:pStyle w:val="CommentText2"/>
      </w:pPr>
      <w:r>
        <w:rPr>
          <w:rStyle w:val="CommentReference1"/>
        </w:rPr>
        <w:annotationRef/>
      </w:r>
      <w:r>
        <w:t>Relevant content will be added to Appendix 5, and full detailed data will be supplemented after the confirmation of PAR and NOR data. Thanks.</w:t>
      </w:r>
    </w:p>
  </w:comment>
  <w:comment w:id="7034" w:author="Yiwen Zhang" w:date="2026-07-29T10:59:00Z" w:initials="YZ">
    <w:p w14:paraId="56C1D0DC" w14:textId="77777777" w:rsidR="001B335E" w:rsidRDefault="001B335E">
      <w:pPr>
        <w:pStyle w:val="CommentText10"/>
      </w:pPr>
      <w:r>
        <w:rPr>
          <w:rStyle w:val="CommentReference1"/>
        </w:rPr>
        <w:annotationRef/>
      </w:r>
      <w:r>
        <w:t>Please add the tables for CPPs, IPCs, CIPCs in this section.</w:t>
      </w:r>
    </w:p>
  </w:comment>
  <w:comment w:id="7035" w:author="Xuning Wei12232" w:date="2026-08-03T16:00:00Z" w:initials="XW">
    <w:p w14:paraId="48B732DA" w14:textId="77777777" w:rsidR="001B335E" w:rsidRDefault="001B335E">
      <w:pPr>
        <w:pStyle w:val="CommentText2"/>
        <w:rPr>
          <w:lang w:eastAsia="zh-CN"/>
        </w:rPr>
      </w:pPr>
      <w:r>
        <w:rPr>
          <w:rStyle w:val="CommentReference1"/>
        </w:rPr>
        <w:annotationRef/>
      </w:r>
      <w:r>
        <w:t>IPCs added, no CQAs identified.</w:t>
      </w:r>
    </w:p>
  </w:comment>
  <w:comment w:id="7036" w:author="Xuning Wei12232" w:date="2026-10-27T15:22:00Z" w:initials="XW">
    <w:p w14:paraId="6D1F51DE" w14:textId="0FC5A241" w:rsidR="001B335E" w:rsidRDefault="001B335E">
      <w:pPr>
        <w:pStyle w:val="affc"/>
      </w:pPr>
      <w:r>
        <w:rPr>
          <w:rStyle w:val="affe"/>
        </w:rPr>
        <w:annotationRef/>
      </w:r>
      <w:r>
        <w:t>Revisions have been made with reference to the L3 template. Thank you.</w:t>
      </w:r>
    </w:p>
  </w:comment>
  <w:comment w:id="7045" w:author="Xuning Wei12232" w:date="2026-07-20T21:23:00Z" w:initials="XW">
    <w:p w14:paraId="77F7F1C1" w14:textId="77777777" w:rsidR="001B335E" w:rsidRDefault="001B335E">
      <w:pPr>
        <w:pStyle w:val="CommentText10"/>
      </w:pPr>
      <w:r>
        <w:rPr>
          <w:rStyle w:val="CommentReference1"/>
        </w:rPr>
        <w:annotationRef/>
      </w:r>
      <w:r>
        <w:t xml:space="preserve">The naming of these documents will be revised to comply with </w:t>
      </w:r>
      <w:proofErr w:type="spellStart"/>
      <w:r>
        <w:t>Asymchem</w:t>
      </w:r>
      <w:proofErr w:type="spellEnd"/>
      <w:r>
        <w:t xml:space="preserve"> after CPP data becomes available.</w:t>
      </w:r>
    </w:p>
  </w:comment>
  <w:comment w:id="7046" w:author="Johan Granander" w:date="2026-07-22T10:04:00Z" w:initials="JG">
    <w:p w14:paraId="02E912F6" w14:textId="77777777" w:rsidR="001B335E" w:rsidRDefault="001B335E">
      <w:pPr>
        <w:pStyle w:val="CommentText10"/>
      </w:pPr>
      <w:r>
        <w:rPr>
          <w:rStyle w:val="CommentReference1"/>
        </w:rPr>
        <w:annotationRef/>
      </w:r>
      <w:r>
        <w:rPr>
          <w:lang w:val="en-IE"/>
        </w:rPr>
        <w:t xml:space="preserve">We should probably reference the Process Flow Document (PFD) here as well when available </w:t>
      </w:r>
    </w:p>
  </w:comment>
  <w:comment w:id="7047" w:author="Xuning Wei12232" w:date="2026-07-24T19:34:00Z" w:initials="XW">
    <w:p w14:paraId="2867DB20" w14:textId="77777777" w:rsidR="001B335E" w:rsidRDefault="001B335E">
      <w:pPr>
        <w:pStyle w:val="CommentText10"/>
        <w:rPr>
          <w:lang w:eastAsia="zh-CN"/>
        </w:rPr>
      </w:pPr>
      <w:r>
        <w:rPr>
          <w:rStyle w:val="CommentReference1"/>
        </w:rPr>
        <w:annotationRef/>
      </w:r>
      <w:r>
        <w:rPr>
          <w:rFonts w:hint="eastAsia"/>
          <w:lang w:eastAsia="zh-CN"/>
        </w:rPr>
        <w:t>O</w:t>
      </w:r>
      <w:r>
        <w:rPr>
          <w:lang w:eastAsia="zh-CN"/>
        </w:rPr>
        <w:t>k, thanks</w:t>
      </w:r>
    </w:p>
  </w:comment>
  <w:comment w:id="7048" w:author="Novie Atakiwe" w:date="2026-08-05T16:53:00Z" w:initials="NA">
    <w:p w14:paraId="1E99ACE6" w14:textId="77777777" w:rsidR="001B335E" w:rsidRDefault="001B335E">
      <w:pPr>
        <w:pStyle w:val="CommentText2"/>
      </w:pPr>
      <w:r>
        <w:rPr>
          <w:rStyle w:val="CommentReference1"/>
        </w:rPr>
        <w:annotationRef/>
      </w:r>
      <w:r>
        <w:rPr>
          <w:lang w:val="en-IE"/>
        </w:rPr>
        <w:t xml:space="preserve">Update this when the CPP is identified </w:t>
      </w:r>
    </w:p>
  </w:comment>
  <w:comment w:id="7049" w:author="Xuning Wei12232" w:date="2026-08-06T14:07:00Z" w:initials="XW">
    <w:p w14:paraId="374F3372" w14:textId="77777777" w:rsidR="001B335E" w:rsidRDefault="001B335E">
      <w:pPr>
        <w:pStyle w:val="CommentText2"/>
        <w:rPr>
          <w:lang w:eastAsia="zh-CN"/>
        </w:rPr>
      </w:pPr>
      <w:r>
        <w:rPr>
          <w:rStyle w:val="CommentReference1"/>
        </w:rPr>
        <w:annotationRef/>
      </w:r>
      <w:r>
        <w:rPr>
          <w:lang w:eastAsia="zh-CN"/>
        </w:rPr>
        <w:t>Ok, thanks.</w:t>
      </w:r>
    </w:p>
  </w:comment>
  <w:comment w:id="7066" w:author="Yiwen Zhang" w:date="2026-10-13T22:03:00Z" w:initials="YZ">
    <w:p w14:paraId="7DF75B08" w14:textId="77777777" w:rsidR="001B335E" w:rsidRDefault="001B335E">
      <w:pPr>
        <w:pStyle w:val="CommentText4"/>
      </w:pPr>
      <w:r>
        <w:rPr>
          <w:rStyle w:val="CommentReference1"/>
        </w:rPr>
        <w:annotationRef/>
      </w:r>
      <w:r>
        <w:rPr>
          <w:color w:val="242424"/>
          <w:highlight w:val="white"/>
        </w:rPr>
        <w:t>The text says Table 7 lists "PARs, normal operating ranges and targets", but the table has no NORs. </w:t>
      </w:r>
      <w:r>
        <w:t xml:space="preserve"> </w:t>
      </w:r>
    </w:p>
    <w:p w14:paraId="15C87E7C" w14:textId="77777777" w:rsidR="001B335E" w:rsidRDefault="001B335E">
      <w:pPr>
        <w:pStyle w:val="CommentText4"/>
        <w:ind w:leftChars="410" w:left="902"/>
      </w:pPr>
      <w:r>
        <w:rPr>
          <w:color w:val="242424"/>
          <w:highlight w:val="white"/>
        </w:rPr>
        <w:t>Add a "NOR (batch record)" column</w:t>
      </w:r>
    </w:p>
  </w:comment>
  <w:comment w:id="7067" w:author="Yu Zhang12718" w:date="2026-10-13T23:02:00Z" w:initials="YZ">
    <w:p w14:paraId="73CE5660" w14:textId="77777777" w:rsidR="001B335E" w:rsidRDefault="001B335E">
      <w:pPr>
        <w:pStyle w:val="CommentText4"/>
      </w:pPr>
      <w:r>
        <w:rPr>
          <w:rStyle w:val="CommentReference1"/>
        </w:rPr>
        <w:annotationRef/>
      </w:r>
      <w:r>
        <w:t>Added</w:t>
      </w:r>
    </w:p>
  </w:comment>
  <w:comment w:id="7068" w:author="Yiwen Zhang" w:date="2026-10-14T11:40:00Z" w:initials="YZ">
    <w:p w14:paraId="703F20E2" w14:textId="77777777" w:rsidR="001B335E" w:rsidRDefault="001B335E">
      <w:pPr>
        <w:pStyle w:val="CommentText4"/>
      </w:pPr>
      <w:r>
        <w:rPr>
          <w:rStyle w:val="CommentReference1"/>
        </w:rPr>
        <w:annotationRef/>
      </w:r>
      <w:r>
        <w:t>Add the NOR to Table 7, not in attachment</w:t>
      </w:r>
    </w:p>
  </w:comment>
  <w:comment w:id="7069" w:author="Yu Zhang - Network" w:date="2026-10-14T12:53:00Z" w:initials="YN">
    <w:p w14:paraId="1AC98C5F" w14:textId="77777777" w:rsidR="001B335E" w:rsidRDefault="001B335E">
      <w:pPr>
        <w:pStyle w:val="CommentText4"/>
      </w:pPr>
      <w:r>
        <w:rPr>
          <w:rStyle w:val="CommentReference1"/>
        </w:rPr>
        <w:annotationRef/>
      </w:r>
      <w:r>
        <w:t>Updated</w:t>
      </w:r>
    </w:p>
  </w:comment>
  <w:comment w:id="7070" w:author="Xuning Wei12232" w:date="2026-10-27T15:23:00Z" w:initials="XW">
    <w:p w14:paraId="2BEE561B" w14:textId="52F2B933" w:rsidR="001B335E" w:rsidRDefault="001B335E">
      <w:pPr>
        <w:pStyle w:val="affc"/>
        <w:rPr>
          <w:lang w:eastAsia="zh-CN"/>
        </w:rPr>
      </w:pPr>
      <w:r>
        <w:rPr>
          <w:rStyle w:val="affe"/>
        </w:rPr>
        <w:annotationRef/>
      </w:r>
      <w:r>
        <w:rPr>
          <w:rFonts w:hint="eastAsia"/>
          <w:lang w:eastAsia="zh-CN"/>
        </w:rPr>
        <w:t>R</w:t>
      </w:r>
      <w:r>
        <w:t>evised with reference to the relevant content of L3. Thank you.</w:t>
      </w:r>
    </w:p>
  </w:comment>
  <w:comment w:id="7110" w:author="Johan Granander" w:date="2026-08-07T15:23:00Z" w:initials="JG">
    <w:p w14:paraId="2A4FCFEA" w14:textId="77777777" w:rsidR="001B335E" w:rsidRDefault="001B335E">
      <w:pPr>
        <w:pStyle w:val="CommentText2"/>
      </w:pPr>
      <w:r>
        <w:rPr>
          <w:rStyle w:val="CommentReference1"/>
        </w:rPr>
        <w:annotationRef/>
      </w:r>
      <w:r>
        <w:rPr>
          <w:lang w:val="sv-SE"/>
        </w:rPr>
        <w:t>Are the amino acid numbers correct? Both Phe and NMeAsn shouldnt be amino acid 23.</w:t>
      </w:r>
    </w:p>
  </w:comment>
  <w:comment w:id="7111" w:author="Xuning Wei12232" w:date="2026-08-11T15:27:00Z" w:initials="XW">
    <w:p w14:paraId="055DD793" w14:textId="77777777" w:rsidR="001B335E" w:rsidRDefault="001B335E">
      <w:pPr>
        <w:pStyle w:val="CommentText2"/>
        <w:rPr>
          <w:lang w:eastAsia="zh-CN"/>
        </w:rPr>
      </w:pPr>
      <w:r>
        <w:rPr>
          <w:rStyle w:val="CommentReference1"/>
        </w:rPr>
        <w:annotationRef/>
      </w:r>
      <w:r>
        <w:rPr>
          <w:lang w:eastAsia="zh-CN"/>
        </w:rPr>
        <w:t>Modified. Thank you.</w:t>
      </w:r>
    </w:p>
  </w:comment>
  <w:comment w:id="7152" w:author="Yiwen Zhang" w:date="2026-08-04T18:49:00Z" w:initials="YZ">
    <w:p w14:paraId="174F46ED" w14:textId="77777777" w:rsidR="001B335E" w:rsidRDefault="001B335E">
      <w:pPr>
        <w:pStyle w:val="CommentText2"/>
      </w:pPr>
      <w:r>
        <w:rPr>
          <w:rStyle w:val="CommentReference1"/>
        </w:rPr>
        <w:annotationRef/>
      </w:r>
      <w:r>
        <w:t>Where is the appearance test?</w:t>
      </w:r>
    </w:p>
  </w:comment>
  <w:comment w:id="7153" w:author="Xuning Wei12232" w:date="2026-08-05T16:16:00Z" w:initials="XW">
    <w:p w14:paraId="7DF75553" w14:textId="77777777" w:rsidR="001B335E" w:rsidRDefault="001B335E">
      <w:pPr>
        <w:pStyle w:val="CommentText2"/>
      </w:pPr>
      <w:r>
        <w:rPr>
          <w:rStyle w:val="CommentReference1"/>
        </w:rPr>
        <w:annotationRef/>
      </w: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160" w:author="Sonia Quinn - Network" w:date="2026-09-09T17:08:00Z" w:initials="SN">
    <w:p w14:paraId="60F8270A" w14:textId="77777777" w:rsidR="001B335E" w:rsidRDefault="001B335E">
      <w:pPr>
        <w:pStyle w:val="CommentText3"/>
      </w:pPr>
      <w:r>
        <w:rPr>
          <w:rStyle w:val="CommentReference1"/>
        </w:rPr>
        <w:annotationRef/>
      </w:r>
      <w:r>
        <w:rPr>
          <w:color w:val="242424"/>
          <w:highlight w:val="white"/>
        </w:rPr>
        <w:t>Please add underneath table that -</w:t>
      </w:r>
    </w:p>
    <w:p w14:paraId="4DBA7E06" w14:textId="77777777" w:rsidR="001B335E" w:rsidRDefault="001B335E">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46BB4CBF" w14:textId="77777777" w:rsidR="001B335E" w:rsidRDefault="001B335E">
      <w:pPr>
        <w:pStyle w:val="CommentText3"/>
        <w:ind w:leftChars="246" w:left="541"/>
      </w:pPr>
      <w:r>
        <w:rPr>
          <w:color w:val="242424"/>
        </w:rPr>
        <w:t>There needs to be prevention of potential for uncontrolled operator decisions.</w:t>
      </w:r>
    </w:p>
  </w:comment>
  <w:comment w:id="7161" w:author="Xuning Wei12232" w:date="2026-09-13T22:39:00Z" w:initials="XW">
    <w:p w14:paraId="6579943F" w14:textId="77777777" w:rsidR="001B335E" w:rsidRDefault="001B335E">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171" w:author="Yiwen Zhang" w:date="2026-10-12T09:48:00Z" w:initials="YZ">
    <w:p w14:paraId="25F79FD9" w14:textId="77777777" w:rsidR="001B335E" w:rsidRDefault="001B335E">
      <w:pPr>
        <w:pStyle w:val="CommentText4"/>
      </w:pPr>
      <w:r>
        <w:rPr>
          <w:rStyle w:val="CommentReference1"/>
        </w:rPr>
        <w:annotationRef/>
      </w:r>
      <w:r>
        <w:t>Please align CPP and other parameters with PFD. The PAR report is the source document for PFD, whereas PFD is the source document for tech transfer and MOR.</w:t>
      </w:r>
    </w:p>
    <w:p w14:paraId="081CEB47" w14:textId="77777777" w:rsidR="001B335E" w:rsidRDefault="001B335E">
      <w:pPr>
        <w:pStyle w:val="CommentText4"/>
        <w:ind w:leftChars="246" w:left="541"/>
      </w:pPr>
    </w:p>
    <w:p w14:paraId="7FD71AA2" w14:textId="77777777" w:rsidR="001B335E" w:rsidRDefault="001B335E">
      <w:pPr>
        <w:pStyle w:val="CommentText4"/>
        <w:ind w:leftChars="246" w:left="541"/>
      </w:pPr>
      <w:r>
        <w:t>I uploaded the draft here.</w:t>
      </w:r>
    </w:p>
    <w:p w14:paraId="0A2F41A1" w14:textId="77777777" w:rsidR="001B335E" w:rsidRDefault="0000505C">
      <w:pPr>
        <w:pStyle w:val="CommentText4"/>
        <w:ind w:leftChars="246" w:left="541"/>
        <w:rPr>
          <w:lang w:eastAsia="zh-CN"/>
        </w:rPr>
      </w:pPr>
      <w:hyperlink r:id="rId2" w:history="1">
        <w:r w:rsidR="001B335E">
          <w:rPr>
            <w:rStyle w:val="aff0"/>
          </w:rPr>
          <w:t>APIEM-WI-Eloralintide (LAARA) Fragment L3 (QA706F, LSN4182928) Global Process Flow Document (gPFD) (step 1).docx</w:t>
        </w:r>
      </w:hyperlink>
      <w:r w:rsidR="001B335E">
        <w:t xml:space="preserve"> </w:t>
      </w:r>
    </w:p>
  </w:comment>
  <w:comment w:id="7172" w:author="Yachao Liu11087" w:date="2026-10-13T09:55:00Z" w:initials="YL">
    <w:p w14:paraId="7FFFF1D7" w14:textId="77777777" w:rsidR="001B335E" w:rsidRDefault="001B335E">
      <w:pPr>
        <w:pStyle w:val="CommentText4"/>
      </w:pPr>
      <w:r>
        <w:rPr>
          <w:rStyle w:val="CommentReference1"/>
        </w:rPr>
        <w:annotationRef/>
      </w:r>
      <w:r>
        <w:t>Acknowledged. We will review the PFD and align all CPP parameters in Table 7 to match it.</w:t>
      </w:r>
    </w:p>
  </w:comment>
  <w:comment w:id="7187" w:author="Sonia Quinn - Network" w:date="2026-09-09T17:08:00Z" w:initials="SN">
    <w:p w14:paraId="0C2607C4" w14:textId="77777777" w:rsidR="001B335E" w:rsidRDefault="001B335E">
      <w:pPr>
        <w:pStyle w:val="CommentText3"/>
      </w:pPr>
      <w:r>
        <w:rPr>
          <w:rStyle w:val="CommentReference1"/>
        </w:rPr>
        <w:annotationRef/>
      </w:r>
      <w:r>
        <w:rPr>
          <w:highlight w:val="yellow"/>
          <w:lang w:val="en-IE"/>
        </w:rPr>
        <w:t>CPP’s?</w:t>
      </w:r>
    </w:p>
  </w:comment>
  <w:comment w:id="7188" w:author="Xuning Wei12232" w:date="2026-09-13T11:13:00Z" w:initials="XW">
    <w:p w14:paraId="025CD85F" w14:textId="77777777" w:rsidR="001B335E" w:rsidRDefault="001B335E">
      <w:pPr>
        <w:pStyle w:val="CommentText4"/>
        <w:rPr>
          <w:color w:val="0000FF"/>
          <w:lang w:eastAsia="zh-CN"/>
        </w:rPr>
      </w:pPr>
      <w:r>
        <w:rPr>
          <w:rStyle w:val="CommentReference1"/>
        </w:rPr>
        <w:annotationRef/>
      </w:r>
      <w:r>
        <w:rPr>
          <w:rFonts w:hint="eastAsia"/>
          <w:color w:val="0000FF"/>
          <w:lang w:eastAsia="zh-CN"/>
        </w:rPr>
        <w:t>H</w:t>
      </w:r>
      <w:r>
        <w:rPr>
          <w:color w:val="0000FF"/>
          <w:lang w:eastAsia="zh-CN"/>
        </w:rPr>
        <w:t>as been updated, thanks.</w:t>
      </w:r>
    </w:p>
  </w:comment>
  <w:comment w:id="7223" w:author="Johan Granander" w:date="2026-10-25T13:02:00Z" w:initials="JG">
    <w:p w14:paraId="5B163432" w14:textId="77777777" w:rsidR="001B335E" w:rsidRDefault="001B335E" w:rsidP="00C46168">
      <w:pPr>
        <w:pStyle w:val="CommentText1"/>
      </w:pPr>
      <w:r>
        <w:rPr>
          <w:rStyle w:val="CommentReference1"/>
        </w:rPr>
        <w:annotationRef/>
      </w:r>
      <w:r>
        <w:rPr>
          <w:lang w:val="sv-SE"/>
        </w:rPr>
        <w:t>What does the * mean?</w:t>
      </w:r>
    </w:p>
  </w:comment>
  <w:comment w:id="7224" w:author="Xuning Wei12232" w:date="2026-10-26T20:32:00Z" w:initials="XW">
    <w:p w14:paraId="3E90DA7B" w14:textId="1ACB6D28" w:rsidR="001B335E" w:rsidRDefault="001B335E">
      <w:pPr>
        <w:pStyle w:val="affc"/>
        <w:rPr>
          <w:lang w:eastAsia="zh-CN"/>
        </w:rPr>
      </w:pPr>
      <w:r>
        <w:rPr>
          <w:rStyle w:val="affe"/>
        </w:rPr>
        <w:annotationRef/>
      </w:r>
      <w:r w:rsidRPr="000C3421">
        <w:rPr>
          <w:color w:val="000000" w:themeColor="text1"/>
        </w:rPr>
        <w:t xml:space="preserve"> A note was been added.</w:t>
      </w:r>
      <w:r w:rsidRPr="000C3421">
        <w:rPr>
          <w:color w:val="000000" w:themeColor="text1"/>
        </w:rPr>
        <w:br/>
        <w:t>It used to distinguish PAR data and ensure consistency between the PDF and the PAR report.</w:t>
      </w:r>
    </w:p>
  </w:comment>
  <w:comment w:id="7899" w:author="Xuning Wei12232" w:date="2026-10-29T17:12:00Z" w:initials="XW">
    <w:p w14:paraId="4A2348BC" w14:textId="67A3EC32" w:rsidR="00705BD2" w:rsidRDefault="00705BD2">
      <w:pPr>
        <w:pStyle w:val="affc"/>
      </w:pPr>
      <w:r>
        <w:rPr>
          <w:rStyle w:val="affe"/>
        </w:rPr>
        <w:annotationRef/>
      </w:r>
      <w:r w:rsidRPr="00705BD2">
        <w:rPr>
          <w:color w:val="0000FF"/>
        </w:rPr>
        <w:t xml:space="preserve">Due to the NOR adjustment, the content of this section requires further </w:t>
      </w:r>
      <w:r>
        <w:rPr>
          <w:color w:val="0000FF"/>
        </w:rPr>
        <w:t>communication</w:t>
      </w:r>
      <w:r w:rsidRPr="00705BD2">
        <w:rPr>
          <w:color w:val="0000FF"/>
        </w:rPr>
        <w:t xml:space="preserve"> with the Lilly team.</w:t>
      </w:r>
    </w:p>
  </w:comment>
  <w:comment w:id="7957" w:author="Xuning Wei12232" w:date="2026-10-29T17:13:00Z" w:initials="XW">
    <w:p w14:paraId="3D953DE5" w14:textId="23EC4354" w:rsidR="00705BD2" w:rsidRDefault="00705BD2">
      <w:pPr>
        <w:pStyle w:val="affc"/>
      </w:pPr>
      <w:r>
        <w:rPr>
          <w:rStyle w:val="affe"/>
        </w:rPr>
        <w:annotationRef/>
      </w:r>
      <w:r w:rsidRPr="00705BD2">
        <w:rPr>
          <w:color w:val="0000FF"/>
        </w:rPr>
        <w:t xml:space="preserve">Due to the NOR adjustment, the content of this section requires further </w:t>
      </w:r>
      <w:r>
        <w:rPr>
          <w:color w:val="0000FF"/>
        </w:rPr>
        <w:t>communication</w:t>
      </w:r>
      <w:r w:rsidRPr="00705BD2">
        <w:rPr>
          <w:color w:val="0000FF"/>
        </w:rPr>
        <w:t xml:space="preserve"> with the Lilly team.</w:t>
      </w:r>
    </w:p>
  </w:comment>
  <w:comment w:id="8146" w:author="Xuning Wei12232" w:date="2026-08-03T16:49:00Z" w:initials="XW">
    <w:p w14:paraId="064C8DE9" w14:textId="77777777" w:rsidR="001B335E" w:rsidRDefault="001B335E">
      <w:pPr>
        <w:pStyle w:val="CommentText2"/>
      </w:pPr>
      <w:r>
        <w:rPr>
          <w:rStyle w:val="CommentReference1"/>
        </w:rPr>
        <w:annotationRef/>
      </w:r>
      <w:r>
        <w:t>After obtaining the CPP data, this table will be supplemented.</w:t>
      </w:r>
    </w:p>
  </w:comment>
  <w:comment w:id="8144" w:author="Novie Atakiwe" w:date="2026-08-05T16:55:00Z" w:initials="NA">
    <w:p w14:paraId="5DFDEB77" w14:textId="77777777" w:rsidR="001B335E" w:rsidRDefault="001B335E">
      <w:pPr>
        <w:pStyle w:val="CommentText2"/>
      </w:pPr>
      <w:r>
        <w:rPr>
          <w:rStyle w:val="CommentReference1"/>
        </w:rPr>
        <w:annotationRef/>
      </w:r>
      <w:r>
        <w:rPr>
          <w:lang w:val="en-IE"/>
        </w:rPr>
        <w:t xml:space="preserve">Update this when the CPP is identified </w:t>
      </w:r>
    </w:p>
  </w:comment>
  <w:comment w:id="8145" w:author="Xuning Wei12232" w:date="2026-08-06T14:07:00Z" w:initials="XW">
    <w:p w14:paraId="7BF68FF8" w14:textId="77777777" w:rsidR="001B335E" w:rsidRDefault="001B335E">
      <w:pPr>
        <w:pStyle w:val="CommentText2"/>
        <w:rPr>
          <w:lang w:eastAsia="zh-CN"/>
        </w:rPr>
      </w:pPr>
      <w:r>
        <w:rPr>
          <w:rStyle w:val="CommentReference1"/>
        </w:rPr>
        <w:annotationRef/>
      </w:r>
      <w:r>
        <w:rPr>
          <w:lang w:eastAsia="zh-CN"/>
        </w:rPr>
        <w:t>Ok, thanks.</w:t>
      </w:r>
    </w:p>
  </w:comment>
  <w:comment w:id="8231" w:author="Yiwen Zhang" w:date="2026-07-29T11:00:00Z" w:initials="YZ">
    <w:p w14:paraId="1EEA1182" w14:textId="77777777" w:rsidR="001B335E" w:rsidRDefault="001B335E">
      <w:pPr>
        <w:pStyle w:val="CommentText10"/>
      </w:pPr>
      <w:r>
        <w:rPr>
          <w:rStyle w:val="CommentReference1"/>
        </w:rPr>
        <w:annotationRef/>
      </w:r>
      <w:r>
        <w:t>Are the enzymes used in UAA synthesis from animal origin?</w:t>
      </w:r>
    </w:p>
  </w:comment>
  <w:comment w:id="8232" w:author="Xuning Wei12232" w:date="2026-08-02T17:35:00Z" w:initials="XW">
    <w:p w14:paraId="6F4E8ED9" w14:textId="77777777" w:rsidR="001B335E" w:rsidRDefault="001B335E">
      <w:pPr>
        <w:pStyle w:val="CommentText2"/>
        <w:rPr>
          <w:lang w:eastAsia="zh-CN"/>
        </w:rPr>
      </w:pPr>
      <w:r>
        <w:rPr>
          <w:rStyle w:val="CommentReference1"/>
        </w:rPr>
        <w:annotationRef/>
      </w:r>
      <w:r>
        <w:t>Upon confirmation, the enzymes utilized for UAA synthesis are not of animal origin.</w:t>
      </w:r>
    </w:p>
  </w:comment>
  <w:comment w:id="8233" w:author="Sonia Quinn - Network" w:date="2026-09-09T17:09:00Z" w:initials="SN">
    <w:p w14:paraId="2FEE6D7A" w14:textId="77777777" w:rsidR="001B335E" w:rsidRDefault="001B335E">
      <w:pPr>
        <w:pStyle w:val="CommentText3"/>
      </w:pPr>
      <w:r>
        <w:rPr>
          <w:rStyle w:val="CommentReference1"/>
        </w:rPr>
        <w:annotationRef/>
      </w: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234" w:author="Xuning Wei12232" w:date="2026-09-13T22:40:00Z" w:initials="XW">
    <w:p w14:paraId="5D9E24CA" w14:textId="77777777" w:rsidR="001B335E" w:rsidRDefault="001B335E">
      <w:pPr>
        <w:pStyle w:val="CommentText4"/>
        <w:rPr>
          <w:lang w:eastAsia="zh-CN"/>
        </w:rPr>
      </w:pPr>
      <w:r>
        <w:rPr>
          <w:rStyle w:val="CommentReference1"/>
        </w:rPr>
        <w:annotationRef/>
      </w:r>
      <w:r w:rsidRPr="009553A5">
        <w:rPr>
          <w:rFonts w:hint="eastAsia"/>
          <w:lang w:eastAsia="zh-CN"/>
        </w:rPr>
        <w:t>H</w:t>
      </w:r>
      <w:r w:rsidRPr="009553A5">
        <w:rPr>
          <w:lang w:eastAsia="zh-CN"/>
        </w:rPr>
        <w:t>as been added, thank you.</w:t>
      </w:r>
    </w:p>
  </w:comment>
  <w:comment w:id="8248" w:author="Yiwen Zhang" w:date="2026-07-29T11:01:00Z" w:initials="YZ">
    <w:p w14:paraId="24374B8F" w14:textId="77777777" w:rsidR="001B335E" w:rsidRDefault="001B335E">
      <w:pPr>
        <w:pStyle w:val="CommentText10"/>
      </w:pPr>
      <w:r>
        <w:rPr>
          <w:rStyle w:val="CommentReference1"/>
        </w:rPr>
        <w:annotationRef/>
      </w:r>
      <w:r>
        <w:t>Please specify the version number in final draft.</w:t>
      </w:r>
    </w:p>
  </w:comment>
  <w:comment w:id="8249" w:author="Xuning Wei12232" w:date="2026-08-02T21:19:00Z" w:initials="XW">
    <w:p w14:paraId="71BF1A98" w14:textId="77777777" w:rsidR="001B335E" w:rsidRDefault="001B335E">
      <w:pPr>
        <w:pStyle w:val="CommentText2"/>
      </w:pPr>
      <w:r>
        <w:rPr>
          <w:rStyle w:val="CommentReference1"/>
        </w:rPr>
        <w:annotationRef/>
      </w:r>
      <w:r>
        <w:rPr>
          <w:rStyle w:val="CommentReference2"/>
        </w:rPr>
        <w:t>Has been updated, thanks.</w:t>
      </w:r>
    </w:p>
  </w:comment>
  <w:comment w:id="8276" w:author="Yiwen Zhang" w:date="2026-07-29T11:10:00Z" w:initials="YZ">
    <w:p w14:paraId="529A0350" w14:textId="77777777" w:rsidR="001B335E" w:rsidRDefault="001B335E">
      <w:pPr>
        <w:pStyle w:val="CommentText10"/>
      </w:pPr>
      <w:r>
        <w:rPr>
          <w:rStyle w:val="CommentReference1"/>
        </w:rPr>
        <w:annotationRef/>
      </w:r>
      <w:r>
        <w:t>Please reference the approved specification number instead of listing all testing items of each AA in PVP.</w:t>
      </w:r>
    </w:p>
  </w:comment>
  <w:comment w:id="8277" w:author="Xuning Wei12232" w:date="2026-08-02T21:18:00Z" w:initials="XW">
    <w:p w14:paraId="5D8C66EB"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the specification No.</w:t>
      </w:r>
    </w:p>
  </w:comment>
  <w:comment w:id="8278" w:author="Yiwen Zhang" w:date="2026-08-04T18:33:00Z" w:initials="YZ">
    <w:p w14:paraId="54D4AFED" w14:textId="77777777" w:rsidR="001B335E" w:rsidRDefault="001B335E">
      <w:pPr>
        <w:pStyle w:val="CommentText2"/>
      </w:pPr>
      <w:r>
        <w:annotationRef/>
      </w:r>
    </w:p>
  </w:comment>
  <w:comment w:id="8279" w:author="Xuning Wei12232" w:date="2026-08-05T18:15:00Z" w:initials="XW">
    <w:p w14:paraId="2F742ADC" w14:textId="77777777" w:rsidR="001B335E" w:rsidRDefault="001B335E">
      <w:pPr>
        <w:pStyle w:val="CommentText2"/>
      </w:pPr>
      <w:r>
        <w:rPr>
          <w:rStyle w:val="CommentReference1"/>
        </w:rPr>
        <w:annotationRef/>
      </w:r>
      <w:r>
        <w:t>RSM Specification is not effective; sign-off and activation will be completed before PPQ</w:t>
      </w:r>
    </w:p>
  </w:comment>
  <w:comment w:id="8280" w:author="Xuning Wei12232" w:date="2026-10-27T15:25:00Z" w:initials="XW">
    <w:p w14:paraId="44B7B311" w14:textId="517ED653" w:rsidR="001B335E" w:rsidRDefault="001B335E">
      <w:pPr>
        <w:pStyle w:val="affc"/>
      </w:pPr>
      <w:r>
        <w:rPr>
          <w:rStyle w:val="affe"/>
        </w:rPr>
        <w:annotationRef/>
      </w:r>
      <w:r>
        <w:t>Revised with reference to the relevant content of L3, thank you.</w:t>
      </w:r>
    </w:p>
  </w:comment>
  <w:comment w:id="8288" w:author="Yiwen Zhang" w:date="2026-07-29T11:06:00Z" w:initials="YZ">
    <w:p w14:paraId="7F2B18D6" w14:textId="77777777" w:rsidR="001B335E" w:rsidRDefault="001B335E">
      <w:pPr>
        <w:pStyle w:val="CommentText10"/>
      </w:pPr>
      <w:r>
        <w:rPr>
          <w:rStyle w:val="CommentReference1"/>
        </w:rPr>
        <w:annotationRef/>
      </w:r>
      <w:r>
        <w:rPr>
          <w:color w:val="000000" w:themeColor="text1"/>
        </w:rPr>
        <w:t>Please check against RSM specification to keep supplier name consistent</w:t>
      </w:r>
    </w:p>
  </w:comment>
  <w:comment w:id="8289" w:author="Xuning Wei12232" w:date="2026-08-03T13:33:00Z" w:initials="XW">
    <w:p w14:paraId="0FBBA73B"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updated, thanks.</w:t>
      </w:r>
    </w:p>
  </w:comment>
  <w:comment w:id="8415" w:author="Novie Atakiwe" w:date="2026-08-05T17:25:00Z" w:initials="NA">
    <w:p w14:paraId="0457FC05" w14:textId="77777777" w:rsidR="001B335E" w:rsidRDefault="001B335E">
      <w:pPr>
        <w:pStyle w:val="CommentText2"/>
      </w:pPr>
      <w:r>
        <w:rPr>
          <w:rStyle w:val="CommentReference1"/>
        </w:rPr>
        <w:annotationRef/>
      </w:r>
      <w:r>
        <w:rPr>
          <w:lang w:val="en-IE"/>
        </w:rPr>
        <w:t>Why was the specification deleted</w:t>
      </w:r>
    </w:p>
  </w:comment>
  <w:comment w:id="8416" w:author="Zhenxin Yan" w:date="1900-01-01T00:00:00Z" w:initials="ZY">
    <w:p w14:paraId="31A84E9D" w14:textId="77777777" w:rsidR="001B335E" w:rsidRDefault="001B335E">
      <w:r>
        <w:rPr>
          <w:rStyle w:val="CommentReference1"/>
        </w:rPr>
        <w:annotationRef/>
      </w:r>
      <w:r>
        <w:t>These information have been integrated into Table 9: Suppliers of the starting material and critical material </w:t>
      </w:r>
    </w:p>
  </w:comment>
  <w:comment w:id="8417" w:author="Novie Atakiwe" w:date="2026-08-11T13:57:00Z" w:initials="NA">
    <w:p w14:paraId="29862864" w14:textId="77777777" w:rsidR="001B335E" w:rsidRDefault="001B335E">
      <w:pPr>
        <w:pStyle w:val="CommentText2"/>
      </w:pPr>
      <w:r>
        <w:rPr>
          <w:rStyle w:val="CommentReference1"/>
        </w:rPr>
        <w:annotationRef/>
      </w:r>
      <w:r>
        <w:rPr>
          <w:lang w:val="en-IE"/>
        </w:rPr>
        <w:t>Thank you</w:t>
      </w:r>
    </w:p>
  </w:comment>
  <w:comment w:id="8427" w:author="Emma Ryan" w:date="2026-07-29T09:16:00Z" w:initials="ER">
    <w:p w14:paraId="77E86BDE" w14:textId="77777777" w:rsidR="001B335E" w:rsidRDefault="001B335E">
      <w:pPr>
        <w:pStyle w:val="CommentText10"/>
      </w:pPr>
      <w:r>
        <w:rPr>
          <w:rStyle w:val="CommentReference1"/>
        </w:rPr>
        <w:annotationRef/>
      </w:r>
      <w:r>
        <w:rPr>
          <w:color w:val="000000" w:themeColor="text1"/>
        </w:rPr>
        <w:t xml:space="preserve">Specification and stability protocol (if required) once they are available </w:t>
      </w:r>
    </w:p>
  </w:comment>
  <w:comment w:id="8428" w:author="Xuning Wei12232" w:date="2026-08-02T17:37:00Z" w:initials="XW">
    <w:p w14:paraId="07504AA2" w14:textId="77777777" w:rsidR="001B335E" w:rsidRDefault="001B335E">
      <w:pPr>
        <w:pStyle w:val="CommentText2"/>
        <w:rPr>
          <w:lang w:eastAsia="zh-CN"/>
        </w:rPr>
      </w:pPr>
      <w:r>
        <w:rPr>
          <w:rStyle w:val="CommentReference1"/>
        </w:rPr>
        <w:annotationRef/>
      </w: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8429" w:author="Xuning Wei12232" w:date="2026-08-11T17:15:00Z" w:initials="XW">
    <w:p w14:paraId="63B5FE92" w14:textId="77777777" w:rsidR="001B335E" w:rsidRDefault="001B335E">
      <w:pPr>
        <w:pStyle w:val="CommentText2"/>
      </w:pPr>
      <w:r>
        <w:rPr>
          <w:rStyle w:val="CommentReference1"/>
        </w:rPr>
        <w:annotationRef/>
      </w:r>
      <w:r>
        <w:t>The stability data referenced in the PVP document pertains only to in-process product. A separate stability study protocol document will be prepared.</w:t>
      </w:r>
    </w:p>
  </w:comment>
  <w:comment w:id="8430" w:author="Yiwen Zhang" w:date="2026-07-29T11:22:00Z" w:initials="YZ">
    <w:p w14:paraId="37DFD9BF" w14:textId="77777777" w:rsidR="001B335E" w:rsidRDefault="001B335E">
      <w:pPr>
        <w:pStyle w:val="CommentText10"/>
      </w:pPr>
      <w:r>
        <w:rPr>
          <w:rStyle w:val="CommentReference1"/>
        </w:rPr>
        <w:annotationRef/>
      </w:r>
      <w:r>
        <w:t>Please add below:</w:t>
      </w:r>
    </w:p>
    <w:p w14:paraId="571F0F1F" w14:textId="77777777" w:rsidR="001B335E" w:rsidRDefault="001B335E">
      <w:pPr>
        <w:pStyle w:val="CommentText10"/>
        <w:ind w:leftChars="410" w:left="902"/>
      </w:pPr>
      <w:r>
        <w:t>All analytical methods for RSM and critical raw materials are validated before material release, refer to change control xxx</w:t>
      </w:r>
    </w:p>
    <w:p w14:paraId="028A9702" w14:textId="77777777" w:rsidR="001B335E" w:rsidRDefault="001B335E">
      <w:pPr>
        <w:pStyle w:val="CommentText10"/>
        <w:ind w:leftChars="328" w:left="722"/>
      </w:pPr>
      <w:r>
        <w:t>All IPC and release testing methods are validated before PV start, refer to change control xxx.</w:t>
      </w:r>
    </w:p>
  </w:comment>
  <w:comment w:id="8431" w:author="Xuning Wei12232" w:date="2026-08-02T17:39:00Z" w:initials="XW">
    <w:p w14:paraId="67FFF6ED"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Thanks.</w:t>
      </w:r>
    </w:p>
  </w:comment>
  <w:comment w:id="9359" w:author="Sonia Quinn - Network" w:date="2026-10-27T16:42:00Z" w:initials="SQ">
    <w:p w14:paraId="02318C73" w14:textId="77777777" w:rsidR="001B335E" w:rsidRDefault="001B335E" w:rsidP="008A390D">
      <w:pPr>
        <w:pStyle w:val="affc"/>
      </w:pPr>
      <w:r>
        <w:rPr>
          <w:rStyle w:val="affe"/>
        </w:rPr>
        <w:annotationRef/>
      </w:r>
      <w:r>
        <w:rPr>
          <w:lang w:val="en-IE"/>
        </w:rPr>
        <w:t>Am I missing Table 9? Can’t see IPC table in simple mark up?</w:t>
      </w:r>
    </w:p>
  </w:comment>
  <w:comment w:id="9360" w:author="Xuning Wei12232" w:date="2026-10-28T10:04:00Z" w:initials="XW">
    <w:p w14:paraId="41E5C33C" w14:textId="6EBEBA73" w:rsidR="001B335E" w:rsidRDefault="001B335E" w:rsidP="008A390D">
      <w:pPr>
        <w:pStyle w:val="affc"/>
      </w:pPr>
      <w:r>
        <w:rPr>
          <w:rStyle w:val="affe"/>
        </w:rPr>
        <w:annotationRef/>
      </w:r>
      <w:r w:rsidRPr="000C3421">
        <w:rPr>
          <w:color w:val="0000FF"/>
        </w:rPr>
        <w:t>Table 9 is marked in blue in the text below (Section 11). Thank you.</w:t>
      </w:r>
      <w:r w:rsidR="00C0678B">
        <w:rPr>
          <w:color w:val="0000FF"/>
        </w:rPr>
        <w:br/>
      </w:r>
    </w:p>
  </w:comment>
  <w:comment w:id="9361" w:author="Xuning Wei12232" w:date="2026-10-29T17:03:00Z" w:initials="XW">
    <w:p w14:paraId="2603C105" w14:textId="0C9A0E1B" w:rsidR="00C0678B" w:rsidRDefault="00C0678B">
      <w:pPr>
        <w:pStyle w:val="affc"/>
      </w:pPr>
      <w:r>
        <w:rPr>
          <w:rStyle w:val="affe"/>
        </w:rPr>
        <w:annotationRef/>
      </w:r>
      <w:r w:rsidRPr="00C0678B">
        <w:rPr>
          <w:color w:val="0000FF"/>
        </w:rPr>
        <w:t>Move the r</w:t>
      </w:r>
      <w:r w:rsidR="00A17EA9">
        <w:rPr>
          <w:color w:val="0000FF"/>
        </w:rPr>
        <w:t>elevant content to this section</w:t>
      </w:r>
      <w:r>
        <w:rPr>
          <w:color w:val="0000FF"/>
        </w:rPr>
        <w:t>, thank you.</w:t>
      </w:r>
    </w:p>
  </w:comment>
  <w:comment w:id="9393" w:author="Johan Granander" w:date="2026-10-25T13:04:00Z" w:initials="JG">
    <w:p w14:paraId="0D7A9C13" w14:textId="77777777" w:rsidR="001B335E" w:rsidRDefault="001B335E" w:rsidP="00E90D88">
      <w:pPr>
        <w:pStyle w:val="CommentText10"/>
      </w:pPr>
      <w:r>
        <w:rPr>
          <w:rStyle w:val="CommentReference10"/>
        </w:rPr>
        <w:annotationRef/>
      </w:r>
      <w:r>
        <w:rPr>
          <w:lang w:val="sv-SE"/>
        </w:rPr>
        <w:t>The Chloranil test for Asn21 coupling is missing</w:t>
      </w:r>
    </w:p>
  </w:comment>
  <w:comment w:id="9394" w:author="Xuning Wei12232" w:date="2026-10-26T20:56:00Z" w:initials="XW">
    <w:p w14:paraId="33C23409" w14:textId="77777777" w:rsidR="001B335E" w:rsidRDefault="001B335E" w:rsidP="00E90D88">
      <w:pPr>
        <w:pStyle w:val="affc"/>
      </w:pPr>
      <w:r>
        <w:rPr>
          <w:rStyle w:val="affe"/>
        </w:rPr>
        <w:annotationRef/>
      </w:r>
      <w:r w:rsidRPr="000C3421">
        <w:rPr>
          <w:color w:val="0000FF"/>
          <w:sz w:val="23"/>
          <w:szCs w:val="23"/>
          <w:shd w:val="clear" w:color="auto" w:fill="FCFCFC"/>
        </w:rPr>
        <w:t xml:space="preserve">In historical batches, this test was consistently labeled as "FIO test." However, we noticed it is categorized as IPC in the PAR report and PFD files </w:t>
      </w:r>
      <w:r w:rsidRPr="000C3421">
        <w:rPr>
          <w:color w:val="0000FF"/>
          <w:sz w:val="23"/>
          <w:szCs w:val="23"/>
          <w:shd w:val="clear" w:color="auto" w:fill="FCFCFC"/>
        </w:rPr>
        <w:br/>
      </w:r>
      <w:r w:rsidRPr="000C3421">
        <w:rPr>
          <w:color w:val="0000FF"/>
          <w:sz w:val="23"/>
          <w:szCs w:val="23"/>
          <w:shd w:val="clear" w:color="auto" w:fill="FCFCFC"/>
        </w:rPr>
        <w:br/>
        <w:t xml:space="preserve">As FIO testing will be reflected in the TSP file going forward, we did not include it here </w:t>
      </w:r>
      <w:r w:rsidRPr="000C3421">
        <w:rPr>
          <w:color w:val="0000FF"/>
          <w:sz w:val="23"/>
          <w:szCs w:val="23"/>
          <w:shd w:val="clear" w:color="auto" w:fill="FCFCFC"/>
        </w:rPr>
        <w:br/>
      </w:r>
      <w:r w:rsidRPr="000C3421">
        <w:rPr>
          <w:color w:val="0000FF"/>
          <w:sz w:val="23"/>
          <w:szCs w:val="23"/>
          <w:shd w:val="clear" w:color="auto" w:fill="FCFCFC"/>
        </w:rPr>
        <w:br/>
        <w:t>— please let us know if you would prefer it to be added. Thank you.</w:t>
      </w:r>
    </w:p>
  </w:comment>
  <w:comment w:id="9395" w:author="Johan Granander" w:date="2026-10-27T13:12:00Z" w:initials="JG">
    <w:p w14:paraId="3C52FA69" w14:textId="77777777" w:rsidR="001B335E" w:rsidRDefault="001B335E" w:rsidP="00E90D88">
      <w:pPr>
        <w:pStyle w:val="affc"/>
      </w:pPr>
      <w:r>
        <w:rPr>
          <w:rStyle w:val="affe"/>
        </w:rPr>
        <w:annotationRef/>
      </w:r>
      <w:r>
        <w:rPr>
          <w:lang w:val="en-IE"/>
        </w:rPr>
        <w:t>I am following up with SMDD on this. To me it looks like the IPC has to be added from the PAR report.</w:t>
      </w:r>
    </w:p>
  </w:comment>
  <w:comment w:id="9396" w:author="Xuning Wei12232" w:date="2026-10-27T23:23:00Z" w:initials="XW">
    <w:p w14:paraId="565D7060" w14:textId="55EDC04A" w:rsidR="001B335E" w:rsidRPr="00447BB1" w:rsidRDefault="001B335E">
      <w:pPr>
        <w:pStyle w:val="affc"/>
        <w:rPr>
          <w:color w:val="0000FF"/>
          <w:lang w:eastAsia="zh-CN"/>
        </w:rPr>
      </w:pPr>
      <w:r>
        <w:rPr>
          <w:rStyle w:val="affe"/>
        </w:rPr>
        <w:annotationRef/>
      </w:r>
      <w:r w:rsidR="00A17EA9">
        <w:rPr>
          <w:lang w:eastAsia="zh-CN"/>
        </w:rPr>
        <w:t>Ok, thank you.</w:t>
      </w:r>
    </w:p>
  </w:comment>
  <w:comment w:id="9397" w:author="Xuning Wei12232" w:date="2026-10-29T17:38:00Z" w:initials="XW">
    <w:p w14:paraId="4327E9DD" w14:textId="3BA342FE" w:rsidR="00A17EA9" w:rsidRDefault="00A17EA9">
      <w:pPr>
        <w:pStyle w:val="affc"/>
        <w:rPr>
          <w:lang w:eastAsia="zh-CN"/>
        </w:rPr>
      </w:pPr>
      <w:r>
        <w:rPr>
          <w:rStyle w:val="affe"/>
        </w:rPr>
        <w:annotationRef/>
      </w:r>
      <w:r w:rsidRPr="00A17EA9">
        <w:rPr>
          <w:rFonts w:hint="eastAsia"/>
          <w:color w:val="0000FF"/>
          <w:lang w:eastAsia="zh-CN"/>
        </w:rPr>
        <w:t>H</w:t>
      </w:r>
      <w:r w:rsidRPr="00A17EA9">
        <w:rPr>
          <w:color w:val="0000FF"/>
          <w:lang w:eastAsia="zh-CN"/>
        </w:rPr>
        <w:t xml:space="preserve">as been updated the </w:t>
      </w:r>
      <w:r w:rsidRPr="00A17EA9">
        <w:rPr>
          <w:color w:val="0000FF"/>
          <w:lang w:val="sv-SE"/>
        </w:rPr>
        <w:t xml:space="preserve">Chloranil test for Asn21, thank you </w:t>
      </w:r>
    </w:p>
  </w:comment>
  <w:comment w:id="9414" w:author="Yiwen Zhang" w:date="2026-07-29T11:25:00Z" w:initials="YZ">
    <w:p w14:paraId="77BD761C" w14:textId="77777777" w:rsidR="001B335E" w:rsidRDefault="001B335E">
      <w:pPr>
        <w:pStyle w:val="CommentText10"/>
      </w:pPr>
      <w:r>
        <w:rPr>
          <w:rStyle w:val="CommentReference1"/>
        </w:rPr>
        <w:annotationRef/>
      </w:r>
      <w:r>
        <w:t>Suggest to replace with 3 letter AA code + cycle number for clarity</w:t>
      </w:r>
    </w:p>
  </w:comment>
  <w:comment w:id="9415" w:author="Xuning Wei12232" w:date="2026-08-02T21:43:00Z" w:initials="XW">
    <w:p w14:paraId="4F4F0F8E" w14:textId="5C7EBC52" w:rsidR="001B335E" w:rsidRDefault="001B335E">
      <w:pPr>
        <w:pStyle w:val="CommentText2"/>
        <w:rPr>
          <w:lang w:eastAsia="zh-CN"/>
        </w:rPr>
      </w:pPr>
      <w:r>
        <w:rPr>
          <w:rStyle w:val="CommentReference1"/>
        </w:rPr>
        <w:annotationRef/>
      </w:r>
      <w:r>
        <w:rPr>
          <w:rStyle w:val="CommentReference1"/>
        </w:rPr>
        <w:t xml:space="preserve"> </w:t>
      </w:r>
      <w:r w:rsidR="00E05414">
        <w:rPr>
          <w:rStyle w:val="CommentReference1"/>
        </w:rPr>
        <w:t>Ok, thanks.</w:t>
      </w:r>
    </w:p>
  </w:comment>
  <w:comment w:id="9412" w:author="Johan Granander" w:date="2026-08-07T15:30:00Z" w:initials="JG">
    <w:p w14:paraId="7855F380" w14:textId="77777777" w:rsidR="001B335E" w:rsidRDefault="001B335E">
      <w:pPr>
        <w:pStyle w:val="CommentText2"/>
      </w:pPr>
      <w:r>
        <w:rPr>
          <w:rStyle w:val="CommentReference1"/>
        </w:rPr>
        <w:annotationRef/>
      </w:r>
      <w:r>
        <w:rPr>
          <w:lang w:val="sv-SE"/>
        </w:rPr>
        <w:t>Are the amino acid numbers correct? Should they both be 23?</w:t>
      </w:r>
    </w:p>
  </w:comment>
  <w:comment w:id="9413" w:author="Xuning Wei12232" w:date="2026-08-11T15:29:00Z" w:initials="XW">
    <w:p w14:paraId="35FE1659" w14:textId="77777777" w:rsidR="001B335E" w:rsidRDefault="001B335E">
      <w:pPr>
        <w:pStyle w:val="CommentText2"/>
        <w:rPr>
          <w:lang w:eastAsia="zh-CN"/>
        </w:rPr>
      </w:pPr>
      <w:r>
        <w:rPr>
          <w:rStyle w:val="CommentReference1"/>
        </w:rPr>
        <w:annotationRef/>
      </w:r>
      <w:r>
        <w:rPr>
          <w:lang w:eastAsia="zh-CN"/>
        </w:rPr>
        <w:t>Modified, thanks.</w:t>
      </w:r>
    </w:p>
  </w:comment>
  <w:comment w:id="9428" w:author="Yiwen Zhang" w:date="2026-07-29T11:25:00Z" w:initials="YZ">
    <w:p w14:paraId="3AD4BD43" w14:textId="77777777" w:rsidR="001B335E" w:rsidRDefault="001B335E">
      <w:pPr>
        <w:pStyle w:val="CommentText10"/>
      </w:pPr>
      <w:r>
        <w:rPr>
          <w:rStyle w:val="CommentReference1"/>
        </w:rPr>
        <w:annotationRef/>
      </w:r>
      <w:r>
        <w:t>Suggest to replace with 3 letter AA code + cycle number for clarity</w:t>
      </w:r>
    </w:p>
  </w:comment>
  <w:comment w:id="9429" w:author="Xuning Wei12232" w:date="2026-08-02T21:43:00Z" w:initials="XW">
    <w:p w14:paraId="061BF8F8" w14:textId="77777777" w:rsidR="001B335E" w:rsidRDefault="001B335E">
      <w:pPr>
        <w:pStyle w:val="CommentText2"/>
        <w:rPr>
          <w:lang w:eastAsia="zh-CN"/>
        </w:rPr>
      </w:pPr>
      <w:r>
        <w:rPr>
          <w:rStyle w:val="CommentReference1"/>
        </w:rPr>
        <w:annotationRef/>
      </w:r>
      <w:r>
        <w:rPr>
          <w:lang w:eastAsia="zh-CN"/>
        </w:rPr>
        <w:t>Ok, thanks.</w:t>
      </w:r>
    </w:p>
  </w:comment>
  <w:comment w:id="9426" w:author="Johan Granander" w:date="2026-08-07T15:30:00Z" w:initials="JG">
    <w:p w14:paraId="3FFDA721" w14:textId="77777777" w:rsidR="001B335E" w:rsidRDefault="001B335E">
      <w:pPr>
        <w:pStyle w:val="CommentText2"/>
      </w:pPr>
      <w:r>
        <w:rPr>
          <w:rStyle w:val="CommentReference1"/>
        </w:rPr>
        <w:annotationRef/>
      </w:r>
      <w:r>
        <w:rPr>
          <w:lang w:val="sv-SE"/>
        </w:rPr>
        <w:t>Are the amino acid numbers correct? Should they both be 23?</w:t>
      </w:r>
    </w:p>
  </w:comment>
  <w:comment w:id="9427" w:author="Xuning Wei12232" w:date="2026-08-11T15:29:00Z" w:initials="XW">
    <w:p w14:paraId="6D3DF4C8" w14:textId="77777777" w:rsidR="001B335E" w:rsidRDefault="001B335E">
      <w:pPr>
        <w:pStyle w:val="CommentText2"/>
        <w:rPr>
          <w:lang w:eastAsia="zh-CN"/>
        </w:rPr>
      </w:pPr>
      <w:r>
        <w:rPr>
          <w:rStyle w:val="CommentReference1"/>
        </w:rPr>
        <w:annotationRef/>
      </w:r>
      <w:r>
        <w:rPr>
          <w:lang w:eastAsia="zh-CN"/>
        </w:rPr>
        <w:t>Modified, thanks.</w:t>
      </w:r>
    </w:p>
  </w:comment>
  <w:comment w:id="9452" w:author="Yiwen Zhang" w:date="2026-07-29T11:32:00Z" w:initials="YZ">
    <w:p w14:paraId="4F253D7A" w14:textId="77777777" w:rsidR="001B335E" w:rsidRDefault="001B335E">
      <w:pPr>
        <w:pStyle w:val="CommentText10"/>
      </w:pPr>
      <w:r>
        <w:rPr>
          <w:rStyle w:val="CommentReference1"/>
        </w:rPr>
        <w:annotationRef/>
      </w:r>
      <w:r>
        <w:t xml:space="preserve">Lue13 Post </w:t>
      </w:r>
      <w:proofErr w:type="spellStart"/>
      <w:r>
        <w:t>deprotection</w:t>
      </w:r>
      <w:proofErr w:type="spellEnd"/>
      <w:r>
        <w:t xml:space="preserve"> wash </w:t>
      </w:r>
      <w:proofErr w:type="spellStart"/>
      <w:r>
        <w:t>piperidine</w:t>
      </w:r>
      <w:proofErr w:type="spellEnd"/>
      <w:r>
        <w:t xml:space="preserve"> residue.</w:t>
      </w:r>
    </w:p>
  </w:comment>
  <w:comment w:id="9453" w:author="Xuning Wei12232" w:date="2026-08-02T21:50:00Z" w:initials="XW">
    <w:p w14:paraId="39A6FDAF" w14:textId="77777777" w:rsidR="001B335E" w:rsidRDefault="001B335E">
      <w:pPr>
        <w:pStyle w:val="CommentText2"/>
        <w:rPr>
          <w:lang w:eastAsia="zh-CN"/>
        </w:rPr>
      </w:pPr>
      <w:r>
        <w:rPr>
          <w:rStyle w:val="CommentReference1"/>
        </w:rPr>
        <w:annotationRef/>
      </w:r>
      <w:r>
        <w:rPr>
          <w:lang w:eastAsia="zh-CN"/>
        </w:rPr>
        <w:t>After confirmation, it is Leu</w:t>
      </w:r>
      <w:r>
        <w:rPr>
          <w:vertAlign w:val="superscript"/>
          <w:lang w:eastAsia="zh-CN"/>
        </w:rPr>
        <w:t>12</w:t>
      </w:r>
      <w:r>
        <w:rPr>
          <w:lang w:eastAsia="zh-CN"/>
        </w:rPr>
        <w:t xml:space="preserve"> in L2 SPPS PAR Template.</w:t>
      </w:r>
    </w:p>
  </w:comment>
  <w:comment w:id="9460" w:author="Yiwen Zhang" w:date="2026-07-29T11:33:00Z" w:initials="YZ">
    <w:p w14:paraId="489C13B1" w14:textId="77777777" w:rsidR="001B335E" w:rsidRDefault="001B335E">
      <w:pPr>
        <w:pStyle w:val="CommentText10"/>
      </w:pPr>
      <w:r>
        <w:rPr>
          <w:rStyle w:val="CommentReference1"/>
        </w:rPr>
        <w:annotationRef/>
      </w:r>
      <w:r>
        <w:t xml:space="preserve">Orn14 post coupling wash </w:t>
      </w:r>
      <w:proofErr w:type="spellStart"/>
      <w:r>
        <w:t>piperidine</w:t>
      </w:r>
      <w:proofErr w:type="spellEnd"/>
      <w:r>
        <w:t xml:space="preserve"> residue</w:t>
      </w:r>
    </w:p>
  </w:comment>
  <w:comment w:id="9461" w:author="Xuning Wei12232" w:date="2026-08-02T21:53:00Z" w:initials="XW">
    <w:p w14:paraId="7C6B36E4" w14:textId="77777777" w:rsidR="001B335E" w:rsidRDefault="001B335E">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9464" w:author="Yiwen Zhang" w:date="2026-07-29T11:33:00Z" w:initials="YZ">
    <w:p w14:paraId="26D093B9" w14:textId="77777777" w:rsidR="001B335E" w:rsidRDefault="001B335E">
      <w:pPr>
        <w:pStyle w:val="CommentText10"/>
      </w:pPr>
      <w:r>
        <w:rPr>
          <w:rStyle w:val="CommentReference1"/>
        </w:rPr>
        <w:annotationRef/>
      </w:r>
      <w:r>
        <w:t xml:space="preserve">Orn14 post coupling wash </w:t>
      </w:r>
      <w:proofErr w:type="spellStart"/>
      <w:r>
        <w:t>piperidine</w:t>
      </w:r>
      <w:proofErr w:type="spellEnd"/>
      <w:r>
        <w:t xml:space="preserve"> residue</w:t>
      </w:r>
    </w:p>
  </w:comment>
  <w:comment w:id="9465" w:author="Xuning Wei12232" w:date="2026-08-02T21:53:00Z" w:initials="XW">
    <w:p w14:paraId="23246DF8" w14:textId="77777777" w:rsidR="001B335E" w:rsidRDefault="001B335E">
      <w:pPr>
        <w:pStyle w:val="CommentText2"/>
        <w:rPr>
          <w:lang w:eastAsia="zh-CN"/>
        </w:rPr>
      </w:pPr>
      <w:r>
        <w:rPr>
          <w:rStyle w:val="CommentReference1"/>
        </w:rPr>
        <w:annotationRef/>
      </w:r>
      <w:r>
        <w:rPr>
          <w:lang w:eastAsia="zh-CN"/>
        </w:rPr>
        <w:t>After confirmation, it is Orn</w:t>
      </w:r>
      <w:r>
        <w:rPr>
          <w:vertAlign w:val="superscript"/>
          <w:lang w:eastAsia="zh-CN"/>
        </w:rPr>
        <w:t>11</w:t>
      </w:r>
      <w:r>
        <w:rPr>
          <w:lang w:eastAsia="zh-CN"/>
        </w:rPr>
        <w:t xml:space="preserve"> in L2 SPPS PAR Template.</w:t>
      </w:r>
    </w:p>
  </w:comment>
  <w:comment w:id="9467" w:author="Emma Ryan" w:date="2026-07-29T09:42:00Z" w:initials="ER">
    <w:p w14:paraId="70F4614E" w14:textId="77777777" w:rsidR="001B335E" w:rsidRDefault="001B335E">
      <w:pPr>
        <w:pStyle w:val="CommentText10"/>
      </w:pPr>
      <w:r>
        <w:rPr>
          <w:rStyle w:val="CommentReference1"/>
        </w:rPr>
        <w:annotationRef/>
      </w:r>
      <w:r>
        <w:t>I believe we had discussed these in an analytical meeting that we wanted these changed to pass/fail. Please double check that these align with all analytical documents and the MOR</w:t>
      </w:r>
    </w:p>
  </w:comment>
  <w:comment w:id="9468" w:author="Xuning Wei12232" w:date="2026-08-02T17:42:00Z" w:initials="XW">
    <w:p w14:paraId="106CFD7E" w14:textId="77777777" w:rsidR="001B335E" w:rsidRDefault="001B335E">
      <w:pPr>
        <w:pStyle w:val="CommentText2"/>
        <w:rPr>
          <w:lang w:eastAsia="zh-CN"/>
        </w:rPr>
      </w:pPr>
      <w:r>
        <w:rPr>
          <w:rStyle w:val="CommentReference1"/>
        </w:rPr>
        <w:annotationRef/>
      </w:r>
      <w:r>
        <w:t>The conclusion we reached during the meeting was that the results report in the production documents should be consistent with the method. The result reports in the two files are consistent.</w:t>
      </w:r>
    </w:p>
  </w:comment>
  <w:comment w:id="9469" w:author="Qian Xia" w:date="2026-08-06T14:56:00Z" w:initials="x">
    <w:p w14:paraId="6FDFF68F" w14:textId="77777777" w:rsidR="001B335E" w:rsidRDefault="001B335E">
      <w:pPr>
        <w:pStyle w:val="CommentText2"/>
        <w:rPr>
          <w:lang w:eastAsia="zh-CN"/>
        </w:rPr>
      </w:pPr>
      <w:r>
        <w:rPr>
          <w:rStyle w:val="CommentReference1"/>
        </w:rPr>
        <w:annotationRef/>
      </w: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36284003" w14:textId="77777777" w:rsidR="001B335E" w:rsidRDefault="001B335E">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9470" w:author="Emma Ryan" w:date="2026-08-31T16:00:00Z" w:initials="ER">
    <w:p w14:paraId="7FA7BC49" w14:textId="77777777" w:rsidR="001B335E" w:rsidRDefault="001B335E">
      <w:r>
        <w:rPr>
          <w:rStyle w:val="CommentReference1"/>
        </w:rPr>
        <w:annotationRef/>
      </w:r>
      <w:r>
        <w:t xml:space="preserve">Ok agreed, positive/negative works! </w:t>
      </w:r>
    </w:p>
  </w:comment>
  <w:comment w:id="9515" w:author="Yiwen Zhang" w:date="2026-07-29T11:35:00Z" w:initials="YZ">
    <w:p w14:paraId="22A17821" w14:textId="77777777" w:rsidR="001B335E" w:rsidRDefault="001B335E">
      <w:pPr>
        <w:pStyle w:val="CommentText10"/>
      </w:pPr>
      <w:r>
        <w:rPr>
          <w:rStyle w:val="CommentReference1"/>
        </w:rPr>
        <w:annotationRef/>
      </w:r>
      <w:r>
        <w:t>Please specify the responsible department for review and approval of EBR.</w:t>
      </w:r>
    </w:p>
  </w:comment>
  <w:comment w:id="9516" w:author="Xuning Wei12232" w:date="2026-08-03T15:54:00Z" w:initials="XW">
    <w:p w14:paraId="43BD2B03" w14:textId="77777777" w:rsidR="001B335E" w:rsidRDefault="001B335E">
      <w:pPr>
        <w:pStyle w:val="CommentText2"/>
        <w:rPr>
          <w:lang w:eastAsia="zh-CN"/>
        </w:rPr>
      </w:pPr>
      <w:r>
        <w:rPr>
          <w:rStyle w:val="CommentReference1"/>
        </w:rPr>
        <w:annotationRef/>
      </w:r>
      <w:r>
        <w:rPr>
          <w:lang w:eastAsia="zh-CN"/>
        </w:rPr>
        <w:t xml:space="preserve">Has been added </w:t>
      </w:r>
    </w:p>
  </w:comment>
  <w:comment w:id="9532" w:author="Sonia Quinn - Network" w:date="2026-09-10T16:41:00Z" w:initials="SN">
    <w:p w14:paraId="2E5F28C6" w14:textId="77777777" w:rsidR="001B335E" w:rsidRDefault="001B335E">
      <w:pPr>
        <w:pStyle w:val="CommentText3"/>
      </w:pPr>
      <w:r>
        <w:rPr>
          <w:rStyle w:val="CommentReference1"/>
        </w:rPr>
        <w:annotationRef/>
      </w:r>
      <w:r>
        <w:t>Recommend expanding this section to "Sample and Validation Material Retention" and outlining:</w:t>
      </w:r>
    </w:p>
    <w:p w14:paraId="79517FBF" w14:textId="77777777" w:rsidR="001B335E" w:rsidRDefault="001B335E">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0FBA7733" w14:textId="77777777" w:rsidR="001B335E" w:rsidRDefault="001B335E">
      <w:pPr>
        <w:pStyle w:val="CommentText3"/>
        <w:ind w:leftChars="328" w:left="722"/>
      </w:pPr>
    </w:p>
    <w:p w14:paraId="7755C728" w14:textId="77777777" w:rsidR="001B335E" w:rsidRDefault="001B335E">
      <w:pPr>
        <w:pStyle w:val="CommentText3"/>
        <w:ind w:leftChars="328" w:left="722"/>
      </w:pPr>
      <w:r>
        <w:t>The retention strategy shall include, where applicable:</w:t>
      </w:r>
    </w:p>
    <w:p w14:paraId="5F9CF40D" w14:textId="77777777" w:rsidR="001B335E" w:rsidRDefault="001B335E">
      <w:pPr>
        <w:pStyle w:val="CommentText3"/>
        <w:ind w:leftChars="328" w:left="722"/>
      </w:pPr>
    </w:p>
    <w:p w14:paraId="3EF9D415" w14:textId="77777777" w:rsidR="001B335E" w:rsidRDefault="001B335E">
      <w:pPr>
        <w:pStyle w:val="CommentText3"/>
        <w:ind w:leftChars="328" w:left="722"/>
      </w:pPr>
      <w:r>
        <w:t>1) Peptide-on-resin PPQ retain samples intended for stability studies, characterization activities, or confirmatory investigations;</w:t>
      </w:r>
    </w:p>
    <w:p w14:paraId="572B6A0C" w14:textId="77777777" w:rsidR="001B335E" w:rsidRDefault="001B335E">
      <w:pPr>
        <w:pStyle w:val="CommentText3"/>
        <w:ind w:leftChars="328" w:left="722"/>
      </w:pPr>
      <w:r>
        <w:t>2) Additional PPQ samples collected for small-scale cleavage assessment and impurity/purity evaluation;</w:t>
      </w:r>
    </w:p>
    <w:p w14:paraId="6C57E371" w14:textId="77777777" w:rsidR="001B335E" w:rsidRDefault="001B335E">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1B335E" w:rsidRDefault="001B335E">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1B335E" w:rsidRDefault="001B335E">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506B019F" w14:textId="77777777" w:rsidR="001B335E" w:rsidRDefault="001B335E">
      <w:pPr>
        <w:pStyle w:val="CommentText3"/>
        <w:ind w:leftChars="328" w:left="722"/>
      </w:pPr>
    </w:p>
    <w:p w14:paraId="4793FCAD" w14:textId="77777777" w:rsidR="001B335E" w:rsidRDefault="001B335E">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F7836D1" w14:textId="77777777" w:rsidR="001B335E" w:rsidRDefault="001B335E">
      <w:pPr>
        <w:pStyle w:val="CommentText3"/>
        <w:ind w:leftChars="328" w:left="722"/>
      </w:pPr>
    </w:p>
    <w:p w14:paraId="67FFCC51" w14:textId="77777777" w:rsidR="001B335E" w:rsidRDefault="001B335E">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478D7399" w14:textId="77777777" w:rsidR="001B335E" w:rsidRDefault="001B335E">
      <w:pPr>
        <w:pStyle w:val="CommentText3"/>
        <w:ind w:leftChars="328" w:left="722"/>
      </w:pPr>
    </w:p>
    <w:p w14:paraId="168C4494" w14:textId="77777777" w:rsidR="001B335E" w:rsidRDefault="001B335E">
      <w:pPr>
        <w:pStyle w:val="CommentText3"/>
        <w:ind w:leftChars="328" w:left="722"/>
      </w:pPr>
      <w:r>
        <w:t>Disposition of retained materials shall be documented in accordance with applicable GMP procedures.</w:t>
      </w:r>
    </w:p>
  </w:comment>
  <w:comment w:id="9533" w:author="Sonia Quinn - Network" w:date="2026-09-10T16:43:00Z" w:initials="SN">
    <w:p w14:paraId="75730D44" w14:textId="77777777" w:rsidR="001B335E" w:rsidRDefault="001B335E">
      <w:pPr>
        <w:pStyle w:val="CommentText3"/>
      </w:pPr>
      <w:r>
        <w:rPr>
          <w:rStyle w:val="CommentReference1"/>
        </w:rPr>
        <w:annotationRef/>
      </w:r>
      <w:r>
        <w:fldChar w:fldCharType="begin"/>
      </w:r>
      <w:r>
        <w:instrText xml:space="preserve"> HYPERLINK "mailto:yiwen.zhang@lilly.com"</w:instrText>
      </w:r>
      <w:bookmarkStart w:id="9546" w:name="_@_9DBD4B3CD6EF44CBBAFB9C26D1EF4388Z"/>
      <w:r>
        <w:fldChar w:fldCharType="separate"/>
      </w:r>
      <w:bookmarkEnd w:id="9546"/>
      <w:r>
        <w:t>@Yiwen Zhang</w:t>
      </w:r>
      <w:r>
        <w:fldChar w:fldCharType="end"/>
      </w:r>
      <w:r>
        <w:t xml:space="preserve"> let me know if I missed anything that should also be considered.</w:t>
      </w:r>
    </w:p>
  </w:comment>
  <w:comment w:id="9534" w:author="Yiwen Zhang" w:date="2026-09-11T13:50:00Z" w:initials="YZ">
    <w:p w14:paraId="0F0C0964" w14:textId="77777777" w:rsidR="001B335E" w:rsidRDefault="001B335E">
      <w:pPr>
        <w:pStyle w:val="CommentText3"/>
      </w:pPr>
      <w:r>
        <w:rPr>
          <w:rStyle w:val="CommentReference1"/>
        </w:rPr>
        <w:annotationRef/>
      </w: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9535" w:author="Xuning Wei12232" w:date="2026-09-14T08:19:00Z" w:initials="XW">
    <w:p w14:paraId="6DBFD8BB" w14:textId="77777777" w:rsidR="001B335E" w:rsidRPr="004D4A42" w:rsidRDefault="001B335E">
      <w:pPr>
        <w:rPr>
          <w:rFonts w:ascii="Times New Roman" w:hAnsi="Times New Roman" w:cs="Times New Roman"/>
          <w:bCs w:val="0"/>
          <w:kern w:val="0"/>
          <w:sz w:val="24"/>
          <w:szCs w:val="24"/>
          <w:lang w:eastAsia="zh-CN"/>
        </w:rPr>
      </w:pPr>
      <w:r>
        <w:rPr>
          <w:rStyle w:val="CommentReference1"/>
        </w:rPr>
        <w:annotationRef/>
      </w:r>
      <w:r w:rsidRPr="004D4A42">
        <w:rPr>
          <w:rFonts w:ascii="Times New Roman" w:hAnsi="Times New Roman" w:cs="Times New Roman"/>
          <w:bCs w:val="0"/>
          <w:kern w:val="0"/>
          <w:sz w:val="24"/>
          <w:szCs w:val="24"/>
          <w:lang w:eastAsia="zh-CN"/>
        </w:rPr>
        <w:t>Thank you for sharing the proposed section regarding Sample and Validation Material Retention for PPQ. We have reviewed the requirements and following please find our feedback.</w:t>
      </w:r>
    </w:p>
    <w:p w14:paraId="1AB2B8F9" w14:textId="77777777" w:rsidR="001B335E" w:rsidRPr="004D4A42" w:rsidRDefault="001B335E">
      <w:pPr>
        <w:ind w:leftChars="328" w:left="722"/>
        <w:rPr>
          <w:rFonts w:ascii="Times New Roman" w:hAnsi="Times New Roman" w:cs="Times New Roman"/>
          <w:bCs w:val="0"/>
          <w:kern w:val="0"/>
          <w:sz w:val="24"/>
          <w:szCs w:val="24"/>
          <w:lang w:eastAsia="zh-CN"/>
        </w:rPr>
      </w:pPr>
    </w:p>
    <w:p w14:paraId="3FBF0C5E" w14:textId="77777777" w:rsidR="001B335E" w:rsidRPr="004D4A42" w:rsidRDefault="001B335E">
      <w:pPr>
        <w:ind w:leftChars="328" w:left="722"/>
        <w:rPr>
          <w:rFonts w:ascii="Times New Roman" w:hAnsi="Times New Roman" w:cs="Times New Roman"/>
          <w:bCs w:val="0"/>
          <w:kern w:val="0"/>
          <w:sz w:val="24"/>
          <w:szCs w:val="24"/>
          <w:lang w:eastAsia="zh-CN"/>
        </w:rPr>
      </w:pPr>
    </w:p>
    <w:p w14:paraId="5F76F7B9" w14:textId="77777777" w:rsidR="001B335E" w:rsidRPr="004D4A42" w:rsidRDefault="001B335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Firstly,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retention strategy follows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896E9D9" w14:textId="77777777" w:rsidR="001B335E" w:rsidRPr="004D4A42" w:rsidRDefault="001B335E">
      <w:pPr>
        <w:ind w:leftChars="328" w:left="722"/>
        <w:rPr>
          <w:rFonts w:ascii="Times New Roman" w:hAnsi="Times New Roman" w:cs="Times New Roman"/>
          <w:bCs w:val="0"/>
          <w:kern w:val="0"/>
          <w:sz w:val="24"/>
          <w:szCs w:val="24"/>
          <w:lang w:eastAsia="zh-CN"/>
        </w:rPr>
      </w:pPr>
    </w:p>
    <w:p w14:paraId="1B319C6E" w14:textId="77777777" w:rsidR="001B335E" w:rsidRPr="004D4A42" w:rsidRDefault="001B335E">
      <w:pPr>
        <w:ind w:leftChars="328" w:left="722"/>
        <w:rPr>
          <w:rFonts w:ascii="Times New Roman" w:hAnsi="Times New Roman" w:cs="Times New Roman"/>
          <w:bCs w:val="0"/>
          <w:kern w:val="0"/>
          <w:sz w:val="24"/>
          <w:szCs w:val="24"/>
          <w:lang w:eastAsia="zh-CN"/>
        </w:rPr>
      </w:pPr>
    </w:p>
    <w:p w14:paraId="7F7B4D6D" w14:textId="77777777" w:rsidR="001B335E" w:rsidRPr="004D4A42" w:rsidRDefault="001B335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 xml:space="preserve">Secondly, for other extended retention, please find following rationale from </w:t>
      </w:r>
      <w:proofErr w:type="spellStart"/>
      <w:r w:rsidRPr="004D4A42">
        <w:rPr>
          <w:rFonts w:ascii="Times New Roman" w:hAnsi="Times New Roman" w:cs="Times New Roman"/>
          <w:bCs w:val="0"/>
          <w:kern w:val="0"/>
          <w:sz w:val="24"/>
          <w:szCs w:val="24"/>
          <w:lang w:eastAsia="zh-CN"/>
        </w:rPr>
        <w:t>Asymchem's</w:t>
      </w:r>
      <w:proofErr w:type="spellEnd"/>
      <w:r w:rsidRPr="004D4A42">
        <w:rPr>
          <w:rFonts w:ascii="Times New Roman" w:hAnsi="Times New Roman" w:cs="Times New Roman"/>
          <w:bCs w:val="0"/>
          <w:kern w:val="0"/>
          <w:sz w:val="24"/>
          <w:szCs w:val="24"/>
          <w:lang w:eastAsia="zh-CN"/>
        </w:rPr>
        <w:t xml:space="preserve"> perspective:</w:t>
      </w:r>
    </w:p>
    <w:p w14:paraId="1DCF0334" w14:textId="77777777" w:rsidR="001B335E" w:rsidRPr="004D4A42" w:rsidRDefault="001B335E">
      <w:pPr>
        <w:ind w:leftChars="328" w:left="722"/>
        <w:rPr>
          <w:rFonts w:ascii="Times New Roman" w:hAnsi="Times New Roman" w:cs="Times New Roman"/>
          <w:bCs w:val="0"/>
          <w:kern w:val="0"/>
          <w:sz w:val="24"/>
          <w:szCs w:val="24"/>
          <w:lang w:eastAsia="zh-CN"/>
        </w:rPr>
      </w:pPr>
    </w:p>
    <w:p w14:paraId="769B002B" w14:textId="77777777" w:rsidR="001B335E" w:rsidRPr="004D4A42" w:rsidRDefault="001B335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1B335E" w:rsidRPr="004D4A42" w:rsidRDefault="001B335E">
      <w:pPr>
        <w:ind w:leftChars="328" w:left="722"/>
        <w:rPr>
          <w:rFonts w:ascii="Times New Roman" w:hAnsi="Times New Roman" w:cs="Times New Roman"/>
          <w:bCs w:val="0"/>
          <w:kern w:val="0"/>
          <w:sz w:val="24"/>
          <w:szCs w:val="24"/>
          <w:lang w:eastAsia="zh-CN"/>
        </w:rPr>
      </w:pPr>
    </w:p>
    <w:p w14:paraId="1007C9A4" w14:textId="77777777" w:rsidR="001B335E" w:rsidRPr="004D4A42" w:rsidRDefault="001B335E">
      <w:pPr>
        <w:ind w:leftChars="328" w:left="722"/>
        <w:rPr>
          <w:rFonts w:ascii="Times New Roman" w:hAnsi="Times New Roman" w:cs="Times New Roman"/>
          <w:bCs w:val="0"/>
          <w:kern w:val="0"/>
          <w:sz w:val="24"/>
          <w:szCs w:val="24"/>
          <w:lang w:eastAsia="zh-CN"/>
        </w:rPr>
      </w:pPr>
      <w:r w:rsidRPr="004D4A42">
        <w:rPr>
          <w:rFonts w:ascii="Times New Roman" w:hAnsi="Times New Roman" w:cs="Times New Roman"/>
          <w:bCs w:val="0"/>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1B335E" w:rsidRDefault="001B335E">
      <w:pPr>
        <w:ind w:leftChars="328" w:left="722"/>
        <w:rPr>
          <w:rFonts w:ascii="Times New Roman" w:hAnsi="Times New Roman" w:cs="Times New Roman"/>
          <w:bCs w:val="0"/>
          <w:kern w:val="0"/>
          <w:sz w:val="24"/>
          <w:szCs w:val="24"/>
          <w:lang w:eastAsia="zh-CN"/>
        </w:rPr>
      </w:pPr>
    </w:p>
    <w:p w14:paraId="540DC659" w14:textId="77777777" w:rsidR="001B335E" w:rsidRDefault="001B335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1B335E" w:rsidRDefault="001B335E">
      <w:pPr>
        <w:ind w:leftChars="328" w:left="722"/>
        <w:rPr>
          <w:rFonts w:ascii="Times New Roman" w:hAnsi="Times New Roman" w:cs="Times New Roman"/>
          <w:bCs w:val="0"/>
          <w:kern w:val="0"/>
          <w:sz w:val="24"/>
          <w:szCs w:val="24"/>
          <w:lang w:eastAsia="zh-CN"/>
        </w:rPr>
      </w:pPr>
    </w:p>
    <w:p w14:paraId="2E780729" w14:textId="77777777" w:rsidR="001B335E" w:rsidRDefault="001B335E">
      <w:pPr>
        <w:ind w:leftChars="328" w:left="722"/>
        <w:rPr>
          <w:rFonts w:ascii="Times New Roman" w:hAnsi="Times New Roman" w:cs="Times New Roman"/>
          <w:bCs w:val="0"/>
          <w:kern w:val="0"/>
          <w:sz w:val="24"/>
          <w:szCs w:val="24"/>
          <w:lang w:eastAsia="zh-CN"/>
        </w:rPr>
      </w:pPr>
    </w:p>
    <w:p w14:paraId="777E0831" w14:textId="77777777" w:rsidR="001B335E" w:rsidRDefault="001B335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1B335E" w:rsidRDefault="001B335E">
      <w:pPr>
        <w:ind w:leftChars="328" w:left="722"/>
        <w:rPr>
          <w:rFonts w:ascii="Times New Roman" w:hAnsi="Times New Roman" w:cs="Times New Roman"/>
          <w:bCs w:val="0"/>
          <w:kern w:val="0"/>
          <w:sz w:val="24"/>
          <w:szCs w:val="24"/>
          <w:lang w:eastAsia="zh-CN"/>
        </w:rPr>
      </w:pPr>
    </w:p>
    <w:p w14:paraId="7118DC78" w14:textId="77777777" w:rsidR="001B335E" w:rsidRDefault="001B335E">
      <w:pPr>
        <w:ind w:leftChars="328" w:left="722"/>
        <w:rPr>
          <w:rFonts w:ascii="Times New Roman" w:hAnsi="Times New Roman" w:cs="Times New Roman"/>
          <w:bCs w:val="0"/>
          <w:kern w:val="0"/>
          <w:sz w:val="24"/>
          <w:szCs w:val="24"/>
          <w:lang w:eastAsia="zh-CN"/>
        </w:rPr>
      </w:pPr>
    </w:p>
    <w:p w14:paraId="3FF430B3" w14:textId="77777777" w:rsidR="001B335E" w:rsidRDefault="001B335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7876FC12" w14:textId="77777777" w:rsidR="001B335E" w:rsidRDefault="001B335E">
      <w:pPr>
        <w:ind w:leftChars="328" w:left="722"/>
        <w:rPr>
          <w:rFonts w:ascii="Times New Roman" w:hAnsi="Times New Roman" w:cs="Times New Roman"/>
          <w:bCs w:val="0"/>
          <w:kern w:val="0"/>
          <w:sz w:val="24"/>
          <w:szCs w:val="24"/>
          <w:lang w:eastAsia="zh-CN"/>
        </w:rPr>
      </w:pPr>
    </w:p>
    <w:p w14:paraId="3BEB0592" w14:textId="77777777" w:rsidR="001B335E" w:rsidRDefault="001B335E">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1B335E" w:rsidRDefault="001B335E">
      <w:pPr>
        <w:ind w:leftChars="328" w:left="722"/>
        <w:rPr>
          <w:rFonts w:ascii="Times New Roman" w:hAnsi="Times New Roman" w:cs="Times New Roman"/>
          <w:bCs w:val="0"/>
          <w:kern w:val="0"/>
          <w:sz w:val="24"/>
          <w:szCs w:val="24"/>
          <w:lang w:eastAsia="zh-CN"/>
        </w:rPr>
      </w:pPr>
    </w:p>
    <w:p w14:paraId="7EBB8E06" w14:textId="77777777" w:rsidR="001B335E" w:rsidRDefault="001B335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35703EDE" w14:textId="77777777" w:rsidR="001B335E" w:rsidRDefault="001B335E">
      <w:pPr>
        <w:ind w:leftChars="655" w:left="1441"/>
        <w:rPr>
          <w:rFonts w:ascii="Times New Roman" w:hAnsi="Times New Roman" w:cs="Times New Roman"/>
          <w:bCs w:val="0"/>
          <w:kern w:val="0"/>
          <w:sz w:val="24"/>
          <w:szCs w:val="24"/>
          <w:lang w:eastAsia="zh-CN"/>
        </w:rPr>
      </w:pPr>
    </w:p>
    <w:p w14:paraId="1FFB8A33" w14:textId="77777777" w:rsidR="001B335E" w:rsidRDefault="001B335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5E86F948" w14:textId="77777777" w:rsidR="001B335E" w:rsidRDefault="001B335E">
      <w:pPr>
        <w:ind w:leftChars="655" w:left="1441"/>
        <w:rPr>
          <w:rFonts w:ascii="Times New Roman" w:hAnsi="Times New Roman" w:cs="Times New Roman"/>
          <w:bCs w:val="0"/>
          <w:kern w:val="0"/>
          <w:sz w:val="24"/>
          <w:szCs w:val="24"/>
          <w:lang w:eastAsia="zh-CN"/>
        </w:rPr>
      </w:pPr>
    </w:p>
    <w:p w14:paraId="27A35E7C" w14:textId="77777777" w:rsidR="001B335E" w:rsidRDefault="001B335E">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1946BE5E" w14:textId="77777777" w:rsidR="001B335E" w:rsidRDefault="001B335E">
      <w:pPr>
        <w:ind w:leftChars="655" w:left="1441"/>
        <w:rPr>
          <w:rFonts w:ascii="Times New Roman" w:hAnsi="Times New Roman" w:cs="Times New Roman"/>
          <w:bCs w:val="0"/>
          <w:kern w:val="0"/>
          <w:sz w:val="24"/>
          <w:szCs w:val="24"/>
          <w:lang w:eastAsia="zh-CN"/>
        </w:rPr>
      </w:pPr>
    </w:p>
    <w:p w14:paraId="497946ED" w14:textId="77777777" w:rsidR="001B335E" w:rsidRDefault="001B335E">
      <w:pPr>
        <w:ind w:leftChars="328" w:left="722"/>
        <w:rPr>
          <w:rFonts w:ascii="Times New Roman" w:hAnsi="Times New Roman" w:cs="Times New Roman"/>
          <w:bCs w:val="0"/>
          <w:kern w:val="0"/>
          <w:sz w:val="24"/>
          <w:szCs w:val="24"/>
          <w:lang w:eastAsia="zh-CN"/>
        </w:rPr>
      </w:pPr>
    </w:p>
    <w:p w14:paraId="51C34A15" w14:textId="77777777" w:rsidR="001B335E" w:rsidRDefault="001B335E">
      <w:pPr>
        <w:ind w:leftChars="328" w:left="722"/>
        <w:rPr>
          <w:rFonts w:ascii="Times New Roman" w:hAnsi="Times New Roman" w:cs="Times New Roman"/>
          <w:bCs w:val="0"/>
          <w:kern w:val="0"/>
          <w:sz w:val="24"/>
          <w:szCs w:val="24"/>
          <w:lang w:eastAsia="zh-CN"/>
        </w:rPr>
      </w:pPr>
    </w:p>
    <w:p w14:paraId="20662A9E" w14:textId="77777777" w:rsidR="001B335E" w:rsidRDefault="001B335E">
      <w:pPr>
        <w:pStyle w:val="CommentText4"/>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9536" w:author="Xuning Wei12232" w:date="2026-10-27T15:26:00Z" w:initials="XW">
    <w:p w14:paraId="139C7AFB" w14:textId="116BEB68" w:rsidR="001B335E" w:rsidRPr="009456FD" w:rsidRDefault="001B335E">
      <w:pPr>
        <w:pStyle w:val="affc"/>
        <w:rPr>
          <w:color w:val="0000FF"/>
        </w:rPr>
      </w:pPr>
      <w:r>
        <w:rPr>
          <w:rStyle w:val="affe"/>
        </w:rPr>
        <w:annotationRef/>
      </w:r>
      <w:r w:rsidRPr="009456FD">
        <w:rPr>
          <w:color w:val="0000FF"/>
        </w:rPr>
        <w:t xml:space="preserve">Revised with reference to the relevant content of L3. Thank you. </w:t>
      </w:r>
    </w:p>
  </w:comment>
  <w:comment w:id="9568" w:author="Yiwen Zhang" w:date="2026-07-29T11:48:00Z" w:initials="YZ">
    <w:p w14:paraId="2417A394" w14:textId="77777777" w:rsidR="001B335E" w:rsidRDefault="001B335E">
      <w:pPr>
        <w:pStyle w:val="CommentText10"/>
      </w:pPr>
      <w:r>
        <w:rPr>
          <w:rStyle w:val="CommentReference1"/>
        </w:rPr>
        <w:annotationRef/>
      </w:r>
      <w:r>
        <w:t>We do not run use-test for PPQ.</w:t>
      </w:r>
    </w:p>
    <w:p w14:paraId="57D7E37F" w14:textId="77777777" w:rsidR="001B335E" w:rsidRDefault="001B335E">
      <w:pPr>
        <w:pStyle w:val="CommentText10"/>
        <w:ind w:leftChars="328" w:left="722"/>
      </w:pPr>
      <w:r>
        <w:rPr>
          <w:lang w:eastAsia="zh-CN"/>
        </w:rPr>
        <w:t>We need to confirm if stability study on peptidyl resin is required and any sample retaining.</w:t>
      </w:r>
    </w:p>
  </w:comment>
  <w:comment w:id="9569" w:author="Xuning Wei12232" w:date="2026-08-02T22:09:00Z" w:initials="XW">
    <w:p w14:paraId="547FC76C" w14:textId="77777777" w:rsidR="001B335E" w:rsidRDefault="001B335E">
      <w:pPr>
        <w:pStyle w:val="CommentText2"/>
        <w:rPr>
          <w:lang w:eastAsia="zh-CN"/>
        </w:rPr>
      </w:pPr>
      <w:r>
        <w:rPr>
          <w:rStyle w:val="CommentReference1"/>
        </w:rPr>
        <w:annotationRef/>
      </w:r>
      <w:r>
        <w:rPr>
          <w:lang w:eastAsia="zh-CN"/>
        </w:rPr>
        <w:t xml:space="preserve">Has been updated in text, </w:t>
      </w:r>
      <w:r>
        <w:t xml:space="preserve">it will be deleted if the </w:t>
      </w:r>
      <w:r>
        <w:rPr>
          <w:lang w:eastAsia="zh-CN"/>
        </w:rPr>
        <w:t>stability</w:t>
      </w:r>
      <w:r>
        <w:t xml:space="preserve"> study is not required.</w:t>
      </w:r>
    </w:p>
  </w:comment>
  <w:comment w:id="9570" w:author="Xuning Wei12232" w:date="2026-10-27T15:27:00Z" w:initials="XW">
    <w:p w14:paraId="3560A61B" w14:textId="625D2F75" w:rsidR="001B335E" w:rsidRDefault="001B335E">
      <w:pPr>
        <w:pStyle w:val="affc"/>
        <w:rPr>
          <w:lang w:eastAsia="zh-CN"/>
        </w:rPr>
      </w:pPr>
      <w:r>
        <w:rPr>
          <w:rStyle w:val="affe"/>
        </w:rPr>
        <w:annotationRef/>
      </w:r>
      <w:r w:rsidRPr="000C3421">
        <w:rPr>
          <w:rFonts w:hint="eastAsia"/>
          <w:color w:val="000000" w:themeColor="text1"/>
          <w:lang w:eastAsia="zh-CN"/>
        </w:rPr>
        <w:t>R</w:t>
      </w:r>
      <w:r w:rsidRPr="000C3421">
        <w:rPr>
          <w:color w:val="000000" w:themeColor="text1"/>
        </w:rPr>
        <w:t>evised with reference to the relevant content of L3. Thank you.</w:t>
      </w:r>
    </w:p>
  </w:comment>
  <w:comment w:id="9648" w:author="Xuning Wei12232" w:date="2026-09-01T19:44:00Z" w:initials="XW">
    <w:p w14:paraId="41271F6B" w14:textId="77777777" w:rsidR="001B335E" w:rsidRDefault="001B335E">
      <w:pPr>
        <w:pStyle w:val="CommentText2"/>
      </w:pPr>
      <w:r>
        <w:rPr>
          <w:rStyle w:val="CommentReference1"/>
        </w:rPr>
        <w:annotationRef/>
      </w:r>
      <w:r>
        <w:t>The content of this section is not fully consistent with L3. Further discussions will be carried out to align the details with Lilly, and relevant content will be updated accordingly.</w:t>
      </w:r>
    </w:p>
  </w:comment>
  <w:comment w:id="9660" w:author="Sonia Quinn - Network" w:date="2026-09-09T17:09:00Z" w:initials="SN">
    <w:p w14:paraId="67BBDB62" w14:textId="77777777" w:rsidR="001B335E" w:rsidRDefault="001B335E">
      <w:pPr>
        <w:pStyle w:val="CommentText3"/>
      </w:pPr>
      <w:r>
        <w:rPr>
          <w:rStyle w:val="CommentReference1"/>
        </w:rPr>
        <w:annotationRef/>
      </w:r>
      <w:r>
        <w:rPr>
          <w:color w:val="242424"/>
        </w:rPr>
        <w:t>Is there a packaging specification that needs to be referenced for this?</w:t>
      </w:r>
      <w:r>
        <w:t xml:space="preserve"> </w:t>
      </w:r>
    </w:p>
  </w:comment>
  <w:comment w:id="9661" w:author="Xuning Wei12232" w:date="2026-09-14T08:10:00Z" w:initials="XW">
    <w:p w14:paraId="667C04A7" w14:textId="77777777" w:rsidR="001B335E" w:rsidRDefault="001B335E">
      <w:pPr>
        <w:pStyle w:val="CommentText4"/>
        <w:rPr>
          <w:color w:val="0000FF"/>
        </w:rPr>
      </w:pPr>
      <w:r>
        <w:rPr>
          <w:rStyle w:val="CommentReference1"/>
        </w:rPr>
        <w:annotationRef/>
      </w:r>
      <w:r w:rsidRPr="004D4A42">
        <w:t>The packaging specification refer to the document &lt;</w:t>
      </w:r>
      <w:r w:rsidRPr="004D4A42">
        <w:rPr>
          <w:rFonts w:ascii="Times New Roman" w:eastAsia="仿宋_GB2312" w:hAnsi="Times New Roman" w:cs="Times New Roman"/>
          <w:sz w:val="20"/>
          <w:szCs w:val="20"/>
          <w:lang w:eastAsia="zh-CN"/>
        </w:rPr>
        <w:t xml:space="preserve"> Master Operation Record For ASYM-141366: MOR-TJ414002001.04</w:t>
      </w:r>
      <w:r w:rsidRPr="004D4A42">
        <w:t>&gt;, thank you</w:t>
      </w:r>
    </w:p>
  </w:comment>
  <w:comment w:id="9662" w:author="Xuning Wei12232" w:date="2026-10-27T15:28:00Z" w:initials="XW">
    <w:p w14:paraId="3032D5E0" w14:textId="70B7F923" w:rsidR="001B335E" w:rsidRDefault="001B335E">
      <w:pPr>
        <w:pStyle w:val="affc"/>
      </w:pPr>
      <w:r>
        <w:rPr>
          <w:rStyle w:val="affe"/>
        </w:rPr>
        <w:annotationRef/>
      </w:r>
      <w:r w:rsidRPr="009456FD">
        <w:rPr>
          <w:color w:val="0000FF"/>
        </w:rPr>
        <w:t>Revised with reference to the relevant content of L3. Thank you</w:t>
      </w:r>
    </w:p>
  </w:comment>
  <w:comment w:id="9694" w:author="Yiwen Zhang" w:date="2026-07-29T11:44:00Z" w:initials="YZ">
    <w:p w14:paraId="547A80E3" w14:textId="77777777" w:rsidR="001B335E" w:rsidRDefault="001B335E">
      <w:pPr>
        <w:pStyle w:val="CommentText10"/>
      </w:pPr>
      <w:r>
        <w:rPr>
          <w:rStyle w:val="CommentReference1"/>
        </w:rPr>
        <w:annotationRef/>
      </w:r>
      <w:r>
        <w:t>Are desiccants used in step 1 packaging?</w:t>
      </w:r>
    </w:p>
  </w:comment>
  <w:comment w:id="9695" w:author="Xuning Wei12232" w:date="2026-08-02T22:11:00Z" w:initials="XW">
    <w:p w14:paraId="7EE68425" w14:textId="77777777" w:rsidR="001B335E" w:rsidRDefault="001B335E">
      <w:pPr>
        <w:pStyle w:val="CommentText2"/>
        <w:rPr>
          <w:lang w:eastAsia="zh-CN"/>
        </w:rPr>
      </w:pPr>
      <w:r>
        <w:rPr>
          <w:rStyle w:val="CommentReference1"/>
        </w:rPr>
        <w:annotationRef/>
      </w:r>
      <w:r>
        <w:rPr>
          <w:lang w:eastAsia="zh-CN"/>
        </w:rPr>
        <w:t xml:space="preserve">After confirmation, </w:t>
      </w:r>
      <w:r>
        <w:t>desiccants are used in step 1 packaging</w:t>
      </w:r>
    </w:p>
  </w:comment>
  <w:comment w:id="9811" w:author="Yiwen Zhang" w:date="2026-08-12T13:21:00Z" w:initials="YZ">
    <w:p w14:paraId="7CB420E0" w14:textId="77777777" w:rsidR="001B335E" w:rsidRDefault="001B335E">
      <w:pPr>
        <w:pStyle w:val="CommentText2"/>
      </w:pPr>
      <w:r>
        <w:rPr>
          <w:rStyle w:val="CommentReference1"/>
        </w:rPr>
        <w:annotationRef/>
      </w:r>
      <w:r>
        <w:t xml:space="preserve">After internal discussion, Lilly decide that a formal stability monitoring program is required for peptide on-resin. </w:t>
      </w:r>
      <w:r>
        <w:fldChar w:fldCharType="begin"/>
      </w:r>
      <w:r>
        <w:instrText>HYPERLINK "mailto:jingjing.wen@network.lilly.com"</w:instrText>
      </w:r>
      <w:bookmarkStart w:id="9813" w:name="_@_C1E13A6C839B4EA397CBD32CA68A64CDZ"/>
      <w:r>
        <w:fldChar w:fldCharType="separate"/>
      </w:r>
      <w:bookmarkEnd w:id="9813"/>
      <w:r>
        <w:rPr>
          <w:rStyle w:val="Mention3"/>
        </w:rPr>
        <w:t>@jingjing wen - Network</w:t>
      </w:r>
      <w:r>
        <w:fldChar w:fldCharType="end"/>
      </w:r>
      <w:r>
        <w:t xml:space="preserve"> Please update the PVP on L1/L3 as well and start preparation of stability protocols. </w:t>
      </w:r>
    </w:p>
    <w:p w14:paraId="5EFFA76B" w14:textId="77777777" w:rsidR="001B335E" w:rsidRDefault="001B335E">
      <w:pPr>
        <w:pStyle w:val="CommentText2"/>
        <w:ind w:leftChars="164" w:left="361"/>
      </w:pPr>
      <w:r>
        <w:fldChar w:fldCharType="begin"/>
      </w:r>
      <w:r>
        <w:instrText>HYPERLINK "mailto:diedra.shortyduffie@lilly.com"</w:instrText>
      </w:r>
      <w:bookmarkStart w:id="9814" w:name="_@_C94BB394FDF148A08AE4D398BC13DE86Z"/>
      <w:r>
        <w:fldChar w:fldCharType="separate"/>
      </w:r>
      <w:bookmarkEnd w:id="9814"/>
      <w:r>
        <w:rPr>
          <w:rStyle w:val="Mention3"/>
        </w:rPr>
        <w:t>@Diedra Shorty-Duffie</w:t>
      </w:r>
      <w:r>
        <w:fldChar w:fldCharType="end"/>
      </w:r>
      <w:r>
        <w:t xml:space="preserve"> </w:t>
      </w:r>
      <w:r>
        <w:fldChar w:fldCharType="begin"/>
      </w:r>
      <w:r>
        <w:instrText>HYPERLINK "mailto:johan.granander@lilly.com"</w:instrText>
      </w:r>
      <w:bookmarkStart w:id="9815" w:name="_@_FD31272CB2D640C3A3AC39FDB0A622C3Z"/>
      <w:r>
        <w:fldChar w:fldCharType="separate"/>
      </w:r>
      <w:bookmarkEnd w:id="9815"/>
      <w:r>
        <w:rPr>
          <w:rStyle w:val="Mention3"/>
        </w:rPr>
        <w:t>@Johan Granander</w:t>
      </w:r>
      <w:r>
        <w:fldChar w:fldCharType="end"/>
      </w:r>
      <w:r>
        <w:t xml:space="preserve"> I changed the language here. Please add information as appropriate.</w:t>
      </w:r>
    </w:p>
  </w:comment>
  <w:comment w:id="9812" w:author="Zhenxin Yan" w:date="2026-08-12T21:26:00Z" w:initials="ZY">
    <w:p w14:paraId="785BAF33" w14:textId="77777777" w:rsidR="001B335E" w:rsidRDefault="001B335E">
      <w:pPr>
        <w:pStyle w:val="CommentText2"/>
        <w:rPr>
          <w:lang w:eastAsia="zh-CN"/>
        </w:rPr>
      </w:pPr>
      <w:r>
        <w:rPr>
          <w:rStyle w:val="CommentReference1"/>
        </w:rPr>
        <w:annotationRef/>
      </w:r>
      <w:r>
        <w:rPr>
          <w:lang w:eastAsia="zh-CN"/>
        </w:rPr>
        <w:t>Thank you.</w:t>
      </w:r>
    </w:p>
  </w:comment>
  <w:comment w:id="9819" w:author="Novie Atakiwe" w:date="2026-08-19T00:14:00Z" w:initials="NA">
    <w:p w14:paraId="788426F6" w14:textId="77777777" w:rsidR="001B335E" w:rsidRDefault="001B335E">
      <w:pPr>
        <w:pStyle w:val="CommentText2"/>
      </w:pPr>
      <w:r>
        <w:rPr>
          <w:rStyle w:val="CommentReference1"/>
        </w:rPr>
        <w:annotationRef/>
      </w:r>
      <w:r>
        <w:fldChar w:fldCharType="begin"/>
      </w:r>
      <w:r>
        <w:instrText>HYPERLINK "mailto:johan.granander@lilly.com"</w:instrText>
      </w:r>
      <w:bookmarkStart w:id="9822" w:name="_@_6D16A07414224D608A8D71FAE8D28A82Z"/>
      <w:r>
        <w:fldChar w:fldCharType="separate"/>
      </w:r>
      <w:bookmarkEnd w:id="9822"/>
      <w:r>
        <w:rPr>
          <w:rStyle w:val="Mention4"/>
        </w:rPr>
        <w:t>@Johan Granander</w:t>
      </w:r>
      <w:r>
        <w:fldChar w:fldCharType="end"/>
      </w:r>
      <w:r>
        <w:t xml:space="preserve">  Can you please look into this to make sure we are capturing the correct information</w:t>
      </w:r>
    </w:p>
  </w:comment>
  <w:comment w:id="9823" w:author="Novie Atakiwe" w:date="2026-08-19T00:13:00Z" w:initials="NA">
    <w:p w14:paraId="68B0921C" w14:textId="77777777" w:rsidR="001B335E" w:rsidRDefault="001B335E">
      <w:pPr>
        <w:pStyle w:val="CommentText2"/>
      </w:pPr>
      <w:r>
        <w:rPr>
          <w:rStyle w:val="CommentReference1"/>
        </w:rPr>
        <w:annotationRef/>
      </w:r>
      <w:r>
        <w:rPr>
          <w:lang w:val="en-IE"/>
        </w:rPr>
        <w:t xml:space="preserve">What is the stability protocol number </w:t>
      </w:r>
    </w:p>
  </w:comment>
  <w:comment w:id="9824" w:author="Xuning Wei12232" w:date="2026-08-23T18:10:00Z" w:initials="XW">
    <w:p w14:paraId="671A7254" w14:textId="77777777" w:rsidR="001B335E" w:rsidRDefault="001B335E">
      <w:pPr>
        <w:pStyle w:val="CommentText2"/>
      </w:pPr>
      <w:r>
        <w:rPr>
          <w:rStyle w:val="CommentReference1"/>
        </w:rPr>
        <w:annotationRef/>
      </w:r>
      <w:r>
        <w:t>Upon confirmation, the peptide</w:t>
      </w:r>
      <w:r>
        <w:noBreakHyphen/>
        <w:t>resin stability protocol is under Lilly’s internal discussion. The document number will be assigned after the protocol is finalized. Thank you.</w:t>
      </w:r>
    </w:p>
  </w:comment>
  <w:comment w:id="9825" w:author="Xuning Wei12232" w:date="2026-10-27T15:28:00Z" w:initials="XW">
    <w:p w14:paraId="5EB86844" w14:textId="7EAD354E" w:rsidR="001B335E" w:rsidRDefault="001B335E">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updated, thank you.</w:t>
      </w:r>
    </w:p>
  </w:comment>
  <w:comment w:id="9841" w:author="Yiwen Zhang" w:date="2026-07-29T11:50:00Z" w:initials="YZ">
    <w:p w14:paraId="4D072B9A" w14:textId="77777777" w:rsidR="001B335E" w:rsidRDefault="001B335E">
      <w:pPr>
        <w:pStyle w:val="CommentText10"/>
      </w:pPr>
      <w:r>
        <w:rPr>
          <w:rStyle w:val="CommentReference1"/>
        </w:rPr>
        <w:annotationRef/>
      </w:r>
      <w:r>
        <w:t>No homogeneity study for peptide resin</w:t>
      </w:r>
    </w:p>
  </w:comment>
  <w:comment w:id="9842" w:author="Xuning Wei12232" w:date="2026-08-02T22:13:00Z" w:initials="XW">
    <w:p w14:paraId="3C800F67" w14:textId="77777777" w:rsidR="001B335E" w:rsidRDefault="001B335E">
      <w:pPr>
        <w:pStyle w:val="CommentText2"/>
        <w:rPr>
          <w:lang w:eastAsia="zh-CN"/>
        </w:rPr>
      </w:pPr>
      <w:r>
        <w:rPr>
          <w:rStyle w:val="CommentReference1"/>
        </w:rPr>
        <w:annotationRef/>
      </w:r>
      <w:r>
        <w:rPr>
          <w:lang w:eastAsia="zh-CN"/>
        </w:rPr>
        <w:t xml:space="preserve">Ok, thanks. </w:t>
      </w:r>
    </w:p>
  </w:comment>
  <w:comment w:id="9843" w:author="Sonia Quinn - Network" w:date="2026-09-09T17:11:00Z" w:initials="SN">
    <w:p w14:paraId="69799CC5" w14:textId="77777777" w:rsidR="001B335E" w:rsidRDefault="001B335E">
      <w:pPr>
        <w:pStyle w:val="CommentText3"/>
      </w:pPr>
      <w:r>
        <w:rPr>
          <w:rStyle w:val="CommentReference1"/>
        </w:rPr>
        <w:annotationRef/>
      </w:r>
      <w:r>
        <w:rPr>
          <w:color w:val="242424"/>
        </w:rPr>
        <w:t>This doesn't specify a scientific rationale for 'Why' a homogeneity study is not required...</w:t>
      </w:r>
    </w:p>
    <w:p w14:paraId="66F620BE" w14:textId="77777777" w:rsidR="001B335E" w:rsidRDefault="001B335E">
      <w:pPr>
        <w:pStyle w:val="CommentText3"/>
        <w:ind w:leftChars="328" w:left="722"/>
      </w:pPr>
      <w:r>
        <w:rPr>
          <w:color w:val="242424"/>
        </w:rPr>
        <w:t>Suggest to add (amend as appropriate):</w:t>
      </w:r>
    </w:p>
    <w:p w14:paraId="7DBF7CAC" w14:textId="77777777" w:rsidR="001B335E" w:rsidRDefault="001B335E">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9844" w:author="Xuning Wei12232" w:date="2026-09-13T23:15:00Z" w:initials="XW">
    <w:p w14:paraId="5C2E54EE" w14:textId="77777777" w:rsidR="001B335E" w:rsidRDefault="001B335E">
      <w:pPr>
        <w:pStyle w:val="CommentText4"/>
        <w:rPr>
          <w:color w:val="0000FF"/>
          <w:lang w:eastAsia="zh-CN"/>
        </w:rPr>
      </w:pPr>
      <w:r>
        <w:rPr>
          <w:rStyle w:val="CommentReference1"/>
        </w:rPr>
        <w:annotationRef/>
      </w:r>
      <w:r w:rsidRPr="009444AA">
        <w:rPr>
          <w:lang w:eastAsia="zh-CN"/>
        </w:rPr>
        <w:t>Has been updated, thank you.</w:t>
      </w:r>
    </w:p>
  </w:comment>
  <w:comment w:id="9845" w:author="Xuning Wei12232" w:date="2026-10-27T15:29:00Z" w:initials="XW">
    <w:p w14:paraId="55E2E566" w14:textId="686CC60D" w:rsidR="001B335E" w:rsidRDefault="001B335E">
      <w:pPr>
        <w:pStyle w:val="affc"/>
        <w:rPr>
          <w:lang w:eastAsia="zh-CN"/>
        </w:rPr>
      </w:pPr>
      <w:r>
        <w:rPr>
          <w:rStyle w:val="affe"/>
        </w:rPr>
        <w:annotationRef/>
      </w:r>
      <w:r w:rsidRPr="009456FD">
        <w:rPr>
          <w:rFonts w:hint="eastAsia"/>
          <w:color w:val="0000FF"/>
          <w:lang w:eastAsia="zh-CN"/>
        </w:rPr>
        <w:t>H</w:t>
      </w:r>
      <w:r w:rsidRPr="009456FD">
        <w:rPr>
          <w:color w:val="0000FF"/>
          <w:lang w:eastAsia="zh-CN"/>
        </w:rPr>
        <w:t>as been added, thank you.</w:t>
      </w:r>
    </w:p>
  </w:comment>
  <w:comment w:id="9847" w:author="Yiwen Zhang" w:date="2026-07-29T11:57:00Z" w:initials="YZ">
    <w:p w14:paraId="7FB6E03C" w14:textId="77777777" w:rsidR="001B335E" w:rsidRDefault="001B335E">
      <w:pPr>
        <w:pStyle w:val="CommentText10"/>
      </w:pPr>
      <w:r>
        <w:rPr>
          <w:rStyle w:val="CommentReference1"/>
        </w:rPr>
        <w:annotationRef/>
      </w:r>
      <w:r>
        <w:t>I add the characterization study in PVP template for step 2 which will have TSP.</w:t>
      </w:r>
    </w:p>
  </w:comment>
  <w:comment w:id="9848" w:author="Xuning Wei12232" w:date="2026-08-02T22:14:00Z" w:initials="XW">
    <w:p w14:paraId="0DA18A37" w14:textId="77777777" w:rsidR="001B335E" w:rsidRDefault="001B335E">
      <w:pPr>
        <w:pStyle w:val="CommentText2"/>
        <w:rPr>
          <w:lang w:eastAsia="zh-CN"/>
        </w:rPr>
      </w:pPr>
      <w:r>
        <w:rPr>
          <w:rStyle w:val="CommentReference1"/>
        </w:rPr>
        <w:annotationRef/>
      </w:r>
      <w:r>
        <w:rPr>
          <w:lang w:eastAsia="zh-CN"/>
        </w:rPr>
        <w:t xml:space="preserve">Thank you. </w:t>
      </w:r>
    </w:p>
  </w:comment>
  <w:comment w:id="9849" w:author="Johan Granander" w:date="2026-08-28T10:40:00Z" w:initials="JG">
    <w:p w14:paraId="155BD924" w14:textId="77777777" w:rsidR="001B335E" w:rsidRDefault="001B335E">
      <w:pPr>
        <w:pStyle w:val="CommentText2"/>
      </w:pPr>
      <w:r>
        <w:rPr>
          <w:rStyle w:val="CommentReference1"/>
        </w:rPr>
        <w:annotationRef/>
      </w: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9850" w:author="Xuning Wei12232" w:date="2026-08-31T19:09:00Z" w:initials="XW">
    <w:p w14:paraId="0F3E3756" w14:textId="77777777" w:rsidR="001B335E" w:rsidRDefault="001B335E">
      <w:pPr>
        <w:pStyle w:val="CommentText2"/>
        <w:rPr>
          <w:lang w:eastAsia="zh-CN"/>
        </w:rPr>
      </w:pPr>
      <w:r>
        <w:rPr>
          <w:rStyle w:val="CommentReference1"/>
        </w:rPr>
        <w:annotationRef/>
      </w:r>
      <w:r>
        <w:rPr>
          <w:color w:val="0000FF"/>
          <w:lang w:eastAsia="zh-CN"/>
        </w:rPr>
        <w:t>Has been updated in section 14, thank you.</w:t>
      </w:r>
    </w:p>
  </w:comment>
  <w:comment w:id="9857" w:author="Emma Ryan" w:date="2026-08-31T16:39:00Z" w:initials="ER">
    <w:p w14:paraId="33386429" w14:textId="77777777" w:rsidR="001B335E" w:rsidRDefault="001B335E">
      <w:r>
        <w:rPr>
          <w:rStyle w:val="CommentReference1"/>
        </w:rPr>
        <w:annotationRef/>
      </w:r>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9858" w:author="Xuning Wei12232" w:date="2026-09-07T15:57:00Z" w:initials="XW">
    <w:p w14:paraId="4BA7D791" w14:textId="77777777" w:rsidR="001B335E" w:rsidRDefault="001B335E">
      <w:pPr>
        <w:pStyle w:val="CommentText3"/>
        <w:rPr>
          <w:lang w:eastAsia="zh-CN"/>
        </w:rPr>
      </w:pPr>
      <w:r>
        <w:rPr>
          <w:rStyle w:val="CommentReference1"/>
        </w:rPr>
        <w:annotationRef/>
      </w:r>
      <w:r>
        <w:rPr>
          <w:lang w:eastAsia="zh-CN"/>
        </w:rPr>
        <w:t>Has been updated, thanks.</w:t>
      </w:r>
    </w:p>
  </w:comment>
  <w:comment w:id="9872" w:author="Yiwen Zhang" w:date="2026-07-29T12:11:00Z" w:initials="YZ">
    <w:p w14:paraId="156F1725" w14:textId="77777777" w:rsidR="001B335E" w:rsidRDefault="001B335E">
      <w:pPr>
        <w:pStyle w:val="CommentText10"/>
      </w:pPr>
      <w:r>
        <w:rPr>
          <w:rStyle w:val="CommentReference1"/>
        </w:rPr>
        <w:annotationRef/>
      </w:r>
      <w:r>
        <w:t>Can you describe the cleaning cycle and DHT/CHT principle in CV?</w:t>
      </w:r>
    </w:p>
  </w:comment>
  <w:comment w:id="9873" w:author="Xuning Wei12232" w:date="2026-08-03T17:09:00Z" w:initials="XW">
    <w:p w14:paraId="113CA5DE" w14:textId="77777777" w:rsidR="001B335E" w:rsidRDefault="001B335E">
      <w:pPr>
        <w:pStyle w:val="CommentText2"/>
      </w:pPr>
      <w:r>
        <w:rPr>
          <w:rStyle w:val="CommentReference1"/>
        </w:rPr>
        <w:annotationRef/>
      </w: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9874" w:author="Xuning Wei12232" w:date="2026-08-03T20:50:00Z" w:initials="XW">
    <w:p w14:paraId="703F7183" w14:textId="77777777" w:rsidR="001B335E" w:rsidRDefault="001B335E">
      <w:pPr>
        <w:pStyle w:val="CommentText2"/>
      </w:pPr>
      <w:r>
        <w:rPr>
          <w:rStyle w:val="CommentReference1"/>
        </w:rPr>
        <w:annotationRef/>
      </w: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9876" w:author="Sonia Quinn - Network" w:date="2026-09-09T17:11:00Z" w:initials="SN">
    <w:p w14:paraId="6E8ECA56" w14:textId="77777777" w:rsidR="001B335E" w:rsidRDefault="001B335E">
      <w:pPr>
        <w:pStyle w:val="CommentText3"/>
      </w:pPr>
      <w:r>
        <w:rPr>
          <w:rStyle w:val="CommentReference1"/>
        </w:rPr>
        <w:annotationRef/>
      </w:r>
      <w:r>
        <w:rPr>
          <w:lang w:val="en-IE"/>
        </w:rPr>
        <w:t>Please include document title for clarity</w:t>
      </w:r>
    </w:p>
  </w:comment>
  <w:comment w:id="9877" w:author="Xuning Wei12232" w:date="2026-09-13T23:17:00Z" w:initials="XW">
    <w:p w14:paraId="26FD9593" w14:textId="77777777" w:rsidR="001B335E" w:rsidRDefault="001B335E">
      <w:pPr>
        <w:pStyle w:val="CommentText4"/>
        <w:rPr>
          <w:lang w:eastAsia="zh-CN"/>
        </w:rPr>
      </w:pPr>
      <w:r>
        <w:rPr>
          <w:rStyle w:val="CommentReference1"/>
        </w:rPr>
        <w:annotationRef/>
      </w:r>
      <w:r w:rsidRPr="009444AA">
        <w:rPr>
          <w:lang w:eastAsia="zh-CN"/>
        </w:rPr>
        <w:t>Has been added, thanks.</w:t>
      </w:r>
    </w:p>
  </w:comment>
  <w:comment w:id="9878" w:author="Xuning Wei12232" w:date="2026-10-27T15:29:00Z" w:initials="XW">
    <w:p w14:paraId="2FF6C1FB" w14:textId="768D000D" w:rsidR="001B335E" w:rsidRDefault="001B335E">
      <w:pPr>
        <w:pStyle w:val="affc"/>
      </w:pPr>
      <w:r>
        <w:rPr>
          <w:rStyle w:val="affe"/>
        </w:rPr>
        <w:annotationRef/>
      </w:r>
      <w:r w:rsidRPr="009456FD">
        <w:rPr>
          <w:color w:val="0000FF"/>
        </w:rPr>
        <w:t>Revised with reference to the relevant content of L3.</w:t>
      </w:r>
    </w:p>
  </w:comment>
  <w:comment w:id="9894" w:author="Yiwen Zhang" w:date="2026-07-29T12:14:00Z" w:initials="YZ">
    <w:p w14:paraId="09FB77E3" w14:textId="77777777" w:rsidR="001B335E" w:rsidRDefault="001B335E">
      <w:pPr>
        <w:pStyle w:val="CommentText10"/>
      </w:pPr>
      <w:r>
        <w:rPr>
          <w:rStyle w:val="CommentReference1"/>
        </w:rPr>
        <w:annotationRef/>
      </w:r>
      <w:r>
        <w:t>Can you add the acceptance criteria, summary report, and release/disposition sections to PVP?</w:t>
      </w:r>
    </w:p>
  </w:comment>
  <w:comment w:id="9895" w:author="Xuning Wei12232" w:date="2026-08-03T17:34:00Z" w:initials="XW">
    <w:p w14:paraId="5F1EE491"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Thanks.</w:t>
      </w:r>
    </w:p>
  </w:comment>
  <w:comment w:id="9896" w:author="Yiwen Zhang" w:date="2026-08-04T18:45:00Z" w:initials="YZ">
    <w:p w14:paraId="5A7C4702" w14:textId="77777777" w:rsidR="001B335E" w:rsidRDefault="001B335E">
      <w:pPr>
        <w:pStyle w:val="CommentText2"/>
      </w:pPr>
      <w:r>
        <w:rPr>
          <w:rStyle w:val="CommentReference1"/>
        </w:rPr>
        <w:annotationRef/>
      </w:r>
      <w:r>
        <w:t>Are those test items part of end of drying IPC?</w:t>
      </w:r>
    </w:p>
  </w:comment>
  <w:comment w:id="9897" w:author="Xuning Wei12232" w:date="2026-08-05T18:09:00Z" w:initials="XW">
    <w:p w14:paraId="48510E06" w14:textId="77777777" w:rsidR="001B335E" w:rsidRDefault="001B335E">
      <w:pPr>
        <w:pStyle w:val="CommentText2"/>
      </w:pPr>
      <w:r>
        <w:rPr>
          <w:rStyle w:val="CommentReference1"/>
        </w:rPr>
        <w:annotationRef/>
      </w: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9898" w:author="Xuning Wei12232" w:date="2026-10-27T15:30:00Z" w:initials="XW">
    <w:p w14:paraId="02653C97" w14:textId="33A73BD3" w:rsidR="001B335E" w:rsidRDefault="001B335E">
      <w:pPr>
        <w:pStyle w:val="affc"/>
      </w:pPr>
      <w:r>
        <w:rPr>
          <w:rStyle w:val="affe"/>
        </w:rPr>
        <w:annotationRef/>
      </w:r>
      <w:r w:rsidRPr="009456FD">
        <w:rPr>
          <w:color w:val="0000FF"/>
        </w:rPr>
        <w:t>Revised with reference to the relevant content of L3. Thank you.</w:t>
      </w:r>
      <w:r>
        <w:t xml:space="preserve"> </w:t>
      </w:r>
    </w:p>
  </w:comment>
  <w:comment w:id="9900" w:author="Sonia Quinn - Network" w:date="2026-09-09T17:12:00Z" w:initials="SN">
    <w:p w14:paraId="3CC9B63A" w14:textId="77777777" w:rsidR="001B335E" w:rsidRDefault="001B335E">
      <w:pPr>
        <w:pStyle w:val="CommentText3"/>
      </w:pPr>
      <w:r>
        <w:rPr>
          <w:rStyle w:val="CommentReference1"/>
        </w:rPr>
        <w:annotationRef/>
      </w:r>
      <w:r>
        <w:rPr>
          <w:lang w:val="en-IE"/>
        </w:rPr>
        <w:t>Please reference for completeness</w:t>
      </w:r>
    </w:p>
  </w:comment>
  <w:comment w:id="9901" w:author="Xuning Wei12232" w:date="2026-09-13T23:19:00Z" w:initials="XW">
    <w:p w14:paraId="059E7BA4" w14:textId="77777777" w:rsidR="001B335E" w:rsidRDefault="001B335E">
      <w:pPr>
        <w:pStyle w:val="CommentText4"/>
        <w:rPr>
          <w:lang w:eastAsia="zh-CN"/>
        </w:rPr>
      </w:pPr>
      <w:r>
        <w:rPr>
          <w:rStyle w:val="CommentReference1"/>
        </w:rPr>
        <w:annotationRef/>
      </w:r>
      <w:r w:rsidRPr="009444AA">
        <w:rPr>
          <w:rFonts w:hint="eastAsia"/>
          <w:lang w:eastAsia="zh-CN"/>
        </w:rPr>
        <w:t>H</w:t>
      </w:r>
      <w:r w:rsidRPr="009444AA">
        <w:rPr>
          <w:lang w:eastAsia="zh-CN"/>
        </w:rPr>
        <w:t xml:space="preserve">as been added, thank you. </w:t>
      </w:r>
    </w:p>
  </w:comment>
  <w:comment w:id="9902" w:author="Xuning Wei12232" w:date="2026-10-27T15:31:00Z" w:initials="XW">
    <w:p w14:paraId="706806CF" w14:textId="2FE4E756" w:rsidR="001B335E" w:rsidRPr="009456FD" w:rsidRDefault="001B335E">
      <w:pPr>
        <w:pStyle w:val="affc"/>
        <w:rPr>
          <w:color w:val="0000FF"/>
          <w:lang w:eastAsia="zh-CN"/>
        </w:rPr>
      </w:pPr>
      <w:r w:rsidRPr="009456FD">
        <w:rPr>
          <w:rStyle w:val="affe"/>
          <w:color w:val="0000FF"/>
        </w:rPr>
        <w:annotationRef/>
      </w:r>
      <w:r w:rsidRPr="009456FD">
        <w:rPr>
          <w:rFonts w:hint="eastAsia"/>
          <w:color w:val="0000FF"/>
          <w:lang w:eastAsia="zh-CN"/>
        </w:rPr>
        <w:t>R</w:t>
      </w:r>
      <w:r w:rsidRPr="009456FD">
        <w:rPr>
          <w:color w:val="0000FF"/>
        </w:rPr>
        <w:t>evised with reference to the relevant content of L3. Thank you.</w:t>
      </w:r>
    </w:p>
  </w:comment>
  <w:comment w:id="9903" w:author="Sonia Quinn - Network" w:date="2026-09-09T17:12:00Z" w:initials="SN">
    <w:p w14:paraId="3FFF8C56" w14:textId="77777777" w:rsidR="001B335E" w:rsidRDefault="001B335E">
      <w:pPr>
        <w:pStyle w:val="CommentText3"/>
      </w:pPr>
      <w:r>
        <w:rPr>
          <w:rStyle w:val="CommentReference1"/>
        </w:rPr>
        <w:annotationRef/>
      </w:r>
      <w:r>
        <w:rPr>
          <w:lang w:val="en-IE"/>
        </w:rPr>
        <w:t>Added for clarity</w:t>
      </w:r>
    </w:p>
  </w:comment>
  <w:comment w:id="9904" w:author="Xuning Wei12232" w:date="2026-09-13T23:31:00Z" w:initials="XW">
    <w:p w14:paraId="610E9209" w14:textId="77777777" w:rsidR="001B335E" w:rsidRDefault="001B335E">
      <w:pPr>
        <w:pStyle w:val="CommentText4"/>
        <w:rPr>
          <w:lang w:eastAsia="zh-CN"/>
        </w:rPr>
      </w:pPr>
      <w:r>
        <w:rPr>
          <w:rStyle w:val="CommentReference1"/>
        </w:rPr>
        <w:annotationRef/>
      </w:r>
      <w:r w:rsidRPr="009444AA">
        <w:rPr>
          <w:rFonts w:hint="eastAsia"/>
          <w:lang w:eastAsia="zh-CN"/>
        </w:rPr>
        <w:t>H</w:t>
      </w:r>
      <w:r w:rsidRPr="009444AA">
        <w:rPr>
          <w:lang w:eastAsia="zh-CN"/>
        </w:rPr>
        <w:t>as been updated, thanks.</w:t>
      </w:r>
    </w:p>
  </w:comment>
  <w:comment w:id="9905" w:author="Xuning Wei12232" w:date="2026-10-27T15:31:00Z" w:initials="XW">
    <w:p w14:paraId="31AED283" w14:textId="5790FDDE" w:rsidR="001B335E" w:rsidRDefault="001B335E">
      <w:pPr>
        <w:pStyle w:val="affc"/>
        <w:rPr>
          <w:lang w:eastAsia="zh-CN"/>
        </w:rPr>
      </w:pPr>
      <w:r>
        <w:rPr>
          <w:rStyle w:val="affe"/>
        </w:rPr>
        <w:annotationRef/>
      </w:r>
      <w:r w:rsidRPr="009456FD">
        <w:rPr>
          <w:rFonts w:hint="eastAsia"/>
          <w:color w:val="0000FF"/>
          <w:lang w:eastAsia="zh-CN"/>
        </w:rPr>
        <w:t>R</w:t>
      </w:r>
      <w:r w:rsidRPr="009456FD">
        <w:rPr>
          <w:color w:val="0000FF"/>
        </w:rPr>
        <w:t xml:space="preserve">evised with reference to the relevant content of L3. Thank you. </w:t>
      </w:r>
    </w:p>
  </w:comment>
  <w:comment w:id="9978" w:author="Novie Atakiwe" w:date="2026-08-19T00:25:00Z" w:initials="NA">
    <w:p w14:paraId="33748475" w14:textId="77777777" w:rsidR="001B335E" w:rsidRDefault="001B335E">
      <w:pPr>
        <w:pStyle w:val="CommentText2"/>
      </w:pPr>
      <w:r>
        <w:rPr>
          <w:rStyle w:val="CommentReference1"/>
        </w:rPr>
        <w:annotationRef/>
      </w:r>
      <w:r>
        <w:rPr>
          <w:lang w:val="en-IE"/>
        </w:rPr>
        <w:t>Is this the correct title? Please confirm</w:t>
      </w:r>
    </w:p>
  </w:comment>
  <w:comment w:id="9979" w:author="Xuning Wei12232" w:date="2026-08-23T18:00:00Z" w:initials="XW">
    <w:p w14:paraId="3673A26E" w14:textId="77777777" w:rsidR="001B335E" w:rsidRDefault="001B335E">
      <w:pPr>
        <w:pStyle w:val="a"/>
        <w:numPr>
          <w:ilvl w:val="0"/>
          <w:numId w:val="0"/>
        </w:numPr>
        <w:rPr>
          <w:b w:val="0"/>
          <w:lang w:eastAsia="zh-CN"/>
        </w:rPr>
      </w:pPr>
      <w:r>
        <w:rPr>
          <w:rStyle w:val="CommentReference1"/>
        </w:rPr>
        <w:annotationRef/>
      </w:r>
      <w:r>
        <w:rPr>
          <w:rFonts w:cs="Times New Roman"/>
          <w:b w:val="0"/>
          <w:color w:val="000000" w:themeColor="text1"/>
        </w:rPr>
        <w:t>This is correct. Although relevant testing for the in- process intermediate is removed in Step 1, the acceptance criteria will be covered in Step 2.</w:t>
      </w:r>
    </w:p>
  </w:comment>
  <w:comment w:id="9980" w:author="Johan Granander" w:date="2026-08-28T10:44:00Z" w:initials="JG">
    <w:p w14:paraId="54F873A5" w14:textId="77777777" w:rsidR="001B335E" w:rsidRDefault="001B335E">
      <w:pPr>
        <w:pStyle w:val="CommentText2"/>
      </w:pPr>
      <w:r>
        <w:rPr>
          <w:rStyle w:val="CommentReference1"/>
        </w:rPr>
        <w:annotationRef/>
      </w: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1B335E" w:rsidRDefault="001B335E">
      <w:pPr>
        <w:pStyle w:val="CommentText2"/>
        <w:ind w:leftChars="300" w:left="660"/>
      </w:pPr>
      <w:r>
        <w:rPr>
          <w:lang w:val="en-IE"/>
        </w:rPr>
        <w:t>Process deviations must be investigated and evaluated to have no impact on product quality and validation conclusion</w:t>
      </w:r>
    </w:p>
    <w:p w14:paraId="7CBC871C" w14:textId="77777777" w:rsidR="001B335E" w:rsidRDefault="001B335E">
      <w:pPr>
        <w:pStyle w:val="CommentText2"/>
        <w:ind w:leftChars="382" w:left="840"/>
      </w:pPr>
      <w:r>
        <w:rPr>
          <w:lang w:val="en-IE"/>
        </w:rPr>
        <w:t xml:space="preserve">The release testing criteria of the three downstream cleavage batches obtained by using the three PPQ batches must be met. </w:t>
      </w:r>
    </w:p>
  </w:comment>
  <w:comment w:id="9981" w:author="Xuning Wei12232" w:date="2026-08-31T22:16:00Z" w:initials="XW">
    <w:p w14:paraId="63DDF5CE" w14:textId="77777777" w:rsidR="001B335E" w:rsidRDefault="001B335E">
      <w:pPr>
        <w:pStyle w:val="CommentText2"/>
        <w:rPr>
          <w:lang w:eastAsia="zh-CN"/>
        </w:rPr>
      </w:pPr>
      <w:r>
        <w:rPr>
          <w:rStyle w:val="CommentReference1"/>
        </w:rPr>
        <w:annotationRef/>
      </w:r>
      <w:r>
        <w:rPr>
          <w:rFonts w:hint="eastAsia"/>
          <w:color w:val="0000FF"/>
          <w:lang w:eastAsia="zh-CN"/>
        </w:rPr>
        <w:t>H</w:t>
      </w:r>
      <w:r>
        <w:rPr>
          <w:color w:val="0000FF"/>
          <w:lang w:eastAsia="zh-CN"/>
        </w:rPr>
        <w:t>as been updated, thank you.</w:t>
      </w:r>
    </w:p>
  </w:comment>
  <w:comment w:id="9984" w:author="Sonia Quinn - Network" w:date="2026-09-09T17:14:00Z" w:initials="SN">
    <w:p w14:paraId="5BA77644" w14:textId="77777777" w:rsidR="001B335E" w:rsidRDefault="001B335E">
      <w:pPr>
        <w:pStyle w:val="CommentText3"/>
      </w:pPr>
      <w:r>
        <w:rPr>
          <w:rStyle w:val="CommentReference1"/>
        </w:rPr>
        <w:annotationRef/>
      </w:r>
      <w:r>
        <w:rPr>
          <w:color w:val="242424"/>
        </w:rPr>
        <w:t>All PPQ conclusions shall be based on cumulative review of process performance, IPC data, CPP data, deviation assessments, cleaning validation outcomes and supporting studies?</w:t>
      </w:r>
      <w:r>
        <w:t xml:space="preserve"> </w:t>
      </w:r>
    </w:p>
  </w:comment>
  <w:comment w:id="9985" w:author="Xuning Wei12232" w:date="2026-09-13T23:33:00Z" w:initials="XW">
    <w:p w14:paraId="15022CEA" w14:textId="77777777" w:rsidR="001B335E" w:rsidRDefault="001B335E">
      <w:pPr>
        <w:pStyle w:val="CommentText4"/>
        <w:rPr>
          <w:lang w:eastAsia="zh-CN"/>
        </w:rPr>
      </w:pPr>
      <w:r>
        <w:rPr>
          <w:rStyle w:val="CommentReference1"/>
        </w:rPr>
        <w:annotationRef/>
      </w:r>
      <w:r>
        <w:rPr>
          <w:color w:val="0000FF"/>
        </w:rPr>
        <w:t>Content has been added to Section 5. This section duplicates Section 5 and shall be deleted to avoid misunderstanding. Thank you.</w:t>
      </w:r>
      <w:r>
        <w:rPr>
          <w:color w:val="0000FF"/>
          <w:lang w:eastAsia="zh-CN"/>
        </w:rPr>
        <w:br/>
      </w:r>
    </w:p>
  </w:comment>
  <w:comment w:id="10050" w:author="Sonia Quinn - Network" w:date="2026-09-09T17:14:00Z" w:initials="SN">
    <w:p w14:paraId="7FD75CFD" w14:textId="77777777" w:rsidR="001B335E" w:rsidRDefault="001B335E">
      <w:pPr>
        <w:pStyle w:val="CommentText3"/>
      </w:pPr>
      <w:r>
        <w:rPr>
          <w:rStyle w:val="CommentReference1"/>
        </w:rPr>
        <w:annotationRef/>
      </w:r>
      <w:r>
        <w:rPr>
          <w:color w:val="242424"/>
        </w:rPr>
        <w:t>Add - Data review shall include assessment of batch-to-batch consistency, process variability and continued process suitability.</w:t>
      </w:r>
      <w:r>
        <w:t xml:space="preserve"> </w:t>
      </w:r>
    </w:p>
  </w:comment>
  <w:comment w:id="10051" w:author="Xuning Wei12232" w:date="2026-09-13T23:34:00Z" w:initials="XW">
    <w:p w14:paraId="10B4C59D" w14:textId="77777777" w:rsidR="001B335E" w:rsidRDefault="001B335E">
      <w:pPr>
        <w:pStyle w:val="CommentText4"/>
        <w:rPr>
          <w:lang w:eastAsia="zh-CN"/>
        </w:rPr>
      </w:pPr>
      <w:r>
        <w:rPr>
          <w:rStyle w:val="CommentReference1"/>
        </w:rPr>
        <w:annotationRef/>
      </w:r>
      <w:r>
        <w:rPr>
          <w:color w:val="0000FF"/>
          <w:lang w:eastAsia="zh-CN"/>
        </w:rPr>
        <w:t xml:space="preserve">Ok, it has been added, thank you. </w:t>
      </w:r>
    </w:p>
  </w:comment>
  <w:comment w:id="10054" w:author="Yiwen Zhang" w:date="2026-08-20T20:01:00Z" w:initials="YZ">
    <w:p w14:paraId="7166A8DF" w14:textId="77777777" w:rsidR="001B335E" w:rsidRDefault="001B335E">
      <w:pPr>
        <w:pStyle w:val="CommentText10"/>
      </w:pPr>
      <w:r>
        <w:rPr>
          <w:rStyle w:val="CommentReference1"/>
        </w:rPr>
        <w:annotationRef/>
      </w:r>
      <w:r>
        <w:t>Rewrote this part. Please work with step 2, step 3 following same format.</w:t>
      </w:r>
    </w:p>
  </w:comment>
  <w:comment w:id="10055" w:author="Yu Zhang - Network" w:date="2026-08-24T12:56:00Z" w:initials="YN">
    <w:p w14:paraId="0C16AC2C" w14:textId="77777777" w:rsidR="001B335E" w:rsidRDefault="001B335E">
      <w:pPr>
        <w:pStyle w:val="CommentText10"/>
      </w:pPr>
      <w:r>
        <w:rPr>
          <w:rStyle w:val="CommentReference1"/>
        </w:rPr>
        <w:annotationRef/>
      </w:r>
      <w:r>
        <w:t>Noted</w:t>
      </w:r>
    </w:p>
  </w:comment>
  <w:comment w:id="10057" w:author="Yiwen Zhang" w:date="2026-10-12T19:36:00Z" w:initials="YZ">
    <w:p w14:paraId="6A1FFDD4" w14:textId="77777777" w:rsidR="001B335E" w:rsidRDefault="001B335E">
      <w:pPr>
        <w:pStyle w:val="CommentText4"/>
      </w:pPr>
      <w:r>
        <w:rPr>
          <w:rStyle w:val="CommentReference1"/>
        </w:rPr>
        <w:annotationRef/>
      </w:r>
      <w:r>
        <w:t>Only CPPs and IPCs exist for step 1.</w:t>
      </w:r>
    </w:p>
  </w:comment>
  <w:comment w:id="10058" w:author="Yachao Liu11087" w:date="2026-10-12T21:32:00Z" w:initials="YL">
    <w:p w14:paraId="2415775A" w14:textId="77777777" w:rsidR="001B335E" w:rsidRDefault="001B335E">
      <w:pPr>
        <w:pStyle w:val="CommentText4"/>
      </w:pPr>
      <w:r>
        <w:rPr>
          <w:rStyle w:val="CommentReference1"/>
        </w:rPr>
        <w:annotationRef/>
      </w:r>
      <w:r>
        <w:t>Deleted</w:t>
      </w:r>
    </w:p>
  </w:comment>
  <w:comment w:id="10060" w:author="Yiwen Zhang" w:date="2026-10-12T19:38:00Z" w:initials="YZ">
    <w:p w14:paraId="03FF93EB" w14:textId="77777777" w:rsidR="001B335E" w:rsidRDefault="001B335E">
      <w:pPr>
        <w:pStyle w:val="CommentText4"/>
      </w:pPr>
      <w:r>
        <w:rPr>
          <w:rStyle w:val="CommentReference1"/>
        </w:rPr>
        <w:annotationRef/>
      </w: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061" w:author="Yachao Liu11087" w:date="2026-10-13T10:44:00Z" w:initials="YL">
    <w:p w14:paraId="39CE0027" w14:textId="77777777" w:rsidR="001B335E" w:rsidRDefault="001B335E">
      <w:pPr>
        <w:pStyle w:val="CommentText4"/>
      </w:pPr>
      <w:r>
        <w:rPr>
          <w:rStyle w:val="CommentReference1"/>
        </w:rPr>
        <w:annotationRef/>
      </w:r>
      <w:r>
        <w:t>Deleted</w:t>
      </w:r>
    </w:p>
  </w:comment>
  <w:comment w:id="10062" w:author="Sonia Quinn - Network" w:date="2026-09-09T12:45:00Z" w:initials="SN">
    <w:p w14:paraId="0CD1CE8A" w14:textId="77777777" w:rsidR="001B335E" w:rsidRDefault="001B335E">
      <w:pPr>
        <w:pStyle w:val="CommentText6"/>
      </w:pPr>
      <w:r>
        <w:rPr>
          <w:rStyle w:val="CommentReference1"/>
        </w:rPr>
        <w:annotationRef/>
      </w:r>
      <w:r>
        <w:t>Add - Data review shall include assessment of batch-to-batch consistency, process variability and continued process suitability.</w:t>
      </w:r>
    </w:p>
  </w:comment>
  <w:comment w:id="10063" w:author="Yachao Liu11087" w:date="2026-09-10T10:10:00Z" w:initials="YL">
    <w:p w14:paraId="1E98BAB6" w14:textId="77777777" w:rsidR="001B335E" w:rsidRDefault="001B335E">
      <w:pPr>
        <w:pStyle w:val="CommentText6"/>
      </w:pPr>
      <w:r>
        <w:rPr>
          <w:rStyle w:val="CommentReference1"/>
        </w:rPr>
        <w:annotationRef/>
      </w:r>
      <w:r>
        <w:t>Added, thanks</w:t>
      </w:r>
    </w:p>
  </w:comment>
  <w:comment w:id="10156" w:author="Yiwen Zhang" w:date="2026-10-13T13:28:00Z" w:initials="YZ">
    <w:p w14:paraId="73BF9AC1" w14:textId="77777777" w:rsidR="001B335E" w:rsidRDefault="001B335E">
      <w:pPr>
        <w:pStyle w:val="CommentText4"/>
      </w:pPr>
      <w:r>
        <w:rPr>
          <w:rStyle w:val="CommentReference1"/>
        </w:rPr>
        <w:annotationRef/>
      </w:r>
      <w:r>
        <w:t>Check for referenced section numbers since they have changed. Check the entire PVP for correct section numbering.</w:t>
      </w:r>
    </w:p>
  </w:comment>
  <w:comment w:id="10157" w:author="Yachao Liu11087" w:date="2026-10-13T16:57:00Z" w:initials="YL">
    <w:p w14:paraId="6F793D3B" w14:textId="77777777" w:rsidR="001B335E" w:rsidRDefault="001B335E">
      <w:pPr>
        <w:pStyle w:val="CommentText4"/>
      </w:pPr>
      <w:r>
        <w:rPr>
          <w:rStyle w:val="CommentReference1"/>
        </w:rPr>
        <w:annotationRef/>
      </w:r>
      <w:r>
        <w:t>Checked</w:t>
      </w:r>
    </w:p>
  </w:comment>
  <w:comment w:id="10193" w:author="Sonia Quinn - Network" w:date="2026-09-09T17:15:00Z" w:initials="SN">
    <w:p w14:paraId="7389B8C9" w14:textId="77777777" w:rsidR="001B335E" w:rsidRDefault="001B335E">
      <w:pPr>
        <w:pStyle w:val="CommentText3"/>
      </w:pPr>
      <w:r>
        <w:rPr>
          <w:rStyle w:val="CommentReference1"/>
        </w:rPr>
        <w:annotationRef/>
      </w:r>
      <w:r>
        <w:t>Recommend including some criteria for this. EXAMPLE (amend as appropriate) -</w:t>
      </w:r>
    </w:p>
    <w:p w14:paraId="2F5D6F46" w14:textId="77777777" w:rsidR="001B335E" w:rsidRDefault="001B335E">
      <w:pPr>
        <w:pStyle w:val="CommentText3"/>
        <w:ind w:leftChars="328" w:left="722"/>
      </w:pPr>
      <w:r>
        <w:t>Release for further processing shall require:</w:t>
      </w:r>
    </w:p>
    <w:p w14:paraId="59C8F829" w14:textId="77777777" w:rsidR="001B335E" w:rsidRDefault="001B335E">
      <w:pPr>
        <w:pStyle w:val="CommentText3"/>
        <w:ind w:leftChars="246" w:left="541"/>
      </w:pPr>
      <w:r>
        <w:t>Completion of required IPC testing.</w:t>
      </w:r>
    </w:p>
    <w:p w14:paraId="36BB09F3" w14:textId="77777777" w:rsidR="001B335E" w:rsidRDefault="001B335E">
      <w:pPr>
        <w:pStyle w:val="CommentText3"/>
        <w:ind w:leftChars="246" w:left="541"/>
      </w:pPr>
      <w:r>
        <w:t>Satisfactory review of available batch documentation.</w:t>
      </w:r>
    </w:p>
    <w:p w14:paraId="78A4C3B0" w14:textId="77777777" w:rsidR="001B335E" w:rsidRDefault="001B335E">
      <w:pPr>
        <w:pStyle w:val="CommentText3"/>
        <w:ind w:leftChars="246" w:left="541"/>
      </w:pPr>
      <w:r>
        <w:t>No open critical quality-impacting deviations.</w:t>
      </w:r>
    </w:p>
    <w:p w14:paraId="5BECAE33" w14:textId="77777777" w:rsidR="001B335E" w:rsidRDefault="001B335E">
      <w:pPr>
        <w:pStyle w:val="CommentText3"/>
        <w:ind w:leftChars="328" w:left="722"/>
      </w:pPr>
      <w:r>
        <w:t>QA disposition of the in-process material.</w:t>
      </w:r>
    </w:p>
  </w:comment>
  <w:comment w:id="10194" w:author="Xuning Wei12232" w:date="2026-09-13T23:44:00Z" w:initials="XW">
    <w:p w14:paraId="3FFF4119" w14:textId="77777777" w:rsidR="001B335E" w:rsidRDefault="001B335E">
      <w:pPr>
        <w:pStyle w:val="CommentText4"/>
        <w:rPr>
          <w:lang w:eastAsia="zh-CN"/>
        </w:rPr>
      </w:pPr>
      <w:r>
        <w:rPr>
          <w:rStyle w:val="CommentReference1"/>
        </w:rPr>
        <w:annotationRef/>
      </w: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235" w:author="Yiwen Zhang" w:date="2026-10-13T10:08:00Z" w:initials="YZ">
    <w:p w14:paraId="5A452B54" w14:textId="77777777" w:rsidR="001B335E" w:rsidRDefault="001B335E">
      <w:pPr>
        <w:pStyle w:val="CommentText4"/>
      </w:pPr>
      <w:r>
        <w:rPr>
          <w:rStyle w:val="CommentReference1"/>
        </w:rPr>
        <w:annotationRef/>
      </w:r>
      <w:r>
        <w:t xml:space="preserve">Consider below for batch release and </w:t>
      </w:r>
      <w:proofErr w:type="spellStart"/>
      <w:r>
        <w:t>dispostion</w:t>
      </w:r>
      <w:proofErr w:type="spellEnd"/>
      <w:r>
        <w:t>.</w:t>
      </w:r>
    </w:p>
    <w:p w14:paraId="7FDDBF6E" w14:textId="77777777" w:rsidR="001B335E" w:rsidRDefault="001B335E">
      <w:pPr>
        <w:pStyle w:val="CommentText4"/>
        <w:ind w:leftChars="246" w:left="541"/>
      </w:pPr>
    </w:p>
    <w:p w14:paraId="7B5FF4CC" w14:textId="77777777" w:rsidR="001B335E" w:rsidRDefault="001B335E">
      <w:pPr>
        <w:pStyle w:val="CommentText4"/>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7E7BE9DC" w14:textId="77777777" w:rsidR="001B335E" w:rsidRDefault="001B335E">
      <w:pPr>
        <w:pStyle w:val="CommentText4"/>
        <w:ind w:leftChars="164" w:left="361"/>
      </w:pPr>
      <w:r>
        <w:rPr>
          <w:color w:val="5D5D5D"/>
          <w:highlight w:val="white"/>
        </w:rPr>
        <w:t>Each PPQ batch of ASYM-140851 may be released for further processing when QA confirms all of the following:</w:t>
      </w:r>
    </w:p>
    <w:p w14:paraId="78A0F61E" w14:textId="77777777" w:rsidR="001B335E" w:rsidRDefault="001B335E">
      <w:pPr>
        <w:pStyle w:val="CommentText4"/>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4C4FC522" w14:textId="77777777" w:rsidR="001B335E" w:rsidRDefault="001B335E">
      <w:pPr>
        <w:pStyle w:val="CommentText4"/>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511F2E4" w14:textId="77777777" w:rsidR="001B335E" w:rsidRDefault="001B335E">
      <w:pPr>
        <w:pStyle w:val="CommentText4"/>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1B335E" w:rsidRDefault="001B335E">
      <w:pPr>
        <w:pStyle w:val="CommentText4"/>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1B335E" w:rsidRDefault="001B335E">
      <w:pPr>
        <w:pStyle w:val="CommentText4"/>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236" w:author="Yachao Liu11087" w:date="2026-10-13T10:43:00Z" w:initials="YL">
    <w:p w14:paraId="2312C19B" w14:textId="77777777" w:rsidR="001B335E" w:rsidRDefault="001B335E">
      <w:pPr>
        <w:pStyle w:val="CommentText4"/>
      </w:pPr>
      <w:r>
        <w:rPr>
          <w:rStyle w:val="CommentReference1"/>
        </w:rPr>
        <w:annotationRef/>
      </w:r>
      <w:r>
        <w:t>Corrected thanks for your comments</w:t>
      </w:r>
    </w:p>
  </w:comment>
  <w:comment w:id="10243" w:author="Yiwen Zhang" w:date="2026-08-20T19:37:00Z" w:initials="YZ">
    <w:p w14:paraId="4EC0890E" w14:textId="77777777" w:rsidR="001B335E" w:rsidRDefault="001B335E">
      <w:pPr>
        <w:pStyle w:val="CommentText10"/>
      </w:pPr>
      <w:r>
        <w:rPr>
          <w:rStyle w:val="CommentReference1"/>
        </w:rPr>
        <w:annotationRef/>
      </w:r>
      <w:r>
        <w:t>We won’t have time to complete EBR review before starting step 2.</w:t>
      </w:r>
    </w:p>
  </w:comment>
  <w:comment w:id="10244" w:author="Yu Zhang - Network" w:date="2026-08-24T12:57:00Z" w:initials="YN">
    <w:p w14:paraId="0DA2ED19" w14:textId="77777777" w:rsidR="001B335E" w:rsidRDefault="001B335E">
      <w:pPr>
        <w:pStyle w:val="CommentText10"/>
      </w:pPr>
      <w:r>
        <w:rPr>
          <w:rStyle w:val="CommentReference1"/>
        </w:rPr>
        <w:annotationRef/>
      </w:r>
      <w:r>
        <w:t>Corrected</w:t>
      </w:r>
    </w:p>
  </w:comment>
  <w:comment w:id="10246" w:author="Yiwen Zhang" w:date="2026-08-20T19:51:00Z" w:initials="YZ">
    <w:p w14:paraId="3EFBC15C" w14:textId="77777777" w:rsidR="001B335E" w:rsidRDefault="001B335E">
      <w:pPr>
        <w:pStyle w:val="CommentText10"/>
      </w:pPr>
      <w:r>
        <w:rPr>
          <w:rStyle w:val="CommentReference1"/>
        </w:rPr>
        <w:annotationRef/>
      </w:r>
      <w:r>
        <w:t>Please add VMP number.</w:t>
      </w:r>
    </w:p>
  </w:comment>
  <w:comment w:id="10247" w:author="Yachao Liu11087" w:date="2026-08-21T19:54:00Z" w:initials="YL">
    <w:p w14:paraId="7FFC4B59" w14:textId="77777777" w:rsidR="001B335E" w:rsidRDefault="001B335E">
      <w:pPr>
        <w:pStyle w:val="CommentText10"/>
      </w:pPr>
      <w:r>
        <w:rPr>
          <w:rStyle w:val="CommentReference1"/>
        </w:rPr>
        <w:annotationRef/>
      </w:r>
      <w:r>
        <w:t>Added, thanks</w:t>
      </w:r>
    </w:p>
  </w:comment>
  <w:comment w:id="10249" w:author="Sonia Quinn - Network" w:date="2026-09-09T12:52:00Z" w:initials="SN">
    <w:p w14:paraId="3EA42515" w14:textId="77777777" w:rsidR="001B335E" w:rsidRDefault="001B335E">
      <w:pPr>
        <w:pStyle w:val="CommentText6"/>
      </w:pPr>
      <w:r>
        <w:rPr>
          <w:rStyle w:val="CommentReference1"/>
        </w:rPr>
        <w:annotationRef/>
      </w:r>
      <w:r>
        <w:t>Recommend including some criteria for this. EXAMPLE (amend as appropriate) -</w:t>
      </w:r>
    </w:p>
    <w:p w14:paraId="76AF9C08" w14:textId="77777777" w:rsidR="001B335E" w:rsidRDefault="001B335E">
      <w:pPr>
        <w:pStyle w:val="CommentText6"/>
      </w:pPr>
      <w:r>
        <w:t>Release for further processing shall require:</w:t>
      </w:r>
    </w:p>
    <w:p w14:paraId="5FF7613A" w14:textId="77777777" w:rsidR="001B335E" w:rsidRDefault="001B335E">
      <w:pPr>
        <w:pStyle w:val="CommentText6"/>
      </w:pPr>
      <w:r>
        <w:t>Completion of required IPC testing.</w:t>
      </w:r>
    </w:p>
    <w:p w14:paraId="5E8EB52D" w14:textId="77777777" w:rsidR="001B335E" w:rsidRDefault="001B335E">
      <w:pPr>
        <w:pStyle w:val="CommentText6"/>
      </w:pPr>
      <w:r>
        <w:t>Satisfactory review of available batch documentation.</w:t>
      </w:r>
    </w:p>
    <w:p w14:paraId="65FFAED0" w14:textId="77777777" w:rsidR="001B335E" w:rsidRDefault="001B335E">
      <w:pPr>
        <w:pStyle w:val="CommentText6"/>
      </w:pPr>
      <w:r>
        <w:t>No open critical quality-impacting deviations.</w:t>
      </w:r>
    </w:p>
    <w:p w14:paraId="0E01957B" w14:textId="77777777" w:rsidR="001B335E" w:rsidRDefault="001B335E">
      <w:pPr>
        <w:pStyle w:val="CommentText6"/>
      </w:pPr>
      <w:r>
        <w:t>QA disposition of the in-process material.</w:t>
      </w:r>
    </w:p>
  </w:comment>
  <w:comment w:id="10250" w:author="Yachao Liu11087" w:date="2026-09-10T10:18:00Z" w:initials="YL">
    <w:p w14:paraId="6F8BAD91" w14:textId="77777777" w:rsidR="001B335E" w:rsidRDefault="001B335E">
      <w:pPr>
        <w:pStyle w:val="CommentText6"/>
      </w:pPr>
      <w:r>
        <w:rPr>
          <w:rStyle w:val="CommentReference1"/>
        </w:rPr>
        <w:annotationRef/>
      </w:r>
      <w:r>
        <w:t>Added</w:t>
      </w:r>
      <w:r>
        <w:t>，</w:t>
      </w:r>
      <w:r>
        <w:t xml:space="preserve"> thanks</w:t>
      </w:r>
    </w:p>
  </w:comment>
  <w:comment w:id="10252" w:author="Sonia Quinn - Network" w:date="2026-09-07T18:00:00Z" w:initials="SN">
    <w:p w14:paraId="6225F4B4" w14:textId="77777777" w:rsidR="001B335E" w:rsidRDefault="001B335E" w:rsidP="009C2408">
      <w:r>
        <w:annotationRef/>
      </w:r>
      <w:r w:rsidRPr="2EC84F1F">
        <w:t>Add one sentence confirming the applicable IPCs that substitute for a formal release specification at this stage.</w:t>
      </w:r>
    </w:p>
  </w:comment>
  <w:comment w:id="10253" w:author="He Han" w:date="2026-09-10T10:33:00Z" w:initials="HH">
    <w:p w14:paraId="652980BE" w14:textId="77777777" w:rsidR="001B335E" w:rsidRDefault="001B335E" w:rsidP="009C2408">
      <w:pPr>
        <w:pStyle w:val="affc"/>
        <w:rPr>
          <w:lang w:eastAsia="zh-CN"/>
        </w:rPr>
      </w:pPr>
      <w:r>
        <w:rPr>
          <w:rStyle w:val="affe"/>
        </w:rPr>
        <w:annotationRef/>
      </w:r>
      <w:r>
        <w:rPr>
          <w:rFonts w:hint="eastAsia"/>
          <w:lang w:eastAsia="zh-CN"/>
        </w:rPr>
        <w:t>O</w:t>
      </w:r>
      <w:r>
        <w:rPr>
          <w:lang w:eastAsia="zh-CN"/>
        </w:rPr>
        <w:t>k, added</w:t>
      </w:r>
    </w:p>
  </w:comment>
  <w:comment w:id="10255" w:author="Sonia Quinn - Network" w:date="2026-10-27T16:49:00Z" w:initials="SQ">
    <w:p w14:paraId="4DCAF963" w14:textId="77777777" w:rsidR="001B335E" w:rsidRDefault="001B335E" w:rsidP="009C2408">
      <w:pPr>
        <w:pStyle w:val="affc"/>
      </w:pPr>
      <w:r>
        <w:rPr>
          <w:rStyle w:val="affe"/>
        </w:rPr>
        <w:annotationRef/>
      </w:r>
      <w:r>
        <w:rPr>
          <w:lang w:val="en-IE"/>
        </w:rPr>
        <w:t xml:space="preserve">Table 6 is </w:t>
      </w:r>
      <w:r>
        <w:rPr>
          <w:b/>
        </w:rPr>
        <w:t>Process description for the process performance qualification?</w:t>
      </w:r>
    </w:p>
  </w:comment>
  <w:comment w:id="10256" w:author="Xuning Wei12232" w:date="2026-10-28T10:00:00Z" w:initials="XW">
    <w:p w14:paraId="6F520473" w14:textId="4A55EA92" w:rsidR="001B335E" w:rsidRDefault="00A17EA9">
      <w:pPr>
        <w:pStyle w:val="affc"/>
        <w:rPr>
          <w:lang w:eastAsia="zh-CN"/>
        </w:rPr>
      </w:pPr>
      <w:r>
        <w:rPr>
          <w:color w:val="0000FF"/>
          <w:lang w:eastAsia="zh-CN"/>
        </w:rPr>
        <w:t xml:space="preserve">After confirmation, table 9 is correct. </w:t>
      </w:r>
      <w:r>
        <w:rPr>
          <w:color w:val="0000FF"/>
          <w:lang w:eastAsia="zh-CN"/>
        </w:rPr>
        <w:br/>
      </w:r>
      <w:r w:rsidR="001B335E">
        <w:rPr>
          <w:rStyle w:val="affe"/>
        </w:rPr>
        <w:annotationRef/>
      </w:r>
      <w:r w:rsidR="001B335E" w:rsidRPr="009C2408">
        <w:rPr>
          <w:color w:val="0000FF"/>
          <w:lang w:eastAsia="zh-CN"/>
        </w:rPr>
        <w:t>Has been updated, thank you.</w:t>
      </w:r>
    </w:p>
  </w:comment>
  <w:comment w:id="10257" w:author="Yiwen Zhang" w:date="2026-10-13T22:06:00Z" w:initials="YZ">
    <w:p w14:paraId="7ECE1E95" w14:textId="77777777" w:rsidR="001B335E" w:rsidRDefault="001B335E" w:rsidP="009C2408">
      <w:pPr>
        <w:pStyle w:val="CommentText4"/>
      </w:pPr>
      <w:r>
        <w:rPr>
          <w:rStyle w:val="CommentReference1"/>
        </w:rPr>
        <w:annotationRef/>
      </w:r>
      <w:r>
        <w:rPr>
          <w:color w:val="242424"/>
          <w:highlight w:val="white"/>
        </w:rPr>
        <w:t>IPCs are cited as "Table 8" in three places, but Table 8 is now suppliers. Suppliers are cited as "Table 9". There is no Table 10.</w:t>
      </w:r>
      <w:r>
        <w:t xml:space="preserve"> </w:t>
      </w:r>
    </w:p>
  </w:comment>
  <w:comment w:id="10258" w:author="Yu Zhang12718" w:date="2026-10-13T22:47:00Z" w:initials="YZ">
    <w:p w14:paraId="44782F3E" w14:textId="77777777" w:rsidR="001B335E" w:rsidRDefault="001B335E" w:rsidP="009C2408">
      <w:pPr>
        <w:pStyle w:val="CommentText4"/>
      </w:pPr>
      <w:r>
        <w:rPr>
          <w:rStyle w:val="CommentReference1"/>
        </w:rPr>
        <w:annotationRef/>
      </w:r>
      <w:r>
        <w:t>Corrected and thanks for your correction</w:t>
      </w:r>
    </w:p>
  </w:comment>
  <w:comment w:id="10332" w:author="Yiwen Zhang" w:date="2026-08-04T18:47:00Z" w:initials="YZ">
    <w:p w14:paraId="10DEF03E" w14:textId="77777777" w:rsidR="001B335E" w:rsidRDefault="001B335E">
      <w:pPr>
        <w:pStyle w:val="CommentText2"/>
      </w:pPr>
      <w:r>
        <w:rPr>
          <w:rStyle w:val="CommentReference1"/>
        </w:rPr>
        <w:annotationRef/>
      </w:r>
      <w:r>
        <w:t>Is this the full name of SOP?</w:t>
      </w:r>
    </w:p>
  </w:comment>
  <w:comment w:id="10333" w:author="Xuning Wei12232" w:date="2026-08-05T17:46:00Z" w:initials="XW">
    <w:p w14:paraId="56DF6932" w14:textId="77777777" w:rsidR="001B335E" w:rsidRDefault="001B335E">
      <w:pPr>
        <w:pStyle w:val="CommentText2"/>
        <w:rPr>
          <w:lang w:eastAsia="zh-CN"/>
        </w:rPr>
      </w:pPr>
      <w:r>
        <w:rPr>
          <w:rStyle w:val="CommentReference1"/>
        </w:rPr>
        <w:annotationRef/>
      </w:r>
      <w:r>
        <w:rPr>
          <w:lang w:eastAsia="zh-CN"/>
        </w:rPr>
        <w:t xml:space="preserve">Modified. Thanks. </w:t>
      </w:r>
    </w:p>
  </w:comment>
  <w:comment w:id="10334" w:author="Xuning Wei12232" w:date="2026-10-27T15:31:00Z" w:initials="XW">
    <w:p w14:paraId="52E3FD57" w14:textId="7919CCC9" w:rsidR="001B335E" w:rsidRDefault="001B335E">
      <w:pPr>
        <w:pStyle w:val="affc"/>
      </w:pPr>
      <w:r>
        <w:rPr>
          <w:rStyle w:val="affe"/>
        </w:rPr>
        <w:annotationRef/>
      </w:r>
      <w:r w:rsidRPr="009456FD">
        <w:rPr>
          <w:color w:val="0000FF"/>
        </w:rPr>
        <w:t xml:space="preserve">Revised with reference to the relevant content of L3. Thank you. </w:t>
      </w:r>
    </w:p>
  </w:comment>
  <w:comment w:id="10362" w:author="Yiwen Zhang" w:date="2026-07-29T12:16:00Z" w:initials="YZ">
    <w:p w14:paraId="1E73C758" w14:textId="77777777" w:rsidR="001B335E" w:rsidRDefault="001B335E">
      <w:pPr>
        <w:pStyle w:val="CommentText10"/>
      </w:pPr>
      <w:r>
        <w:rPr>
          <w:rStyle w:val="CommentReference1"/>
        </w:rPr>
        <w:annotationRef/>
      </w:r>
      <w:r>
        <w:t xml:space="preserve">Can you add separate tables for results of CPPs, CIPCs and </w:t>
      </w:r>
      <w:r>
        <w:rPr>
          <w:lang w:eastAsia="zh-CN"/>
        </w:rPr>
        <w:t>IPCs in the appendix?</w:t>
      </w:r>
    </w:p>
  </w:comment>
  <w:comment w:id="10363" w:author="Xuning Wei12232" w:date="2026-08-03T17:16:00Z" w:initials="XW">
    <w:p w14:paraId="58C2DAE4"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Thanks.</w:t>
      </w:r>
    </w:p>
  </w:comment>
  <w:comment w:id="10364" w:author="Xuning Wei12232" w:date="2026-10-27T15:32:00Z" w:initials="XW">
    <w:p w14:paraId="6DD23CB8" w14:textId="3CE1A40D" w:rsidR="001B335E" w:rsidRDefault="001B335E">
      <w:pPr>
        <w:pStyle w:val="affc"/>
      </w:pPr>
      <w:r>
        <w:rPr>
          <w:rStyle w:val="affe"/>
        </w:rPr>
        <w:annotationRef/>
      </w:r>
      <w:r>
        <w:t>Revised with reference to the relevant content of L3. Thank you.</w:t>
      </w:r>
    </w:p>
  </w:comment>
  <w:comment w:id="10365" w:author="Emma Ryan" w:date="2026-08-31T16:40:00Z" w:initials="ER">
    <w:p w14:paraId="2358643F" w14:textId="77777777" w:rsidR="001B335E" w:rsidRDefault="001B335E">
      <w:r>
        <w:rPr>
          <w:rStyle w:val="CommentReference1"/>
        </w:rPr>
        <w:annotationRef/>
      </w:r>
      <w:proofErr w:type="gramStart"/>
      <w:r>
        <w:t>Specification ?</w:t>
      </w:r>
      <w:proofErr w:type="gramEnd"/>
      <w:r>
        <w:t xml:space="preserve"> Stability Protocol?</w:t>
      </w:r>
    </w:p>
  </w:comment>
  <w:comment w:id="10366" w:author="Xuning Wei12232" w:date="2026-09-07T15:49:00Z" w:initials="XW">
    <w:p w14:paraId="75B103BF" w14:textId="77777777" w:rsidR="001B335E" w:rsidRDefault="001B335E">
      <w:pPr>
        <w:pStyle w:val="CommentText3"/>
        <w:rPr>
          <w:lang w:eastAsia="zh-CN"/>
        </w:rPr>
      </w:pPr>
      <w:r>
        <w:rPr>
          <w:rStyle w:val="CommentReference1"/>
        </w:rPr>
        <w:annotationRef/>
      </w:r>
      <w:r>
        <w:rPr>
          <w:rFonts w:hint="eastAsia"/>
          <w:lang w:eastAsia="zh-CN"/>
        </w:rPr>
        <w:t>H</w:t>
      </w:r>
      <w:r>
        <w:rPr>
          <w:lang w:eastAsia="zh-CN"/>
        </w:rPr>
        <w:t>as been updated, thank you.</w:t>
      </w:r>
    </w:p>
  </w:comment>
  <w:comment w:id="10367" w:author="Xuning Wei12232" w:date="2026-10-27T15:32:00Z" w:initials="XW">
    <w:p w14:paraId="375F6A4E" w14:textId="6DBAEC71" w:rsidR="001B335E" w:rsidRDefault="001B335E">
      <w:pPr>
        <w:pStyle w:val="affc"/>
      </w:pPr>
      <w:r>
        <w:rPr>
          <w:rStyle w:val="affe"/>
        </w:rPr>
        <w:annotationRef/>
      </w:r>
      <w:r w:rsidRPr="009456FD">
        <w:rPr>
          <w:color w:val="0000FF"/>
        </w:rPr>
        <w:t>Revised with reference to the relevant content of L3. Thank you.</w:t>
      </w:r>
    </w:p>
  </w:comment>
  <w:comment w:id="10408" w:author="Novie Atakiwe" w:date="2026-08-05T17:03:00Z" w:initials="NA">
    <w:p w14:paraId="0F26728E" w14:textId="77777777" w:rsidR="001B335E" w:rsidRDefault="001B335E">
      <w:pPr>
        <w:pStyle w:val="CommentText2"/>
      </w:pPr>
      <w:r>
        <w:rPr>
          <w:rStyle w:val="CommentReference1"/>
        </w:rPr>
        <w:annotationRef/>
      </w:r>
      <w:proofErr w:type="spellStart"/>
      <w:r>
        <w:rPr>
          <w:lang w:val="en-IE"/>
        </w:rPr>
        <w:t>Dd</w:t>
      </w:r>
      <w:proofErr w:type="spellEnd"/>
      <w:r>
        <w:rPr>
          <w:lang w:val="en-IE"/>
        </w:rPr>
        <w:t xml:space="preserve"> deviation procedure </w:t>
      </w:r>
    </w:p>
  </w:comment>
  <w:comment w:id="10409" w:author="Xuning Wei12232" w:date="2026-08-06T14:34:00Z" w:initials="XW">
    <w:p w14:paraId="0AD43FD7" w14:textId="77777777" w:rsidR="001B335E" w:rsidRDefault="001B335E">
      <w:pPr>
        <w:pStyle w:val="CommentText2"/>
        <w:rPr>
          <w:lang w:eastAsia="zh-CN"/>
        </w:rPr>
      </w:pPr>
      <w:r>
        <w:rPr>
          <w:rStyle w:val="CommentReference1"/>
        </w:rPr>
        <w:annotationRef/>
      </w:r>
      <w:r>
        <w:t>The deviation procedure document is provided in Appendix 1. &lt;Deviation investigation QA-010 (Current version)&gt;</w:t>
      </w:r>
    </w:p>
  </w:comment>
  <w:comment w:id="10410" w:author="Novie Atakiwe" w:date="2026-08-11T13:58:00Z" w:initials="NA">
    <w:p w14:paraId="2ED8142C" w14:textId="77777777" w:rsidR="001B335E" w:rsidRDefault="001B335E">
      <w:pPr>
        <w:pStyle w:val="CommentText2"/>
      </w:pPr>
      <w:r>
        <w:rPr>
          <w:rStyle w:val="CommentReference1"/>
        </w:rPr>
        <w:annotationRef/>
      </w:r>
      <w:r>
        <w:rPr>
          <w:lang w:val="en-IE"/>
        </w:rPr>
        <w:t>Add the document number here</w:t>
      </w:r>
    </w:p>
  </w:comment>
  <w:comment w:id="10411" w:author="Xuning Wei12232" w:date="2026-08-12T19:55:00Z" w:initials="XW">
    <w:p w14:paraId="6A8D02EB" w14:textId="77777777" w:rsidR="001B335E" w:rsidRDefault="001B335E">
      <w:pPr>
        <w:pStyle w:val="CommentText2"/>
        <w:rPr>
          <w:lang w:eastAsia="zh-CN"/>
        </w:rPr>
      </w:pPr>
      <w:r>
        <w:rPr>
          <w:rStyle w:val="CommentReference1"/>
        </w:rPr>
        <w:annotationRef/>
      </w:r>
      <w:r>
        <w:rPr>
          <w:rFonts w:hint="eastAsia"/>
          <w:lang w:eastAsia="zh-CN"/>
        </w:rPr>
        <w:t>H</w:t>
      </w:r>
      <w:r>
        <w:rPr>
          <w:lang w:eastAsia="zh-CN"/>
        </w:rPr>
        <w:t>as been added, thanks.</w:t>
      </w:r>
    </w:p>
  </w:comment>
  <w:comment w:id="10477" w:author="Johan Granander" w:date="2026-10-25T13:06:00Z" w:initials="JG">
    <w:p w14:paraId="0AF1A798" w14:textId="77777777" w:rsidR="00382E4B" w:rsidRDefault="00382E4B" w:rsidP="005F62C1">
      <w:pPr>
        <w:pStyle w:val="affc"/>
      </w:pPr>
      <w:r>
        <w:rPr>
          <w:rStyle w:val="CommentReference10"/>
        </w:rPr>
        <w:annotationRef/>
      </w:r>
      <w:r>
        <w:rPr>
          <w:lang w:val="sv-SE"/>
        </w:rPr>
        <w:t>The Chloranil coupling test for Asn21 is missing.</w:t>
      </w:r>
    </w:p>
  </w:comment>
  <w:comment w:id="10478" w:author="Xuning Wei12232" w:date="2026-10-26T21:03:00Z" w:initials="XW">
    <w:p w14:paraId="73B72E3C" w14:textId="77777777" w:rsidR="00382E4B" w:rsidRDefault="00382E4B" w:rsidP="00E90D88">
      <w:pPr>
        <w:pStyle w:val="affc"/>
        <w:rPr>
          <w:color w:val="0000FF"/>
          <w:sz w:val="23"/>
          <w:szCs w:val="23"/>
          <w:shd w:val="clear" w:color="auto" w:fill="FCFCFC"/>
        </w:rPr>
      </w:pPr>
      <w:r>
        <w:rPr>
          <w:rStyle w:val="affe"/>
        </w:rPr>
        <w:annotationRef/>
      </w:r>
      <w:r w:rsidRPr="004D4A42">
        <w:rPr>
          <w:color w:val="0000FF"/>
          <w:sz w:val="23"/>
          <w:szCs w:val="23"/>
          <w:shd w:val="clear" w:color="auto" w:fill="FCFCFC"/>
        </w:rPr>
        <w:t>In historical batches, this test was consistently labeled as "F</w:t>
      </w:r>
      <w:r w:rsidRPr="00AE460D">
        <w:rPr>
          <w:color w:val="0000FF"/>
          <w:sz w:val="23"/>
          <w:szCs w:val="23"/>
          <w:shd w:val="clear" w:color="auto" w:fill="FCFCFC"/>
        </w:rPr>
        <w:t xml:space="preserve">IO test." However, we noticed it is categorized as IPC in the PAR report and PFD files </w:t>
      </w:r>
      <w:r>
        <w:rPr>
          <w:color w:val="0000FF"/>
          <w:sz w:val="23"/>
          <w:szCs w:val="23"/>
          <w:shd w:val="clear" w:color="auto" w:fill="FCFCFC"/>
        </w:rPr>
        <w:br/>
      </w:r>
      <w:r>
        <w:rPr>
          <w:color w:val="0000FF"/>
          <w:sz w:val="23"/>
          <w:szCs w:val="23"/>
          <w:shd w:val="clear" w:color="auto" w:fill="FCFCFC"/>
        </w:rPr>
        <w:br/>
      </w:r>
      <w:r w:rsidRPr="004D4A42">
        <w:rPr>
          <w:color w:val="0000FF"/>
          <w:sz w:val="23"/>
          <w:szCs w:val="23"/>
          <w:shd w:val="clear" w:color="auto" w:fill="FCFCFC"/>
        </w:rPr>
        <w:t>As FIO testing will be reflected in the TSP file going forward, we did not include it here</w:t>
      </w:r>
    </w:p>
    <w:p w14:paraId="5575A097" w14:textId="77777777" w:rsidR="00382E4B" w:rsidRDefault="00382E4B" w:rsidP="00E90D88">
      <w:pPr>
        <w:pStyle w:val="affc"/>
        <w:rPr>
          <w:color w:val="0000FF"/>
          <w:sz w:val="23"/>
          <w:szCs w:val="23"/>
          <w:shd w:val="clear" w:color="auto" w:fill="FCFCFC"/>
        </w:rPr>
      </w:pPr>
    </w:p>
    <w:p w14:paraId="1C9EB72B" w14:textId="77777777" w:rsidR="00382E4B" w:rsidRDefault="00382E4B" w:rsidP="00E90D88">
      <w:pPr>
        <w:pStyle w:val="affc"/>
      </w:pPr>
      <w:r w:rsidRPr="00AE460D">
        <w:rPr>
          <w:color w:val="0000FF"/>
          <w:sz w:val="23"/>
          <w:szCs w:val="23"/>
          <w:shd w:val="clear" w:color="auto" w:fill="FCFCFC"/>
        </w:rPr>
        <w:t>Could you kindly confirm which classification we should follow?</w:t>
      </w:r>
    </w:p>
  </w:comment>
  <w:comment w:id="10479" w:author="Johan Granander" w:date="2026-10-27T13:13:00Z" w:initials="JG">
    <w:p w14:paraId="0FE5BF32" w14:textId="77777777" w:rsidR="00382E4B" w:rsidRDefault="00382E4B" w:rsidP="00E90D88">
      <w:pPr>
        <w:pStyle w:val="affc"/>
      </w:pPr>
      <w:r>
        <w:rPr>
          <w:rStyle w:val="affe"/>
        </w:rPr>
        <w:annotationRef/>
      </w:r>
      <w:r>
        <w:rPr>
          <w:lang w:val="en-IE"/>
        </w:rPr>
        <w:t>I am following up with SMDD on this.</w:t>
      </w:r>
    </w:p>
  </w:comment>
  <w:comment w:id="10480" w:author="Xuning Wei12232" w:date="2026-10-27T23:24:00Z" w:initials="XW">
    <w:p w14:paraId="7BE49B15" w14:textId="77777777" w:rsidR="00382E4B" w:rsidRDefault="00382E4B">
      <w:pPr>
        <w:pStyle w:val="affc"/>
        <w:rPr>
          <w:lang w:eastAsia="zh-CN"/>
        </w:rPr>
      </w:pPr>
      <w:r>
        <w:rPr>
          <w:rStyle w:val="affe"/>
        </w:rPr>
        <w:annotationRef/>
      </w:r>
      <w:r>
        <w:rPr>
          <w:lang w:eastAsia="zh-CN"/>
        </w:rPr>
        <w:t>Ok, thank you.</w:t>
      </w:r>
    </w:p>
  </w:comment>
  <w:comment w:id="10481" w:author="Xuning Wei12232" w:date="2026-10-29T16:52:00Z" w:initials="XW">
    <w:p w14:paraId="7F7518D4" w14:textId="2C5FD783" w:rsidR="00E51C36" w:rsidRDefault="00E51C36">
      <w:pPr>
        <w:pStyle w:val="affc"/>
        <w:rPr>
          <w:lang w:eastAsia="zh-CN"/>
        </w:rPr>
      </w:pPr>
      <w:r>
        <w:rPr>
          <w:rStyle w:val="affe"/>
        </w:rPr>
        <w:annotationRef/>
      </w:r>
      <w:r>
        <w:rPr>
          <w:rFonts w:hint="eastAsia"/>
          <w:lang w:eastAsia="zh-CN"/>
        </w:rPr>
        <w:t>H</w:t>
      </w:r>
      <w:r>
        <w:rPr>
          <w:lang w:eastAsia="zh-CN"/>
        </w:rPr>
        <w:t>as been updated.</w:t>
      </w:r>
    </w:p>
  </w:comment>
  <w:comment w:id="10570" w:author="Yiwen Zhang" w:date="2026-08-04T18:48:00Z" w:initials="YZ">
    <w:p w14:paraId="0B012B7B" w14:textId="77777777" w:rsidR="00382E4B" w:rsidRDefault="00382E4B">
      <w:pPr>
        <w:pStyle w:val="CommentText2"/>
      </w:pPr>
      <w:r>
        <w:rPr>
          <w:rStyle w:val="CommentReference1"/>
        </w:rPr>
        <w:annotationRef/>
      </w:r>
      <w:r>
        <w:t>Where is the appearance test?</w:t>
      </w:r>
    </w:p>
  </w:comment>
  <w:comment w:id="10571" w:author="Xuning Wei12232" w:date="2026-08-05T17:29:00Z" w:initials="XW">
    <w:p w14:paraId="7D7FAB05" w14:textId="77777777" w:rsidR="00382E4B" w:rsidRDefault="00382E4B">
      <w:pPr>
        <w:pStyle w:val="CommentText2"/>
      </w:pPr>
      <w:r>
        <w:rPr>
          <w:rStyle w:val="CommentReference1"/>
        </w:rPr>
        <w:annotationRef/>
      </w: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0584" w:author="Yiwen Zhang" w:date="2026-10-12T19:41:00Z" w:initials="YZ">
    <w:p w14:paraId="17440362" w14:textId="77777777" w:rsidR="001B335E" w:rsidRDefault="001B335E">
      <w:pPr>
        <w:pStyle w:val="CommentText4"/>
      </w:pPr>
      <w:r>
        <w:rPr>
          <w:rStyle w:val="CommentReference1"/>
        </w:rPr>
        <w:annotationRef/>
      </w:r>
      <w:r>
        <w:t>Please remove operational process parameters from PVP and manage through MOR.</w:t>
      </w:r>
    </w:p>
  </w:comment>
  <w:comment w:id="10585" w:author="Yachao Liu11087" w:date="2026-10-13T10:40:00Z" w:initials="YL">
    <w:p w14:paraId="075A60BF" w14:textId="77777777" w:rsidR="001B335E" w:rsidRDefault="001B335E">
      <w:pPr>
        <w:pStyle w:val="CommentText4"/>
      </w:pPr>
      <w:r>
        <w:rPr>
          <w:rStyle w:val="CommentReference1"/>
        </w:rPr>
        <w:annotationRef/>
      </w:r>
      <w:r>
        <w:t>Removed</w:t>
      </w:r>
    </w:p>
  </w:comment>
  <w:comment w:id="11513" w:author="Xuning Wei12232" w:date="2026-10-29T17:11:00Z" w:initials="XW">
    <w:p w14:paraId="5E52B3C8" w14:textId="5796CF40" w:rsidR="00705BD2" w:rsidRDefault="00705BD2">
      <w:pPr>
        <w:pStyle w:val="affc"/>
      </w:pPr>
      <w:r>
        <w:rPr>
          <w:rStyle w:val="affe"/>
        </w:rPr>
        <w:annotationRef/>
      </w:r>
      <w:r w:rsidRPr="00705BD2">
        <w:rPr>
          <w:color w:val="0000FF"/>
        </w:rPr>
        <w:t xml:space="preserve">Due to the NOR adjustment, the content of this section requires further </w:t>
      </w:r>
      <w:r>
        <w:rPr>
          <w:color w:val="0000FF"/>
        </w:rPr>
        <w:t>communication</w:t>
      </w:r>
      <w:r w:rsidRPr="00705BD2">
        <w:rPr>
          <w:color w:val="0000FF"/>
        </w:rPr>
        <w:t xml:space="preserve"> with the Lilly team.</w:t>
      </w:r>
    </w:p>
  </w:comment>
  <w:comment w:id="11590" w:author="Xuning Wei12232" w:date="2026-10-29T17:12:00Z" w:initials="XW">
    <w:p w14:paraId="562B8FE8" w14:textId="5386A00B" w:rsidR="00705BD2" w:rsidRDefault="00705BD2">
      <w:pPr>
        <w:pStyle w:val="affc"/>
      </w:pPr>
      <w:r>
        <w:rPr>
          <w:rStyle w:val="affe"/>
        </w:rPr>
        <w:annotationRef/>
      </w:r>
      <w:r w:rsidRPr="00705BD2">
        <w:rPr>
          <w:color w:val="0000FF"/>
        </w:rPr>
        <w:t xml:space="preserve">Due to the NOR adjustment, the content of this section requires further </w:t>
      </w:r>
      <w:r>
        <w:rPr>
          <w:color w:val="0000FF"/>
        </w:rPr>
        <w:t>communication</w:t>
      </w:r>
      <w:r w:rsidRPr="00705BD2">
        <w:rPr>
          <w:color w:val="0000FF"/>
        </w:rPr>
        <w:t xml:space="preserve"> with the Lilly team.</w:t>
      </w:r>
    </w:p>
  </w:comment>
  <w:comment w:id="11806" w:author="Xuning Wei12232" w:date="2026-08-03T16:49:00Z" w:initials="XW">
    <w:p w14:paraId="7BE34437" w14:textId="77777777" w:rsidR="001B335E" w:rsidRDefault="001B335E">
      <w:pPr>
        <w:pStyle w:val="CommentText2"/>
      </w:pPr>
      <w:r>
        <w:rPr>
          <w:rStyle w:val="CommentReference1"/>
        </w:rPr>
        <w:annotationRef/>
      </w:r>
      <w:r>
        <w:t>After obtaining the CPP data, this table will be supplemented.</w:t>
      </w:r>
    </w:p>
  </w:comment>
  <w:comment w:id="11846" w:author="Xuning Wei12232" w:date="2026-08-12T20:04:00Z" w:initials="XW">
    <w:p w14:paraId="3676E1B4" w14:textId="77777777" w:rsidR="001B335E" w:rsidRDefault="001B335E">
      <w:pPr>
        <w:pStyle w:val="CommentText2"/>
      </w:pPr>
      <w:r>
        <w:rPr>
          <w:rStyle w:val="CommentReference1"/>
        </w:rPr>
        <w:annotationRef/>
      </w: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3C8AFC" w15:done="1"/>
  <w15:commentEx w15:paraId="7BF0C9CF" w15:paraIdParent="7A3C8AFC" w15:done="1"/>
  <w15:commentEx w15:paraId="51EECE07" w15:done="1"/>
  <w15:commentEx w15:paraId="4ACB64DF" w15:paraIdParent="51EECE07" w15:done="1"/>
  <w15:commentEx w15:paraId="6EFFC894" w15:done="1"/>
  <w15:commentEx w15:paraId="5DB767C7" w15:paraIdParent="6EFFC894" w15:done="1"/>
  <w15:commentEx w15:paraId="7F56F0AD" w15:done="1"/>
  <w15:commentEx w15:paraId="2FF5088E" w15:paraIdParent="7F56F0AD" w15:done="1"/>
  <w15:commentEx w15:paraId="76756B04" w15:done="1"/>
  <w15:commentEx w15:paraId="074B083A" w15:paraIdParent="76756B04" w15:done="1"/>
  <w15:commentEx w15:paraId="37ADEC9A" w15:done="0"/>
  <w15:commentEx w15:paraId="1EAF388F" w15:paraIdParent="37ADEC9A" w15:done="0"/>
  <w15:commentEx w15:paraId="4DBF72EC" w15:done="1"/>
  <w15:commentEx w15:paraId="726FEB07" w15:paraIdParent="4DBF72EC" w15:done="1"/>
  <w15:commentEx w15:paraId="6B21DB4E" w15:done="1"/>
  <w15:commentEx w15:paraId="5EAB5DEF" w15:paraIdParent="6B21DB4E" w15:done="1"/>
  <w15:commentEx w15:paraId="66D78E66" w15:done="0"/>
  <w15:commentEx w15:paraId="4FAB211E" w15:paraIdParent="66D78E66" w15:done="0"/>
  <w15:commentEx w15:paraId="598721C9" w15:paraIdParent="66D78E66" w15:done="0"/>
  <w15:commentEx w15:paraId="77CF537D" w15:done="1"/>
  <w15:commentEx w15:paraId="28E34407" w15:paraIdParent="77CF537D" w15:done="1"/>
  <w15:commentEx w15:paraId="5EBEC597" w15:done="1"/>
  <w15:commentEx w15:paraId="1811538E" w15:paraIdParent="5EBEC597" w15:done="1"/>
  <w15:commentEx w15:paraId="7F1EBA8C" w15:done="1"/>
  <w15:commentEx w15:paraId="48D7CF94" w15:paraIdParent="7F1EBA8C" w15:done="1"/>
  <w15:commentEx w15:paraId="7BBB863A" w15:done="1"/>
  <w15:commentEx w15:paraId="4EF7ACCF" w15:paraIdParent="7BBB863A" w15:done="1"/>
  <w15:commentEx w15:paraId="7E95F4BB" w15:done="1"/>
  <w15:commentEx w15:paraId="4BAEB41A" w15:paraIdParent="7E95F4BB" w15:done="1"/>
  <w15:commentEx w15:paraId="7BF582D5" w15:done="1"/>
  <w15:commentEx w15:paraId="626BF497" w15:paraIdParent="7BF582D5" w15:done="1"/>
  <w15:commentEx w15:paraId="4452E3B5" w15:done="1"/>
  <w15:commentEx w15:paraId="51EF18C5" w15:paraIdParent="4452E3B5" w15:done="1"/>
  <w15:commentEx w15:paraId="26BF38F4" w15:done="1"/>
  <w15:commentEx w15:paraId="185CCB24" w15:paraIdParent="26BF38F4" w15:done="1"/>
  <w15:commentEx w15:paraId="33F17341" w15:done="1"/>
  <w15:commentEx w15:paraId="50DF5FBA" w15:paraIdParent="33F17341" w15:done="1"/>
  <w15:commentEx w15:paraId="6E02074F" w15:paraIdParent="33F17341" w15:done="1"/>
  <w15:commentEx w15:paraId="43C3AEE4" w15:paraIdParent="33F17341" w15:done="1"/>
  <w15:commentEx w15:paraId="27B03E7F" w15:done="1"/>
  <w15:commentEx w15:paraId="6DFE0E49" w15:paraIdParent="27B03E7F" w15:done="1"/>
  <w15:commentEx w15:paraId="45783995" w15:done="1"/>
  <w15:commentEx w15:paraId="3BBFE139" w15:paraIdParent="45783995" w15:done="1"/>
  <w15:commentEx w15:paraId="7FF7BBF1" w15:done="1"/>
  <w15:commentEx w15:paraId="663C920E" w15:paraIdParent="7FF7BBF1" w15:done="1"/>
  <w15:commentEx w15:paraId="7EB5074B" w15:done="1"/>
  <w15:commentEx w15:paraId="42B362FB" w15:paraIdParent="7EB5074B" w15:done="1"/>
  <w15:commentEx w15:paraId="775CBFFC" w15:done="1"/>
  <w15:commentEx w15:paraId="7DDF4417" w15:paraIdParent="775CBFFC" w15:done="1"/>
  <w15:commentEx w15:paraId="3FF7CA41" w15:done="1"/>
  <w15:commentEx w15:paraId="6C7F015F" w15:paraIdParent="3FF7CA41" w15:done="1"/>
  <w15:commentEx w15:paraId="7B316443" w15:done="1"/>
  <w15:commentEx w15:paraId="2AE70895" w15:paraIdParent="7B316443" w15:done="1"/>
  <w15:commentEx w15:paraId="32193B7E" w15:done="1"/>
  <w15:commentEx w15:paraId="3742B1EC" w15:paraIdParent="32193B7E" w15:done="1"/>
  <w15:commentEx w15:paraId="377D9E27" w15:done="1"/>
  <w15:commentEx w15:paraId="7ABC9ACE" w15:paraIdParent="377D9E27" w15:done="1"/>
  <w15:commentEx w15:paraId="5631DB30" w15:done="1"/>
  <w15:commentEx w15:paraId="2D0E3E8D" w15:paraIdParent="5631DB30" w15:done="1"/>
  <w15:commentEx w15:paraId="22B725CD" w15:done="1"/>
  <w15:commentEx w15:paraId="2DEE7634" w15:paraIdParent="22B725CD" w15:done="1"/>
  <w15:commentEx w15:paraId="5E6B373B" w15:done="1"/>
  <w15:commentEx w15:paraId="66F74AF0" w15:paraIdParent="5E6B373B" w15:done="1"/>
  <w15:commentEx w15:paraId="72F4D507" w15:paraIdParent="5E6B373B" w15:done="1"/>
  <w15:commentEx w15:paraId="67DFC7C3" w15:done="1"/>
  <w15:commentEx w15:paraId="5FCF361A" w15:paraIdParent="67DFC7C3" w15:done="1"/>
  <w15:commentEx w15:paraId="3AE2E745" w15:paraIdParent="67DFC7C3" w15:done="1"/>
  <w15:commentEx w15:paraId="7DEB476A" w15:done="1"/>
  <w15:commentEx w15:paraId="5BE62D4D" w15:paraIdParent="7DEB476A" w15:done="1"/>
  <w15:commentEx w15:paraId="61AB4F20" w15:done="1"/>
  <w15:commentEx w15:paraId="762539D1" w15:paraIdParent="61AB4F20" w15:done="1"/>
  <w15:commentEx w15:paraId="324B9935" w15:done="1"/>
  <w15:commentEx w15:paraId="6FDFDD94" w15:paraIdParent="324B9935" w15:done="1"/>
  <w15:commentEx w15:paraId="7863C101" w15:done="1"/>
  <w15:commentEx w15:paraId="5DFFC1E7" w15:paraIdParent="7863C101" w15:done="1"/>
  <w15:commentEx w15:paraId="6EFF58AA" w15:done="1"/>
  <w15:commentEx w15:paraId="77FFFF9C" w15:paraIdParent="6EFF58AA" w15:done="1"/>
  <w15:commentEx w15:paraId="74FF55ED" w15:done="1"/>
  <w15:commentEx w15:paraId="6DDFA507" w15:paraIdParent="74FF55ED" w15:done="1"/>
  <w15:commentEx w15:paraId="0C845AE3" w15:done="1"/>
  <w15:commentEx w15:paraId="3DF9C473" w15:paraIdParent="0C845AE3" w15:done="1"/>
  <w15:commentEx w15:paraId="537F83EE" w15:done="1"/>
  <w15:commentEx w15:paraId="67A38B11" w15:paraIdParent="537F83EE" w15:done="1"/>
  <w15:commentEx w15:paraId="4DB6A906" w15:done="1"/>
  <w15:commentEx w15:paraId="7AFFD9E4" w15:paraIdParent="4DB6A906" w15:done="1"/>
  <w15:commentEx w15:paraId="37EFA8BB" w15:done="1"/>
  <w15:commentEx w15:paraId="3265C1A6" w15:paraIdParent="37EFA8BB" w15:done="1"/>
  <w15:commentEx w15:paraId="77FEA5B6" w15:paraIdParent="37EFA8BB" w15:done="1"/>
  <w15:commentEx w15:paraId="677F1E27" w15:done="1"/>
  <w15:commentEx w15:paraId="6ED78B1A" w15:paraIdParent="677F1E27" w15:done="1"/>
  <w15:commentEx w15:paraId="5EDFF1B9" w15:done="1"/>
  <w15:commentEx w15:paraId="1FCE4622" w15:paraIdParent="5EDFF1B9" w15:done="1"/>
  <w15:commentEx w15:paraId="5D473E49" w15:done="1"/>
  <w15:commentEx w15:paraId="59B2FB8E" w15:paraIdParent="5D473E49" w15:done="1"/>
  <w15:commentEx w15:paraId="3E3755EE" w15:done="1"/>
  <w15:commentEx w15:paraId="468D3622" w15:paraIdParent="3E3755EE" w15:done="1"/>
  <w15:commentEx w15:paraId="08E08311" w15:done="1"/>
  <w15:commentEx w15:paraId="757F2D11" w15:paraIdParent="08E08311" w15:done="1"/>
  <w15:commentEx w15:paraId="3CA7F9FB" w15:done="1"/>
  <w15:commentEx w15:paraId="77E7A40D" w15:paraIdParent="3CA7F9FB" w15:done="1"/>
  <w15:commentEx w15:paraId="4DFF7E23" w15:done="1"/>
  <w15:commentEx w15:paraId="0330CFF4" w15:paraIdParent="4DFF7E23" w15:done="1"/>
  <w15:commentEx w15:paraId="3EAE7002" w15:done="1"/>
  <w15:commentEx w15:paraId="7DFEEA8E" w15:paraIdParent="3EAE7002" w15:done="1"/>
  <w15:commentEx w15:paraId="63095927" w15:done="1"/>
  <w15:commentEx w15:paraId="5A1ECA70" w15:paraIdParent="63095927" w15:done="1"/>
  <w15:commentEx w15:paraId="347AD429" w15:done="1"/>
  <w15:commentEx w15:paraId="67522D01" w15:paraIdParent="347AD429" w15:done="1"/>
  <w15:commentEx w15:paraId="34B168E4" w15:done="1"/>
  <w15:commentEx w15:paraId="6FB30A1E" w15:paraIdParent="34B168E4" w15:done="1"/>
  <w15:commentEx w15:paraId="32B66F19" w15:done="1"/>
  <w15:commentEx w15:paraId="7E009E02" w15:paraIdParent="32B66F19" w15:done="1"/>
  <w15:commentEx w15:paraId="07B89379" w15:paraIdParent="32B66F19" w15:done="0"/>
  <w15:commentEx w15:paraId="5FF7CCC0" w15:done="1"/>
  <w15:commentEx w15:paraId="5939F906" w15:paraIdParent="5FF7CCC0" w15:done="1"/>
  <w15:commentEx w15:paraId="01C51D56" w15:done="1"/>
  <w15:commentEx w15:paraId="523C3592" w15:paraIdParent="01C51D56" w15:done="1"/>
  <w15:commentEx w15:paraId="1F118A2F" w15:done="1"/>
  <w15:commentEx w15:paraId="767B3665" w15:paraIdParent="1F118A2F" w15:done="1"/>
  <w15:commentEx w15:paraId="3E84CB70" w15:done="1"/>
  <w15:commentEx w15:paraId="1A40AFE6" w15:paraIdParent="3E84CB70" w15:done="1"/>
  <w15:commentEx w15:paraId="5C06F3E6" w15:done="1"/>
  <w15:commentEx w15:paraId="07EECF2C" w15:paraIdParent="5C06F3E6" w15:done="1"/>
  <w15:commentEx w15:paraId="14937672" w15:done="0"/>
  <w15:commentEx w15:paraId="216A951C" w15:paraIdParent="14937672" w15:done="0"/>
  <w15:commentEx w15:paraId="41F8848C" w15:done="1"/>
  <w15:commentEx w15:paraId="308728A3" w15:paraIdParent="41F8848C" w15:done="1"/>
  <w15:commentEx w15:paraId="0E12F218" w15:done="1"/>
  <w15:commentEx w15:paraId="07DE33F3" w15:paraIdParent="0E12F218" w15:done="1"/>
  <w15:commentEx w15:paraId="727BB1B7" w15:paraIdParent="0E12F218" w15:done="1"/>
  <w15:commentEx w15:paraId="4EA984FF" w15:paraIdParent="0E12F218" w15:done="1"/>
  <w15:commentEx w15:paraId="1602512D" w15:paraIdParent="0E12F218" w15:done="1"/>
  <w15:commentEx w15:paraId="28CBE8E8" w15:done="0"/>
  <w15:commentEx w15:paraId="31B2E0CD" w15:paraIdParent="28CBE8E8" w15:done="0"/>
  <w15:commentEx w15:paraId="3666EE1E" w15:paraIdParent="28CBE8E8" w15:done="0"/>
  <w15:commentEx w15:paraId="25C9BFFA" w15:paraIdParent="28CBE8E8" w15:done="0"/>
  <w15:commentEx w15:paraId="47D6B3CF" w15:paraIdParent="28CBE8E8" w15:done="0"/>
  <w15:commentEx w15:paraId="59F0CC97" w15:paraIdParent="28CBE8E8" w15:done="0"/>
  <w15:commentEx w15:paraId="762AF9A2" w15:done="1"/>
  <w15:commentEx w15:paraId="25B44E62" w15:paraIdParent="762AF9A2" w15:done="1"/>
  <w15:commentEx w15:paraId="61A7AD82" w15:done="1"/>
  <w15:commentEx w15:paraId="032DE331" w15:paraIdParent="61A7AD82" w15:done="1"/>
  <w15:commentEx w15:paraId="538B3A8E" w15:done="1"/>
  <w15:commentEx w15:paraId="5BB65CD2" w15:paraIdParent="538B3A8E" w15:done="1"/>
  <w15:commentEx w15:paraId="51AC2FBD" w15:done="1"/>
  <w15:commentEx w15:paraId="711AEC12" w15:paraIdParent="51AC2FBD" w15:done="1"/>
  <w15:commentEx w15:paraId="31144CF2" w15:done="1"/>
  <w15:commentEx w15:paraId="57368DDE" w15:paraIdParent="31144CF2" w15:done="1"/>
  <w15:commentEx w15:paraId="16794495" w15:done="0"/>
  <w15:commentEx w15:paraId="0ED1315B" w15:paraIdParent="16794495" w15:done="0"/>
  <w15:commentEx w15:paraId="09A6C28A" w15:done="1"/>
  <w15:commentEx w15:paraId="51D02499" w15:paraIdParent="09A6C28A" w15:done="1"/>
  <w15:commentEx w15:paraId="6A4CBF23" w15:done="1"/>
  <w15:commentEx w15:paraId="2E9E7CED" w15:paraIdParent="6A4CBF23" w15:done="1"/>
  <w15:commentEx w15:paraId="7FDDDAD4" w15:paraIdParent="6A4CBF23" w15:done="1"/>
  <w15:commentEx w15:paraId="3AE24F46" w15:paraIdParent="6A4CBF23" w15:done="1"/>
  <w15:commentEx w15:paraId="2C95F69D" w15:done="1"/>
  <w15:commentEx w15:paraId="4F3F98CD" w15:paraIdParent="2C95F69D" w15:done="1"/>
  <w15:commentEx w15:paraId="5C4F9E3E" w15:done="1"/>
  <w15:commentEx w15:paraId="46D116A1" w15:paraIdParent="5C4F9E3E" w15:done="1"/>
  <w15:commentEx w15:paraId="6A25ABEC" w15:done="1"/>
  <w15:commentEx w15:paraId="2E83CBEF" w15:paraIdParent="6A25ABEC" w15:done="1"/>
  <w15:commentEx w15:paraId="61DC8EB9" w15:done="1"/>
  <w15:commentEx w15:paraId="4A2E7366" w15:paraIdParent="61DC8EB9" w15:done="1"/>
  <w15:commentEx w15:paraId="376C8AFD" w15:done="1"/>
  <w15:commentEx w15:paraId="16AF619A" w15:paraIdParent="376C8AFD" w15:done="1"/>
  <w15:commentEx w15:paraId="2FBF2B10" w15:done="1"/>
  <w15:commentEx w15:paraId="2D96A8AD" w15:paraIdParent="2FBF2B10" w15:done="1"/>
  <w15:commentEx w15:paraId="5E5F8D69" w15:done="1"/>
  <w15:commentEx w15:paraId="31B4486B" w15:paraIdParent="5E5F8D69" w15:done="1"/>
  <w15:commentEx w15:paraId="5B3D4EDD" w15:done="1"/>
  <w15:commentEx w15:paraId="7597908F" w15:paraIdParent="5B3D4EDD" w15:done="1"/>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56C1D0DC" w15:done="1"/>
  <w15:commentEx w15:paraId="48B732DA" w15:paraIdParent="56C1D0DC" w15:done="1"/>
  <w15:commentEx w15:paraId="6D1F51DE" w15:paraIdParent="56C1D0DC" w15:done="1"/>
  <w15:commentEx w15:paraId="77F7F1C1" w15:done="0"/>
  <w15:commentEx w15:paraId="02E912F6" w15:paraIdParent="77F7F1C1" w15:done="0"/>
  <w15:commentEx w15:paraId="2867DB20" w15:paraIdParent="77F7F1C1" w15:done="0"/>
  <w15:commentEx w15:paraId="1E99ACE6" w15:done="0"/>
  <w15:commentEx w15:paraId="374F3372" w15:paraIdParent="1E99ACE6" w15:done="0"/>
  <w15:commentEx w15:paraId="15C87E7C" w15:done="1"/>
  <w15:commentEx w15:paraId="73CE5660" w15:paraIdParent="15C87E7C" w15:done="1"/>
  <w15:commentEx w15:paraId="703F20E2" w15:paraIdParent="15C87E7C" w15:done="1"/>
  <w15:commentEx w15:paraId="1AC98C5F" w15:paraIdParent="15C87E7C" w15:done="1"/>
  <w15:commentEx w15:paraId="2BEE561B" w15:paraIdParent="15C87E7C" w15:done="1"/>
  <w15:commentEx w15:paraId="2A4FCFEA" w15:done="1"/>
  <w15:commentEx w15:paraId="055DD793" w15:paraIdParent="2A4FCFEA" w15:done="1"/>
  <w15:commentEx w15:paraId="174F46ED" w15:done="0"/>
  <w15:commentEx w15:paraId="7DF75553" w15:paraIdParent="174F46ED" w15:done="0"/>
  <w15:commentEx w15:paraId="46BB4CBF" w15:done="0"/>
  <w15:commentEx w15:paraId="6579943F" w15:paraIdParent="46BB4CBF" w15:done="0"/>
  <w15:commentEx w15:paraId="0A2F41A1" w15:done="1"/>
  <w15:commentEx w15:paraId="7FFFF1D7" w15:paraIdParent="0A2F41A1" w15:done="1"/>
  <w15:commentEx w15:paraId="0C2607C4" w15:done="1"/>
  <w15:commentEx w15:paraId="025CD85F" w15:paraIdParent="0C2607C4" w15:done="1"/>
  <w15:commentEx w15:paraId="5B163432" w15:done="1"/>
  <w15:commentEx w15:paraId="3E90DA7B" w15:paraIdParent="5B163432" w15:done="1"/>
  <w15:commentEx w15:paraId="4A2348BC" w15:done="0"/>
  <w15:commentEx w15:paraId="3D953DE5" w15:done="0"/>
  <w15:commentEx w15:paraId="064C8DE9" w15:done="0"/>
  <w15:commentEx w15:paraId="5DFDEB77" w15:done="0"/>
  <w15:commentEx w15:paraId="7BF68FF8" w15:paraIdParent="5DFDEB77" w15:done="0"/>
  <w15:commentEx w15:paraId="1EEA1182" w15:done="1"/>
  <w15:commentEx w15:paraId="6F4E8ED9" w15:paraIdParent="1EEA1182" w15:done="1"/>
  <w15:commentEx w15:paraId="2FEE6D7A" w15:done="1"/>
  <w15:commentEx w15:paraId="5D9E24CA" w15:paraIdParent="2FEE6D7A" w15:done="1"/>
  <w15:commentEx w15:paraId="24374B8F" w15:done="1"/>
  <w15:commentEx w15:paraId="71BF1A98" w15:paraIdParent="24374B8F" w15:done="1"/>
  <w15:commentEx w15:paraId="529A0350" w15:done="1"/>
  <w15:commentEx w15:paraId="5D8C66EB" w15:paraIdParent="529A0350" w15:done="1"/>
  <w15:commentEx w15:paraId="54D4AFED" w15:paraIdParent="529A0350" w15:done="1"/>
  <w15:commentEx w15:paraId="2F742ADC" w15:paraIdParent="529A0350" w15:done="1"/>
  <w15:commentEx w15:paraId="44B7B311" w15:paraIdParent="529A0350" w15:done="1"/>
  <w15:commentEx w15:paraId="7F2B18D6" w15:done="1"/>
  <w15:commentEx w15:paraId="0FBBA73B" w15:paraIdParent="7F2B18D6" w15:done="1"/>
  <w15:commentEx w15:paraId="0457FC05" w15:done="1"/>
  <w15:commentEx w15:paraId="31A84E9D" w15:paraIdParent="0457FC05" w15:done="1"/>
  <w15:commentEx w15:paraId="29862864" w15:paraIdParent="0457FC05" w15:done="1"/>
  <w15:commentEx w15:paraId="77E86BDE" w15:done="1"/>
  <w15:commentEx w15:paraId="07504AA2" w15:paraIdParent="77E86BDE" w15:done="1"/>
  <w15:commentEx w15:paraId="63B5FE92" w15:paraIdParent="77E86BDE" w15:done="1"/>
  <w15:commentEx w15:paraId="028A9702" w15:done="1"/>
  <w15:commentEx w15:paraId="67FFF6ED" w15:paraIdParent="028A9702" w15:done="1"/>
  <w15:commentEx w15:paraId="02318C73" w15:done="0"/>
  <w15:commentEx w15:paraId="41E5C33C" w15:paraIdParent="02318C73" w15:done="0"/>
  <w15:commentEx w15:paraId="2603C105" w15:paraIdParent="02318C73" w15:done="0"/>
  <w15:commentEx w15:paraId="0D7A9C13" w15:done="0"/>
  <w15:commentEx w15:paraId="33C23409" w15:paraIdParent="0D7A9C13" w15:done="0"/>
  <w15:commentEx w15:paraId="3C52FA69" w15:paraIdParent="0D7A9C13" w15:done="0"/>
  <w15:commentEx w15:paraId="565D7060" w15:paraIdParent="0D7A9C13" w15:done="0"/>
  <w15:commentEx w15:paraId="4327E9DD" w15:paraIdParent="0D7A9C13" w15:done="0"/>
  <w15:commentEx w15:paraId="77BD761C" w15:done="1"/>
  <w15:commentEx w15:paraId="4F4F0F8E" w15:paraIdParent="77BD761C" w15:done="1"/>
  <w15:commentEx w15:paraId="7855F380" w15:done="1"/>
  <w15:commentEx w15:paraId="35FE1659" w15:paraIdParent="7855F380" w15:done="1"/>
  <w15:commentEx w15:paraId="3AD4BD43" w15:done="1"/>
  <w15:commentEx w15:paraId="061BF8F8" w15:paraIdParent="3AD4BD43" w15:done="1"/>
  <w15:commentEx w15:paraId="3FFDA721" w15:done="1"/>
  <w15:commentEx w15:paraId="6D3DF4C8" w15:paraIdParent="3FFDA721" w15:done="1"/>
  <w15:commentEx w15:paraId="4F253D7A" w15:done="1"/>
  <w15:commentEx w15:paraId="39A6FDAF" w15:paraIdParent="4F253D7A" w15:done="1"/>
  <w15:commentEx w15:paraId="489C13B1" w15:done="1"/>
  <w15:commentEx w15:paraId="7C6B36E4" w15:paraIdParent="489C13B1" w15:done="1"/>
  <w15:commentEx w15:paraId="26D093B9" w15:done="1"/>
  <w15:commentEx w15:paraId="23246DF8" w15:paraIdParent="26D093B9" w15:done="1"/>
  <w15:commentEx w15:paraId="70F4614E" w15:done="1"/>
  <w15:commentEx w15:paraId="106CFD7E" w15:paraIdParent="70F4614E" w15:done="1"/>
  <w15:commentEx w15:paraId="36284003" w15:paraIdParent="70F4614E" w15:done="1"/>
  <w15:commentEx w15:paraId="7FA7BC49" w15:paraIdParent="70F4614E" w15:done="1"/>
  <w15:commentEx w15:paraId="22A17821" w15:done="1"/>
  <w15:commentEx w15:paraId="43BD2B03" w15:paraIdParent="22A17821" w15:done="1"/>
  <w15:commentEx w15:paraId="168C4494" w15:done="1"/>
  <w15:commentEx w15:paraId="75730D44" w15:paraIdParent="168C4494" w15:done="1"/>
  <w15:commentEx w15:paraId="0F0C0964" w15:paraIdParent="168C4494" w15:done="1"/>
  <w15:commentEx w15:paraId="20662A9E" w15:paraIdParent="168C4494" w15:done="1"/>
  <w15:commentEx w15:paraId="139C7AFB" w15:paraIdParent="168C4494" w15:done="1"/>
  <w15:commentEx w15:paraId="57D7E37F" w15:done="1"/>
  <w15:commentEx w15:paraId="547FC76C" w15:paraIdParent="57D7E37F" w15:done="1"/>
  <w15:commentEx w15:paraId="3560A61B" w15:paraIdParent="57D7E37F" w15:done="1"/>
  <w15:commentEx w15:paraId="41271F6B" w15:done="0"/>
  <w15:commentEx w15:paraId="67BBDB62" w15:done="1"/>
  <w15:commentEx w15:paraId="667C04A7" w15:paraIdParent="67BBDB62" w15:done="1"/>
  <w15:commentEx w15:paraId="3032D5E0" w15:paraIdParent="67BBDB62" w15:done="1"/>
  <w15:commentEx w15:paraId="547A80E3" w15:done="1"/>
  <w15:commentEx w15:paraId="7EE68425" w15:paraIdParent="547A80E3" w15:done="1"/>
  <w15:commentEx w15:paraId="5EFFA76B" w15:done="1"/>
  <w15:commentEx w15:paraId="785BAF33" w15:paraIdParent="5EFFA76B" w15:done="1"/>
  <w15:commentEx w15:paraId="788426F6" w15:done="0"/>
  <w15:commentEx w15:paraId="68B0921C" w15:done="0"/>
  <w15:commentEx w15:paraId="671A7254" w15:paraIdParent="68B0921C" w15:done="0"/>
  <w15:commentEx w15:paraId="5EB86844" w15:paraIdParent="68B0921C" w15:done="0"/>
  <w15:commentEx w15:paraId="4D072B9A" w15:done="1"/>
  <w15:commentEx w15:paraId="3C800F67" w15:paraIdParent="4D072B9A" w15:done="1"/>
  <w15:commentEx w15:paraId="7DBF7CAC" w15:done="1"/>
  <w15:commentEx w15:paraId="5C2E54EE" w15:paraIdParent="7DBF7CAC" w15:done="1"/>
  <w15:commentEx w15:paraId="55E2E566" w15:paraIdParent="7DBF7CAC" w15:done="1"/>
  <w15:commentEx w15:paraId="7FB6E03C" w15:done="1"/>
  <w15:commentEx w15:paraId="0DA18A37" w15:paraIdParent="7FB6E03C" w15:done="1"/>
  <w15:commentEx w15:paraId="155BD924" w15:done="1"/>
  <w15:commentEx w15:paraId="0F3E3756" w15:paraIdParent="155BD924" w15:done="1"/>
  <w15:commentEx w15:paraId="33386429" w15:done="0"/>
  <w15:commentEx w15:paraId="4BA7D791" w15:paraIdParent="33386429" w15:done="0"/>
  <w15:commentEx w15:paraId="156F1725" w15:done="0"/>
  <w15:commentEx w15:paraId="113CA5DE" w15:paraIdParent="156F1725" w15:done="0"/>
  <w15:commentEx w15:paraId="703F7183" w15:paraIdParent="156F1725" w15:done="0"/>
  <w15:commentEx w15:paraId="6E8ECA56" w15:done="1"/>
  <w15:commentEx w15:paraId="26FD9593" w15:paraIdParent="6E8ECA56" w15:done="1"/>
  <w15:commentEx w15:paraId="2FF6C1FB" w15:paraIdParent="6E8ECA56" w15:done="1"/>
  <w15:commentEx w15:paraId="09FB77E3" w15:done="1"/>
  <w15:commentEx w15:paraId="5F1EE491" w15:paraIdParent="09FB77E3" w15:done="1"/>
  <w15:commentEx w15:paraId="5A7C4702" w15:paraIdParent="09FB77E3" w15:done="1"/>
  <w15:commentEx w15:paraId="48510E06" w15:paraIdParent="09FB77E3" w15:done="1"/>
  <w15:commentEx w15:paraId="02653C97" w15:paraIdParent="09FB77E3" w15:done="1"/>
  <w15:commentEx w15:paraId="3CC9B63A" w15:done="1"/>
  <w15:commentEx w15:paraId="059E7BA4" w15:paraIdParent="3CC9B63A" w15:done="1"/>
  <w15:commentEx w15:paraId="706806CF" w15:paraIdParent="3CC9B63A" w15:done="1"/>
  <w15:commentEx w15:paraId="3FFF8C56" w15:done="1"/>
  <w15:commentEx w15:paraId="610E9209" w15:paraIdParent="3FFF8C56" w15:done="1"/>
  <w15:commentEx w15:paraId="31AED283" w15:paraIdParent="3FFF8C56" w15:done="1"/>
  <w15:commentEx w15:paraId="33748475" w15:done="1"/>
  <w15:commentEx w15:paraId="3673A26E" w15:paraIdParent="33748475" w15:done="1"/>
  <w15:commentEx w15:paraId="7CBC871C" w15:done="1"/>
  <w15:commentEx w15:paraId="63DDF5CE" w15:paraIdParent="7CBC871C" w15:done="1"/>
  <w15:commentEx w15:paraId="5BA77644" w15:done="1"/>
  <w15:commentEx w15:paraId="15022CEA" w15:paraIdParent="5BA77644" w15:done="1"/>
  <w15:commentEx w15:paraId="7FD75CFD" w15:done="1"/>
  <w15:commentEx w15:paraId="10B4C59D" w15:paraIdParent="7FD75CFD" w15:done="1"/>
  <w15:commentEx w15:paraId="7166A8DF" w15:done="1"/>
  <w15:commentEx w15:paraId="0C16AC2C" w15:paraIdParent="7166A8DF" w15:done="1"/>
  <w15:commentEx w15:paraId="6A1FFDD4" w15:done="1"/>
  <w15:commentEx w15:paraId="2415775A" w15:paraIdParent="6A1FFDD4" w15:done="1"/>
  <w15:commentEx w15:paraId="03FF93EB" w15:done="1"/>
  <w15:commentEx w15:paraId="39CE0027" w15:paraIdParent="03FF93EB" w15:done="1"/>
  <w15:commentEx w15:paraId="0CD1CE8A" w15:done="1"/>
  <w15:commentEx w15:paraId="1E98BAB6" w15:paraIdParent="0CD1CE8A" w15:done="1"/>
  <w15:commentEx w15:paraId="73BF9AC1" w15:done="1"/>
  <w15:commentEx w15:paraId="6F793D3B" w15:paraIdParent="73BF9AC1" w15:done="1"/>
  <w15:commentEx w15:paraId="5BECAE33" w15:done="1"/>
  <w15:commentEx w15:paraId="3FFF4119" w15:paraIdParent="5BECAE33" w15:done="1"/>
  <w15:commentEx w15:paraId="5F3D45CE" w15:done="1"/>
  <w15:commentEx w15:paraId="2312C19B" w15:paraIdParent="5F3D45CE" w15:done="1"/>
  <w15:commentEx w15:paraId="4EC0890E" w15:done="1"/>
  <w15:commentEx w15:paraId="0DA2ED19" w15:paraIdParent="4EC0890E" w15:done="1"/>
  <w15:commentEx w15:paraId="3EFBC15C" w15:done="1"/>
  <w15:commentEx w15:paraId="7FFC4B59" w15:paraIdParent="3EFBC15C" w15:done="1"/>
  <w15:commentEx w15:paraId="0E01957B" w15:done="1"/>
  <w15:commentEx w15:paraId="6F8BAD91" w15:paraIdParent="0E01957B" w15:done="1"/>
  <w15:commentEx w15:paraId="6225F4B4" w15:done="1"/>
  <w15:commentEx w15:paraId="652980BE" w15:paraIdParent="6225F4B4" w15:done="1"/>
  <w15:commentEx w15:paraId="4DCAF963" w15:done="0"/>
  <w15:commentEx w15:paraId="6F520473" w15:paraIdParent="4DCAF963" w15:done="0"/>
  <w15:commentEx w15:paraId="7ECE1E95" w15:done="1"/>
  <w15:commentEx w15:paraId="44782F3E" w15:paraIdParent="7ECE1E95" w15:done="1"/>
  <w15:commentEx w15:paraId="10DEF03E" w15:done="1"/>
  <w15:commentEx w15:paraId="56DF6932" w15:paraIdParent="10DEF03E" w15:done="1"/>
  <w15:commentEx w15:paraId="52E3FD57" w15:paraIdParent="10DEF03E" w15:done="1"/>
  <w15:commentEx w15:paraId="1E73C758" w15:done="1"/>
  <w15:commentEx w15:paraId="58C2DAE4" w15:paraIdParent="1E73C758" w15:done="1"/>
  <w15:commentEx w15:paraId="6DD23CB8" w15:paraIdParent="1E73C758" w15:done="1"/>
  <w15:commentEx w15:paraId="2358643F" w15:done="0"/>
  <w15:commentEx w15:paraId="75B103BF" w15:paraIdParent="2358643F" w15:done="0"/>
  <w15:commentEx w15:paraId="375F6A4E" w15:paraIdParent="2358643F" w15:done="0"/>
  <w15:commentEx w15:paraId="0F26728E" w15:done="1"/>
  <w15:commentEx w15:paraId="0AD43FD7" w15:paraIdParent="0F26728E" w15:done="1"/>
  <w15:commentEx w15:paraId="2ED8142C" w15:paraIdParent="0F26728E" w15:done="1"/>
  <w15:commentEx w15:paraId="6A8D02EB" w15:paraIdParent="0F26728E" w15:done="1"/>
  <w15:commentEx w15:paraId="0AF1A798" w15:done="0"/>
  <w15:commentEx w15:paraId="1C9EB72B" w15:paraIdParent="0AF1A798" w15:done="0"/>
  <w15:commentEx w15:paraId="0FE5BF32" w15:paraIdParent="0AF1A798" w15:done="0"/>
  <w15:commentEx w15:paraId="7BE49B15" w15:paraIdParent="0AF1A798" w15:done="0"/>
  <w15:commentEx w15:paraId="7F7518D4" w15:paraIdParent="0AF1A798" w15:done="0"/>
  <w15:commentEx w15:paraId="0B012B7B" w15:done="0"/>
  <w15:commentEx w15:paraId="7D7FAB05" w15:paraIdParent="0B012B7B" w15:done="0"/>
  <w15:commentEx w15:paraId="17440362" w15:done="1"/>
  <w15:commentEx w15:paraId="075A60BF" w15:paraIdParent="17440362" w15:done="1"/>
  <w15:commentEx w15:paraId="5E52B3C8" w15:done="0"/>
  <w15:commentEx w15:paraId="562B8FE8" w15:done="0"/>
  <w15:commentEx w15:paraId="7BE34437" w15:done="0"/>
  <w15:commentEx w15:paraId="3676E1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7B142" w16cex:dateUtc="2026-10-25T12:53:00Z"/>
  <w16cex:commentExtensible w16cex:durableId="2FA9A5B2" w16cex:dateUtc="2026-10-25T11:32:00Z"/>
  <w16cex:commentExtensible w16cex:durableId="6E140BCF" w16cex:dateUtc="2026-10-25T11:35:00Z"/>
  <w16cex:commentExtensible w16cex:durableId="33AFA3ED" w16cex:dateUtc="2026-10-25T11:37:00Z"/>
  <w16cex:commentExtensible w16cex:durableId="4E47D56B" w16cex:dateUtc="2026-10-25T11:43:00Z"/>
  <w16cex:commentExtensible w16cex:durableId="339AB3D3" w16cex:dateUtc="2026-10-25T11:46:00Z"/>
  <w16cex:commentExtensible w16cex:durableId="644AE340" w16cex:dateUtc="2026-10-25T11:57:00Z"/>
  <w16cex:commentExtensible w16cex:durableId="59BA9329" w16cex:dateUtc="2026-10-27T15:59:00Z"/>
  <w16cex:commentExtensible w16cex:durableId="3423414A" w16cex:dateUtc="2026-10-25T12:10:00Z"/>
  <w16cex:commentExtensible w16cex:durableId="18A1AB5C" w16cex:dateUtc="2026-10-25T12:14:00Z"/>
  <w16cex:commentExtensible w16cex:durableId="410B8FCC" w16cex:dateUtc="2026-10-25T12:18:00Z"/>
  <w16cex:commentExtensible w16cex:durableId="7F5DD886" w16cex:dateUtc="2026-10-25T12:21:00Z"/>
  <w16cex:commentExtensible w16cex:durableId="2C8DFC18" w16cex:dateUtc="2026-10-25T12:26:00Z"/>
  <w16cex:commentExtensible w16cex:durableId="40C7FF22" w16cex:dateUtc="2026-10-25T12:29:00Z"/>
  <w16cex:commentExtensible w16cex:durableId="3F172CCE" w16cex:dateUtc="2026-10-25T12:31:00Z"/>
  <w16cex:commentExtensible w16cex:durableId="3A420CE1" w16cex:dateUtc="2026-10-25T12:33:00Z"/>
  <w16cex:commentExtensible w16cex:durableId="0ABD3BFC" w16cex:dateUtc="2026-10-25T12:50:00Z"/>
  <w16cex:commentExtensible w16cex:durableId="625A9636" w16cex:dateUtc="2026-10-25T12:54:00Z"/>
  <w16cex:commentExtensible w16cex:durableId="6B9D1DC3" w16cex:dateUtc="2026-10-25T12:58:00Z"/>
  <w16cex:commentExtensible w16cex:durableId="38433168" w16cex:dateUtc="2026-10-25T12:58:00Z"/>
  <w16cex:commentExtensible w16cex:durableId="2483027E" w16cex:dateUtc="2026-10-25T12:58:00Z"/>
  <w16cex:commentExtensible w16cex:durableId="760492DF" w16cex:dateUtc="2026-10-27T16:42:00Z"/>
  <w16cex:commentExtensible w16cex:durableId="0BC141FE" w16cex:dateUtc="2026-10-25T13:02:00Z"/>
  <w16cex:commentExtensible w16cex:durableId="1B1DA6D6" w16cex:dateUtc="2026-10-27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C8AFC" w16cid:durableId="7A3C8AFC"/>
  <w16cid:commentId w16cid:paraId="7BF0C9CF" w16cid:durableId="7BF0C9CF"/>
  <w16cid:commentId w16cid:paraId="51EECE07" w16cid:durableId="51EECE07"/>
  <w16cid:commentId w16cid:paraId="4ACB64DF" w16cid:durableId="4ACB64DF"/>
  <w16cid:commentId w16cid:paraId="6EFFC894" w16cid:durableId="6EFFC894"/>
  <w16cid:commentId w16cid:paraId="5DB767C7" w16cid:durableId="5DB767C7"/>
  <w16cid:commentId w16cid:paraId="7F56F0AD" w16cid:durableId="7F56F0AD"/>
  <w16cid:commentId w16cid:paraId="2FF5088E" w16cid:durableId="2FF5088E"/>
  <w16cid:commentId w16cid:paraId="76756B04" w16cid:durableId="76756B04"/>
  <w16cid:commentId w16cid:paraId="074B083A" w16cid:durableId="074B083A"/>
  <w16cid:commentId w16cid:paraId="37ADEC9A" w16cid:durableId="37ADEC9A"/>
  <w16cid:commentId w16cid:paraId="1EAF388F" w16cid:durableId="1EAF388F"/>
  <w16cid:commentId w16cid:paraId="4DBF72EC" w16cid:durableId="4DBF72EC"/>
  <w16cid:commentId w16cid:paraId="726FEB07" w16cid:durableId="726FEB07"/>
  <w16cid:commentId w16cid:paraId="6B21DB4E" w16cid:durableId="6B21DB4E"/>
  <w16cid:commentId w16cid:paraId="5EAB5DEF" w16cid:durableId="5EAB5DEF"/>
  <w16cid:commentId w16cid:paraId="66D78E66" w16cid:durableId="66D78E66"/>
  <w16cid:commentId w16cid:paraId="4FAB211E" w16cid:durableId="4FAB211E"/>
  <w16cid:commentId w16cid:paraId="77CF537D" w16cid:durableId="77CF537D"/>
  <w16cid:commentId w16cid:paraId="28E34407" w16cid:durableId="28E34407"/>
  <w16cid:commentId w16cid:paraId="5EBEC597" w16cid:durableId="5EBEC597"/>
  <w16cid:commentId w16cid:paraId="1811538E" w16cid:durableId="1811538E"/>
  <w16cid:commentId w16cid:paraId="7F1EBA8C" w16cid:durableId="7F1EBA8C"/>
  <w16cid:commentId w16cid:paraId="48D7CF94" w16cid:durableId="48D7CF94"/>
  <w16cid:commentId w16cid:paraId="7BBB863A" w16cid:durableId="7BBB863A"/>
  <w16cid:commentId w16cid:paraId="4EF7ACCF" w16cid:durableId="4EF7ACCF"/>
  <w16cid:commentId w16cid:paraId="7E95F4BB" w16cid:durableId="7E95F4BB"/>
  <w16cid:commentId w16cid:paraId="4BAEB41A" w16cid:durableId="4BAEB41A"/>
  <w16cid:commentId w16cid:paraId="7BF582D5" w16cid:durableId="7BF582D5"/>
  <w16cid:commentId w16cid:paraId="626BF497" w16cid:durableId="626BF497"/>
  <w16cid:commentId w16cid:paraId="4452E3B5" w16cid:durableId="4452E3B5"/>
  <w16cid:commentId w16cid:paraId="51EF18C5" w16cid:durableId="51EF18C5"/>
  <w16cid:commentId w16cid:paraId="26BF38F4" w16cid:durableId="26BF38F4"/>
  <w16cid:commentId w16cid:paraId="185CCB24" w16cid:durableId="185CCB24"/>
  <w16cid:commentId w16cid:paraId="33F17341" w16cid:durableId="33F17341"/>
  <w16cid:commentId w16cid:paraId="50DF5FBA" w16cid:durableId="50DF5FBA"/>
  <w16cid:commentId w16cid:paraId="6E02074F" w16cid:durableId="6E02074F"/>
  <w16cid:commentId w16cid:paraId="43C3AEE4" w16cid:durableId="43C3AEE4"/>
  <w16cid:commentId w16cid:paraId="27B03E7F" w16cid:durableId="27B03E7F"/>
  <w16cid:commentId w16cid:paraId="6DFE0E49" w16cid:durableId="6DFE0E49"/>
  <w16cid:commentId w16cid:paraId="45783995" w16cid:durableId="45783995"/>
  <w16cid:commentId w16cid:paraId="3BBFE139" w16cid:durableId="3BBFE139"/>
  <w16cid:commentId w16cid:paraId="7FF7BBF1" w16cid:durableId="7FF7BBF1"/>
  <w16cid:commentId w16cid:paraId="663C920E" w16cid:durableId="663C920E"/>
  <w16cid:commentId w16cid:paraId="7EB5074B" w16cid:durableId="7EB5074B"/>
  <w16cid:commentId w16cid:paraId="42B362FB" w16cid:durableId="42B362FB"/>
  <w16cid:commentId w16cid:paraId="775CBFFC" w16cid:durableId="775CBFFC"/>
  <w16cid:commentId w16cid:paraId="7DDF4417" w16cid:durableId="7DDF4417"/>
  <w16cid:commentId w16cid:paraId="3FF7CA41" w16cid:durableId="3FF7CA41"/>
  <w16cid:commentId w16cid:paraId="6C7F015F" w16cid:durableId="6C7F015F"/>
  <w16cid:commentId w16cid:paraId="7B316443" w16cid:durableId="7B316443"/>
  <w16cid:commentId w16cid:paraId="2AE70895" w16cid:durableId="2AE70895"/>
  <w16cid:commentId w16cid:paraId="32193B7E" w16cid:durableId="32193B7E"/>
  <w16cid:commentId w16cid:paraId="3742B1EC" w16cid:durableId="3742B1EC"/>
  <w16cid:commentId w16cid:paraId="377D9E27" w16cid:durableId="377D9E27"/>
  <w16cid:commentId w16cid:paraId="7ABC9ACE" w16cid:durableId="7ABC9ACE"/>
  <w16cid:commentId w16cid:paraId="5631DB30" w16cid:durableId="5631DB30"/>
  <w16cid:commentId w16cid:paraId="2D0E3E8D" w16cid:durableId="2D0E3E8D"/>
  <w16cid:commentId w16cid:paraId="22B725CD" w16cid:durableId="22B725CD"/>
  <w16cid:commentId w16cid:paraId="2DEE7634" w16cid:durableId="2DEE7634"/>
  <w16cid:commentId w16cid:paraId="5E6B373B" w16cid:durableId="5E6B373B"/>
  <w16cid:commentId w16cid:paraId="66F74AF0" w16cid:durableId="66F74AF0"/>
  <w16cid:commentId w16cid:paraId="72F4D507" w16cid:durableId="72F4D507"/>
  <w16cid:commentId w16cid:paraId="67DFC7C3" w16cid:durableId="67DFC7C3"/>
  <w16cid:commentId w16cid:paraId="5FCF361A" w16cid:durableId="5FCF361A"/>
  <w16cid:commentId w16cid:paraId="3AE2E745" w16cid:durableId="3AE2E745"/>
  <w16cid:commentId w16cid:paraId="7DEB476A" w16cid:durableId="7DEB476A"/>
  <w16cid:commentId w16cid:paraId="5BE62D4D" w16cid:durableId="5BE62D4D"/>
  <w16cid:commentId w16cid:paraId="61AB4F20" w16cid:durableId="61AB4F20"/>
  <w16cid:commentId w16cid:paraId="762539D1" w16cid:durableId="762539D1"/>
  <w16cid:commentId w16cid:paraId="324B9935" w16cid:durableId="324B9935"/>
  <w16cid:commentId w16cid:paraId="6FDFDD94" w16cid:durableId="6FDFDD94"/>
  <w16cid:commentId w16cid:paraId="7863C101" w16cid:durableId="7863C101"/>
  <w16cid:commentId w16cid:paraId="5DFFC1E7" w16cid:durableId="5DFFC1E7"/>
  <w16cid:commentId w16cid:paraId="6EFF58AA" w16cid:durableId="6EFF58AA"/>
  <w16cid:commentId w16cid:paraId="77FFFF9C" w16cid:durableId="77FFFF9C"/>
  <w16cid:commentId w16cid:paraId="74FF55ED" w16cid:durableId="74FF55ED"/>
  <w16cid:commentId w16cid:paraId="6DDFA507" w16cid:durableId="6DDFA507"/>
  <w16cid:commentId w16cid:paraId="0C845AE3" w16cid:durableId="0C845AE3"/>
  <w16cid:commentId w16cid:paraId="3DF9C473" w16cid:durableId="3DF9C473"/>
  <w16cid:commentId w16cid:paraId="537F83EE" w16cid:durableId="537F83EE"/>
  <w16cid:commentId w16cid:paraId="67A38B11" w16cid:durableId="67A38B11"/>
  <w16cid:commentId w16cid:paraId="4DB6A906" w16cid:durableId="4DB6A906"/>
  <w16cid:commentId w16cid:paraId="7AFFD9E4" w16cid:durableId="7AFFD9E4"/>
  <w16cid:commentId w16cid:paraId="37EFA8BB" w16cid:durableId="37EFA8BB"/>
  <w16cid:commentId w16cid:paraId="3265C1A6" w16cid:durableId="3265C1A6"/>
  <w16cid:commentId w16cid:paraId="77FEA5B6" w16cid:durableId="77FEA5B6"/>
  <w16cid:commentId w16cid:paraId="677F1E27" w16cid:durableId="677F1E27"/>
  <w16cid:commentId w16cid:paraId="6ED78B1A" w16cid:durableId="6ED78B1A"/>
  <w16cid:commentId w16cid:paraId="5EDFF1B9" w16cid:durableId="5EDFF1B9"/>
  <w16cid:commentId w16cid:paraId="1FCE4622" w16cid:durableId="1FCE4622"/>
  <w16cid:commentId w16cid:paraId="5D473E49" w16cid:durableId="5D473E49"/>
  <w16cid:commentId w16cid:paraId="59B2FB8E" w16cid:durableId="59B2FB8E"/>
  <w16cid:commentId w16cid:paraId="3E3755EE" w16cid:durableId="3E3755EE"/>
  <w16cid:commentId w16cid:paraId="468D3622" w16cid:durableId="468D3622"/>
  <w16cid:commentId w16cid:paraId="08E08311" w16cid:durableId="08E08311"/>
  <w16cid:commentId w16cid:paraId="757F2D11" w16cid:durableId="757F2D11"/>
  <w16cid:commentId w16cid:paraId="3CA7F9FB" w16cid:durableId="3CA7F9FB"/>
  <w16cid:commentId w16cid:paraId="77E7A40D" w16cid:durableId="77E7A40D"/>
  <w16cid:commentId w16cid:paraId="4DFF7E23" w16cid:durableId="4DFF7E23"/>
  <w16cid:commentId w16cid:paraId="0330CFF4" w16cid:durableId="0330CFF4"/>
  <w16cid:commentId w16cid:paraId="3EAE7002" w16cid:durableId="3EAE7002"/>
  <w16cid:commentId w16cid:paraId="7DFEEA8E" w16cid:durableId="7DFEEA8E"/>
  <w16cid:commentId w16cid:paraId="63095927" w16cid:durableId="0367B142"/>
  <w16cid:commentId w16cid:paraId="5A1ECA70" w16cid:durableId="5A1ECA70"/>
  <w16cid:commentId w16cid:paraId="347AD429" w16cid:durableId="2FA9A5B2"/>
  <w16cid:commentId w16cid:paraId="67522D01" w16cid:durableId="67522D01"/>
  <w16cid:commentId w16cid:paraId="34B168E4" w16cid:durableId="34B168E4"/>
  <w16cid:commentId w16cid:paraId="6FB30A1E" w16cid:durableId="6FB30A1E"/>
  <w16cid:commentId w16cid:paraId="32B66F19" w16cid:durableId="6E140BCF"/>
  <w16cid:commentId w16cid:paraId="7E009E02" w16cid:durableId="7E009E02"/>
  <w16cid:commentId w16cid:paraId="5FF7CCC0" w16cid:durableId="5FF7CCC0"/>
  <w16cid:commentId w16cid:paraId="5939F906" w16cid:durableId="5939F906"/>
  <w16cid:commentId w16cid:paraId="01C51D56" w16cid:durableId="33AFA3ED"/>
  <w16cid:commentId w16cid:paraId="523C3592" w16cid:durableId="523C3592"/>
  <w16cid:commentId w16cid:paraId="1F118A2F" w16cid:durableId="1F118A2F"/>
  <w16cid:commentId w16cid:paraId="767B3665" w16cid:durableId="767B3665"/>
  <w16cid:commentId w16cid:paraId="3E84CB70" w16cid:durableId="4E47D56B"/>
  <w16cid:commentId w16cid:paraId="1A40AFE6" w16cid:durableId="1A40AFE6"/>
  <w16cid:commentId w16cid:paraId="5C06F3E6" w16cid:durableId="339AB3D3"/>
  <w16cid:commentId w16cid:paraId="07EECF2C" w16cid:durableId="07EECF2C"/>
  <w16cid:commentId w16cid:paraId="41F8848C" w16cid:durableId="644AE340"/>
  <w16cid:commentId w16cid:paraId="308728A3" w16cid:durableId="308728A3"/>
  <w16cid:commentId w16cid:paraId="0E12F218" w16cid:durableId="0E12F218"/>
  <w16cid:commentId w16cid:paraId="07DE33F3" w16cid:durableId="07DE33F3"/>
  <w16cid:commentId w16cid:paraId="727BB1B7" w16cid:durableId="727BB1B7"/>
  <w16cid:commentId w16cid:paraId="4EA984FF" w16cid:durableId="4EA984FF"/>
  <w16cid:commentId w16cid:paraId="1602512D" w16cid:durableId="59BA9329"/>
  <w16cid:commentId w16cid:paraId="39B4178C" w16cid:durableId="39B4178C"/>
  <w16cid:commentId w16cid:paraId="4CF82A61" w16cid:durableId="4CF82A61"/>
  <w16cid:commentId w16cid:paraId="677EA0E1" w16cid:durableId="677EA0E1"/>
  <w16cid:commentId w16cid:paraId="7FEEC92D" w16cid:durableId="7FEEC92D"/>
  <w16cid:commentId w16cid:paraId="762AF9A2" w16cid:durableId="3423414A"/>
  <w16cid:commentId w16cid:paraId="25B44E62" w16cid:durableId="25B44E62"/>
  <w16cid:commentId w16cid:paraId="61A7AD82" w16cid:durableId="18A1AB5C"/>
  <w16cid:commentId w16cid:paraId="032DE331" w16cid:durableId="032DE331"/>
  <w16cid:commentId w16cid:paraId="538B3A8E" w16cid:durableId="410B8FCC"/>
  <w16cid:commentId w16cid:paraId="5BB65CD2" w16cid:durableId="5BB65CD2"/>
  <w16cid:commentId w16cid:paraId="51AC2FBD" w16cid:durableId="7F5DD886"/>
  <w16cid:commentId w16cid:paraId="711AEC12" w16cid:durableId="711AEC12"/>
  <w16cid:commentId w16cid:paraId="31144CF2" w16cid:durableId="2C8DFC18"/>
  <w16cid:commentId w16cid:paraId="57368DDE" w16cid:durableId="57368DDE"/>
  <w16cid:commentId w16cid:paraId="09A6C28A" w16cid:durableId="40C7FF22"/>
  <w16cid:commentId w16cid:paraId="51D02499" w16cid:durableId="51D02499"/>
  <w16cid:commentId w16cid:paraId="6A4CBF23" w16cid:durableId="6A4CBF23"/>
  <w16cid:commentId w16cid:paraId="2E9E7CED" w16cid:durableId="2E9E7CED"/>
  <w16cid:commentId w16cid:paraId="7FDDDAD4" w16cid:durableId="7FDDDAD4"/>
  <w16cid:commentId w16cid:paraId="3AE24F46" w16cid:durableId="3AE24F46"/>
  <w16cid:commentId w16cid:paraId="2C95F69D" w16cid:durableId="3F172CCE"/>
  <w16cid:commentId w16cid:paraId="4F3F98CD" w16cid:durableId="4F3F98CD"/>
  <w16cid:commentId w16cid:paraId="5C4F9E3E" w16cid:durableId="3A420CE1"/>
  <w16cid:commentId w16cid:paraId="46D116A1" w16cid:durableId="46D116A1"/>
  <w16cid:commentId w16cid:paraId="6A25ABEC" w16cid:durableId="0ABD3BFC"/>
  <w16cid:commentId w16cid:paraId="2E83CBEF" w16cid:durableId="2E83CBEF"/>
  <w16cid:commentId w16cid:paraId="61DC8EB9" w16cid:durableId="625A9636"/>
  <w16cid:commentId w16cid:paraId="4A2E7366" w16cid:durableId="4A2E7366"/>
  <w16cid:commentId w16cid:paraId="376C8AFD" w16cid:durableId="376C8AFD"/>
  <w16cid:commentId w16cid:paraId="16AF619A" w16cid:durableId="16AF619A"/>
  <w16cid:commentId w16cid:paraId="2FBF2B10" w16cid:durableId="6B9D1DC3"/>
  <w16cid:commentId w16cid:paraId="2D96A8AD" w16cid:durableId="2D96A8AD"/>
  <w16cid:commentId w16cid:paraId="5E5F8D69" w16cid:durableId="38433168"/>
  <w16cid:commentId w16cid:paraId="31B4486B" w16cid:durableId="31B4486B"/>
  <w16cid:commentId w16cid:paraId="5B3D4EDD" w16cid:durableId="2483027E"/>
  <w16cid:commentId w16cid:paraId="7597908F" w16cid:durableId="7597908F"/>
  <w16cid:commentId w16cid:paraId="1EB82C74" w16cid:durableId="1EB82C74"/>
  <w16cid:commentId w16cid:paraId="7A9FB7A7" w16cid:durableId="7A9FB7A7"/>
  <w16cid:commentId w16cid:paraId="5DFA7172" w16cid:durableId="5DFA7172"/>
  <w16cid:commentId w16cid:paraId="4FFF2055" w16cid:durableId="4FFF2055"/>
  <w16cid:commentId w16cid:paraId="779F294E" w16cid:durableId="779F294E"/>
  <w16cid:commentId w16cid:paraId="56C1D0DC" w16cid:durableId="56C1D0DC"/>
  <w16cid:commentId w16cid:paraId="48B732DA" w16cid:durableId="48B732DA"/>
  <w16cid:commentId w16cid:paraId="6D1F51DE" w16cid:durableId="6D1F51DE"/>
  <w16cid:commentId w16cid:paraId="77F7F1C1" w16cid:durableId="77F7F1C1"/>
  <w16cid:commentId w16cid:paraId="02E912F6" w16cid:durableId="02E912F6"/>
  <w16cid:commentId w16cid:paraId="2867DB20" w16cid:durableId="2867DB20"/>
  <w16cid:commentId w16cid:paraId="1E99ACE6" w16cid:durableId="1E99ACE6"/>
  <w16cid:commentId w16cid:paraId="374F3372" w16cid:durableId="374F3372"/>
  <w16cid:commentId w16cid:paraId="15C87E7C" w16cid:durableId="15C87E7C"/>
  <w16cid:commentId w16cid:paraId="73CE5660" w16cid:durableId="73CE5660"/>
  <w16cid:commentId w16cid:paraId="703F20E2" w16cid:durableId="703F20E2"/>
  <w16cid:commentId w16cid:paraId="1AC98C5F" w16cid:durableId="1AC98C5F"/>
  <w16cid:commentId w16cid:paraId="2BEE561B" w16cid:durableId="2BEE561B"/>
  <w16cid:commentId w16cid:paraId="60DCF6FC" w16cid:durableId="760492DF"/>
  <w16cid:commentId w16cid:paraId="2A4FCFEA" w16cid:durableId="2A4FCFEA"/>
  <w16cid:commentId w16cid:paraId="055DD793" w16cid:durableId="055DD793"/>
  <w16cid:commentId w16cid:paraId="174F46ED" w16cid:durableId="174F46ED"/>
  <w16cid:commentId w16cid:paraId="7DF75553" w16cid:durableId="7DF75553"/>
  <w16cid:commentId w16cid:paraId="46BB4CBF" w16cid:durableId="46BB4CBF"/>
  <w16cid:commentId w16cid:paraId="6579943F" w16cid:durableId="6579943F"/>
  <w16cid:commentId w16cid:paraId="0A2F41A1" w16cid:durableId="0A2F41A1"/>
  <w16cid:commentId w16cid:paraId="7FFFF1D7" w16cid:durableId="7FFFF1D7"/>
  <w16cid:commentId w16cid:paraId="0C2607C4" w16cid:durableId="0C2607C4"/>
  <w16cid:commentId w16cid:paraId="025CD85F" w16cid:durableId="025CD85F"/>
  <w16cid:commentId w16cid:paraId="5B163432" w16cid:durableId="0BC141FE"/>
  <w16cid:commentId w16cid:paraId="3E90DA7B" w16cid:durableId="3E90DA7B"/>
  <w16cid:commentId w16cid:paraId="064C8DE9" w16cid:durableId="064C8DE9"/>
  <w16cid:commentId w16cid:paraId="5DFDEB77" w16cid:durableId="5DFDEB77"/>
  <w16cid:commentId w16cid:paraId="7BF68FF8" w16cid:durableId="7BF68FF8"/>
  <w16cid:commentId w16cid:paraId="1EEA1182" w16cid:durableId="1EEA1182"/>
  <w16cid:commentId w16cid:paraId="6F4E8ED9" w16cid:durableId="6F4E8ED9"/>
  <w16cid:commentId w16cid:paraId="2FEE6D7A" w16cid:durableId="2FEE6D7A"/>
  <w16cid:commentId w16cid:paraId="5D9E24CA" w16cid:durableId="5D9E24CA"/>
  <w16cid:commentId w16cid:paraId="24374B8F" w16cid:durableId="24374B8F"/>
  <w16cid:commentId w16cid:paraId="71BF1A98" w16cid:durableId="71BF1A98"/>
  <w16cid:commentId w16cid:paraId="529A0350" w16cid:durableId="529A0350"/>
  <w16cid:commentId w16cid:paraId="5D8C66EB" w16cid:durableId="5D8C66EB"/>
  <w16cid:commentId w16cid:paraId="54D4AFED" w16cid:durableId="54D4AFED"/>
  <w16cid:commentId w16cid:paraId="2F742ADC" w16cid:durableId="2F742ADC"/>
  <w16cid:commentId w16cid:paraId="44B7B311" w16cid:durableId="44B7B311"/>
  <w16cid:commentId w16cid:paraId="7F2B18D6" w16cid:durableId="7F2B18D6"/>
  <w16cid:commentId w16cid:paraId="0FBBA73B" w16cid:durableId="0FBBA73B"/>
  <w16cid:commentId w16cid:paraId="0457FC05" w16cid:durableId="0457FC05"/>
  <w16cid:commentId w16cid:paraId="31A84E9D" w16cid:durableId="31A84E9D"/>
  <w16cid:commentId w16cid:paraId="29862864" w16cid:durableId="29862864"/>
  <w16cid:commentId w16cid:paraId="77E86BDE" w16cid:durableId="77E86BDE"/>
  <w16cid:commentId w16cid:paraId="07504AA2" w16cid:durableId="07504AA2"/>
  <w16cid:commentId w16cid:paraId="63B5FE92" w16cid:durableId="63B5FE92"/>
  <w16cid:commentId w16cid:paraId="028A9702" w16cid:durableId="028A9702"/>
  <w16cid:commentId w16cid:paraId="67FFF6ED" w16cid:durableId="67FFF6ED"/>
  <w16cid:commentId w16cid:paraId="0D7A9C13" w16cid:durableId="0D7A9C13"/>
  <w16cid:commentId w16cid:paraId="33C23409" w16cid:durableId="33C23409"/>
  <w16cid:commentId w16cid:paraId="3C52FA69" w16cid:durableId="3C52FA69"/>
  <w16cid:commentId w16cid:paraId="565D7060" w16cid:durableId="565D7060"/>
  <w16cid:commentId w16cid:paraId="77BD761C" w16cid:durableId="77BD761C"/>
  <w16cid:commentId w16cid:paraId="4F4F0F8E" w16cid:durableId="4F4F0F8E"/>
  <w16cid:commentId w16cid:paraId="7855F380" w16cid:durableId="7855F380"/>
  <w16cid:commentId w16cid:paraId="35FE1659" w16cid:durableId="35FE1659"/>
  <w16cid:commentId w16cid:paraId="3AD4BD43" w16cid:durableId="3AD4BD43"/>
  <w16cid:commentId w16cid:paraId="061BF8F8" w16cid:durableId="061BF8F8"/>
  <w16cid:commentId w16cid:paraId="3FFDA721" w16cid:durableId="3FFDA721"/>
  <w16cid:commentId w16cid:paraId="6D3DF4C8" w16cid:durableId="6D3DF4C8"/>
  <w16cid:commentId w16cid:paraId="4F253D7A" w16cid:durableId="4F253D7A"/>
  <w16cid:commentId w16cid:paraId="39A6FDAF" w16cid:durableId="39A6FDAF"/>
  <w16cid:commentId w16cid:paraId="489C13B1" w16cid:durableId="489C13B1"/>
  <w16cid:commentId w16cid:paraId="7C6B36E4" w16cid:durableId="7C6B36E4"/>
  <w16cid:commentId w16cid:paraId="26D093B9" w16cid:durableId="26D093B9"/>
  <w16cid:commentId w16cid:paraId="23246DF8" w16cid:durableId="23246DF8"/>
  <w16cid:commentId w16cid:paraId="70F4614E" w16cid:durableId="70F4614E"/>
  <w16cid:commentId w16cid:paraId="106CFD7E" w16cid:durableId="106CFD7E"/>
  <w16cid:commentId w16cid:paraId="36284003" w16cid:durableId="36284003"/>
  <w16cid:commentId w16cid:paraId="7FA7BC49" w16cid:durableId="7FA7BC49"/>
  <w16cid:commentId w16cid:paraId="22A17821" w16cid:durableId="22A17821"/>
  <w16cid:commentId w16cid:paraId="43BD2B03" w16cid:durableId="43BD2B03"/>
  <w16cid:commentId w16cid:paraId="168C4494" w16cid:durableId="168C4494"/>
  <w16cid:commentId w16cid:paraId="75730D44" w16cid:durableId="75730D44"/>
  <w16cid:commentId w16cid:paraId="0F0C0964" w16cid:durableId="0F0C0964"/>
  <w16cid:commentId w16cid:paraId="20662A9E" w16cid:durableId="20662A9E"/>
  <w16cid:commentId w16cid:paraId="139C7AFB" w16cid:durableId="139C7AFB"/>
  <w16cid:commentId w16cid:paraId="57D7E37F" w16cid:durableId="57D7E37F"/>
  <w16cid:commentId w16cid:paraId="547FC76C" w16cid:durableId="547FC76C"/>
  <w16cid:commentId w16cid:paraId="3560A61B" w16cid:durableId="3560A61B"/>
  <w16cid:commentId w16cid:paraId="41271F6B" w16cid:durableId="41271F6B"/>
  <w16cid:commentId w16cid:paraId="67BBDB62" w16cid:durableId="67BBDB62"/>
  <w16cid:commentId w16cid:paraId="667C04A7" w16cid:durableId="667C04A7"/>
  <w16cid:commentId w16cid:paraId="3032D5E0" w16cid:durableId="3032D5E0"/>
  <w16cid:commentId w16cid:paraId="547A80E3" w16cid:durableId="547A80E3"/>
  <w16cid:commentId w16cid:paraId="7EE68425" w16cid:durableId="7EE68425"/>
  <w16cid:commentId w16cid:paraId="5EFFA76B" w16cid:durableId="5EFFA76B"/>
  <w16cid:commentId w16cid:paraId="785BAF33" w16cid:durableId="785BAF33"/>
  <w16cid:commentId w16cid:paraId="788426F6" w16cid:durableId="788426F6"/>
  <w16cid:commentId w16cid:paraId="68B0921C" w16cid:durableId="68B0921C"/>
  <w16cid:commentId w16cid:paraId="671A7254" w16cid:durableId="671A7254"/>
  <w16cid:commentId w16cid:paraId="5EB86844" w16cid:durableId="5EB86844"/>
  <w16cid:commentId w16cid:paraId="4D072B9A" w16cid:durableId="4D072B9A"/>
  <w16cid:commentId w16cid:paraId="3C800F67" w16cid:durableId="3C800F67"/>
  <w16cid:commentId w16cid:paraId="7DBF7CAC" w16cid:durableId="7DBF7CAC"/>
  <w16cid:commentId w16cid:paraId="5C2E54EE" w16cid:durableId="5C2E54EE"/>
  <w16cid:commentId w16cid:paraId="55E2E566" w16cid:durableId="55E2E566"/>
  <w16cid:commentId w16cid:paraId="7FB6E03C" w16cid:durableId="7FB6E03C"/>
  <w16cid:commentId w16cid:paraId="0DA18A37" w16cid:durableId="0DA18A37"/>
  <w16cid:commentId w16cid:paraId="155BD924" w16cid:durableId="155BD924"/>
  <w16cid:commentId w16cid:paraId="0F3E3756" w16cid:durableId="0F3E3756"/>
  <w16cid:commentId w16cid:paraId="33386429" w16cid:durableId="33386429"/>
  <w16cid:commentId w16cid:paraId="4BA7D791" w16cid:durableId="4BA7D791"/>
  <w16cid:commentId w16cid:paraId="156F1725" w16cid:durableId="156F1725"/>
  <w16cid:commentId w16cid:paraId="113CA5DE" w16cid:durableId="113CA5DE"/>
  <w16cid:commentId w16cid:paraId="703F7183" w16cid:durableId="703F7183"/>
  <w16cid:commentId w16cid:paraId="6E8ECA56" w16cid:durableId="6E8ECA56"/>
  <w16cid:commentId w16cid:paraId="26FD9593" w16cid:durableId="26FD9593"/>
  <w16cid:commentId w16cid:paraId="2FF6C1FB" w16cid:durableId="2FF6C1FB"/>
  <w16cid:commentId w16cid:paraId="09FB77E3" w16cid:durableId="09FB77E3"/>
  <w16cid:commentId w16cid:paraId="5F1EE491" w16cid:durableId="5F1EE491"/>
  <w16cid:commentId w16cid:paraId="5A7C4702" w16cid:durableId="5A7C4702"/>
  <w16cid:commentId w16cid:paraId="48510E06" w16cid:durableId="48510E06"/>
  <w16cid:commentId w16cid:paraId="02653C97" w16cid:durableId="02653C97"/>
  <w16cid:commentId w16cid:paraId="3CC9B63A" w16cid:durableId="3CC9B63A"/>
  <w16cid:commentId w16cid:paraId="059E7BA4" w16cid:durableId="059E7BA4"/>
  <w16cid:commentId w16cid:paraId="706806CF" w16cid:durableId="706806CF"/>
  <w16cid:commentId w16cid:paraId="3FFF8C56" w16cid:durableId="3FFF8C56"/>
  <w16cid:commentId w16cid:paraId="610E9209" w16cid:durableId="610E9209"/>
  <w16cid:commentId w16cid:paraId="31AED283" w16cid:durableId="31AED283"/>
  <w16cid:commentId w16cid:paraId="33748475" w16cid:durableId="33748475"/>
  <w16cid:commentId w16cid:paraId="3673A26E" w16cid:durableId="3673A26E"/>
  <w16cid:commentId w16cid:paraId="7CBC871C" w16cid:durableId="7CBC871C"/>
  <w16cid:commentId w16cid:paraId="63DDF5CE" w16cid:durableId="63DDF5CE"/>
  <w16cid:commentId w16cid:paraId="5BA77644" w16cid:durableId="5BA77644"/>
  <w16cid:commentId w16cid:paraId="15022CEA" w16cid:durableId="15022CEA"/>
  <w16cid:commentId w16cid:paraId="7FD75CFD" w16cid:durableId="7FD75CFD"/>
  <w16cid:commentId w16cid:paraId="10B4C59D" w16cid:durableId="10B4C59D"/>
  <w16cid:commentId w16cid:paraId="7166A8DF" w16cid:durableId="7166A8DF"/>
  <w16cid:commentId w16cid:paraId="0C16AC2C" w16cid:durableId="0C16AC2C"/>
  <w16cid:commentId w16cid:paraId="6A1FFDD4" w16cid:durableId="6A1FFDD4"/>
  <w16cid:commentId w16cid:paraId="2415775A" w16cid:durableId="2415775A"/>
  <w16cid:commentId w16cid:paraId="03FF93EB" w16cid:durableId="03FF93EB"/>
  <w16cid:commentId w16cid:paraId="39CE0027" w16cid:durableId="39CE0027"/>
  <w16cid:commentId w16cid:paraId="0CD1CE8A" w16cid:durableId="0CD1CE8A"/>
  <w16cid:commentId w16cid:paraId="1E98BAB6" w16cid:durableId="1E98BAB6"/>
  <w16cid:commentId w16cid:paraId="73BF9AC1" w16cid:durableId="73BF9AC1"/>
  <w16cid:commentId w16cid:paraId="6F793D3B" w16cid:durableId="6F793D3B"/>
  <w16cid:commentId w16cid:paraId="5BECAE33" w16cid:durableId="5BECAE33"/>
  <w16cid:commentId w16cid:paraId="3FFF4119" w16cid:durableId="3FFF4119"/>
  <w16cid:commentId w16cid:paraId="5F3D45CE" w16cid:durableId="5F3D45CE"/>
  <w16cid:commentId w16cid:paraId="2312C19B" w16cid:durableId="2312C19B"/>
  <w16cid:commentId w16cid:paraId="4EC0890E" w16cid:durableId="4EC0890E"/>
  <w16cid:commentId w16cid:paraId="0DA2ED19" w16cid:durableId="0DA2ED19"/>
  <w16cid:commentId w16cid:paraId="3EFBC15C" w16cid:durableId="3EFBC15C"/>
  <w16cid:commentId w16cid:paraId="7FFC4B59" w16cid:durableId="7FFC4B59"/>
  <w16cid:commentId w16cid:paraId="0E01957B" w16cid:durableId="0E01957B"/>
  <w16cid:commentId w16cid:paraId="6F8BAD91" w16cid:durableId="6F8BAD91"/>
  <w16cid:commentId w16cid:paraId="1BAA7EAF" w16cid:durableId="1B1DA6D6"/>
  <w16cid:commentId w16cid:paraId="415C4A77" w16cid:durableId="415C4A77"/>
  <w16cid:commentId w16cid:paraId="0FD78677" w16cid:durableId="0FD78677"/>
  <w16cid:commentId w16cid:paraId="10DEF03E" w16cid:durableId="10DEF03E"/>
  <w16cid:commentId w16cid:paraId="56DF6932" w16cid:durableId="56DF6932"/>
  <w16cid:commentId w16cid:paraId="52E3FD57" w16cid:durableId="52E3FD57"/>
  <w16cid:commentId w16cid:paraId="1E73C758" w16cid:durableId="1E73C758"/>
  <w16cid:commentId w16cid:paraId="58C2DAE4" w16cid:durableId="58C2DAE4"/>
  <w16cid:commentId w16cid:paraId="6DD23CB8" w16cid:durableId="6DD23CB8"/>
  <w16cid:commentId w16cid:paraId="2358643F" w16cid:durableId="2358643F"/>
  <w16cid:commentId w16cid:paraId="75B103BF" w16cid:durableId="75B103BF"/>
  <w16cid:commentId w16cid:paraId="375F6A4E" w16cid:durableId="375F6A4E"/>
  <w16cid:commentId w16cid:paraId="0F26728E" w16cid:durableId="0F26728E"/>
  <w16cid:commentId w16cid:paraId="0AD43FD7" w16cid:durableId="0AD43FD7"/>
  <w16cid:commentId w16cid:paraId="2ED8142C" w16cid:durableId="2ED8142C"/>
  <w16cid:commentId w16cid:paraId="6A8D02EB" w16cid:durableId="6A8D02EB"/>
  <w16cid:commentId w16cid:paraId="105AE2A0" w16cid:durableId="105AE2A0"/>
  <w16cid:commentId w16cid:paraId="0129CE08" w16cid:durableId="0129CE08"/>
  <w16cid:commentId w16cid:paraId="3BD1BCFB" w16cid:durableId="3BD1BCFB"/>
  <w16cid:commentId w16cid:paraId="784BCC3D" w16cid:durableId="784BCC3D"/>
  <w16cid:commentId w16cid:paraId="0B012B7B" w16cid:durableId="0B012B7B"/>
  <w16cid:commentId w16cid:paraId="7D7FAB05" w16cid:durableId="7D7FAB05"/>
  <w16cid:commentId w16cid:paraId="17440362" w16cid:durableId="17440362"/>
  <w16cid:commentId w16cid:paraId="075A60BF" w16cid:durableId="075A60BF"/>
  <w16cid:commentId w16cid:paraId="7BE34437" w16cid:durableId="7BE34437"/>
  <w16cid:commentId w16cid:paraId="3676E1B4" w16cid:durableId="3676E1B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8647BE" w14:textId="77777777" w:rsidR="0000505C" w:rsidRDefault="0000505C">
      <w:r>
        <w:separator/>
      </w:r>
    </w:p>
  </w:endnote>
  <w:endnote w:type="continuationSeparator" w:id="0">
    <w:p w14:paraId="743EC69B" w14:textId="77777777" w:rsidR="0000505C" w:rsidRDefault="00005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Microsoft YaHei"/>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CDEAE01" w14:textId="77777777" w:rsidR="001B335E" w:rsidRDefault="0000505C">
            <w:pPr>
              <w:pStyle w:val="af"/>
              <w:jc w:val="right"/>
              <w:rPr>
                <w:sz w:val="20"/>
              </w:rPr>
            </w:pPr>
          </w:p>
        </w:sdtContent>
      </w:sdt>
    </w:sdtContent>
  </w:sdt>
  <w:p w14:paraId="3F392917" w14:textId="77777777" w:rsidR="001B335E" w:rsidRDefault="001B335E">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1E3B04" w14:textId="110F7766" w:rsidR="001B335E" w:rsidRDefault="001B335E">
    <w:pPr>
      <w:pStyle w:val="af"/>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sidRPr="00233B8D">
      <w:rPr>
        <w:rFonts w:ascii="Times New Roman" w:hAnsi="Times New Roman" w:cs="Times New Roman"/>
        <w:bCs w:val="0"/>
        <w:noProof/>
        <w:sz w:val="20"/>
        <w:lang w:val="zh-CN" w:eastAsia="zh-CN"/>
      </w:rPr>
      <w:t>2</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sidRPr="00233B8D">
      <w:rPr>
        <w:rFonts w:ascii="Times New Roman" w:hAnsi="Times New Roman" w:cs="Times New Roman"/>
        <w:bCs w:val="0"/>
        <w:noProof/>
        <w:sz w:val="20"/>
        <w:lang w:val="zh-CN" w:eastAsia="zh-CN"/>
      </w:rPr>
      <w:t>74</w:t>
    </w:r>
    <w:r>
      <w:rPr>
        <w:rFonts w:ascii="Times New Roman" w:hAnsi="Times New Roman" w:cs="Times New Roman"/>
        <w:bCs w:val="0"/>
        <w:sz w:val="20"/>
      </w:rPr>
      <w:fldChar w:fldCharType="end"/>
    </w:r>
  </w:p>
  <w:p w14:paraId="4E631F31" w14:textId="77777777" w:rsidR="001B335E" w:rsidRDefault="001B335E">
    <w:pPr>
      <w:pStyle w:val="af"/>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18D160CB" w14:textId="77777777" w:rsidR="001B335E" w:rsidRDefault="001B335E">
    <w:pPr>
      <w:pStyle w:val="af"/>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290F77" w14:textId="77777777" w:rsidR="0000505C" w:rsidRDefault="0000505C">
      <w:r>
        <w:separator/>
      </w:r>
    </w:p>
  </w:footnote>
  <w:footnote w:type="continuationSeparator" w:id="0">
    <w:p w14:paraId="0DD2917C" w14:textId="77777777" w:rsidR="0000505C" w:rsidRDefault="00005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6A746709" w14:textId="77777777">
      <w:trPr>
        <w:jc w:val="right"/>
      </w:trPr>
      <w:tc>
        <w:tcPr>
          <w:tcW w:w="2216" w:type="dxa"/>
        </w:tcPr>
        <w:p w14:paraId="3CFABE1A" w14:textId="77777777" w:rsidR="001B335E" w:rsidRDefault="001B335E">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22AE418" w14:textId="77777777" w:rsidR="001B335E" w:rsidRDefault="001B335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1C78C5AA" w14:textId="77777777" w:rsidR="001B335E" w:rsidRDefault="001B335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2465816" w14:textId="77777777" w:rsidR="001B335E" w:rsidRDefault="001B335E">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50F07069" w14:textId="77777777" w:rsidR="001B335E" w:rsidRDefault="001B335E">
    <w:pPr>
      <w:pStyle w:val="af1"/>
      <w:spacing w:line="20" w:lineRule="exact"/>
      <w:rPr>
        <w:color w:val="000000" w:themeColor="text1"/>
        <w:lang w:eastAsia="zh-CN"/>
      </w:rPr>
    </w:pPr>
  </w:p>
  <w:p w14:paraId="2FF85D32" w14:textId="77777777" w:rsidR="001B335E" w:rsidRDefault="001B335E">
    <w:pPr>
      <w:pStyle w:val="af1"/>
      <w:spacing w:line="20" w:lineRule="exact"/>
      <w:rPr>
        <w:color w:val="000000" w:themeColor="text1"/>
        <w:lang w:eastAsia="zh-CN"/>
      </w:rPr>
    </w:pPr>
  </w:p>
  <w:p w14:paraId="1E954643" w14:textId="77777777" w:rsidR="001B335E" w:rsidRDefault="001B335E">
    <w:pPr>
      <w:pStyle w:val="af1"/>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1B335E" w14:paraId="3A88679B" w14:textId="77777777">
      <w:trPr>
        <w:trHeight w:val="416"/>
        <w:jc w:val="center"/>
      </w:trPr>
      <w:tc>
        <w:tcPr>
          <w:tcW w:w="1805" w:type="dxa"/>
          <w:vMerge w:val="restart"/>
          <w:vAlign w:val="center"/>
        </w:tcPr>
        <w:p w14:paraId="627AA0AC" w14:textId="77777777" w:rsidR="001B335E" w:rsidRDefault="001B335E">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4CA1562A" wp14:editId="07777777">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0409F61" w14:textId="77777777" w:rsidR="001B335E" w:rsidRDefault="001B335E">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064F293E" w14:textId="77777777" w:rsidR="001B335E" w:rsidRDefault="001B335E">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05BE59F5" w14:textId="77777777" w:rsidR="001B335E" w:rsidRDefault="001B335E">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1B335E" w14:paraId="7F9426F7" w14:textId="77777777">
      <w:trPr>
        <w:trHeight w:val="417"/>
        <w:jc w:val="center"/>
      </w:trPr>
      <w:tc>
        <w:tcPr>
          <w:tcW w:w="1805" w:type="dxa"/>
          <w:vMerge/>
          <w:vAlign w:val="center"/>
        </w:tcPr>
        <w:p w14:paraId="5A7AF15D" w14:textId="77777777" w:rsidR="001B335E" w:rsidRDefault="001B335E">
          <w:pPr>
            <w:pStyle w:val="af1"/>
            <w:jc w:val="both"/>
            <w:rPr>
              <w:rFonts w:ascii="Times New Roman" w:eastAsia="仿宋_GB2312" w:hAnsi="Times New Roman"/>
              <w:color w:val="000000" w:themeColor="text1"/>
              <w:sz w:val="21"/>
              <w:lang w:eastAsia="zh-CN"/>
            </w:rPr>
          </w:pPr>
        </w:p>
      </w:tc>
      <w:tc>
        <w:tcPr>
          <w:tcW w:w="3435" w:type="dxa"/>
          <w:vMerge/>
        </w:tcPr>
        <w:p w14:paraId="06686FEF" w14:textId="77777777" w:rsidR="001B335E" w:rsidRDefault="001B335E">
          <w:pPr>
            <w:pStyle w:val="af1"/>
            <w:jc w:val="center"/>
            <w:rPr>
              <w:rFonts w:ascii="Times New Roman" w:eastAsia="仿宋_GB2312" w:hAnsi="Times New Roman"/>
              <w:b/>
              <w:color w:val="000000" w:themeColor="text1"/>
              <w:sz w:val="18"/>
              <w:szCs w:val="18"/>
              <w:lang w:eastAsia="zh-CN"/>
            </w:rPr>
          </w:pPr>
        </w:p>
      </w:tc>
      <w:tc>
        <w:tcPr>
          <w:tcW w:w="1985" w:type="dxa"/>
          <w:vAlign w:val="center"/>
        </w:tcPr>
        <w:p w14:paraId="682D1DF6" w14:textId="77777777" w:rsidR="001B335E" w:rsidRDefault="001B335E">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47D39D5C" w14:textId="77777777" w:rsidR="001B335E" w:rsidRDefault="001B335E">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401A7268" w14:textId="77777777" w:rsidR="001B335E" w:rsidRDefault="001B335E">
    <w:pPr>
      <w:pStyle w:val="af1"/>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798B2DD9" w14:textId="77777777">
      <w:trPr>
        <w:jc w:val="right"/>
      </w:trPr>
      <w:tc>
        <w:tcPr>
          <w:tcW w:w="2216" w:type="dxa"/>
        </w:tcPr>
        <w:p w14:paraId="1CB6867D"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FE94B72"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6CFC7DE"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7337C0F"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1AC30FB" w14:textId="77777777" w:rsidR="001B335E" w:rsidRDefault="001B335E">
    <w:pPr>
      <w:pStyle w:val="af1"/>
      <w:spacing w:line="20" w:lineRule="exact"/>
      <w:rPr>
        <w:lang w:eastAsia="zh-CN"/>
      </w:rPr>
    </w:pPr>
  </w:p>
  <w:p w14:paraId="26B1A375" w14:textId="77777777" w:rsidR="001B335E" w:rsidRDefault="001B335E">
    <w:pPr>
      <w:pStyle w:val="af1"/>
      <w:spacing w:line="20" w:lineRule="exact"/>
      <w:rPr>
        <w:lang w:eastAsia="zh-CN"/>
      </w:rPr>
    </w:pPr>
  </w:p>
  <w:p w14:paraId="211FC6EA" w14:textId="77777777" w:rsidR="001B335E" w:rsidRDefault="001B335E">
    <w:pPr>
      <w:pStyle w:val="af1"/>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1B335E" w14:paraId="52EAA43F" w14:textId="77777777">
      <w:trPr>
        <w:trHeight w:val="372"/>
        <w:jc w:val="center"/>
      </w:trPr>
      <w:tc>
        <w:tcPr>
          <w:tcW w:w="2004" w:type="dxa"/>
          <w:vMerge w:val="restart"/>
          <w:vAlign w:val="center"/>
        </w:tcPr>
        <w:p w14:paraId="764ED501" w14:textId="77777777" w:rsidR="001B335E" w:rsidRDefault="001B335E">
          <w:pPr>
            <w:pStyle w:val="af1"/>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14:anchorId="517C103F" wp14:editId="07777777">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70288FA9" w14:textId="308F17C0" w:rsidR="001B335E" w:rsidRDefault="001B335E" w:rsidP="00006531">
          <w:pPr>
            <w:pStyle w:val="af1"/>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2204" w:type="dxa"/>
          <w:vAlign w:val="center"/>
        </w:tcPr>
        <w:p w14:paraId="1416433A" w14:textId="77777777" w:rsidR="001B335E" w:rsidRDefault="001B335E">
          <w:pPr>
            <w:pStyle w:val="af1"/>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49D4B0F9" w14:textId="77777777" w:rsidR="001B335E" w:rsidRDefault="001B335E">
          <w:pPr>
            <w:pStyle w:val="af1"/>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1B335E" w14:paraId="41DD0EDD" w14:textId="77777777">
      <w:trPr>
        <w:trHeight w:val="373"/>
        <w:jc w:val="center"/>
      </w:trPr>
      <w:tc>
        <w:tcPr>
          <w:tcW w:w="2004" w:type="dxa"/>
          <w:vMerge/>
          <w:vAlign w:val="center"/>
        </w:tcPr>
        <w:p w14:paraId="0AB93745" w14:textId="77777777" w:rsidR="001B335E" w:rsidRDefault="001B335E">
          <w:pPr>
            <w:pStyle w:val="af1"/>
            <w:jc w:val="both"/>
            <w:rPr>
              <w:rFonts w:ascii="Times New Roman" w:eastAsia="仿宋_GB2312" w:hAnsi="Times New Roman"/>
              <w:color w:val="000000" w:themeColor="text1"/>
              <w:sz w:val="21"/>
              <w:lang w:eastAsia="zh-CN"/>
            </w:rPr>
          </w:pPr>
        </w:p>
      </w:tc>
      <w:tc>
        <w:tcPr>
          <w:tcW w:w="3814" w:type="dxa"/>
          <w:vMerge/>
        </w:tcPr>
        <w:p w14:paraId="49635555" w14:textId="77777777" w:rsidR="001B335E" w:rsidRDefault="001B335E">
          <w:pPr>
            <w:pStyle w:val="af1"/>
            <w:jc w:val="center"/>
            <w:rPr>
              <w:rFonts w:ascii="Times New Roman" w:eastAsia="仿宋_GB2312" w:hAnsi="Times New Roman"/>
              <w:b/>
              <w:color w:val="000000" w:themeColor="text1"/>
              <w:sz w:val="18"/>
              <w:szCs w:val="18"/>
              <w:lang w:eastAsia="zh-CN"/>
            </w:rPr>
          </w:pPr>
        </w:p>
      </w:tc>
      <w:tc>
        <w:tcPr>
          <w:tcW w:w="2204" w:type="dxa"/>
          <w:vAlign w:val="center"/>
        </w:tcPr>
        <w:p w14:paraId="01F78C63" w14:textId="77777777" w:rsidR="001B335E" w:rsidRDefault="001B335E">
          <w:pPr>
            <w:pStyle w:val="af1"/>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53DD04AA" w14:textId="77777777" w:rsidR="001B335E" w:rsidRDefault="001B335E">
          <w:pPr>
            <w:pStyle w:val="af1"/>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17A53FC6" w14:textId="77777777" w:rsidR="001B335E" w:rsidRDefault="001B335E">
    <w:pPr>
      <w:pStyle w:val="af1"/>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68CC9562" w14:textId="77777777">
      <w:trPr>
        <w:jc w:val="right"/>
      </w:trPr>
      <w:tc>
        <w:tcPr>
          <w:tcW w:w="2216" w:type="dxa"/>
        </w:tcPr>
        <w:p w14:paraId="4DC98E6D"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379E4FD"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BA48AC7"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2CEAEE8A"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74E47F7" w14:textId="77777777" w:rsidR="001B335E" w:rsidRDefault="001B335E">
    <w:pPr>
      <w:pStyle w:val="af1"/>
      <w:spacing w:line="20" w:lineRule="exact"/>
      <w:rPr>
        <w:lang w:eastAsia="zh-CN"/>
      </w:rPr>
    </w:pPr>
  </w:p>
  <w:p w14:paraId="4A852BA6" w14:textId="77777777" w:rsidR="001B335E" w:rsidRDefault="001B335E">
    <w:pPr>
      <w:pStyle w:val="af1"/>
      <w:spacing w:line="20" w:lineRule="exact"/>
      <w:rPr>
        <w:lang w:eastAsia="zh-CN"/>
      </w:rPr>
    </w:pPr>
  </w:p>
  <w:p w14:paraId="1299FC03" w14:textId="77777777" w:rsidR="001B335E" w:rsidRDefault="001B335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1B335E" w14:paraId="5236B1B5" w14:textId="77777777">
      <w:trPr>
        <w:trHeight w:val="381"/>
        <w:jc w:val="center"/>
      </w:trPr>
      <w:tc>
        <w:tcPr>
          <w:tcW w:w="1011" w:type="pct"/>
          <w:vMerge w:val="restart"/>
          <w:vAlign w:val="center"/>
        </w:tcPr>
        <w:p w14:paraId="53508331" w14:textId="77777777" w:rsidR="001B335E" w:rsidRDefault="001B335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18ABF49F" wp14:editId="07777777">
                <wp:extent cx="1085850" cy="203200"/>
                <wp:effectExtent l="0" t="0" r="0" b="635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5863E1E8"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3A9C41CD" w14:textId="77777777" w:rsidR="001B335E" w:rsidRDefault="001B335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08ADD77C"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229877DE" w14:textId="77777777">
      <w:trPr>
        <w:trHeight w:val="381"/>
        <w:jc w:val="center"/>
      </w:trPr>
      <w:tc>
        <w:tcPr>
          <w:tcW w:w="1011" w:type="pct"/>
          <w:vMerge/>
          <w:vAlign w:val="center"/>
        </w:tcPr>
        <w:p w14:paraId="4C694B97" w14:textId="77777777" w:rsidR="001B335E" w:rsidRDefault="001B335E">
          <w:pPr>
            <w:pStyle w:val="af1"/>
            <w:jc w:val="both"/>
            <w:rPr>
              <w:rFonts w:ascii="Times New Roman" w:eastAsia="仿宋_GB2312" w:hAnsi="Times New Roman"/>
              <w:sz w:val="21"/>
              <w:lang w:eastAsia="zh-CN"/>
            </w:rPr>
          </w:pPr>
        </w:p>
      </w:tc>
      <w:tc>
        <w:tcPr>
          <w:tcW w:w="2027" w:type="pct"/>
          <w:vMerge/>
        </w:tcPr>
        <w:p w14:paraId="5EB26D91" w14:textId="77777777" w:rsidR="001B335E" w:rsidRDefault="001B335E">
          <w:pPr>
            <w:pStyle w:val="af1"/>
            <w:jc w:val="center"/>
            <w:rPr>
              <w:rFonts w:ascii="Times New Roman" w:eastAsia="仿宋_GB2312" w:hAnsi="Times New Roman"/>
              <w:b/>
              <w:sz w:val="18"/>
              <w:szCs w:val="18"/>
              <w:lang w:eastAsia="zh-CN"/>
            </w:rPr>
          </w:pPr>
        </w:p>
      </w:tc>
      <w:tc>
        <w:tcPr>
          <w:tcW w:w="894" w:type="pct"/>
          <w:vAlign w:val="center"/>
        </w:tcPr>
        <w:p w14:paraId="33DB85EC" w14:textId="77777777" w:rsidR="001B335E" w:rsidRDefault="001B335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28BDE51"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BC8F9AD" w14:textId="77777777" w:rsidR="001B335E" w:rsidRDefault="001B335E">
    <w:pPr>
      <w:pStyle w:val="af1"/>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3F71FA9F" w14:textId="77777777">
      <w:trPr>
        <w:jc w:val="right"/>
      </w:trPr>
      <w:tc>
        <w:tcPr>
          <w:tcW w:w="2216" w:type="dxa"/>
        </w:tcPr>
        <w:p w14:paraId="20F5FB15"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217C671"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ED861D9"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C53964"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F37AA3" w14:textId="77777777" w:rsidR="001B335E" w:rsidRDefault="001B335E">
    <w:pPr>
      <w:pStyle w:val="af1"/>
      <w:spacing w:line="20" w:lineRule="exact"/>
      <w:rPr>
        <w:lang w:eastAsia="zh-CN"/>
      </w:rPr>
    </w:pPr>
  </w:p>
  <w:p w14:paraId="3C7576EC" w14:textId="77777777" w:rsidR="001B335E" w:rsidRDefault="001B335E">
    <w:pPr>
      <w:pStyle w:val="af1"/>
      <w:spacing w:line="20" w:lineRule="exact"/>
      <w:rPr>
        <w:lang w:eastAsia="zh-CN"/>
      </w:rPr>
    </w:pPr>
  </w:p>
  <w:p w14:paraId="6000547E" w14:textId="77777777" w:rsidR="001B335E" w:rsidRDefault="001B335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1B335E" w14:paraId="2CEA9A50" w14:textId="77777777">
      <w:trPr>
        <w:trHeight w:val="381"/>
        <w:jc w:val="center"/>
      </w:trPr>
      <w:tc>
        <w:tcPr>
          <w:tcW w:w="1011" w:type="pct"/>
          <w:vMerge w:val="restart"/>
          <w:vAlign w:val="center"/>
        </w:tcPr>
        <w:p w14:paraId="71F798A8" w14:textId="77777777" w:rsidR="001B335E" w:rsidRDefault="001B335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167C1B1" wp14:editId="07777777">
                <wp:extent cx="1085850" cy="203200"/>
                <wp:effectExtent l="0" t="0" r="0" b="6350"/>
                <wp:docPr id="1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2C8BFDD8"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1ADB7706" w14:textId="77777777" w:rsidR="001B335E" w:rsidRDefault="001B335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733E60C"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3C3B5C4F" w14:textId="77777777">
      <w:trPr>
        <w:trHeight w:val="381"/>
        <w:jc w:val="center"/>
      </w:trPr>
      <w:tc>
        <w:tcPr>
          <w:tcW w:w="1011" w:type="pct"/>
          <w:vMerge/>
          <w:vAlign w:val="center"/>
        </w:tcPr>
        <w:p w14:paraId="5BC294DE" w14:textId="77777777" w:rsidR="001B335E" w:rsidRDefault="001B335E">
          <w:pPr>
            <w:pStyle w:val="af1"/>
            <w:jc w:val="both"/>
            <w:rPr>
              <w:rFonts w:ascii="Times New Roman" w:eastAsia="仿宋_GB2312" w:hAnsi="Times New Roman"/>
              <w:sz w:val="21"/>
              <w:lang w:eastAsia="zh-CN"/>
            </w:rPr>
          </w:pPr>
        </w:p>
      </w:tc>
      <w:tc>
        <w:tcPr>
          <w:tcW w:w="2027" w:type="pct"/>
          <w:vMerge/>
        </w:tcPr>
        <w:p w14:paraId="7D36B6E2" w14:textId="77777777" w:rsidR="001B335E" w:rsidRDefault="001B335E">
          <w:pPr>
            <w:pStyle w:val="af1"/>
            <w:jc w:val="center"/>
            <w:rPr>
              <w:rFonts w:ascii="Times New Roman" w:eastAsia="仿宋_GB2312" w:hAnsi="Times New Roman"/>
              <w:b/>
              <w:sz w:val="18"/>
              <w:szCs w:val="18"/>
              <w:lang w:eastAsia="zh-CN"/>
            </w:rPr>
          </w:pPr>
        </w:p>
      </w:tc>
      <w:tc>
        <w:tcPr>
          <w:tcW w:w="894" w:type="pct"/>
          <w:vAlign w:val="center"/>
        </w:tcPr>
        <w:p w14:paraId="7B839A56" w14:textId="77777777" w:rsidR="001B335E" w:rsidRDefault="001B335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52CEA4"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3A65479" w14:textId="77777777" w:rsidR="001B335E" w:rsidRDefault="001B335E">
    <w:pPr>
      <w:pStyle w:val="af1"/>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315F88FC" w14:textId="77777777">
      <w:trPr>
        <w:jc w:val="right"/>
      </w:trPr>
      <w:tc>
        <w:tcPr>
          <w:tcW w:w="2216" w:type="dxa"/>
        </w:tcPr>
        <w:p w14:paraId="661F21C7"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5534D3CB"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15FC9466"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CF3AAEE"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62A75F99" w14:textId="77777777" w:rsidR="001B335E" w:rsidRDefault="001B335E">
    <w:pPr>
      <w:pStyle w:val="af1"/>
      <w:spacing w:line="20" w:lineRule="exact"/>
      <w:rPr>
        <w:lang w:eastAsia="zh-CN"/>
      </w:rPr>
    </w:pPr>
  </w:p>
  <w:p w14:paraId="2ECAA31B" w14:textId="77777777" w:rsidR="001B335E" w:rsidRDefault="001B335E">
    <w:pPr>
      <w:pStyle w:val="af1"/>
      <w:spacing w:line="20" w:lineRule="exact"/>
      <w:rPr>
        <w:lang w:eastAsia="zh-CN"/>
      </w:rPr>
    </w:pPr>
  </w:p>
  <w:p w14:paraId="2FBD1CFD" w14:textId="77777777" w:rsidR="001B335E" w:rsidRDefault="001B335E">
    <w:pPr>
      <w:pStyle w:val="af1"/>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1B335E" w14:paraId="4789A142" w14:textId="77777777">
      <w:trPr>
        <w:trHeight w:val="381"/>
        <w:jc w:val="center"/>
      </w:trPr>
      <w:tc>
        <w:tcPr>
          <w:tcW w:w="1011" w:type="pct"/>
          <w:vMerge w:val="restart"/>
          <w:vAlign w:val="center"/>
        </w:tcPr>
        <w:p w14:paraId="3FDCE676" w14:textId="77777777" w:rsidR="001B335E" w:rsidRDefault="001B335E">
          <w:pPr>
            <w:pStyle w:val="af1"/>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5146DF3D" wp14:editId="07777777">
                <wp:extent cx="1085850" cy="203200"/>
                <wp:effectExtent l="0" t="0" r="0" b="6350"/>
                <wp:docPr id="1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18D63EC"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51BC14B" w14:textId="77777777" w:rsidR="001B335E" w:rsidRDefault="001B335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55515FD"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726CC9FE" w14:textId="77777777">
      <w:trPr>
        <w:trHeight w:val="381"/>
        <w:jc w:val="center"/>
      </w:trPr>
      <w:tc>
        <w:tcPr>
          <w:tcW w:w="1011" w:type="pct"/>
          <w:vMerge/>
          <w:vAlign w:val="center"/>
        </w:tcPr>
        <w:p w14:paraId="2FC0A1CB" w14:textId="77777777" w:rsidR="001B335E" w:rsidRDefault="001B335E">
          <w:pPr>
            <w:pStyle w:val="af1"/>
            <w:jc w:val="both"/>
            <w:rPr>
              <w:rFonts w:ascii="Times New Roman" w:eastAsia="仿宋_GB2312" w:hAnsi="Times New Roman"/>
              <w:sz w:val="21"/>
              <w:lang w:eastAsia="zh-CN"/>
            </w:rPr>
          </w:pPr>
        </w:p>
      </w:tc>
      <w:tc>
        <w:tcPr>
          <w:tcW w:w="2027" w:type="pct"/>
          <w:vMerge/>
        </w:tcPr>
        <w:p w14:paraId="3A2BAADD" w14:textId="77777777" w:rsidR="001B335E" w:rsidRDefault="001B335E">
          <w:pPr>
            <w:pStyle w:val="af1"/>
            <w:jc w:val="center"/>
            <w:rPr>
              <w:rFonts w:ascii="Times New Roman" w:eastAsia="仿宋_GB2312" w:hAnsi="Times New Roman"/>
              <w:b/>
              <w:sz w:val="18"/>
              <w:szCs w:val="18"/>
              <w:lang w:eastAsia="zh-CN"/>
            </w:rPr>
          </w:pPr>
        </w:p>
      </w:tc>
      <w:tc>
        <w:tcPr>
          <w:tcW w:w="894" w:type="pct"/>
          <w:vAlign w:val="center"/>
        </w:tcPr>
        <w:p w14:paraId="4FEA8774" w14:textId="77777777" w:rsidR="001B335E" w:rsidRDefault="001B335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27786D4"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E4B6A3E" w14:textId="77777777" w:rsidR="001B335E" w:rsidRDefault="001B335E">
    <w:pPr>
      <w:pStyle w:val="af1"/>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013BF0DC" w14:textId="77777777">
      <w:trPr>
        <w:jc w:val="right"/>
      </w:trPr>
      <w:tc>
        <w:tcPr>
          <w:tcW w:w="2216" w:type="dxa"/>
        </w:tcPr>
        <w:p w14:paraId="79A557CE" w14:textId="77777777" w:rsidR="001B335E" w:rsidRDefault="001B335E">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14:anchorId="268A0901" wp14:editId="07777777">
                <wp:extent cx="1085850" cy="203200"/>
                <wp:effectExtent l="0" t="0" r="0" b="6350"/>
                <wp:docPr id="16"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4794A049"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509A1CE"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9E72294"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63F3B9E" w14:textId="77777777" w:rsidR="001B335E" w:rsidRDefault="001B335E">
    <w:pPr>
      <w:pStyle w:val="af1"/>
      <w:spacing w:line="20" w:lineRule="exact"/>
      <w:rPr>
        <w:lang w:eastAsia="zh-CN"/>
      </w:rPr>
    </w:pPr>
  </w:p>
  <w:p w14:paraId="16E5E008" w14:textId="77777777" w:rsidR="001B335E" w:rsidRDefault="001B335E">
    <w:pPr>
      <w:pStyle w:val="af1"/>
      <w:spacing w:line="20" w:lineRule="exact"/>
      <w:rPr>
        <w:lang w:eastAsia="zh-CN"/>
      </w:rPr>
    </w:pPr>
  </w:p>
  <w:p w14:paraId="40D2860B" w14:textId="77777777" w:rsidR="001B335E" w:rsidRDefault="001B335E">
    <w:pPr>
      <w:pStyle w:val="af1"/>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1B335E" w14:paraId="6BB17C1B" w14:textId="77777777">
      <w:trPr>
        <w:trHeight w:val="387"/>
        <w:jc w:val="center"/>
      </w:trPr>
      <w:tc>
        <w:tcPr>
          <w:tcW w:w="1011" w:type="pct"/>
          <w:vMerge w:val="restart"/>
          <w:vAlign w:val="center"/>
        </w:tcPr>
        <w:p w14:paraId="42050CB3" w14:textId="77777777" w:rsidR="001B335E" w:rsidRDefault="001B335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362574F6" wp14:editId="07777777">
                <wp:extent cx="1565910" cy="292735"/>
                <wp:effectExtent l="0" t="0" r="0" b="0"/>
                <wp:docPr id="1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15713F7E" w14:textId="537873BB" w:rsidR="001B335E" w:rsidRDefault="001B335E" w:rsidP="00006531">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94" w:type="pct"/>
          <w:vAlign w:val="center"/>
        </w:tcPr>
        <w:p w14:paraId="1616D397" w14:textId="77777777" w:rsidR="001B335E" w:rsidRDefault="001B335E">
          <w:pPr>
            <w:pStyle w:val="af1"/>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1923CBE9"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47F30294" w14:textId="77777777">
      <w:trPr>
        <w:trHeight w:val="387"/>
        <w:jc w:val="center"/>
      </w:trPr>
      <w:tc>
        <w:tcPr>
          <w:tcW w:w="1011" w:type="pct"/>
          <w:vMerge/>
          <w:vAlign w:val="center"/>
        </w:tcPr>
        <w:p w14:paraId="130CC4CD" w14:textId="77777777" w:rsidR="001B335E" w:rsidRDefault="001B335E">
          <w:pPr>
            <w:pStyle w:val="af1"/>
            <w:jc w:val="both"/>
            <w:rPr>
              <w:rFonts w:ascii="Times New Roman" w:eastAsia="仿宋_GB2312" w:hAnsi="Times New Roman"/>
              <w:sz w:val="21"/>
              <w:lang w:eastAsia="zh-CN"/>
            </w:rPr>
          </w:pPr>
        </w:p>
      </w:tc>
      <w:tc>
        <w:tcPr>
          <w:tcW w:w="2027" w:type="pct"/>
          <w:vMerge/>
        </w:tcPr>
        <w:p w14:paraId="055BFDB1" w14:textId="77777777" w:rsidR="001B335E" w:rsidRDefault="001B335E">
          <w:pPr>
            <w:pStyle w:val="af1"/>
            <w:jc w:val="center"/>
            <w:rPr>
              <w:rFonts w:ascii="Times New Roman" w:eastAsia="仿宋_GB2312" w:hAnsi="Times New Roman"/>
              <w:b/>
              <w:sz w:val="18"/>
              <w:szCs w:val="18"/>
              <w:lang w:eastAsia="zh-CN"/>
            </w:rPr>
          </w:pPr>
        </w:p>
      </w:tc>
      <w:tc>
        <w:tcPr>
          <w:tcW w:w="894" w:type="pct"/>
          <w:vAlign w:val="center"/>
        </w:tcPr>
        <w:p w14:paraId="73E8E547" w14:textId="77777777" w:rsidR="001B335E" w:rsidRDefault="001B335E">
          <w:pPr>
            <w:pStyle w:val="af1"/>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2C0D52A9" w14:textId="77777777" w:rsidR="001B335E" w:rsidRDefault="001B335E">
          <w:pPr>
            <w:pStyle w:val="af1"/>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8E78751" w14:textId="77777777" w:rsidR="001B335E" w:rsidRDefault="001B335E">
    <w:pPr>
      <w:pStyle w:val="af1"/>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42A8A735" w14:textId="77777777">
      <w:trPr>
        <w:jc w:val="right"/>
      </w:trPr>
      <w:tc>
        <w:tcPr>
          <w:tcW w:w="2216" w:type="dxa"/>
        </w:tcPr>
        <w:p w14:paraId="31E70FEE"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C510E33"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72040E0B"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3FFE75BF"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5D6C40E" w14:textId="77777777" w:rsidR="001B335E" w:rsidRDefault="001B335E">
    <w:pPr>
      <w:pStyle w:val="af1"/>
      <w:spacing w:line="20" w:lineRule="exact"/>
      <w:rPr>
        <w:lang w:eastAsia="zh-CN"/>
      </w:rPr>
    </w:pPr>
  </w:p>
  <w:p w14:paraId="18E7D592" w14:textId="77777777" w:rsidR="001B335E" w:rsidRDefault="001B335E">
    <w:pPr>
      <w:pStyle w:val="af1"/>
      <w:spacing w:line="20" w:lineRule="exact"/>
      <w:rPr>
        <w:lang w:eastAsia="zh-CN"/>
      </w:rPr>
    </w:pPr>
  </w:p>
  <w:p w14:paraId="4CC8AA0D" w14:textId="77777777" w:rsidR="001B335E" w:rsidRDefault="001B335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1B335E" w14:paraId="62AED8FA" w14:textId="77777777">
      <w:trPr>
        <w:trHeight w:val="307"/>
        <w:jc w:val="center"/>
      </w:trPr>
      <w:tc>
        <w:tcPr>
          <w:tcW w:w="1091" w:type="pct"/>
          <w:vMerge w:val="restart"/>
          <w:vAlign w:val="center"/>
        </w:tcPr>
        <w:p w14:paraId="0387D0D6" w14:textId="77777777" w:rsidR="001B335E" w:rsidRDefault="001B335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7E284D3E" wp14:editId="07777777">
                <wp:extent cx="1085850" cy="203200"/>
                <wp:effectExtent l="0" t="0" r="0" b="6350"/>
                <wp:docPr id="1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177F2FFA"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5669C1CB" w14:textId="77777777" w:rsidR="001B335E" w:rsidRDefault="001B335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62094400"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73FE56B7" w14:textId="77777777">
      <w:trPr>
        <w:trHeight w:val="307"/>
        <w:jc w:val="center"/>
      </w:trPr>
      <w:tc>
        <w:tcPr>
          <w:tcW w:w="1091" w:type="pct"/>
          <w:vMerge/>
          <w:vAlign w:val="center"/>
        </w:tcPr>
        <w:p w14:paraId="565BFF5B" w14:textId="77777777" w:rsidR="001B335E" w:rsidRDefault="001B335E">
          <w:pPr>
            <w:pStyle w:val="af1"/>
            <w:jc w:val="center"/>
            <w:rPr>
              <w:rFonts w:ascii="Times New Roman" w:eastAsia="仿宋_GB2312" w:hAnsi="Times New Roman"/>
              <w:sz w:val="21"/>
              <w:lang w:eastAsia="zh-CN"/>
            </w:rPr>
          </w:pPr>
        </w:p>
      </w:tc>
      <w:tc>
        <w:tcPr>
          <w:tcW w:w="2001" w:type="pct"/>
          <w:vMerge/>
          <w:vAlign w:val="center"/>
        </w:tcPr>
        <w:p w14:paraId="34CDD9EB" w14:textId="77777777" w:rsidR="001B335E" w:rsidRDefault="001B335E">
          <w:pPr>
            <w:pStyle w:val="af1"/>
            <w:jc w:val="center"/>
            <w:rPr>
              <w:rFonts w:ascii="Times New Roman" w:eastAsia="仿宋_GB2312" w:hAnsi="Times New Roman"/>
              <w:b/>
              <w:sz w:val="18"/>
              <w:szCs w:val="18"/>
              <w:lang w:eastAsia="zh-CN"/>
            </w:rPr>
          </w:pPr>
        </w:p>
      </w:tc>
      <w:tc>
        <w:tcPr>
          <w:tcW w:w="868" w:type="pct"/>
          <w:vAlign w:val="center"/>
        </w:tcPr>
        <w:p w14:paraId="1B76AC4D" w14:textId="77777777" w:rsidR="001B335E" w:rsidRDefault="001B335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13F9224"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98AF0D8" w14:textId="77777777" w:rsidR="001B335E" w:rsidRDefault="001B335E">
    <w:pPr>
      <w:pStyle w:val="af1"/>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22188436" w14:textId="77777777">
      <w:trPr>
        <w:jc w:val="right"/>
      </w:trPr>
      <w:tc>
        <w:tcPr>
          <w:tcW w:w="2216" w:type="dxa"/>
        </w:tcPr>
        <w:p w14:paraId="65E79A09"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21FF57D"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8279009"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01228B3"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FB76C7C" w14:textId="77777777" w:rsidR="001B335E" w:rsidRDefault="001B335E">
    <w:pPr>
      <w:pStyle w:val="af1"/>
      <w:spacing w:line="20" w:lineRule="exact"/>
      <w:rPr>
        <w:lang w:eastAsia="zh-CN"/>
      </w:rPr>
    </w:pPr>
  </w:p>
  <w:p w14:paraId="00EE7A80" w14:textId="77777777" w:rsidR="001B335E" w:rsidRDefault="001B335E">
    <w:pPr>
      <w:pStyle w:val="af1"/>
      <w:spacing w:line="20" w:lineRule="exact"/>
      <w:rPr>
        <w:lang w:eastAsia="zh-CN"/>
      </w:rPr>
    </w:pPr>
  </w:p>
  <w:p w14:paraId="1E8E47C2" w14:textId="77777777" w:rsidR="001B335E" w:rsidRDefault="001B335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1B335E" w14:paraId="2F59B678" w14:textId="77777777">
      <w:trPr>
        <w:trHeight w:val="307"/>
        <w:jc w:val="center"/>
      </w:trPr>
      <w:tc>
        <w:tcPr>
          <w:tcW w:w="1091" w:type="pct"/>
          <w:vMerge w:val="restart"/>
          <w:vAlign w:val="center"/>
        </w:tcPr>
        <w:p w14:paraId="52E12EC1" w14:textId="77777777" w:rsidR="001B335E" w:rsidRDefault="001B335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04556FDD" wp14:editId="07777777">
                <wp:extent cx="1085850" cy="203200"/>
                <wp:effectExtent l="0" t="0" r="0" b="6350"/>
                <wp:docPr id="1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C171047"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64E408B" w14:textId="77777777" w:rsidR="001B335E" w:rsidRDefault="001B335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750C0"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2586577E" w14:textId="77777777">
      <w:trPr>
        <w:trHeight w:val="307"/>
        <w:jc w:val="center"/>
      </w:trPr>
      <w:tc>
        <w:tcPr>
          <w:tcW w:w="1091" w:type="pct"/>
          <w:vMerge/>
          <w:vAlign w:val="center"/>
        </w:tcPr>
        <w:p w14:paraId="6A2BC471" w14:textId="77777777" w:rsidR="001B335E" w:rsidRDefault="001B335E">
          <w:pPr>
            <w:pStyle w:val="af1"/>
            <w:jc w:val="center"/>
            <w:rPr>
              <w:rFonts w:ascii="Times New Roman" w:eastAsia="仿宋_GB2312" w:hAnsi="Times New Roman"/>
              <w:sz w:val="21"/>
              <w:lang w:eastAsia="zh-CN"/>
            </w:rPr>
          </w:pPr>
        </w:p>
      </w:tc>
      <w:tc>
        <w:tcPr>
          <w:tcW w:w="2001" w:type="pct"/>
          <w:vMerge/>
          <w:vAlign w:val="center"/>
        </w:tcPr>
        <w:p w14:paraId="4DCC6F47" w14:textId="77777777" w:rsidR="001B335E" w:rsidRDefault="001B335E">
          <w:pPr>
            <w:pStyle w:val="af1"/>
            <w:jc w:val="center"/>
            <w:rPr>
              <w:rFonts w:ascii="Times New Roman" w:eastAsia="仿宋_GB2312" w:hAnsi="Times New Roman"/>
              <w:b/>
              <w:sz w:val="18"/>
              <w:szCs w:val="18"/>
              <w:lang w:eastAsia="zh-CN"/>
            </w:rPr>
          </w:pPr>
        </w:p>
      </w:tc>
      <w:tc>
        <w:tcPr>
          <w:tcW w:w="868" w:type="pct"/>
          <w:vAlign w:val="center"/>
        </w:tcPr>
        <w:p w14:paraId="3285A5E9" w14:textId="77777777" w:rsidR="001B335E" w:rsidRDefault="001B335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047B5A6C"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B5E47D9" w14:textId="77777777" w:rsidR="001B335E" w:rsidRDefault="001B335E">
    <w:pPr>
      <w:pStyle w:val="af1"/>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4638163C" w14:textId="77777777">
      <w:trPr>
        <w:jc w:val="right"/>
      </w:trPr>
      <w:tc>
        <w:tcPr>
          <w:tcW w:w="2216" w:type="dxa"/>
        </w:tcPr>
        <w:p w14:paraId="2D44E5BE"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BC05BDE"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9F1A1D"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FCB2152"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56A0069A" w14:textId="77777777" w:rsidR="001B335E" w:rsidRDefault="001B335E">
    <w:pPr>
      <w:pStyle w:val="af1"/>
      <w:spacing w:line="20" w:lineRule="exact"/>
      <w:rPr>
        <w:lang w:eastAsia="zh-CN"/>
      </w:rPr>
    </w:pPr>
  </w:p>
  <w:p w14:paraId="7DF6F7AA" w14:textId="77777777" w:rsidR="001B335E" w:rsidRDefault="001B335E">
    <w:pPr>
      <w:pStyle w:val="af1"/>
      <w:spacing w:line="20" w:lineRule="exact"/>
      <w:rPr>
        <w:lang w:eastAsia="zh-CN"/>
      </w:rPr>
    </w:pPr>
  </w:p>
  <w:p w14:paraId="320646EB" w14:textId="77777777" w:rsidR="001B335E" w:rsidRDefault="001B335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1B335E" w14:paraId="0916F500" w14:textId="77777777">
      <w:trPr>
        <w:trHeight w:val="307"/>
        <w:jc w:val="center"/>
      </w:trPr>
      <w:tc>
        <w:tcPr>
          <w:tcW w:w="1091" w:type="pct"/>
          <w:vMerge w:val="restart"/>
          <w:vAlign w:val="center"/>
        </w:tcPr>
        <w:p w14:paraId="31ED7778" w14:textId="77777777" w:rsidR="001B335E" w:rsidRDefault="001B335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22EAA7D4" wp14:editId="07777777">
                <wp:extent cx="1085850" cy="203200"/>
                <wp:effectExtent l="0" t="0" r="0" b="6350"/>
                <wp:docPr id="20"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0981F82B"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0790907" w14:textId="77777777" w:rsidR="001B335E" w:rsidRDefault="001B335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7B76BB41"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4C98BA75" w14:textId="77777777">
      <w:trPr>
        <w:trHeight w:val="307"/>
        <w:jc w:val="center"/>
      </w:trPr>
      <w:tc>
        <w:tcPr>
          <w:tcW w:w="1091" w:type="pct"/>
          <w:vMerge/>
          <w:vAlign w:val="center"/>
        </w:tcPr>
        <w:p w14:paraId="532070F0" w14:textId="77777777" w:rsidR="001B335E" w:rsidRDefault="001B335E">
          <w:pPr>
            <w:pStyle w:val="af1"/>
            <w:jc w:val="center"/>
            <w:rPr>
              <w:rFonts w:ascii="Times New Roman" w:eastAsia="仿宋_GB2312" w:hAnsi="Times New Roman"/>
              <w:sz w:val="21"/>
              <w:lang w:eastAsia="zh-CN"/>
            </w:rPr>
          </w:pPr>
        </w:p>
      </w:tc>
      <w:tc>
        <w:tcPr>
          <w:tcW w:w="2001" w:type="pct"/>
          <w:vMerge/>
          <w:vAlign w:val="center"/>
        </w:tcPr>
        <w:p w14:paraId="1A9B60E1" w14:textId="77777777" w:rsidR="001B335E" w:rsidRDefault="001B335E">
          <w:pPr>
            <w:pStyle w:val="af1"/>
            <w:jc w:val="center"/>
            <w:rPr>
              <w:rFonts w:ascii="Times New Roman" w:eastAsia="仿宋_GB2312" w:hAnsi="Times New Roman"/>
              <w:b/>
              <w:sz w:val="18"/>
              <w:szCs w:val="18"/>
              <w:lang w:eastAsia="zh-CN"/>
            </w:rPr>
          </w:pPr>
        </w:p>
      </w:tc>
      <w:tc>
        <w:tcPr>
          <w:tcW w:w="868" w:type="pct"/>
          <w:vAlign w:val="center"/>
        </w:tcPr>
        <w:p w14:paraId="22A0CD82" w14:textId="77777777" w:rsidR="001B335E" w:rsidRDefault="001B335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FE9381E"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E190F5E" w14:textId="77777777" w:rsidR="001B335E" w:rsidRDefault="001B335E">
    <w:pPr>
      <w:pStyle w:val="af1"/>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1B335E" w14:paraId="045DAA80" w14:textId="77777777">
      <w:trPr>
        <w:jc w:val="right"/>
      </w:trPr>
      <w:tc>
        <w:tcPr>
          <w:tcW w:w="2216" w:type="dxa"/>
        </w:tcPr>
        <w:p w14:paraId="655D2DF8" w14:textId="77777777" w:rsidR="001B335E" w:rsidRDefault="001B335E">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653C7132"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90185B8"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F6B82B" w14:textId="77777777" w:rsidR="001B335E" w:rsidRDefault="001B335E">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7E051CA8" w14:textId="77777777" w:rsidR="001B335E" w:rsidRDefault="001B335E">
    <w:pPr>
      <w:pStyle w:val="af1"/>
      <w:spacing w:line="20" w:lineRule="exact"/>
      <w:rPr>
        <w:lang w:eastAsia="zh-CN"/>
      </w:rPr>
    </w:pPr>
  </w:p>
  <w:p w14:paraId="126953D2" w14:textId="77777777" w:rsidR="001B335E" w:rsidRDefault="001B335E">
    <w:pPr>
      <w:pStyle w:val="af1"/>
      <w:spacing w:line="20" w:lineRule="exact"/>
      <w:rPr>
        <w:lang w:eastAsia="zh-CN"/>
      </w:rPr>
    </w:pPr>
  </w:p>
  <w:p w14:paraId="1E5BF58C" w14:textId="77777777" w:rsidR="001B335E" w:rsidRDefault="001B335E">
    <w:pPr>
      <w:pStyle w:val="af1"/>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1B335E" w14:paraId="230E8A87" w14:textId="77777777">
      <w:trPr>
        <w:trHeight w:val="307"/>
        <w:jc w:val="center"/>
      </w:trPr>
      <w:tc>
        <w:tcPr>
          <w:tcW w:w="1091" w:type="pct"/>
          <w:vMerge w:val="restart"/>
          <w:vAlign w:val="center"/>
        </w:tcPr>
        <w:p w14:paraId="053A08E0" w14:textId="77777777" w:rsidR="001B335E" w:rsidRDefault="001B335E">
          <w:pPr>
            <w:pStyle w:val="af1"/>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14:anchorId="423286BA" wp14:editId="07777777">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3B93E6"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2784A06D" w14:textId="77777777" w:rsidR="001B335E" w:rsidRDefault="001B335E">
          <w:pPr>
            <w:pStyle w:val="af1"/>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317160DA"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1B335E" w14:paraId="50EA3402" w14:textId="77777777">
      <w:trPr>
        <w:trHeight w:val="307"/>
        <w:jc w:val="center"/>
      </w:trPr>
      <w:tc>
        <w:tcPr>
          <w:tcW w:w="1091" w:type="pct"/>
          <w:vMerge/>
          <w:vAlign w:val="center"/>
        </w:tcPr>
        <w:p w14:paraId="1674D195" w14:textId="77777777" w:rsidR="001B335E" w:rsidRDefault="001B335E">
          <w:pPr>
            <w:pStyle w:val="af1"/>
            <w:jc w:val="center"/>
            <w:rPr>
              <w:rFonts w:ascii="Times New Roman" w:eastAsia="仿宋_GB2312" w:hAnsi="Times New Roman"/>
              <w:sz w:val="21"/>
              <w:lang w:eastAsia="zh-CN"/>
            </w:rPr>
          </w:pPr>
        </w:p>
      </w:tc>
      <w:tc>
        <w:tcPr>
          <w:tcW w:w="2001" w:type="pct"/>
          <w:vMerge/>
          <w:vAlign w:val="center"/>
        </w:tcPr>
        <w:p w14:paraId="3C72A837" w14:textId="77777777" w:rsidR="001B335E" w:rsidRDefault="001B335E">
          <w:pPr>
            <w:pStyle w:val="af1"/>
            <w:jc w:val="center"/>
            <w:rPr>
              <w:rFonts w:ascii="Times New Roman" w:eastAsia="仿宋_GB2312" w:hAnsi="Times New Roman"/>
              <w:b/>
              <w:sz w:val="18"/>
              <w:szCs w:val="18"/>
              <w:lang w:eastAsia="zh-CN"/>
            </w:rPr>
          </w:pPr>
        </w:p>
      </w:tc>
      <w:tc>
        <w:tcPr>
          <w:tcW w:w="868" w:type="pct"/>
          <w:vAlign w:val="center"/>
        </w:tcPr>
        <w:p w14:paraId="3F5DB7C4" w14:textId="77777777" w:rsidR="001B335E" w:rsidRDefault="001B335E">
          <w:pPr>
            <w:pStyle w:val="af1"/>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3EFE9812" w14:textId="77777777" w:rsidR="001B335E" w:rsidRDefault="001B335E">
          <w:pPr>
            <w:pStyle w:val="af1"/>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A9A139D" w14:textId="77777777" w:rsidR="001B335E" w:rsidRDefault="001B335E">
    <w:pPr>
      <w:pStyle w:val="af1"/>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rson w15:author="He Han">
    <w15:presenceInfo w15:providerId="AD" w15:userId="S-1-5-21-3608144515-3230653892-152868943-42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05C"/>
    <w:rsid w:val="0000533F"/>
    <w:rsid w:val="000059B5"/>
    <w:rsid w:val="00006256"/>
    <w:rsid w:val="0000633E"/>
    <w:rsid w:val="00006531"/>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8CF"/>
    <w:rsid w:val="0004196E"/>
    <w:rsid w:val="00041ADE"/>
    <w:rsid w:val="00041B3B"/>
    <w:rsid w:val="00041CA7"/>
    <w:rsid w:val="00042044"/>
    <w:rsid w:val="0004211B"/>
    <w:rsid w:val="000424A9"/>
    <w:rsid w:val="00042D60"/>
    <w:rsid w:val="00043352"/>
    <w:rsid w:val="00043542"/>
    <w:rsid w:val="0004356E"/>
    <w:rsid w:val="00043B38"/>
    <w:rsid w:val="00043C89"/>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4B6D"/>
    <w:rsid w:val="00065548"/>
    <w:rsid w:val="0006566D"/>
    <w:rsid w:val="00065911"/>
    <w:rsid w:val="00065A82"/>
    <w:rsid w:val="00065E6D"/>
    <w:rsid w:val="00066A7D"/>
    <w:rsid w:val="00066BC6"/>
    <w:rsid w:val="00066EA2"/>
    <w:rsid w:val="00066F0B"/>
    <w:rsid w:val="000676C6"/>
    <w:rsid w:val="00067BDF"/>
    <w:rsid w:val="00067D6F"/>
    <w:rsid w:val="00067DDC"/>
    <w:rsid w:val="00070B21"/>
    <w:rsid w:val="00070DF0"/>
    <w:rsid w:val="000717CD"/>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3C7"/>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40"/>
    <w:rsid w:val="00085ADC"/>
    <w:rsid w:val="00085D39"/>
    <w:rsid w:val="00086E90"/>
    <w:rsid w:val="00086EF8"/>
    <w:rsid w:val="0008798C"/>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A99"/>
    <w:rsid w:val="000B0EB6"/>
    <w:rsid w:val="000B121F"/>
    <w:rsid w:val="000B189C"/>
    <w:rsid w:val="000B1D0E"/>
    <w:rsid w:val="000B2A95"/>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6EC9"/>
    <w:rsid w:val="000B73B8"/>
    <w:rsid w:val="000B7811"/>
    <w:rsid w:val="000B7EA2"/>
    <w:rsid w:val="000C01E4"/>
    <w:rsid w:val="000C044D"/>
    <w:rsid w:val="000C0577"/>
    <w:rsid w:val="000C09EF"/>
    <w:rsid w:val="000C0AB0"/>
    <w:rsid w:val="000C0CFE"/>
    <w:rsid w:val="000C1B65"/>
    <w:rsid w:val="000C1DBF"/>
    <w:rsid w:val="000C24F4"/>
    <w:rsid w:val="000C309A"/>
    <w:rsid w:val="000C30F8"/>
    <w:rsid w:val="000C3421"/>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26"/>
    <w:rsid w:val="000D16CC"/>
    <w:rsid w:val="000D20FB"/>
    <w:rsid w:val="000D219E"/>
    <w:rsid w:val="000D2734"/>
    <w:rsid w:val="000D287F"/>
    <w:rsid w:val="000D2F76"/>
    <w:rsid w:val="000D325A"/>
    <w:rsid w:val="000D32E0"/>
    <w:rsid w:val="000D33B8"/>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369"/>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54"/>
    <w:rsid w:val="001111F4"/>
    <w:rsid w:val="00111699"/>
    <w:rsid w:val="00112022"/>
    <w:rsid w:val="00112041"/>
    <w:rsid w:val="001120BC"/>
    <w:rsid w:val="00112344"/>
    <w:rsid w:val="001123BE"/>
    <w:rsid w:val="001125D3"/>
    <w:rsid w:val="00112A5F"/>
    <w:rsid w:val="00112D15"/>
    <w:rsid w:val="001136C3"/>
    <w:rsid w:val="001136CC"/>
    <w:rsid w:val="00113DEF"/>
    <w:rsid w:val="00113E82"/>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0E8"/>
    <w:rsid w:val="001353B3"/>
    <w:rsid w:val="00136052"/>
    <w:rsid w:val="001364E9"/>
    <w:rsid w:val="00140012"/>
    <w:rsid w:val="00141301"/>
    <w:rsid w:val="00141320"/>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23"/>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11A"/>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93A"/>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10F"/>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97FEA"/>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35E"/>
    <w:rsid w:val="001B3784"/>
    <w:rsid w:val="001B4D4B"/>
    <w:rsid w:val="001B4F50"/>
    <w:rsid w:val="001B578A"/>
    <w:rsid w:val="001B5FB4"/>
    <w:rsid w:val="001B6230"/>
    <w:rsid w:val="001B6692"/>
    <w:rsid w:val="001B6E1B"/>
    <w:rsid w:val="001B6E2F"/>
    <w:rsid w:val="001B7461"/>
    <w:rsid w:val="001B7EF6"/>
    <w:rsid w:val="001C0133"/>
    <w:rsid w:val="001C106F"/>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297"/>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010"/>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A33"/>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0992"/>
    <w:rsid w:val="00221131"/>
    <w:rsid w:val="00221206"/>
    <w:rsid w:val="00221438"/>
    <w:rsid w:val="002217B7"/>
    <w:rsid w:val="00222B96"/>
    <w:rsid w:val="00222FC5"/>
    <w:rsid w:val="002230E8"/>
    <w:rsid w:val="002237B5"/>
    <w:rsid w:val="0022478D"/>
    <w:rsid w:val="002248B9"/>
    <w:rsid w:val="00224C9E"/>
    <w:rsid w:val="0022510C"/>
    <w:rsid w:val="00226194"/>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B8D"/>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D41"/>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E44"/>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C70"/>
    <w:rsid w:val="00262DDA"/>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36"/>
    <w:rsid w:val="00266D44"/>
    <w:rsid w:val="0026775D"/>
    <w:rsid w:val="0026783B"/>
    <w:rsid w:val="00267A3C"/>
    <w:rsid w:val="00267AC4"/>
    <w:rsid w:val="00267E2A"/>
    <w:rsid w:val="00270885"/>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A80"/>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2B9"/>
    <w:rsid w:val="002B0452"/>
    <w:rsid w:val="002B05E9"/>
    <w:rsid w:val="002B06A2"/>
    <w:rsid w:val="002B06C5"/>
    <w:rsid w:val="002B0A4F"/>
    <w:rsid w:val="002B0A8B"/>
    <w:rsid w:val="002B0F30"/>
    <w:rsid w:val="002B1004"/>
    <w:rsid w:val="002B17D2"/>
    <w:rsid w:val="002B1D34"/>
    <w:rsid w:val="002B2307"/>
    <w:rsid w:val="002B2410"/>
    <w:rsid w:val="002B278E"/>
    <w:rsid w:val="002B2ED8"/>
    <w:rsid w:val="002B3066"/>
    <w:rsid w:val="002B319F"/>
    <w:rsid w:val="002B33C6"/>
    <w:rsid w:val="002B36A3"/>
    <w:rsid w:val="002B38E6"/>
    <w:rsid w:val="002B3A8F"/>
    <w:rsid w:val="002B488E"/>
    <w:rsid w:val="002B4BDB"/>
    <w:rsid w:val="002B4C84"/>
    <w:rsid w:val="002B4CEA"/>
    <w:rsid w:val="002B5191"/>
    <w:rsid w:val="002B5318"/>
    <w:rsid w:val="002B532C"/>
    <w:rsid w:val="002B56D9"/>
    <w:rsid w:val="002B662F"/>
    <w:rsid w:val="002B700D"/>
    <w:rsid w:val="002B76B0"/>
    <w:rsid w:val="002B7B28"/>
    <w:rsid w:val="002C049E"/>
    <w:rsid w:val="002C0589"/>
    <w:rsid w:val="002C0655"/>
    <w:rsid w:val="002C0CEF"/>
    <w:rsid w:val="002C1413"/>
    <w:rsid w:val="002C172C"/>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635"/>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3EC9"/>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927"/>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1C7D"/>
    <w:rsid w:val="003221B3"/>
    <w:rsid w:val="00322F19"/>
    <w:rsid w:val="00322F74"/>
    <w:rsid w:val="003236E7"/>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4262"/>
    <w:rsid w:val="00346F18"/>
    <w:rsid w:val="00347176"/>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1D0"/>
    <w:rsid w:val="00364ED5"/>
    <w:rsid w:val="003652B2"/>
    <w:rsid w:val="00365CD8"/>
    <w:rsid w:val="00365E16"/>
    <w:rsid w:val="00366528"/>
    <w:rsid w:val="00366A36"/>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BC4"/>
    <w:rsid w:val="00381EEC"/>
    <w:rsid w:val="00382116"/>
    <w:rsid w:val="00382279"/>
    <w:rsid w:val="003823D3"/>
    <w:rsid w:val="00382DD2"/>
    <w:rsid w:val="00382E11"/>
    <w:rsid w:val="00382E4B"/>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52E"/>
    <w:rsid w:val="00393B00"/>
    <w:rsid w:val="00393CE8"/>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3A8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475"/>
    <w:rsid w:val="003D3492"/>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9A"/>
    <w:rsid w:val="003F13C6"/>
    <w:rsid w:val="003F13F4"/>
    <w:rsid w:val="003F1962"/>
    <w:rsid w:val="003F2894"/>
    <w:rsid w:val="003F28CE"/>
    <w:rsid w:val="003F30CF"/>
    <w:rsid w:val="003F396C"/>
    <w:rsid w:val="003F3976"/>
    <w:rsid w:val="003F3AE3"/>
    <w:rsid w:val="003F4451"/>
    <w:rsid w:val="003F4A68"/>
    <w:rsid w:val="003F4D9B"/>
    <w:rsid w:val="003F4F4A"/>
    <w:rsid w:val="003F530E"/>
    <w:rsid w:val="003F54CC"/>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758"/>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3F1"/>
    <w:rsid w:val="004368CC"/>
    <w:rsid w:val="0043698A"/>
    <w:rsid w:val="00436B04"/>
    <w:rsid w:val="004371DA"/>
    <w:rsid w:val="004372E2"/>
    <w:rsid w:val="004373A5"/>
    <w:rsid w:val="004376E6"/>
    <w:rsid w:val="00437895"/>
    <w:rsid w:val="004400ED"/>
    <w:rsid w:val="00440ACC"/>
    <w:rsid w:val="00440C21"/>
    <w:rsid w:val="00440C51"/>
    <w:rsid w:val="00441EC9"/>
    <w:rsid w:val="00443720"/>
    <w:rsid w:val="00443C4A"/>
    <w:rsid w:val="004445A1"/>
    <w:rsid w:val="00445011"/>
    <w:rsid w:val="00445690"/>
    <w:rsid w:val="00445A59"/>
    <w:rsid w:val="00445EEF"/>
    <w:rsid w:val="00445F38"/>
    <w:rsid w:val="00446B78"/>
    <w:rsid w:val="0044796D"/>
    <w:rsid w:val="00447BB1"/>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85E"/>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12A"/>
    <w:rsid w:val="00493430"/>
    <w:rsid w:val="00493799"/>
    <w:rsid w:val="00493F26"/>
    <w:rsid w:val="004942A1"/>
    <w:rsid w:val="004946F0"/>
    <w:rsid w:val="00494924"/>
    <w:rsid w:val="004953C6"/>
    <w:rsid w:val="00496637"/>
    <w:rsid w:val="00496993"/>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AC5"/>
    <w:rsid w:val="004A5B50"/>
    <w:rsid w:val="004A5E0E"/>
    <w:rsid w:val="004A6467"/>
    <w:rsid w:val="004A6CB3"/>
    <w:rsid w:val="004A6E2C"/>
    <w:rsid w:val="004A71DD"/>
    <w:rsid w:val="004A79F9"/>
    <w:rsid w:val="004A7B4F"/>
    <w:rsid w:val="004A7D7F"/>
    <w:rsid w:val="004A7E07"/>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0B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907"/>
    <w:rsid w:val="004C6B15"/>
    <w:rsid w:val="004C6DE4"/>
    <w:rsid w:val="004C753C"/>
    <w:rsid w:val="004C7FB0"/>
    <w:rsid w:val="004D0341"/>
    <w:rsid w:val="004D0667"/>
    <w:rsid w:val="004D0DF1"/>
    <w:rsid w:val="004D2490"/>
    <w:rsid w:val="004D25A3"/>
    <w:rsid w:val="004D2F0C"/>
    <w:rsid w:val="004D3281"/>
    <w:rsid w:val="004D3550"/>
    <w:rsid w:val="004D39F4"/>
    <w:rsid w:val="004D3C3E"/>
    <w:rsid w:val="004D3ECA"/>
    <w:rsid w:val="004D4248"/>
    <w:rsid w:val="004D471D"/>
    <w:rsid w:val="004D4A42"/>
    <w:rsid w:val="004D543E"/>
    <w:rsid w:val="004D54AB"/>
    <w:rsid w:val="004D5784"/>
    <w:rsid w:val="004D5867"/>
    <w:rsid w:val="004D5D83"/>
    <w:rsid w:val="004D5F39"/>
    <w:rsid w:val="004D6136"/>
    <w:rsid w:val="004D682A"/>
    <w:rsid w:val="004D69BF"/>
    <w:rsid w:val="004D6C09"/>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95A"/>
    <w:rsid w:val="004E5FD0"/>
    <w:rsid w:val="004E618D"/>
    <w:rsid w:val="004E6701"/>
    <w:rsid w:val="004E67DB"/>
    <w:rsid w:val="004E6B76"/>
    <w:rsid w:val="004F06F6"/>
    <w:rsid w:val="004F0E48"/>
    <w:rsid w:val="004F1B06"/>
    <w:rsid w:val="004F1B57"/>
    <w:rsid w:val="004F2599"/>
    <w:rsid w:val="004F26BA"/>
    <w:rsid w:val="004F2788"/>
    <w:rsid w:val="004F28D1"/>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619"/>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A81"/>
    <w:rsid w:val="00531F68"/>
    <w:rsid w:val="00531FC5"/>
    <w:rsid w:val="00532097"/>
    <w:rsid w:val="005320E7"/>
    <w:rsid w:val="005326C6"/>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3B0C"/>
    <w:rsid w:val="0054483D"/>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C6"/>
    <w:rsid w:val="005653EB"/>
    <w:rsid w:val="00565A23"/>
    <w:rsid w:val="00565C1B"/>
    <w:rsid w:val="00565DD2"/>
    <w:rsid w:val="0056605D"/>
    <w:rsid w:val="00566262"/>
    <w:rsid w:val="005664FF"/>
    <w:rsid w:val="0056751B"/>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5A7"/>
    <w:rsid w:val="00575FED"/>
    <w:rsid w:val="00576E9A"/>
    <w:rsid w:val="005774EB"/>
    <w:rsid w:val="0057763A"/>
    <w:rsid w:val="00577762"/>
    <w:rsid w:val="00577D45"/>
    <w:rsid w:val="0058019E"/>
    <w:rsid w:val="0058048A"/>
    <w:rsid w:val="00580705"/>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87F6B"/>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6DCD"/>
    <w:rsid w:val="005B7E55"/>
    <w:rsid w:val="005C0BA8"/>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2D05"/>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07F"/>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602"/>
    <w:rsid w:val="005F4C39"/>
    <w:rsid w:val="005F4D26"/>
    <w:rsid w:val="005F5469"/>
    <w:rsid w:val="005F5C57"/>
    <w:rsid w:val="005F6217"/>
    <w:rsid w:val="005F62C1"/>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5F79"/>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76B"/>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5ED6"/>
    <w:rsid w:val="00636211"/>
    <w:rsid w:val="006366FA"/>
    <w:rsid w:val="006367B0"/>
    <w:rsid w:val="00636805"/>
    <w:rsid w:val="006368F1"/>
    <w:rsid w:val="00636A62"/>
    <w:rsid w:val="00636C60"/>
    <w:rsid w:val="00636D2C"/>
    <w:rsid w:val="00636F04"/>
    <w:rsid w:val="0063757A"/>
    <w:rsid w:val="00637CB5"/>
    <w:rsid w:val="0064034B"/>
    <w:rsid w:val="006403DC"/>
    <w:rsid w:val="00640574"/>
    <w:rsid w:val="00640586"/>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2DEA"/>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CD6"/>
    <w:rsid w:val="00693E78"/>
    <w:rsid w:val="00695AD9"/>
    <w:rsid w:val="00695D80"/>
    <w:rsid w:val="0069610B"/>
    <w:rsid w:val="00696323"/>
    <w:rsid w:val="00696A17"/>
    <w:rsid w:val="00696AA5"/>
    <w:rsid w:val="006970B3"/>
    <w:rsid w:val="00697600"/>
    <w:rsid w:val="00697C12"/>
    <w:rsid w:val="00697C9A"/>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1FD"/>
    <w:rsid w:val="006D4450"/>
    <w:rsid w:val="006D44D1"/>
    <w:rsid w:val="006D4A65"/>
    <w:rsid w:val="006D4ADA"/>
    <w:rsid w:val="006D4B2D"/>
    <w:rsid w:val="006D4C63"/>
    <w:rsid w:val="006D5807"/>
    <w:rsid w:val="006D5A57"/>
    <w:rsid w:val="006D688B"/>
    <w:rsid w:val="006D69AB"/>
    <w:rsid w:val="006D6A22"/>
    <w:rsid w:val="006D6C77"/>
    <w:rsid w:val="006D73A2"/>
    <w:rsid w:val="006D73E7"/>
    <w:rsid w:val="006D7433"/>
    <w:rsid w:val="006D7A24"/>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37D3"/>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5AE"/>
    <w:rsid w:val="007017EB"/>
    <w:rsid w:val="00701C61"/>
    <w:rsid w:val="007025BE"/>
    <w:rsid w:val="007028B0"/>
    <w:rsid w:val="00702D7C"/>
    <w:rsid w:val="007044FD"/>
    <w:rsid w:val="00704841"/>
    <w:rsid w:val="007048AD"/>
    <w:rsid w:val="00704B00"/>
    <w:rsid w:val="00704B24"/>
    <w:rsid w:val="00705BD2"/>
    <w:rsid w:val="00705DFB"/>
    <w:rsid w:val="00706269"/>
    <w:rsid w:val="007066C7"/>
    <w:rsid w:val="00707304"/>
    <w:rsid w:val="00707331"/>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98C"/>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0F"/>
    <w:rsid w:val="00733A9D"/>
    <w:rsid w:val="00733CBF"/>
    <w:rsid w:val="00733CDC"/>
    <w:rsid w:val="00733E9C"/>
    <w:rsid w:val="00734979"/>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BE3"/>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0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54D"/>
    <w:rsid w:val="00760904"/>
    <w:rsid w:val="007615AD"/>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970"/>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8E8"/>
    <w:rsid w:val="007C3ACA"/>
    <w:rsid w:val="007C3D15"/>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4E94"/>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4E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40"/>
    <w:rsid w:val="00811EAD"/>
    <w:rsid w:val="00812193"/>
    <w:rsid w:val="00812243"/>
    <w:rsid w:val="00812F8C"/>
    <w:rsid w:val="008141D1"/>
    <w:rsid w:val="008149D9"/>
    <w:rsid w:val="00815C97"/>
    <w:rsid w:val="00815FA9"/>
    <w:rsid w:val="0081604E"/>
    <w:rsid w:val="0081630C"/>
    <w:rsid w:val="00816532"/>
    <w:rsid w:val="0081693A"/>
    <w:rsid w:val="00816A81"/>
    <w:rsid w:val="00816C16"/>
    <w:rsid w:val="0081750B"/>
    <w:rsid w:val="0081766D"/>
    <w:rsid w:val="00817AE4"/>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46E6"/>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1CE5"/>
    <w:rsid w:val="00852028"/>
    <w:rsid w:val="0085234D"/>
    <w:rsid w:val="008525CF"/>
    <w:rsid w:val="00852D53"/>
    <w:rsid w:val="00852E64"/>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2460"/>
    <w:rsid w:val="008631EC"/>
    <w:rsid w:val="00863A4E"/>
    <w:rsid w:val="008642BA"/>
    <w:rsid w:val="008646F1"/>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451"/>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012"/>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07"/>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90D"/>
    <w:rsid w:val="008A3ACA"/>
    <w:rsid w:val="008A3B08"/>
    <w:rsid w:val="008A4656"/>
    <w:rsid w:val="008A469A"/>
    <w:rsid w:val="008A4F35"/>
    <w:rsid w:val="008A5087"/>
    <w:rsid w:val="008A552D"/>
    <w:rsid w:val="008A59CE"/>
    <w:rsid w:val="008A61A3"/>
    <w:rsid w:val="008A65DE"/>
    <w:rsid w:val="008A6674"/>
    <w:rsid w:val="008A679D"/>
    <w:rsid w:val="008A6F47"/>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9F5"/>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537"/>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1D5"/>
    <w:rsid w:val="0091453C"/>
    <w:rsid w:val="00914AC8"/>
    <w:rsid w:val="00914CE7"/>
    <w:rsid w:val="009151B0"/>
    <w:rsid w:val="0091595D"/>
    <w:rsid w:val="00915DF0"/>
    <w:rsid w:val="00916283"/>
    <w:rsid w:val="00916989"/>
    <w:rsid w:val="00916C83"/>
    <w:rsid w:val="00916EB4"/>
    <w:rsid w:val="0091713B"/>
    <w:rsid w:val="009171E5"/>
    <w:rsid w:val="0091736E"/>
    <w:rsid w:val="009173D5"/>
    <w:rsid w:val="00917D8F"/>
    <w:rsid w:val="00917F49"/>
    <w:rsid w:val="009203A5"/>
    <w:rsid w:val="00920F22"/>
    <w:rsid w:val="00921068"/>
    <w:rsid w:val="009213DC"/>
    <w:rsid w:val="009215A1"/>
    <w:rsid w:val="00921AEE"/>
    <w:rsid w:val="00921DBA"/>
    <w:rsid w:val="00922474"/>
    <w:rsid w:val="00922CAE"/>
    <w:rsid w:val="009232A3"/>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1DE3"/>
    <w:rsid w:val="009425C2"/>
    <w:rsid w:val="00942B6E"/>
    <w:rsid w:val="009433A2"/>
    <w:rsid w:val="009444AA"/>
    <w:rsid w:val="009451A1"/>
    <w:rsid w:val="00945447"/>
    <w:rsid w:val="00945498"/>
    <w:rsid w:val="009456FD"/>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3A5"/>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00E"/>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7BA"/>
    <w:rsid w:val="00966C25"/>
    <w:rsid w:val="00966C9C"/>
    <w:rsid w:val="0096770A"/>
    <w:rsid w:val="00967A2F"/>
    <w:rsid w:val="009700BB"/>
    <w:rsid w:val="00970B92"/>
    <w:rsid w:val="00970D76"/>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07C"/>
    <w:rsid w:val="00992445"/>
    <w:rsid w:val="00992737"/>
    <w:rsid w:val="00992767"/>
    <w:rsid w:val="00992C8A"/>
    <w:rsid w:val="009930D1"/>
    <w:rsid w:val="009935CA"/>
    <w:rsid w:val="009939F4"/>
    <w:rsid w:val="00993E84"/>
    <w:rsid w:val="009944AE"/>
    <w:rsid w:val="009945DC"/>
    <w:rsid w:val="00994BA4"/>
    <w:rsid w:val="009955CD"/>
    <w:rsid w:val="00995B28"/>
    <w:rsid w:val="00995E39"/>
    <w:rsid w:val="00995FDC"/>
    <w:rsid w:val="009960E5"/>
    <w:rsid w:val="00996586"/>
    <w:rsid w:val="00996A54"/>
    <w:rsid w:val="00996D00"/>
    <w:rsid w:val="00997646"/>
    <w:rsid w:val="00997657"/>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695"/>
    <w:rsid w:val="009C0796"/>
    <w:rsid w:val="009C0C36"/>
    <w:rsid w:val="009C1264"/>
    <w:rsid w:val="009C147F"/>
    <w:rsid w:val="009C1618"/>
    <w:rsid w:val="009C168E"/>
    <w:rsid w:val="009C1F1D"/>
    <w:rsid w:val="009C20BB"/>
    <w:rsid w:val="009C236E"/>
    <w:rsid w:val="009C2408"/>
    <w:rsid w:val="009C2732"/>
    <w:rsid w:val="009C2982"/>
    <w:rsid w:val="009C2B0E"/>
    <w:rsid w:val="009C2D85"/>
    <w:rsid w:val="009C3388"/>
    <w:rsid w:val="009C3CCE"/>
    <w:rsid w:val="009C3D47"/>
    <w:rsid w:val="009C41CD"/>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DF9"/>
    <w:rsid w:val="009D5E99"/>
    <w:rsid w:val="009D61A1"/>
    <w:rsid w:val="009D64AD"/>
    <w:rsid w:val="009D68C0"/>
    <w:rsid w:val="009D6933"/>
    <w:rsid w:val="009D69FB"/>
    <w:rsid w:val="009D6AC4"/>
    <w:rsid w:val="009D6FBF"/>
    <w:rsid w:val="009D712C"/>
    <w:rsid w:val="009D76D7"/>
    <w:rsid w:val="009D7D73"/>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170"/>
    <w:rsid w:val="009E6477"/>
    <w:rsid w:val="009E6893"/>
    <w:rsid w:val="009E6B95"/>
    <w:rsid w:val="009E6BCE"/>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4AA6"/>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897"/>
    <w:rsid w:val="00A07C88"/>
    <w:rsid w:val="00A07F0C"/>
    <w:rsid w:val="00A103A9"/>
    <w:rsid w:val="00A1049F"/>
    <w:rsid w:val="00A10530"/>
    <w:rsid w:val="00A10898"/>
    <w:rsid w:val="00A10EB9"/>
    <w:rsid w:val="00A111BC"/>
    <w:rsid w:val="00A11A59"/>
    <w:rsid w:val="00A120E1"/>
    <w:rsid w:val="00A12698"/>
    <w:rsid w:val="00A1289D"/>
    <w:rsid w:val="00A12C6C"/>
    <w:rsid w:val="00A14544"/>
    <w:rsid w:val="00A150CC"/>
    <w:rsid w:val="00A151C4"/>
    <w:rsid w:val="00A151E6"/>
    <w:rsid w:val="00A15445"/>
    <w:rsid w:val="00A15BBB"/>
    <w:rsid w:val="00A15F58"/>
    <w:rsid w:val="00A167A4"/>
    <w:rsid w:val="00A173AE"/>
    <w:rsid w:val="00A17781"/>
    <w:rsid w:val="00A17D22"/>
    <w:rsid w:val="00A17EA9"/>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1BB2"/>
    <w:rsid w:val="00A52982"/>
    <w:rsid w:val="00A52B05"/>
    <w:rsid w:val="00A52C69"/>
    <w:rsid w:val="00A535E5"/>
    <w:rsid w:val="00A54390"/>
    <w:rsid w:val="00A54A8F"/>
    <w:rsid w:val="00A54B16"/>
    <w:rsid w:val="00A54B8B"/>
    <w:rsid w:val="00A54B8C"/>
    <w:rsid w:val="00A54BDE"/>
    <w:rsid w:val="00A55582"/>
    <w:rsid w:val="00A55610"/>
    <w:rsid w:val="00A55A45"/>
    <w:rsid w:val="00A55BC8"/>
    <w:rsid w:val="00A55CA0"/>
    <w:rsid w:val="00A55CE4"/>
    <w:rsid w:val="00A56335"/>
    <w:rsid w:val="00A56825"/>
    <w:rsid w:val="00A56987"/>
    <w:rsid w:val="00A56C8B"/>
    <w:rsid w:val="00A57341"/>
    <w:rsid w:val="00A576C5"/>
    <w:rsid w:val="00A577A8"/>
    <w:rsid w:val="00A57F68"/>
    <w:rsid w:val="00A57FAD"/>
    <w:rsid w:val="00A60820"/>
    <w:rsid w:val="00A60CC9"/>
    <w:rsid w:val="00A61607"/>
    <w:rsid w:val="00A617D7"/>
    <w:rsid w:val="00A61C55"/>
    <w:rsid w:val="00A61F7D"/>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5B1B"/>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3B9"/>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BD0"/>
    <w:rsid w:val="00AB7EB5"/>
    <w:rsid w:val="00AC007B"/>
    <w:rsid w:val="00AC01F5"/>
    <w:rsid w:val="00AC03D3"/>
    <w:rsid w:val="00AC0A7A"/>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529"/>
    <w:rsid w:val="00AE42BC"/>
    <w:rsid w:val="00AE460D"/>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D3A"/>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39B"/>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7E"/>
    <w:rsid w:val="00B23FCD"/>
    <w:rsid w:val="00B24E5C"/>
    <w:rsid w:val="00B25187"/>
    <w:rsid w:val="00B255AB"/>
    <w:rsid w:val="00B25637"/>
    <w:rsid w:val="00B25F49"/>
    <w:rsid w:val="00B2605C"/>
    <w:rsid w:val="00B263EF"/>
    <w:rsid w:val="00B26AFB"/>
    <w:rsid w:val="00B26C52"/>
    <w:rsid w:val="00B26C87"/>
    <w:rsid w:val="00B26D8E"/>
    <w:rsid w:val="00B27183"/>
    <w:rsid w:val="00B272ED"/>
    <w:rsid w:val="00B27AAF"/>
    <w:rsid w:val="00B304D6"/>
    <w:rsid w:val="00B30DBD"/>
    <w:rsid w:val="00B315D5"/>
    <w:rsid w:val="00B31C78"/>
    <w:rsid w:val="00B3292F"/>
    <w:rsid w:val="00B32A52"/>
    <w:rsid w:val="00B32B9A"/>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37B7D"/>
    <w:rsid w:val="00B40B87"/>
    <w:rsid w:val="00B4122D"/>
    <w:rsid w:val="00B4125A"/>
    <w:rsid w:val="00B41381"/>
    <w:rsid w:val="00B41F3D"/>
    <w:rsid w:val="00B42119"/>
    <w:rsid w:val="00B4258D"/>
    <w:rsid w:val="00B42A7B"/>
    <w:rsid w:val="00B42C23"/>
    <w:rsid w:val="00B42EEE"/>
    <w:rsid w:val="00B4300C"/>
    <w:rsid w:val="00B4303F"/>
    <w:rsid w:val="00B439AA"/>
    <w:rsid w:val="00B43A9E"/>
    <w:rsid w:val="00B43D6E"/>
    <w:rsid w:val="00B4445E"/>
    <w:rsid w:val="00B44AA7"/>
    <w:rsid w:val="00B45132"/>
    <w:rsid w:val="00B4528E"/>
    <w:rsid w:val="00B4559F"/>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5E82"/>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A7CB0"/>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2ADF"/>
    <w:rsid w:val="00BD32AE"/>
    <w:rsid w:val="00BD35EF"/>
    <w:rsid w:val="00BD39AD"/>
    <w:rsid w:val="00BD3C20"/>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B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78B"/>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CB5"/>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30E6"/>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615"/>
    <w:rsid w:val="00C33F13"/>
    <w:rsid w:val="00C3442F"/>
    <w:rsid w:val="00C34B68"/>
    <w:rsid w:val="00C34D90"/>
    <w:rsid w:val="00C34F35"/>
    <w:rsid w:val="00C35ACE"/>
    <w:rsid w:val="00C35D31"/>
    <w:rsid w:val="00C36156"/>
    <w:rsid w:val="00C361FB"/>
    <w:rsid w:val="00C36490"/>
    <w:rsid w:val="00C36979"/>
    <w:rsid w:val="00C375D1"/>
    <w:rsid w:val="00C37DE9"/>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16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9E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6BA2"/>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5D2"/>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B5E"/>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065E"/>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5E90"/>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45"/>
    <w:rsid w:val="00D156A9"/>
    <w:rsid w:val="00D15F12"/>
    <w:rsid w:val="00D16D4C"/>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39B9"/>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1CE"/>
    <w:rsid w:val="00D33394"/>
    <w:rsid w:val="00D339A6"/>
    <w:rsid w:val="00D33EC9"/>
    <w:rsid w:val="00D340B1"/>
    <w:rsid w:val="00D36164"/>
    <w:rsid w:val="00D3641D"/>
    <w:rsid w:val="00D36D89"/>
    <w:rsid w:val="00D370DD"/>
    <w:rsid w:val="00D37275"/>
    <w:rsid w:val="00D37F6C"/>
    <w:rsid w:val="00D4074A"/>
    <w:rsid w:val="00D40A95"/>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66D"/>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A35"/>
    <w:rsid w:val="00D71DDE"/>
    <w:rsid w:val="00D71E8C"/>
    <w:rsid w:val="00D71F88"/>
    <w:rsid w:val="00D72515"/>
    <w:rsid w:val="00D72543"/>
    <w:rsid w:val="00D72715"/>
    <w:rsid w:val="00D72811"/>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4CC"/>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5E31"/>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270"/>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524"/>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590"/>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5A"/>
    <w:rsid w:val="00DF1FBC"/>
    <w:rsid w:val="00DF22EC"/>
    <w:rsid w:val="00DF2411"/>
    <w:rsid w:val="00DF2B20"/>
    <w:rsid w:val="00DF2C49"/>
    <w:rsid w:val="00DF3564"/>
    <w:rsid w:val="00DF361B"/>
    <w:rsid w:val="00DF402C"/>
    <w:rsid w:val="00DF45CF"/>
    <w:rsid w:val="00DF4BB5"/>
    <w:rsid w:val="00DF53A4"/>
    <w:rsid w:val="00DF5712"/>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6E2"/>
    <w:rsid w:val="00E04845"/>
    <w:rsid w:val="00E04A76"/>
    <w:rsid w:val="00E04DC1"/>
    <w:rsid w:val="00E052E0"/>
    <w:rsid w:val="00E05414"/>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07D"/>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6F28"/>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1C36"/>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1FA1"/>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AEC"/>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917"/>
    <w:rsid w:val="00E84C37"/>
    <w:rsid w:val="00E84DC8"/>
    <w:rsid w:val="00E8548F"/>
    <w:rsid w:val="00E85F90"/>
    <w:rsid w:val="00E8607B"/>
    <w:rsid w:val="00E860B5"/>
    <w:rsid w:val="00E86229"/>
    <w:rsid w:val="00E862BC"/>
    <w:rsid w:val="00E862DE"/>
    <w:rsid w:val="00E8640B"/>
    <w:rsid w:val="00E8732E"/>
    <w:rsid w:val="00E873BE"/>
    <w:rsid w:val="00E87F4D"/>
    <w:rsid w:val="00E907F4"/>
    <w:rsid w:val="00E90961"/>
    <w:rsid w:val="00E909C1"/>
    <w:rsid w:val="00E90D88"/>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2EC"/>
    <w:rsid w:val="00E956B3"/>
    <w:rsid w:val="00E959B4"/>
    <w:rsid w:val="00E95D4F"/>
    <w:rsid w:val="00E964AA"/>
    <w:rsid w:val="00E9667E"/>
    <w:rsid w:val="00E96FE2"/>
    <w:rsid w:val="00E97037"/>
    <w:rsid w:val="00E97A8E"/>
    <w:rsid w:val="00E97B54"/>
    <w:rsid w:val="00E97DCB"/>
    <w:rsid w:val="00EA03CB"/>
    <w:rsid w:val="00EA06DA"/>
    <w:rsid w:val="00EA0C13"/>
    <w:rsid w:val="00EA0F22"/>
    <w:rsid w:val="00EA0FF0"/>
    <w:rsid w:val="00EA1087"/>
    <w:rsid w:val="00EA12AD"/>
    <w:rsid w:val="00EA1563"/>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3B36"/>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2E0"/>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21E"/>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DCE"/>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B84"/>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58C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8CA"/>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3D6"/>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3A78"/>
    <w:rsid w:val="00FD4590"/>
    <w:rsid w:val="00FD47CB"/>
    <w:rsid w:val="00FD4898"/>
    <w:rsid w:val="00FD555B"/>
    <w:rsid w:val="00FD5960"/>
    <w:rsid w:val="00FD59F5"/>
    <w:rsid w:val="00FD5EAF"/>
    <w:rsid w:val="00FD63DB"/>
    <w:rsid w:val="00FD67E2"/>
    <w:rsid w:val="00FD6A8E"/>
    <w:rsid w:val="00FD6BFD"/>
    <w:rsid w:val="00FD707B"/>
    <w:rsid w:val="00FD70D4"/>
    <w:rsid w:val="00FD71FE"/>
    <w:rsid w:val="00FD72D3"/>
    <w:rsid w:val="00FD75A9"/>
    <w:rsid w:val="00FD761B"/>
    <w:rsid w:val="00FD79E6"/>
    <w:rsid w:val="00FD7DED"/>
    <w:rsid w:val="00FE017B"/>
    <w:rsid w:val="00FE01D9"/>
    <w:rsid w:val="00FE04B3"/>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41C"/>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0E2E5664"/>
    <w:rsid w:val="11CEE787"/>
    <w:rsid w:val="12D2D46A"/>
    <w:rsid w:val="156A7816"/>
    <w:rsid w:val="1844E8FD"/>
    <w:rsid w:val="19135833"/>
    <w:rsid w:val="1985506F"/>
    <w:rsid w:val="1A29F6E4"/>
    <w:rsid w:val="1AAB28BF"/>
    <w:rsid w:val="1CD85BAF"/>
    <w:rsid w:val="1CE8CB65"/>
    <w:rsid w:val="1E39021E"/>
    <w:rsid w:val="1F23CA08"/>
    <w:rsid w:val="1FA4C776"/>
    <w:rsid w:val="200E72B3"/>
    <w:rsid w:val="216B1B54"/>
    <w:rsid w:val="2177932C"/>
    <w:rsid w:val="222E7385"/>
    <w:rsid w:val="231BD8F1"/>
    <w:rsid w:val="231D5CEC"/>
    <w:rsid w:val="23ACF501"/>
    <w:rsid w:val="244899AA"/>
    <w:rsid w:val="25428BC3"/>
    <w:rsid w:val="2AF5F9AC"/>
    <w:rsid w:val="2DA1561E"/>
    <w:rsid w:val="2DFE74D8"/>
    <w:rsid w:val="31199614"/>
    <w:rsid w:val="363AA8C8"/>
    <w:rsid w:val="36F45B6D"/>
    <w:rsid w:val="3E019812"/>
    <w:rsid w:val="40006045"/>
    <w:rsid w:val="42BF2AA7"/>
    <w:rsid w:val="44AD52F4"/>
    <w:rsid w:val="44D5411B"/>
    <w:rsid w:val="4504180B"/>
    <w:rsid w:val="4515E57B"/>
    <w:rsid w:val="463B4C74"/>
    <w:rsid w:val="46C4D098"/>
    <w:rsid w:val="4853FF54"/>
    <w:rsid w:val="49EB133D"/>
    <w:rsid w:val="4A7957BA"/>
    <w:rsid w:val="4CA04869"/>
    <w:rsid w:val="4D16A6FA"/>
    <w:rsid w:val="4FF6AA51"/>
    <w:rsid w:val="50829014"/>
    <w:rsid w:val="508A2381"/>
    <w:rsid w:val="51574FBF"/>
    <w:rsid w:val="52631615"/>
    <w:rsid w:val="54519E6A"/>
    <w:rsid w:val="55258262"/>
    <w:rsid w:val="554E7C54"/>
    <w:rsid w:val="56351D28"/>
    <w:rsid w:val="574FBEC2"/>
    <w:rsid w:val="62E62CF0"/>
    <w:rsid w:val="6406E492"/>
    <w:rsid w:val="689EE565"/>
    <w:rsid w:val="69743BAB"/>
    <w:rsid w:val="6A3DC1A3"/>
    <w:rsid w:val="6ABBC38F"/>
    <w:rsid w:val="6E077EAC"/>
    <w:rsid w:val="6F542270"/>
    <w:rsid w:val="701E1D8D"/>
    <w:rsid w:val="70F537F2"/>
    <w:rsid w:val="71FF8AC6"/>
    <w:rsid w:val="7200D7DD"/>
    <w:rsid w:val="725D820A"/>
    <w:rsid w:val="7290628B"/>
    <w:rsid w:val="72DEFA58"/>
    <w:rsid w:val="74667B32"/>
    <w:rsid w:val="7644B6C1"/>
    <w:rsid w:val="77D6A1FA"/>
    <w:rsid w:val="7834AF2F"/>
    <w:rsid w:val="79EC0A59"/>
    <w:rsid w:val="7B047841"/>
    <w:rsid w:val="7C759F65"/>
    <w:rsid w:val="7C9CD579"/>
    <w:rsid w:val="7F668518"/>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D6C80FE"/>
  <w15:docId w15:val="{0792AAD7-0DCF-45F6-B0D5-169A7B1C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IE" w:eastAsia="en-IE"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val="en-US"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customStyle="1" w:styleId="CommentText1">
    <w:name w:val="Comment Text1"/>
    <w:basedOn w:val="a0"/>
    <w:link w:val="CommentTextChar5"/>
    <w:uiPriority w:val="99"/>
    <w:qFormat/>
  </w:style>
  <w:style w:type="paragraph" w:styleId="31">
    <w:name w:val="Body Text 3"/>
    <w:basedOn w:val="a0"/>
    <w:link w:val="32"/>
    <w:rPr>
      <w:rFonts w:eastAsiaTheme="minorEastAsia" w:cs="Times New Roman"/>
      <w:b/>
      <w:bCs w:val="0"/>
      <w:kern w:val="0"/>
      <w:szCs w:val="20"/>
      <w:lang w:val="en-GB"/>
    </w:rPr>
  </w:style>
  <w:style w:type="paragraph" w:styleId="a8">
    <w:name w:val="Body Text"/>
    <w:basedOn w:val="a0"/>
    <w:link w:val="a9"/>
    <w:pPr>
      <w:tabs>
        <w:tab w:val="left" w:pos="3600"/>
      </w:tabs>
    </w:pPr>
    <w:rPr>
      <w:rFonts w:ascii="Times New Roman" w:hAnsi="Times New Roman" w:cs="Times New Roman"/>
      <w:bCs w:val="0"/>
      <w:kern w:val="0"/>
      <w:sz w:val="20"/>
      <w:szCs w:val="20"/>
    </w:rPr>
  </w:style>
  <w:style w:type="paragraph" w:styleId="aa">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b">
    <w:name w:val="endnote text"/>
    <w:basedOn w:val="a0"/>
    <w:link w:val="ac"/>
    <w:semiHidden/>
    <w:unhideWhenUsed/>
    <w:pPr>
      <w:snapToGrid w:val="0"/>
    </w:pPr>
  </w:style>
  <w:style w:type="paragraph" w:styleId="ad">
    <w:name w:val="Balloon Text"/>
    <w:basedOn w:val="a0"/>
    <w:link w:val="ae"/>
    <w:uiPriority w:val="99"/>
    <w:semiHidden/>
    <w:rPr>
      <w:rFonts w:ascii="Tahoma" w:hAnsi="Tahoma" w:cs="Tahoma"/>
      <w:sz w:val="16"/>
      <w:szCs w:val="16"/>
    </w:rPr>
  </w:style>
  <w:style w:type="paragraph" w:styleId="af">
    <w:name w:val="footer"/>
    <w:basedOn w:val="a0"/>
    <w:link w:val="af0"/>
    <w:uiPriority w:val="99"/>
    <w:pPr>
      <w:tabs>
        <w:tab w:val="center" w:pos="4320"/>
        <w:tab w:val="right" w:pos="8640"/>
      </w:tabs>
    </w:pPr>
  </w:style>
  <w:style w:type="paragraph" w:styleId="af1">
    <w:name w:val="header"/>
    <w:basedOn w:val="a0"/>
    <w:link w:val="af2"/>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3">
    <w:name w:val="Subtitle"/>
    <w:basedOn w:val="a0"/>
    <w:next w:val="a0"/>
    <w:link w:val="af4"/>
    <w:qFormat/>
    <w:pPr>
      <w:spacing w:after="160"/>
    </w:pPr>
    <w:rPr>
      <w:rFonts w:asciiTheme="minorHAnsi" w:eastAsiaTheme="minorEastAsia" w:hAnsiTheme="minorHAnsi" w:cstheme="minorBidi"/>
      <w:color w:val="595959" w:themeColor="text1" w:themeTint="A6"/>
      <w:spacing w:val="15"/>
      <w:szCs w:val="22"/>
    </w:rPr>
  </w:style>
  <w:style w:type="paragraph" w:styleId="af5">
    <w:name w:val="footnote text"/>
    <w:basedOn w:val="a0"/>
    <w:link w:val="af6"/>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7">
    <w:name w:val="Normal (Web)"/>
    <w:basedOn w:val="a0"/>
    <w:link w:val="af8"/>
    <w:uiPriority w:val="99"/>
    <w:pPr>
      <w:spacing w:before="100" w:beforeAutospacing="1" w:after="100" w:afterAutospacing="1"/>
    </w:pPr>
  </w:style>
  <w:style w:type="paragraph" w:styleId="a">
    <w:name w:val="Title"/>
    <w:basedOn w:val="1"/>
    <w:next w:val="a0"/>
    <w:link w:val="af9"/>
    <w:qFormat/>
    <w:pPr>
      <w:numPr>
        <w:numId w:val="1"/>
      </w:numPr>
      <w:spacing w:beforeLines="100" w:afterLines="100" w:after="240"/>
    </w:pPr>
    <w:rPr>
      <w:rFonts w:ascii="Times New Roman" w:eastAsia="仿宋_GB2312" w:hAnsi="Times New Roman"/>
      <w:sz w:val="21"/>
      <w:szCs w:val="21"/>
    </w:rPr>
  </w:style>
  <w:style w:type="paragraph" w:customStyle="1" w:styleId="CommentSubject1">
    <w:name w:val="Comment Subject1"/>
    <w:basedOn w:val="CommentText1"/>
    <w:next w:val="CommentText1"/>
    <w:link w:val="CommentSubjectChar4"/>
    <w:uiPriority w:val="99"/>
    <w:semiHidden/>
    <w:qFormat/>
    <w:rPr>
      <w:b/>
    </w:rPr>
  </w:style>
  <w:style w:type="table" w:styleId="afa">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endnote reference"/>
    <w:basedOn w:val="a1"/>
    <w:semiHidden/>
    <w:unhideWhenUsed/>
    <w:rPr>
      <w:vertAlign w:val="superscript"/>
    </w:rPr>
  </w:style>
  <w:style w:type="character" w:styleId="afd">
    <w:name w:val="page number"/>
    <w:basedOn w:val="a1"/>
    <w:qFormat/>
  </w:style>
  <w:style w:type="character" w:styleId="afe">
    <w:name w:val="FollowedHyperlink"/>
    <w:uiPriority w:val="99"/>
    <w:qFormat/>
    <w:rPr>
      <w:color w:val="800080"/>
      <w:u w:val="single"/>
    </w:rPr>
  </w:style>
  <w:style w:type="character" w:styleId="aff">
    <w:name w:val="Emphasis"/>
    <w:basedOn w:val="a1"/>
    <w:qFormat/>
    <w:rPr>
      <w:i/>
      <w:iCs/>
    </w:rPr>
  </w:style>
  <w:style w:type="character" w:styleId="aff0">
    <w:name w:val="Hyperlink"/>
    <w:uiPriority w:val="99"/>
    <w:rPr>
      <w:color w:val="0000FF"/>
      <w:u w:val="single"/>
    </w:rPr>
  </w:style>
  <w:style w:type="character" w:customStyle="1" w:styleId="CommentReference1">
    <w:name w:val="Comment Reference1"/>
    <w:basedOn w:val="a1"/>
    <w:uiPriority w:val="99"/>
    <w:qFormat/>
    <w:rPr>
      <w:sz w:val="21"/>
      <w:szCs w:val="21"/>
    </w:rPr>
  </w:style>
  <w:style w:type="character" w:styleId="aff1">
    <w:name w:val="footnote reference"/>
    <w:basedOn w:val="a1"/>
    <w:uiPriority w:val="99"/>
    <w:unhideWhenUsed/>
    <w:rPr>
      <w:vertAlign w:val="superscript"/>
    </w:rPr>
  </w:style>
  <w:style w:type="paragraph" w:customStyle="1" w:styleId="CommentText10">
    <w:name w:val="Comment Text10"/>
    <w:basedOn w:val="a0"/>
    <w:link w:val="CommentTextChar1"/>
    <w:uiPriority w:val="99"/>
    <w:qFormat/>
    <w:rPr>
      <w:sz w:val="20"/>
      <w:szCs w:val="20"/>
    </w:rPr>
  </w:style>
  <w:style w:type="paragraph" w:customStyle="1" w:styleId="CommentSubject10">
    <w:name w:val="Comment Subject10"/>
    <w:basedOn w:val="CommentText10"/>
    <w:next w:val="CommentText10"/>
    <w:link w:val="CommentSubjectChar"/>
    <w:uiPriority w:val="99"/>
    <w:semiHidden/>
    <w:qFormat/>
    <w:rPr>
      <w:b/>
      <w:bCs w:val="0"/>
    </w:rPr>
  </w:style>
  <w:style w:type="character" w:customStyle="1" w:styleId="CommentReference10">
    <w:name w:val="Comment Reference10"/>
    <w:uiPriority w:val="99"/>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0"/>
    <w:uiPriority w:val="99"/>
    <w:rPr>
      <w:rFonts w:ascii="Arial" w:eastAsia="宋体" w:hAnsi="Arial" w:cs="Arial"/>
      <w:bCs/>
      <w:kern w:val="32"/>
      <w:lang w:val="en-US" w:eastAsia="en-US" w:bidi="ar-SA"/>
    </w:rPr>
  </w:style>
  <w:style w:type="character" w:customStyle="1" w:styleId="a9">
    <w:name w:val="正文文本 字符"/>
    <w:link w:val="a8"/>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e">
    <w:name w:val="批注框文本 字符"/>
    <w:basedOn w:val="a1"/>
    <w:link w:val="ad"/>
    <w:uiPriority w:val="99"/>
    <w:semiHidden/>
    <w:rPr>
      <w:rFonts w:ascii="Tahoma" w:hAnsi="Tahoma" w:cs="Tahoma"/>
      <w:bCs/>
      <w:kern w:val="32"/>
      <w:sz w:val="16"/>
      <w:szCs w:val="16"/>
      <w:lang w:eastAsia="en-US"/>
    </w:rPr>
  </w:style>
  <w:style w:type="character" w:customStyle="1" w:styleId="af0">
    <w:name w:val="页脚 字符"/>
    <w:basedOn w:val="a1"/>
    <w:link w:val="af"/>
    <w:uiPriority w:val="99"/>
    <w:qFormat/>
    <w:rPr>
      <w:rFonts w:ascii="Arial" w:hAnsi="Arial" w:cs="Arial"/>
      <w:bCs/>
      <w:kern w:val="32"/>
      <w:sz w:val="22"/>
      <w:szCs w:val="32"/>
      <w:lang w:eastAsia="en-US"/>
    </w:rPr>
  </w:style>
  <w:style w:type="character" w:customStyle="1" w:styleId="af2">
    <w:name w:val="页眉 字符"/>
    <w:basedOn w:val="a1"/>
    <w:link w:val="af1"/>
    <w:uiPriority w:val="99"/>
    <w:qFormat/>
    <w:rPr>
      <w:rFonts w:ascii="Arial" w:hAnsi="Arial" w:cs="Arial"/>
      <w:bCs/>
      <w:kern w:val="32"/>
      <w:sz w:val="22"/>
      <w:szCs w:val="32"/>
      <w:lang w:eastAsia="en-US"/>
    </w:rPr>
  </w:style>
  <w:style w:type="character" w:customStyle="1" w:styleId="af6">
    <w:name w:val="脚注文本 字符"/>
    <w:basedOn w:val="a1"/>
    <w:link w:val="af5"/>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8">
    <w:name w:val="普通(网站) 字符"/>
    <w:basedOn w:val="a1"/>
    <w:link w:val="af7"/>
    <w:qFormat/>
    <w:rPr>
      <w:rFonts w:ascii="Arial" w:hAnsi="Arial" w:cs="Arial"/>
      <w:bCs/>
      <w:kern w:val="32"/>
      <w:sz w:val="22"/>
      <w:szCs w:val="32"/>
      <w:lang w:eastAsia="en-US"/>
    </w:rPr>
  </w:style>
  <w:style w:type="character" w:customStyle="1" w:styleId="af9">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0"/>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2">
    <w:name w:val="List Paragraph"/>
    <w:basedOn w:val="a0"/>
    <w:link w:val="aff3"/>
    <w:uiPriority w:val="34"/>
    <w:qFormat/>
    <w:pPr>
      <w:ind w:left="720"/>
      <w:contextualSpacing/>
    </w:pPr>
  </w:style>
  <w:style w:type="character" w:customStyle="1" w:styleId="aff3">
    <w:name w:val="列出段落 字符"/>
    <w:link w:val="aff2"/>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7"/>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1"/>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val="en-US"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val="en-US" w:eastAsia="en-US"/>
    </w:rPr>
  </w:style>
  <w:style w:type="paragraph" w:customStyle="1" w:styleId="Default">
    <w:name w:val="Default"/>
    <w:pPr>
      <w:autoSpaceDE w:val="0"/>
      <w:autoSpaceDN w:val="0"/>
      <w:adjustRightInd w:val="0"/>
    </w:pPr>
    <w:rPr>
      <w:rFonts w:ascii="Arial" w:hAnsi="Arial" w:cs="Arial"/>
      <w:color w:val="000000"/>
      <w:sz w:val="24"/>
      <w:szCs w:val="24"/>
      <w:lang w:val="en-US" w:eastAsia="zh-CN"/>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val="en-US" w:eastAsia="en-US"/>
    </w:rPr>
  </w:style>
  <w:style w:type="character" w:styleId="aff4">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val="en-US"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val="en-US"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5">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0">
    <w:name w:val="Comment Text10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0"/>
    <w:uiPriority w:val="99"/>
    <w:qFormat/>
    <w:rPr>
      <w:rFonts w:ascii="Arial" w:eastAsia="Arial" w:hAnsi="Arial" w:cs="Arial"/>
      <w:bCs/>
      <w:color w:val="000000"/>
      <w:kern w:val="32"/>
      <w:lang w:eastAsia="en-US"/>
    </w:rPr>
  </w:style>
  <w:style w:type="character" w:customStyle="1" w:styleId="ac">
    <w:name w:val="尾注文本 字符"/>
    <w:basedOn w:val="a1"/>
    <w:link w:val="ab"/>
    <w:semiHidden/>
    <w:qFormat/>
    <w:rPr>
      <w:rFonts w:ascii="Arial" w:hAnsi="Arial" w:cs="Arial"/>
      <w:bCs/>
      <w:kern w:val="32"/>
      <w:sz w:val="22"/>
      <w:szCs w:val="32"/>
      <w:lang w:eastAsia="en-US"/>
    </w:rPr>
  </w:style>
  <w:style w:type="character" w:customStyle="1" w:styleId="CommentReference100">
    <w:name w:val="Comment Reference100"/>
    <w:qFormat/>
    <w:rPr>
      <w:sz w:val="16"/>
      <w:szCs w:val="16"/>
    </w:rPr>
  </w:style>
  <w:style w:type="paragraph" w:customStyle="1" w:styleId="Revision1">
    <w:name w:val="Revision1"/>
    <w:hidden/>
    <w:uiPriority w:val="99"/>
    <w:semiHidden/>
    <w:rPr>
      <w:rFonts w:ascii="Arial" w:hAnsi="Arial" w:cs="Arial"/>
      <w:bCs/>
      <w:kern w:val="32"/>
      <w:sz w:val="22"/>
      <w:szCs w:val="32"/>
      <w:lang w:val="en-US"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4">
    <w:name w:val="Comment Text4"/>
    <w:basedOn w:val="a0"/>
    <w:link w:val="CommentTextChar4"/>
    <w:uiPriority w:val="99"/>
    <w:qFormat/>
  </w:style>
  <w:style w:type="character" w:customStyle="1" w:styleId="CommentTextChar4">
    <w:name w:val="Comment Text Char4"/>
    <w:basedOn w:val="a1"/>
    <w:link w:val="CommentText4"/>
    <w:uiPriority w:val="99"/>
    <w:rPr>
      <w:rFonts w:ascii="Arial" w:hAnsi="Arial" w:cs="Arial"/>
      <w:bCs/>
      <w:kern w:val="32"/>
      <w:sz w:val="22"/>
      <w:szCs w:val="32"/>
      <w:lang w:eastAsia="en-US"/>
    </w:rPr>
  </w:style>
  <w:style w:type="character" w:customStyle="1" w:styleId="CommentReference4">
    <w:name w:val="Comment Reference4"/>
    <w:basedOn w:val="a1"/>
    <w:qFormat/>
    <w:rPr>
      <w:sz w:val="21"/>
      <w:szCs w:val="21"/>
    </w:rPr>
  </w:style>
  <w:style w:type="paragraph" w:customStyle="1" w:styleId="CommentSubject4">
    <w:name w:val="Comment Subject4"/>
    <w:basedOn w:val="CommentText4"/>
    <w:next w:val="CommentText4"/>
    <w:link w:val="CommentSubjectChar3"/>
    <w:uiPriority w:val="99"/>
    <w:semiHidden/>
    <w:qFormat/>
    <w:rPr>
      <w:b/>
    </w:rPr>
  </w:style>
  <w:style w:type="character" w:customStyle="1" w:styleId="CommentSubjectChar3">
    <w:name w:val="Comment Subject Char3"/>
    <w:basedOn w:val="CommentTextChar4"/>
    <w:link w:val="CommentSubject4"/>
    <w:uiPriority w:val="99"/>
    <w:semiHidden/>
    <w:rPr>
      <w:rFonts w:ascii="Arial" w:hAnsi="Arial" w:cs="Arial"/>
      <w:b/>
      <w:bCs/>
      <w:kern w:val="32"/>
      <w:sz w:val="22"/>
      <w:szCs w:val="32"/>
      <w:lang w:eastAsia="en-US"/>
    </w:rPr>
  </w:style>
  <w:style w:type="paragraph" w:customStyle="1" w:styleId="CommentText40">
    <w:name w:val="Comment Text40"/>
    <w:basedOn w:val="a0"/>
    <w:uiPriority w:val="99"/>
    <w:qFormat/>
    <w:rPr>
      <w:rFonts w:eastAsia="Arial"/>
      <w:color w:val="000000"/>
      <w:sz w:val="21"/>
    </w:rPr>
  </w:style>
  <w:style w:type="character" w:customStyle="1" w:styleId="BookTitle1">
    <w:name w:val="Book Title1"/>
    <w:basedOn w:val="a1"/>
    <w:uiPriority w:val="33"/>
    <w:qFormat/>
    <w:rPr>
      <w:b/>
      <w:bCs/>
      <w:i/>
      <w:iCs/>
      <w:spacing w:val="5"/>
    </w:rPr>
  </w:style>
  <w:style w:type="character" w:customStyle="1" w:styleId="IntenseEmphasis1">
    <w:name w:val="Intense Emphasis1"/>
    <w:basedOn w:val="a1"/>
    <w:uiPriority w:val="21"/>
    <w:qFormat/>
    <w:rPr>
      <w:i/>
      <w:iCs/>
      <w:color w:val="4F81BD" w:themeColor="accent1"/>
    </w:rPr>
  </w:style>
  <w:style w:type="paragraph" w:styleId="aff6">
    <w:name w:val="Intense Quote"/>
    <w:basedOn w:val="a0"/>
    <w:next w:val="a0"/>
    <w:link w:val="aff7"/>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7">
    <w:name w:val="明显引用 字符"/>
    <w:basedOn w:val="a1"/>
    <w:link w:val="aff6"/>
    <w:uiPriority w:val="99"/>
    <w:rPr>
      <w:rFonts w:ascii="Arial" w:hAnsi="Arial" w:cs="Arial"/>
      <w:bCs/>
      <w:i/>
      <w:iCs/>
      <w:color w:val="4F81BD" w:themeColor="accent1"/>
      <w:kern w:val="32"/>
      <w:sz w:val="22"/>
      <w:szCs w:val="32"/>
      <w:lang w:eastAsia="en-US"/>
    </w:rPr>
  </w:style>
  <w:style w:type="character" w:customStyle="1" w:styleId="IntenseReference1">
    <w:name w:val="Intense Reference1"/>
    <w:basedOn w:val="a1"/>
    <w:uiPriority w:val="32"/>
    <w:qFormat/>
    <w:rPr>
      <w:b/>
      <w:bCs/>
      <w:smallCaps/>
      <w:color w:val="4F81BD" w:themeColor="accent1"/>
      <w:spacing w:val="5"/>
    </w:rPr>
  </w:style>
  <w:style w:type="paragraph" w:styleId="aff8">
    <w:name w:val="No Spacing"/>
    <w:uiPriority w:val="99"/>
    <w:rPr>
      <w:rFonts w:ascii="Arial" w:hAnsi="Arial" w:cs="Arial"/>
      <w:bCs/>
      <w:kern w:val="32"/>
      <w:sz w:val="22"/>
      <w:szCs w:val="32"/>
      <w:lang w:val="en-US" w:eastAsia="en-US"/>
    </w:rPr>
  </w:style>
  <w:style w:type="paragraph" w:styleId="aff9">
    <w:name w:val="Quote"/>
    <w:basedOn w:val="a0"/>
    <w:next w:val="a0"/>
    <w:link w:val="affa"/>
    <w:uiPriority w:val="99"/>
    <w:pPr>
      <w:spacing w:before="200" w:after="160"/>
      <w:ind w:left="864" w:right="864"/>
      <w:jc w:val="center"/>
    </w:pPr>
    <w:rPr>
      <w:i/>
      <w:iCs/>
      <w:color w:val="404040" w:themeColor="text1" w:themeTint="BF"/>
    </w:rPr>
  </w:style>
  <w:style w:type="character" w:customStyle="1" w:styleId="affa">
    <w:name w:val="引用 字符"/>
    <w:basedOn w:val="a1"/>
    <w:link w:val="aff9"/>
    <w:uiPriority w:val="99"/>
    <w:rPr>
      <w:rFonts w:ascii="Arial" w:hAnsi="Arial" w:cs="Arial"/>
      <w:bCs/>
      <w:i/>
      <w:iCs/>
      <w:color w:val="404040" w:themeColor="text1" w:themeTint="BF"/>
      <w:kern w:val="32"/>
      <w:sz w:val="22"/>
      <w:szCs w:val="32"/>
      <w:lang w:eastAsia="en-US"/>
    </w:rPr>
  </w:style>
  <w:style w:type="character" w:customStyle="1" w:styleId="af4">
    <w:name w:val="副标题 字符"/>
    <w:basedOn w:val="a1"/>
    <w:link w:val="af3"/>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SubtleEmphasis1">
    <w:name w:val="Subtle Emphasis1"/>
    <w:basedOn w:val="a1"/>
    <w:uiPriority w:val="19"/>
    <w:qFormat/>
    <w:rPr>
      <w:i/>
      <w:iCs/>
      <w:color w:val="404040" w:themeColor="text1" w:themeTint="BF"/>
    </w:rPr>
  </w:style>
  <w:style w:type="character" w:customStyle="1" w:styleId="SubtleReference1">
    <w:name w:val="Subtle Reference1"/>
    <w:basedOn w:val="a1"/>
    <w:uiPriority w:val="31"/>
    <w:qFormat/>
    <w:rPr>
      <w:smallCaps/>
      <w:color w:val="595959" w:themeColor="text1" w:themeTint="A6"/>
    </w:rPr>
  </w:style>
  <w:style w:type="paragraph" w:customStyle="1" w:styleId="TOCHeading1">
    <w:name w:val="TOC Heading1"/>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CommentTextChar5">
    <w:name w:val="Comment Text Char5"/>
    <w:basedOn w:val="a1"/>
    <w:link w:val="CommentText1"/>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CommentSubjectChar4">
    <w:name w:val="Comment Subject Char4"/>
    <w:basedOn w:val="CommentTextChar5"/>
    <w:link w:val="CommentSubject1"/>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0">
    <w:name w:val="Comment Reference40"/>
    <w:basedOn w:val="a1"/>
    <w:qFormat/>
    <w:rPr>
      <w:sz w:val="21"/>
      <w:szCs w:val="21"/>
    </w:rPr>
  </w:style>
  <w:style w:type="paragraph" w:customStyle="1" w:styleId="CommentText5">
    <w:name w:val="Comment Text5"/>
    <w:basedOn w:val="a0"/>
    <w:uiPriority w:val="99"/>
    <w:qFormat/>
  </w:style>
  <w:style w:type="paragraph" w:styleId="affb">
    <w:name w:val="Revision"/>
    <w:hidden/>
    <w:uiPriority w:val="99"/>
    <w:unhideWhenUsed/>
    <w:rsid w:val="0071398C"/>
    <w:rPr>
      <w:rFonts w:ascii="Arial" w:hAnsi="Arial" w:cs="Arial"/>
      <w:bCs/>
      <w:kern w:val="32"/>
      <w:sz w:val="22"/>
      <w:szCs w:val="32"/>
      <w:lang w:val="en-US" w:eastAsia="en-US"/>
    </w:rPr>
  </w:style>
  <w:style w:type="paragraph" w:styleId="affc">
    <w:name w:val="annotation text"/>
    <w:basedOn w:val="a0"/>
    <w:link w:val="affd"/>
    <w:uiPriority w:val="99"/>
    <w:qFormat/>
  </w:style>
  <w:style w:type="character" w:customStyle="1" w:styleId="affd">
    <w:name w:val="批注文字 字符"/>
    <w:basedOn w:val="a1"/>
    <w:link w:val="affc"/>
    <w:uiPriority w:val="99"/>
    <w:rPr>
      <w:rFonts w:ascii="Arial" w:hAnsi="Arial" w:cs="Arial"/>
      <w:bCs/>
      <w:kern w:val="32"/>
      <w:sz w:val="22"/>
      <w:szCs w:val="32"/>
      <w:lang w:val="en-US" w:eastAsia="en-US"/>
    </w:rPr>
  </w:style>
  <w:style w:type="character" w:styleId="affe">
    <w:name w:val="annotation reference"/>
    <w:basedOn w:val="a1"/>
    <w:uiPriority w:val="99"/>
    <w:qFormat/>
    <w:rPr>
      <w:sz w:val="21"/>
      <w:szCs w:val="21"/>
    </w:rPr>
  </w:style>
  <w:style w:type="paragraph" w:styleId="afff">
    <w:name w:val="annotation subject"/>
    <w:basedOn w:val="affc"/>
    <w:next w:val="affc"/>
    <w:link w:val="afff0"/>
    <w:uiPriority w:val="99"/>
    <w:semiHidden/>
    <w:qFormat/>
    <w:rsid w:val="005D2D05"/>
    <w:rPr>
      <w:b/>
    </w:rPr>
  </w:style>
  <w:style w:type="character" w:customStyle="1" w:styleId="afff0">
    <w:name w:val="批注主题 字符"/>
    <w:basedOn w:val="affd"/>
    <w:link w:val="afff"/>
    <w:uiPriority w:val="99"/>
    <w:semiHidden/>
    <w:rsid w:val="005D2D05"/>
    <w:rPr>
      <w:rFonts w:ascii="Arial" w:hAnsi="Arial" w:cs="Arial"/>
      <w:b/>
      <w:bCs/>
      <w:kern w:val="32"/>
      <w:sz w:val="2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581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9"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40"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DataSourc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08DCB06-D013-4AE3-962F-9006872A1C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7D7C1B-3DA5-40A0-A887-DF6120012038}">
  <ds:schemaRefs>
    <ds:schemaRef ds:uri="http://schemas.microsoft.com/sharepoint/v3/contenttype/forms"/>
  </ds:schemaRefs>
</ds:datastoreItem>
</file>

<file path=customXml/itemProps3.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D76976BA-BDFD-47C9-8B42-5BA7351F5CA3}">
  <ds:schemaRefs/>
</ds:datastoreItem>
</file>

<file path=customXml/itemProps5.xml><?xml version="1.0" encoding="utf-8"?>
<ds:datastoreItem xmlns:ds="http://schemas.openxmlformats.org/officeDocument/2006/customXml" ds:itemID="{AB97869F-F774-4634-A764-AF05305C0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20228</Words>
  <Characters>115306</Characters>
  <Application>Microsoft Office Word</Application>
  <DocSecurity>0</DocSecurity>
  <Lines>960</Lines>
  <Paragraphs>270</Paragraphs>
  <ScaleCrop>false</ScaleCrop>
  <Company>Asymchem Laboratories, INC</Company>
  <LinksUpToDate>false</LinksUpToDate>
  <CharactersWithSpaces>135264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2</cp:revision>
  <cp:lastPrinted>2023-11-12T14:15:00Z</cp:lastPrinted>
  <dcterms:created xsi:type="dcterms:W3CDTF">2026-10-29T10:02:00Z</dcterms:created>
  <dcterms:modified xsi:type="dcterms:W3CDTF">2026-10-29T10:02:00Z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